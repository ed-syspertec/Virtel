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FCFED6" w14:textId="77777777" w:rsidR="00774472" w:rsidRPr="0045652F" w:rsidRDefault="00774472">
      <w:pPr>
        <w:tabs>
          <w:tab w:val="left" w:pos="6960"/>
        </w:tabs>
        <w:rPr>
          <w:lang w:val="en-US"/>
        </w:rPr>
      </w:pPr>
      <w:bookmarkStart w:id="0" w:name="_GoBack"/>
      <w:bookmarkEnd w:id="0"/>
    </w:p>
    <w:p w14:paraId="24C90A65" w14:textId="7600D415" w:rsidR="00774472" w:rsidRPr="0045652F" w:rsidRDefault="000D520E">
      <w:pPr>
        <w:tabs>
          <w:tab w:val="left" w:pos="6960"/>
        </w:tabs>
        <w:rPr>
          <w:lang w:val="en-US"/>
        </w:rPr>
      </w:pPr>
      <w:r w:rsidRPr="0045652F">
        <w:rPr>
          <w:noProof/>
          <w:lang w:val="en-GB" w:eastAsia="zh-CN" w:bidi="he-IL"/>
        </w:rPr>
        <mc:AlternateContent>
          <mc:Choice Requires="wpg">
            <w:drawing>
              <wp:anchor distT="0" distB="0" distL="114300" distR="114300" simplePos="0" relativeHeight="251657728" behindDoc="0" locked="0" layoutInCell="0" allowOverlap="1" wp14:anchorId="0AB6F104" wp14:editId="685A9486">
                <wp:simplePos x="0" y="0"/>
                <wp:positionH relativeFrom="column">
                  <wp:posOffset>-457200</wp:posOffset>
                </wp:positionH>
                <wp:positionV relativeFrom="paragraph">
                  <wp:posOffset>0</wp:posOffset>
                </wp:positionV>
                <wp:extent cx="3931920" cy="914400"/>
                <wp:effectExtent l="0" t="0" r="0" b="0"/>
                <wp:wrapNone/>
                <wp:docPr id="6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1920" cy="914400"/>
                          <a:chOff x="1584" y="4608"/>
                          <a:chExt cx="8928" cy="2304"/>
                        </a:xfrm>
                      </wpg:grpSpPr>
                      <wps:wsp>
                        <wps:cNvPr id="65" name="Rectangle 24"/>
                        <wps:cNvSpPr>
                          <a:spLocks noChangeArrowheads="1"/>
                        </wps:cNvSpPr>
                        <wps:spPr bwMode="auto">
                          <a:xfrm>
                            <a:off x="1584" y="4608"/>
                            <a:ext cx="8928" cy="23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25" descr="Syspertec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28" y="4782"/>
                            <a:ext cx="8629" cy="1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B6C8E5" id="Group 23" o:spid="_x0000_s1026" style="position:absolute;margin-left:-36pt;margin-top:0;width:309.6pt;height:1in;z-index:251657728" coordorigin="1584,4608" coordsize="8928,2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" o:allowincell="f">
                <v:rect id="Rectangle 24" o:spid="_x0000_s1027" style="position:absolute;left:1584;top:4608;width:8928;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lLw8QA&#10;AADbAAAADwAAAGRycy9kb3ducmV2LnhtbESPQWvCQBSE7wX/w/IEb3XXaoJNXUMRBKHtoSr0+sg+&#10;k9Ds25jdmPTfu4VCj8PMfMNs8tE24kadrx1rWMwVCOLCmZpLDefT/nENwgdkg41j0vBDHvLt5GGD&#10;mXEDf9LtGEoRIewz1FCF0GZS+qIii37uWuLoXVxnMUTZldJ0OES4beSTUqm0WHNcqLClXUXF97G3&#10;GjBdmevHZfl+eutTfC5HtU++lNaz6fj6AiLQGP7Df+2D0ZAm8Psl/g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ZS8PEAAAA2wAAAA8AAAAAAAAAAAAAAAAAmAIAAGRycy9k&#10;b3ducmV2LnhtbFBLBQYAAAAABAAEAPUAAACJAwAAAAA=&#1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8" type="#_x0000_t75" alt="Syspertec_Logo" style="position:absolute;left:1728;top:4782;width:8629;height:1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IpH/BAAAA2wAAAA8AAABkcnMvZG93bnJldi54bWxEj0GLwjAUhO8L/ofwBG/bVIUi1SgiCNYF&#10;werB46N5tsXmpTRR6783C4LHYWa+YRar3jTiQZ2rLSsYRzEI4sLqmksF59P2dwbCeWSNjWVS8CIH&#10;q+XgZ4Gptk8+0iP3pQgQdikqqLxvUyldUZFBF9mWOHhX2xn0QXal1B0+A9w0chLHiTRYc1iosKVN&#10;RcUtvxsFpd77YjprWrTT3cHm4+zvkmVKjYb9eg7CU++/4U97pxUkCfx/CT9AL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tIpH/BAAAA2wAAAA8AAAAAAAAAAAAAAAAAnwIA&#10;AGRycy9kb3ducmV2LnhtbFBLBQYAAAAABAAEAPcAAACNAwAAAAA=&#10;">
                  <v:imagedata r:id="rId9" o:title="Syspertec_Logo"/>
                </v:shape>
              </v:group>
            </w:pict>
          </mc:Fallback>
        </mc:AlternateContent>
      </w:r>
    </w:p>
    <w:p w14:paraId="4FA09670" w14:textId="77777777" w:rsidR="00774472" w:rsidRPr="0045652F" w:rsidRDefault="00774472">
      <w:pPr>
        <w:rPr>
          <w:lang w:val="en-US"/>
        </w:rPr>
      </w:pPr>
    </w:p>
    <w:p w14:paraId="5EB8270B" w14:textId="77777777" w:rsidR="00774472" w:rsidRPr="0045652F" w:rsidRDefault="00774472">
      <w:pPr>
        <w:rPr>
          <w:lang w:val="en-US"/>
        </w:rPr>
      </w:pPr>
    </w:p>
    <w:p w14:paraId="59BEC176" w14:textId="77777777" w:rsidR="00774472" w:rsidRPr="0045652F" w:rsidRDefault="00774472">
      <w:pPr>
        <w:rPr>
          <w:lang w:val="en-US"/>
        </w:rPr>
      </w:pPr>
    </w:p>
    <w:p w14:paraId="0610BE5D" w14:textId="77777777" w:rsidR="00774472" w:rsidRPr="0045652F" w:rsidRDefault="00774472">
      <w:pPr>
        <w:rPr>
          <w:lang w:val="en-US"/>
        </w:rPr>
      </w:pPr>
    </w:p>
    <w:p w14:paraId="4B6397E1" w14:textId="77777777" w:rsidR="00774472" w:rsidRPr="0045652F" w:rsidRDefault="00774472">
      <w:pPr>
        <w:rPr>
          <w:lang w:val="en-US"/>
        </w:rPr>
      </w:pPr>
    </w:p>
    <w:p w14:paraId="46C65F04" w14:textId="77777777" w:rsidR="00774472" w:rsidRPr="0045652F" w:rsidRDefault="00774472">
      <w:pPr>
        <w:rPr>
          <w:lang w:val="en-US"/>
        </w:rPr>
      </w:pPr>
    </w:p>
    <w:p w14:paraId="4337F2D8" w14:textId="77777777" w:rsidR="00774472" w:rsidRPr="0045652F" w:rsidRDefault="00774472">
      <w:pPr>
        <w:rPr>
          <w:lang w:val="en-US"/>
        </w:rPr>
      </w:pPr>
    </w:p>
    <w:p w14:paraId="546C32DE" w14:textId="77777777" w:rsidR="00774472" w:rsidRPr="0045652F" w:rsidRDefault="00774472">
      <w:pPr>
        <w:rPr>
          <w:lang w:val="en-US"/>
        </w:rPr>
      </w:pPr>
    </w:p>
    <w:p w14:paraId="55E845CA" w14:textId="77777777" w:rsidR="00774472" w:rsidRPr="0045652F" w:rsidRDefault="00774472">
      <w:pPr>
        <w:rPr>
          <w:lang w:val="en-US"/>
        </w:rPr>
      </w:pPr>
    </w:p>
    <w:p w14:paraId="4ACA39BD" w14:textId="77777777" w:rsidR="00774472" w:rsidRPr="0045652F" w:rsidRDefault="00774472">
      <w:pPr>
        <w:rPr>
          <w:lang w:val="en-US"/>
        </w:rPr>
      </w:pPr>
    </w:p>
    <w:p w14:paraId="4B15DBF4" w14:textId="77777777" w:rsidR="00774472" w:rsidRPr="0045652F" w:rsidRDefault="00774472">
      <w:pPr>
        <w:rPr>
          <w:lang w:val="en-US"/>
        </w:rPr>
      </w:pPr>
    </w:p>
    <w:p w14:paraId="20A406BF" w14:textId="77777777" w:rsidR="00774472" w:rsidRPr="0045652F" w:rsidRDefault="00774472">
      <w:pPr>
        <w:rPr>
          <w:lang w:val="en-US"/>
        </w:rPr>
      </w:pPr>
    </w:p>
    <w:p w14:paraId="4FA37E77" w14:textId="77777777" w:rsidR="00774472" w:rsidRPr="0045652F" w:rsidRDefault="00774472">
      <w:pPr>
        <w:rPr>
          <w:lang w:val="en-US"/>
        </w:rPr>
      </w:pPr>
    </w:p>
    <w:p w14:paraId="4E377418" w14:textId="77777777" w:rsidR="00774472" w:rsidRPr="0045652F" w:rsidRDefault="00774472">
      <w:pPr>
        <w:rPr>
          <w:lang w:val="en-US"/>
        </w:rPr>
      </w:pPr>
    </w:p>
    <w:p w14:paraId="406DA6E4" w14:textId="77777777" w:rsidR="00774472" w:rsidRPr="0045652F" w:rsidRDefault="00774472">
      <w:pPr>
        <w:rPr>
          <w:lang w:val="en-US"/>
        </w:rPr>
      </w:pPr>
    </w:p>
    <w:p w14:paraId="49A8616E" w14:textId="77777777" w:rsidR="00774472" w:rsidRPr="0045652F" w:rsidRDefault="00774472">
      <w:pPr>
        <w:rPr>
          <w:lang w:val="en-US"/>
        </w:rPr>
      </w:pPr>
    </w:p>
    <w:p w14:paraId="5BAE8250" w14:textId="77777777" w:rsidR="00774472" w:rsidRPr="0045652F" w:rsidRDefault="00774472">
      <w:pPr>
        <w:rPr>
          <w:lang w:val="en-US"/>
        </w:rPr>
      </w:pPr>
    </w:p>
    <w:p w14:paraId="50CA3098" w14:textId="77777777" w:rsidR="00774472" w:rsidRPr="0045652F" w:rsidRDefault="00774472">
      <w:pPr>
        <w:rPr>
          <w:lang w:val="en-US"/>
        </w:rPr>
      </w:pPr>
    </w:p>
    <w:p w14:paraId="77B728E2" w14:textId="77777777" w:rsidR="00774472" w:rsidRPr="0045652F" w:rsidRDefault="00774472">
      <w:pPr>
        <w:rPr>
          <w:lang w:val="en-US"/>
        </w:rPr>
      </w:pPr>
    </w:p>
    <w:p w14:paraId="48A854FF" w14:textId="77777777" w:rsidR="00774472" w:rsidRPr="0045652F" w:rsidRDefault="00774472">
      <w:pPr>
        <w:rPr>
          <w:lang w:val="en-US"/>
        </w:rPr>
      </w:pPr>
    </w:p>
    <w:p w14:paraId="7CD18DE1" w14:textId="77777777" w:rsidR="00774472" w:rsidRPr="0045652F" w:rsidRDefault="00774472">
      <w:pPr>
        <w:rPr>
          <w:lang w:val="en-US"/>
        </w:rPr>
      </w:pPr>
    </w:p>
    <w:p w14:paraId="0E3CE960" w14:textId="77777777" w:rsidR="00774472" w:rsidRPr="0045652F" w:rsidRDefault="00774472">
      <w:pPr>
        <w:rPr>
          <w:lang w:val="en-US"/>
        </w:rPr>
      </w:pPr>
    </w:p>
    <w:p w14:paraId="51D1CC6F" w14:textId="3384BA44" w:rsidR="00774472" w:rsidRPr="0045652F" w:rsidRDefault="000D520E">
      <w:pPr>
        <w:rPr>
          <w:lang w:val="en-US"/>
        </w:rPr>
      </w:pPr>
      <w:r w:rsidRPr="0045652F">
        <w:rPr>
          <w:noProof/>
          <w:lang w:val="en-GB" w:eastAsia="zh-CN" w:bidi="he-IL"/>
        </w:rPr>
        <w:drawing>
          <wp:inline distT="0" distB="0" distL="0" distR="0" wp14:anchorId="78535EDA" wp14:editId="1FFC7798">
            <wp:extent cx="3848100" cy="819150"/>
            <wp:effectExtent l="0" t="0" r="0" b="0"/>
            <wp:docPr id="63" name="Picture 1" descr="VIRTE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EL_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8100" cy="819150"/>
                    </a:xfrm>
                    <a:prstGeom prst="rect">
                      <a:avLst/>
                    </a:prstGeom>
                    <a:noFill/>
                    <a:ln>
                      <a:noFill/>
                    </a:ln>
                  </pic:spPr>
                </pic:pic>
              </a:graphicData>
            </a:graphic>
          </wp:inline>
        </w:drawing>
      </w:r>
    </w:p>
    <w:p w14:paraId="789C9FE1" w14:textId="77777777" w:rsidR="00774472" w:rsidRPr="0045652F" w:rsidRDefault="00774472">
      <w:pPr>
        <w:rPr>
          <w:lang w:val="en-US"/>
        </w:rPr>
      </w:pPr>
    </w:p>
    <w:p w14:paraId="2BAE679C" w14:textId="77777777" w:rsidR="00774472" w:rsidRPr="0045652F" w:rsidRDefault="00774472">
      <w:pPr>
        <w:rPr>
          <w:lang w:val="en-US"/>
        </w:rPr>
      </w:pPr>
    </w:p>
    <w:p w14:paraId="5CC9A2AA" w14:textId="77777777" w:rsidR="00774472" w:rsidRPr="0045652F" w:rsidRDefault="00774472">
      <w:pPr>
        <w:rPr>
          <w:lang w:val="en-US"/>
        </w:rPr>
      </w:pPr>
    </w:p>
    <w:p w14:paraId="3E72292D" w14:textId="77777777" w:rsidR="00774472" w:rsidRPr="0045652F" w:rsidRDefault="00774472">
      <w:pPr>
        <w:rPr>
          <w:lang w:val="en-US"/>
        </w:rPr>
      </w:pPr>
    </w:p>
    <w:p w14:paraId="3CA27FE2" w14:textId="77777777" w:rsidR="00774472" w:rsidRPr="0045652F" w:rsidRDefault="00774472">
      <w:pPr>
        <w:rPr>
          <w:lang w:val="en-US"/>
        </w:rPr>
      </w:pPr>
    </w:p>
    <w:p w14:paraId="4110E774" w14:textId="77777777" w:rsidR="00774472" w:rsidRPr="0045652F" w:rsidRDefault="00774472">
      <w:pPr>
        <w:rPr>
          <w:lang w:val="en-US"/>
        </w:rPr>
      </w:pPr>
    </w:p>
    <w:p w14:paraId="408C2BA0" w14:textId="77777777" w:rsidR="00774472" w:rsidRPr="0045652F" w:rsidRDefault="00774472">
      <w:pPr>
        <w:rPr>
          <w:lang w:val="en-US"/>
        </w:rPr>
      </w:pPr>
    </w:p>
    <w:p w14:paraId="5C7274D6" w14:textId="77777777" w:rsidR="00774472" w:rsidRPr="0045652F" w:rsidRDefault="00774472">
      <w:pPr>
        <w:rPr>
          <w:lang w:val="en-US"/>
        </w:rPr>
      </w:pPr>
    </w:p>
    <w:p w14:paraId="2DF91C2C" w14:textId="77777777" w:rsidR="00774472" w:rsidRPr="0045652F" w:rsidRDefault="00774472">
      <w:pPr>
        <w:rPr>
          <w:lang w:val="en-US"/>
        </w:rPr>
      </w:pPr>
    </w:p>
    <w:p w14:paraId="48BA8313" w14:textId="77777777" w:rsidR="00774472" w:rsidRPr="0045652F" w:rsidRDefault="00774472">
      <w:pPr>
        <w:rPr>
          <w:lang w:val="en-US"/>
        </w:rPr>
      </w:pPr>
    </w:p>
    <w:p w14:paraId="3643477F" w14:textId="77777777" w:rsidR="00774472" w:rsidRPr="0045652F" w:rsidRDefault="00774472">
      <w:pPr>
        <w:rPr>
          <w:lang w:val="en-US"/>
        </w:rPr>
      </w:pPr>
    </w:p>
    <w:p w14:paraId="4E1A9393" w14:textId="77777777" w:rsidR="00774472" w:rsidRPr="0045652F" w:rsidRDefault="00774472">
      <w:pPr>
        <w:rPr>
          <w:lang w:val="en-US"/>
        </w:rPr>
      </w:pPr>
    </w:p>
    <w:p w14:paraId="6C9C5055" w14:textId="77777777" w:rsidR="00774472" w:rsidRPr="0045652F" w:rsidRDefault="00774472">
      <w:pPr>
        <w:rPr>
          <w:lang w:val="en-US"/>
        </w:rPr>
      </w:pPr>
    </w:p>
    <w:p w14:paraId="43C2B63A" w14:textId="77777777" w:rsidR="00774472" w:rsidRPr="0045652F" w:rsidRDefault="00774472">
      <w:pPr>
        <w:rPr>
          <w:lang w:val="en-US"/>
        </w:rPr>
      </w:pPr>
    </w:p>
    <w:p w14:paraId="1FD5B7E6" w14:textId="77777777" w:rsidR="00774472" w:rsidRPr="0045652F" w:rsidRDefault="00774472">
      <w:pPr>
        <w:rPr>
          <w:lang w:val="en-US"/>
        </w:rPr>
      </w:pPr>
    </w:p>
    <w:p w14:paraId="64FCAA73" w14:textId="77777777" w:rsidR="00774472" w:rsidRPr="0045652F" w:rsidRDefault="00774472">
      <w:pPr>
        <w:rPr>
          <w:lang w:val="en-US"/>
        </w:rPr>
      </w:pPr>
    </w:p>
    <w:p w14:paraId="4C23EAF3" w14:textId="77777777" w:rsidR="00774472" w:rsidRPr="0045652F" w:rsidRDefault="00774472">
      <w:pPr>
        <w:rPr>
          <w:lang w:val="en-US"/>
        </w:rPr>
      </w:pPr>
    </w:p>
    <w:p w14:paraId="18F938B5" w14:textId="77777777" w:rsidR="00774472" w:rsidRPr="0045652F" w:rsidRDefault="00774472">
      <w:pPr>
        <w:pBdr>
          <w:top w:val="single" w:sz="4" w:space="1" w:color="auto" w:shadow="1"/>
          <w:left w:val="single" w:sz="4" w:space="4" w:color="auto" w:shadow="1"/>
          <w:bottom w:val="single" w:sz="4" w:space="1" w:color="auto" w:shadow="1"/>
          <w:right w:val="single" w:sz="4" w:space="4" w:color="auto" w:shadow="1"/>
        </w:pBdr>
        <w:ind w:left="1260" w:right="1386"/>
        <w:jc w:val="center"/>
        <w:rPr>
          <w:b/>
          <w:i/>
          <w:color w:val="1C60AB"/>
          <w:sz w:val="40"/>
          <w:lang w:val="en-US"/>
        </w:rPr>
      </w:pPr>
    </w:p>
    <w:p w14:paraId="2C0135B9" w14:textId="77777777" w:rsidR="00774472" w:rsidRPr="0045652F" w:rsidRDefault="00774472">
      <w:pPr>
        <w:pBdr>
          <w:top w:val="single" w:sz="4" w:space="1" w:color="auto" w:shadow="1"/>
          <w:left w:val="single" w:sz="4" w:space="4" w:color="auto" w:shadow="1"/>
          <w:bottom w:val="single" w:sz="4" w:space="1" w:color="auto" w:shadow="1"/>
          <w:right w:val="single" w:sz="4" w:space="4" w:color="auto" w:shadow="1"/>
        </w:pBdr>
        <w:ind w:left="1260" w:right="1386"/>
        <w:jc w:val="center"/>
        <w:rPr>
          <w:b/>
          <w:i/>
          <w:color w:val="1C60AB"/>
          <w:sz w:val="40"/>
          <w:lang w:val="en-US"/>
        </w:rPr>
      </w:pPr>
      <w:r w:rsidRPr="0045652F">
        <w:rPr>
          <w:b/>
          <w:i/>
          <w:color w:val="1C60AB"/>
          <w:sz w:val="40"/>
          <w:lang w:val="en-US"/>
        </w:rPr>
        <w:t>VIRTEL Version 4</w:t>
      </w:r>
      <w:r w:rsidRPr="0045652F">
        <w:rPr>
          <w:b/>
          <w:i/>
          <w:color w:val="1C60AB"/>
          <w:sz w:val="40"/>
          <w:lang w:val="en-US"/>
        </w:rPr>
        <w:br/>
      </w:r>
      <w:r w:rsidRPr="0045652F">
        <w:rPr>
          <w:b/>
          <w:i/>
          <w:color w:val="1C60AB"/>
          <w:sz w:val="40"/>
          <w:lang w:val="en-US"/>
        </w:rPr>
        <w:br/>
        <w:t>Web Access Guide</w:t>
      </w:r>
    </w:p>
    <w:p w14:paraId="4576B600" w14:textId="77777777" w:rsidR="00774472" w:rsidRPr="0045652F" w:rsidRDefault="00774472">
      <w:pPr>
        <w:pBdr>
          <w:top w:val="single" w:sz="4" w:space="1" w:color="auto" w:shadow="1"/>
          <w:left w:val="single" w:sz="4" w:space="4" w:color="auto" w:shadow="1"/>
          <w:bottom w:val="single" w:sz="4" w:space="1" w:color="auto" w:shadow="1"/>
          <w:right w:val="single" w:sz="4" w:space="4" w:color="auto" w:shadow="1"/>
        </w:pBdr>
        <w:ind w:left="1260" w:right="1386"/>
        <w:jc w:val="center"/>
        <w:rPr>
          <w:b/>
          <w:i/>
          <w:color w:val="1C60AB"/>
          <w:sz w:val="40"/>
          <w:lang w:val="en-US"/>
        </w:rPr>
      </w:pPr>
    </w:p>
    <w:p w14:paraId="7630F5E3" w14:textId="77777777" w:rsidR="00774472" w:rsidRPr="0045652F" w:rsidRDefault="00FF34CB">
      <w:pPr>
        <w:pBdr>
          <w:top w:val="single" w:sz="4" w:space="1" w:color="auto" w:shadow="1"/>
          <w:left w:val="single" w:sz="4" w:space="4" w:color="auto" w:shadow="1"/>
          <w:bottom w:val="single" w:sz="4" w:space="1" w:color="auto" w:shadow="1"/>
          <w:right w:val="single" w:sz="4" w:space="4" w:color="auto" w:shadow="1"/>
        </w:pBdr>
        <w:ind w:left="1260" w:right="1386"/>
        <w:jc w:val="center"/>
        <w:rPr>
          <w:lang w:val="en-US"/>
        </w:rPr>
      </w:pPr>
      <w:r>
        <w:rPr>
          <w:lang w:val="en-US"/>
        </w:rPr>
        <w:t>2</w:t>
      </w:r>
      <w:r w:rsidR="00A87DE6">
        <w:rPr>
          <w:lang w:val="en-US"/>
        </w:rPr>
        <w:t>9</w:t>
      </w:r>
      <w:r w:rsidR="00BA0059">
        <w:rPr>
          <w:lang w:val="en-US"/>
        </w:rPr>
        <w:t xml:space="preserve"> </w:t>
      </w:r>
      <w:r w:rsidR="00A55E05">
        <w:rPr>
          <w:lang w:val="en-US"/>
        </w:rPr>
        <w:t>Nov</w:t>
      </w:r>
      <w:r w:rsidR="00774472" w:rsidRPr="0045652F">
        <w:rPr>
          <w:lang w:val="en-US"/>
        </w:rPr>
        <w:t xml:space="preserve"> 201</w:t>
      </w:r>
      <w:r w:rsidR="004617D1">
        <w:rPr>
          <w:lang w:val="en-US"/>
        </w:rPr>
        <w:t>3</w:t>
      </w:r>
    </w:p>
    <w:p w14:paraId="4F560824" w14:textId="77777777" w:rsidR="00774472" w:rsidRPr="0045652F" w:rsidRDefault="00943A9B">
      <w:pPr>
        <w:pBdr>
          <w:top w:val="single" w:sz="4" w:space="1" w:color="auto" w:shadow="1"/>
          <w:left w:val="single" w:sz="4" w:space="4" w:color="auto" w:shadow="1"/>
          <w:bottom w:val="single" w:sz="4" w:space="1" w:color="auto" w:shadow="1"/>
          <w:right w:val="single" w:sz="4" w:space="4" w:color="auto" w:shadow="1"/>
        </w:pBdr>
        <w:ind w:left="1260" w:right="1386"/>
        <w:jc w:val="center"/>
        <w:rPr>
          <w:lang w:val="en-US"/>
        </w:rPr>
      </w:pPr>
      <w:r>
        <w:rPr>
          <w:lang w:val="en-US"/>
        </w:rPr>
        <w:t xml:space="preserve">VIRTEL Version </w:t>
      </w:r>
      <w:r w:rsidR="00A55E05">
        <w:rPr>
          <w:lang w:val="en-US"/>
        </w:rPr>
        <w:t>4.52</w:t>
      </w:r>
    </w:p>
    <w:p w14:paraId="32831E87" w14:textId="77777777" w:rsidR="00774472" w:rsidRPr="0045652F" w:rsidRDefault="00774472">
      <w:pPr>
        <w:pBdr>
          <w:top w:val="single" w:sz="4" w:space="1" w:color="auto" w:shadow="1"/>
          <w:left w:val="single" w:sz="4" w:space="4" w:color="auto" w:shadow="1"/>
          <w:bottom w:val="single" w:sz="4" w:space="1" w:color="auto" w:shadow="1"/>
          <w:right w:val="single" w:sz="4" w:space="4" w:color="auto" w:shadow="1"/>
        </w:pBdr>
        <w:ind w:left="1260" w:right="1386"/>
        <w:jc w:val="center"/>
        <w:rPr>
          <w:b/>
          <w:lang w:val="en-US"/>
        </w:rPr>
      </w:pPr>
    </w:p>
    <w:p w14:paraId="6B36E586" w14:textId="77777777" w:rsidR="00774472" w:rsidRPr="0045652F" w:rsidRDefault="00774472">
      <w:pPr>
        <w:pStyle w:val="Notice"/>
        <w:rPr>
          <w:b/>
          <w:sz w:val="40"/>
          <w:u w:val="single"/>
          <w:lang w:val="en-US"/>
        </w:rPr>
      </w:pPr>
      <w:r w:rsidRPr="0045652F">
        <w:rPr>
          <w:b/>
          <w:lang w:val="en-US"/>
        </w:rPr>
        <w:br w:type="page"/>
      </w:r>
    </w:p>
    <w:p w14:paraId="341046A2" w14:textId="77777777" w:rsidR="00774472" w:rsidRPr="0045652F" w:rsidRDefault="00774472">
      <w:pPr>
        <w:pStyle w:val="Notice"/>
        <w:rPr>
          <w:b/>
          <w:sz w:val="40"/>
          <w:u w:val="single"/>
          <w:lang w:val="en-US"/>
        </w:rPr>
      </w:pPr>
    </w:p>
    <w:p w14:paraId="6F727F8D" w14:textId="77777777" w:rsidR="00774472" w:rsidRPr="0045652F" w:rsidRDefault="00774472">
      <w:pPr>
        <w:pStyle w:val="Notice"/>
        <w:rPr>
          <w:b/>
          <w:sz w:val="40"/>
          <w:u w:val="single"/>
          <w:lang w:val="en-US"/>
        </w:rPr>
      </w:pPr>
    </w:p>
    <w:p w14:paraId="16944819" w14:textId="77777777" w:rsidR="00774472" w:rsidRPr="0045652F" w:rsidRDefault="00774472">
      <w:pPr>
        <w:pStyle w:val="Notice"/>
        <w:rPr>
          <w:b/>
          <w:sz w:val="40"/>
          <w:u w:val="single"/>
          <w:lang w:val="en-US"/>
        </w:rPr>
      </w:pPr>
    </w:p>
    <w:p w14:paraId="519EB4EF" w14:textId="77777777" w:rsidR="00774472" w:rsidRPr="0045652F" w:rsidRDefault="00774472">
      <w:pPr>
        <w:pStyle w:val="Notice"/>
        <w:rPr>
          <w:b/>
          <w:sz w:val="40"/>
          <w:u w:val="single"/>
          <w:lang w:val="en-US"/>
        </w:rPr>
      </w:pPr>
    </w:p>
    <w:p w14:paraId="50900419" w14:textId="77777777" w:rsidR="00774472" w:rsidRPr="0045652F" w:rsidRDefault="00774472">
      <w:pPr>
        <w:pStyle w:val="Notice"/>
        <w:rPr>
          <w:b/>
          <w:sz w:val="40"/>
          <w:u w:val="single"/>
          <w:lang w:val="en-US"/>
        </w:rPr>
      </w:pPr>
    </w:p>
    <w:p w14:paraId="3FFA13AA" w14:textId="77777777" w:rsidR="00774472" w:rsidRPr="0045652F" w:rsidRDefault="00774472">
      <w:pPr>
        <w:pStyle w:val="Notice"/>
        <w:rPr>
          <w:b/>
          <w:sz w:val="40"/>
          <w:u w:val="single"/>
          <w:lang w:val="en-US"/>
        </w:rPr>
      </w:pPr>
    </w:p>
    <w:p w14:paraId="77D13FC4" w14:textId="77777777" w:rsidR="00774472" w:rsidRPr="0045652F" w:rsidRDefault="00774472">
      <w:pPr>
        <w:pStyle w:val="Notice"/>
        <w:rPr>
          <w:b/>
          <w:sz w:val="40"/>
          <w:u w:val="single"/>
          <w:lang w:val="en-US"/>
        </w:rPr>
      </w:pPr>
    </w:p>
    <w:p w14:paraId="31882855" w14:textId="77777777" w:rsidR="00774472" w:rsidRPr="0045652F" w:rsidRDefault="00774472">
      <w:pPr>
        <w:pStyle w:val="Notice"/>
        <w:rPr>
          <w:b/>
          <w:sz w:val="40"/>
          <w:u w:val="single"/>
          <w:lang w:val="en-US"/>
        </w:rPr>
      </w:pPr>
      <w:r w:rsidRPr="0045652F">
        <w:rPr>
          <w:b/>
          <w:sz w:val="40"/>
          <w:u w:val="single"/>
          <w:lang w:val="en-US"/>
        </w:rPr>
        <w:t>NOTICE</w:t>
      </w:r>
    </w:p>
    <w:p w14:paraId="4F800E88" w14:textId="77777777" w:rsidR="00774472" w:rsidRPr="0045652F" w:rsidRDefault="00774472">
      <w:pPr>
        <w:pStyle w:val="Notice"/>
        <w:rPr>
          <w:lang w:val="en-US"/>
        </w:rPr>
      </w:pPr>
    </w:p>
    <w:p w14:paraId="7EBA6672" w14:textId="77777777" w:rsidR="00774472" w:rsidRPr="0045652F" w:rsidRDefault="00774472">
      <w:pPr>
        <w:pStyle w:val="Notice"/>
        <w:rPr>
          <w:lang w:val="en-US"/>
        </w:rPr>
      </w:pPr>
    </w:p>
    <w:p w14:paraId="4FF92AF5" w14:textId="77777777" w:rsidR="00774472" w:rsidRPr="0045652F" w:rsidRDefault="00774472">
      <w:pPr>
        <w:pStyle w:val="Notice"/>
        <w:rPr>
          <w:lang w:val="en-US"/>
        </w:rPr>
      </w:pPr>
      <w:r w:rsidRPr="0045652F">
        <w:rPr>
          <w:lang w:val="en-US"/>
        </w:rPr>
        <w:t xml:space="preserve">Reproduction, transfer, distribution, or storage, in any form, of all or any part of the contents of this document, except by prior authorization of </w:t>
      </w:r>
      <w:r w:rsidRPr="0045652F">
        <w:rPr>
          <w:b/>
          <w:i/>
          <w:lang w:val="en-US"/>
        </w:rPr>
        <w:t>SysperTec Communication</w:t>
      </w:r>
      <w:r w:rsidRPr="0045652F">
        <w:rPr>
          <w:lang w:val="en-US"/>
        </w:rPr>
        <w:t>, is prohibited.</w:t>
      </w:r>
    </w:p>
    <w:p w14:paraId="24F1E979" w14:textId="77777777" w:rsidR="00774472" w:rsidRPr="0045652F" w:rsidRDefault="00774472">
      <w:pPr>
        <w:pStyle w:val="Notice"/>
        <w:rPr>
          <w:lang w:val="en-US"/>
        </w:rPr>
      </w:pPr>
    </w:p>
    <w:p w14:paraId="6F969315" w14:textId="77777777" w:rsidR="00774472" w:rsidRPr="0045652F" w:rsidRDefault="00774472">
      <w:pPr>
        <w:pStyle w:val="Notice"/>
        <w:rPr>
          <w:lang w:val="en-US"/>
        </w:rPr>
      </w:pPr>
      <w:r w:rsidRPr="0045652F">
        <w:rPr>
          <w:lang w:val="en-US"/>
        </w:rPr>
        <w:t xml:space="preserve">Every possible effort has been made by </w:t>
      </w:r>
      <w:r w:rsidRPr="0045652F">
        <w:rPr>
          <w:b/>
          <w:i/>
          <w:lang w:val="en-US"/>
        </w:rPr>
        <w:t>SysperTec Communication</w:t>
      </w:r>
      <w:r w:rsidRPr="0045652F">
        <w:rPr>
          <w:lang w:val="en-US"/>
        </w:rPr>
        <w:t xml:space="preserve"> to ensure that this document is complete and relevant.  In no case can </w:t>
      </w:r>
      <w:r w:rsidRPr="0045652F">
        <w:rPr>
          <w:b/>
          <w:i/>
          <w:lang w:val="en-US"/>
        </w:rPr>
        <w:t>SysperTec Communication</w:t>
      </w:r>
      <w:r w:rsidRPr="0045652F">
        <w:rPr>
          <w:lang w:val="en-US"/>
        </w:rPr>
        <w:t xml:space="preserve"> be held responsible for any damages, direct or indirect, caused by errors or omissions in this document.</w:t>
      </w:r>
    </w:p>
    <w:p w14:paraId="7E957B72" w14:textId="77777777" w:rsidR="00774472" w:rsidRPr="0045652F" w:rsidRDefault="00774472">
      <w:pPr>
        <w:pStyle w:val="Notice"/>
        <w:rPr>
          <w:lang w:val="en-US"/>
        </w:rPr>
      </w:pPr>
    </w:p>
    <w:p w14:paraId="47ADB721" w14:textId="77777777" w:rsidR="00774472" w:rsidRPr="0045652F" w:rsidRDefault="00774472">
      <w:pPr>
        <w:pStyle w:val="Notice"/>
        <w:rPr>
          <w:lang w:val="en-US"/>
        </w:rPr>
      </w:pPr>
      <w:r w:rsidRPr="0045652F">
        <w:rPr>
          <w:lang w:val="en-US"/>
        </w:rPr>
        <w:t xml:space="preserve">As </w:t>
      </w:r>
      <w:r w:rsidRPr="0045652F">
        <w:rPr>
          <w:b/>
          <w:i/>
          <w:lang w:val="en-US"/>
        </w:rPr>
        <w:t xml:space="preserve">SysperTec Communication </w:t>
      </w:r>
      <w:r w:rsidRPr="0045652F">
        <w:rPr>
          <w:lang w:val="en-US"/>
        </w:rPr>
        <w:t>uses a continuous development methodology; the information contained in this document may be subject to change without notice.  Nothing in this document should be construed in any manner as conferring a right to use, in whole or in part, the products or trademarks quoted herein.</w:t>
      </w:r>
    </w:p>
    <w:p w14:paraId="6E574A6C" w14:textId="77777777" w:rsidR="00774472" w:rsidRPr="0045652F" w:rsidRDefault="00774472">
      <w:pPr>
        <w:pStyle w:val="Notice"/>
        <w:rPr>
          <w:lang w:val="en-US"/>
        </w:rPr>
      </w:pPr>
    </w:p>
    <w:p w14:paraId="25CEFE7B" w14:textId="77777777" w:rsidR="00774472" w:rsidRPr="0045652F" w:rsidRDefault="00774472">
      <w:pPr>
        <w:pStyle w:val="Notice"/>
        <w:rPr>
          <w:lang w:val="en-US"/>
        </w:rPr>
      </w:pPr>
      <w:r w:rsidRPr="0045652F">
        <w:rPr>
          <w:b/>
          <w:i/>
          <w:lang w:val="en-US"/>
        </w:rPr>
        <w:t xml:space="preserve">SysperTec Communication </w:t>
      </w:r>
      <w:r w:rsidRPr="0045652F">
        <w:rPr>
          <w:lang w:val="en-US"/>
        </w:rPr>
        <w:t xml:space="preserve">and </w:t>
      </w:r>
      <w:r w:rsidRPr="0045652F">
        <w:rPr>
          <w:b/>
          <w:i/>
          <w:lang w:val="en-US"/>
        </w:rPr>
        <w:t xml:space="preserve">VIRTEL </w:t>
      </w:r>
      <w:r w:rsidRPr="0045652F">
        <w:rPr>
          <w:lang w:val="en-US"/>
        </w:rPr>
        <w:t>are registered trademarks.  Names of other products and companies mentioned in this document may be trademarks or registered trademarks of their respective owners.</w:t>
      </w:r>
    </w:p>
    <w:p w14:paraId="1105883B" w14:textId="77777777" w:rsidR="00774472" w:rsidRPr="0045652F" w:rsidRDefault="00774472">
      <w:pPr>
        <w:rPr>
          <w:lang w:val="en-US"/>
        </w:rPr>
      </w:pPr>
    </w:p>
    <w:p w14:paraId="1C480738" w14:textId="77777777" w:rsidR="00774472" w:rsidRPr="0045652F" w:rsidRDefault="00774472">
      <w:pPr>
        <w:jc w:val="center"/>
        <w:rPr>
          <w:b/>
          <w:sz w:val="28"/>
          <w:lang w:val="en-US"/>
        </w:rPr>
        <w:sectPr w:rsidR="00774472" w:rsidRPr="0045652F" w:rsidSect="00286E46">
          <w:headerReference w:type="even" r:id="rId11"/>
          <w:headerReference w:type="default" r:id="rId12"/>
          <w:footerReference w:type="even" r:id="rId13"/>
          <w:footerReference w:type="default" r:id="rId14"/>
          <w:footerReference w:type="first" r:id="rId15"/>
          <w:type w:val="nextColumn"/>
          <w:pgSz w:w="11907" w:h="16840" w:code="9"/>
          <w:pgMar w:top="567" w:right="567" w:bottom="567" w:left="567" w:header="851" w:footer="851" w:gutter="567"/>
          <w:pgNumType w:fmt="lowerRoman"/>
          <w:cols w:space="708"/>
          <w:titlePg/>
          <w:docGrid w:linePitch="360"/>
        </w:sectPr>
      </w:pPr>
      <w:r w:rsidRPr="0045652F">
        <w:rPr>
          <w:b/>
          <w:sz w:val="28"/>
          <w:lang w:val="en-US"/>
        </w:rPr>
        <w:t xml:space="preserve"> </w:t>
      </w:r>
    </w:p>
    <w:p w14:paraId="1249A346" w14:textId="77777777" w:rsidR="00774472" w:rsidRPr="0045652F" w:rsidRDefault="00774472">
      <w:pPr>
        <w:pStyle w:val="Heading1"/>
        <w:numPr>
          <w:ilvl w:val="0"/>
          <w:numId w:val="0"/>
        </w:numPr>
        <w:ind w:left="1701"/>
        <w:rPr>
          <w:lang w:val="en-US"/>
        </w:rPr>
      </w:pPr>
      <w:bookmarkStart w:id="1" w:name="_Toc93996960"/>
      <w:bookmarkStart w:id="2" w:name="_Toc373484903"/>
      <w:r w:rsidRPr="0045652F">
        <w:rPr>
          <w:lang w:val="en-US"/>
        </w:rPr>
        <w:lastRenderedPageBreak/>
        <w:t>Table of Contents</w:t>
      </w:r>
      <w:bookmarkEnd w:id="1"/>
      <w:bookmarkEnd w:id="2"/>
    </w:p>
    <w:p w14:paraId="2E096330" w14:textId="77777777" w:rsidR="00A87DE6" w:rsidRPr="00FD11C7" w:rsidRDefault="00774472">
      <w:pPr>
        <w:pStyle w:val="TOC1"/>
        <w:rPr>
          <w:rFonts w:ascii="Calibri" w:hAnsi="Calibri"/>
          <w:b w:val="0"/>
          <w:caps w:val="0"/>
          <w:noProof/>
          <w:sz w:val="22"/>
          <w:szCs w:val="22"/>
          <w:lang w:val="en-US"/>
        </w:rPr>
      </w:pPr>
      <w:r w:rsidRPr="0045652F">
        <w:rPr>
          <w:lang w:val="en-US"/>
        </w:rPr>
        <w:fldChar w:fldCharType="begin"/>
      </w:r>
      <w:r w:rsidRPr="0045652F">
        <w:rPr>
          <w:lang w:val="en-US"/>
        </w:rPr>
        <w:instrText xml:space="preserve"> TOC \o "1-3" \h \z </w:instrText>
      </w:r>
      <w:r w:rsidRPr="0045652F">
        <w:rPr>
          <w:lang w:val="en-US"/>
        </w:rPr>
        <w:fldChar w:fldCharType="separate"/>
      </w:r>
      <w:hyperlink w:anchor="_Toc373484903" w:history="1">
        <w:r w:rsidR="00A87DE6" w:rsidRPr="00B6412B">
          <w:rPr>
            <w:rStyle w:val="Hyperlink"/>
            <w:noProof/>
            <w:lang w:val="en-US"/>
          </w:rPr>
          <w:t>Table of Contents</w:t>
        </w:r>
        <w:r w:rsidR="00A87DE6">
          <w:rPr>
            <w:noProof/>
            <w:webHidden/>
          </w:rPr>
          <w:tab/>
        </w:r>
        <w:r w:rsidR="00A87DE6">
          <w:rPr>
            <w:noProof/>
            <w:webHidden/>
          </w:rPr>
          <w:fldChar w:fldCharType="begin"/>
        </w:r>
        <w:r w:rsidR="00A87DE6">
          <w:rPr>
            <w:noProof/>
            <w:webHidden/>
          </w:rPr>
          <w:instrText xml:space="preserve"> PAGEREF _Toc373484903 \h </w:instrText>
        </w:r>
        <w:r w:rsidR="00A87DE6">
          <w:rPr>
            <w:noProof/>
            <w:webHidden/>
          </w:rPr>
        </w:r>
        <w:r w:rsidR="00A87DE6">
          <w:rPr>
            <w:noProof/>
            <w:webHidden/>
          </w:rPr>
          <w:fldChar w:fldCharType="separate"/>
        </w:r>
        <w:r w:rsidR="00A87DE6">
          <w:rPr>
            <w:noProof/>
            <w:webHidden/>
          </w:rPr>
          <w:t>iii</w:t>
        </w:r>
        <w:r w:rsidR="00A87DE6">
          <w:rPr>
            <w:noProof/>
            <w:webHidden/>
          </w:rPr>
          <w:fldChar w:fldCharType="end"/>
        </w:r>
      </w:hyperlink>
    </w:p>
    <w:p w14:paraId="392EE91A" w14:textId="77777777" w:rsidR="00A87DE6" w:rsidRPr="00FD11C7" w:rsidRDefault="00A87DE6">
      <w:pPr>
        <w:pStyle w:val="TOC1"/>
        <w:rPr>
          <w:rFonts w:ascii="Calibri" w:hAnsi="Calibri"/>
          <w:b w:val="0"/>
          <w:caps w:val="0"/>
          <w:noProof/>
          <w:sz w:val="22"/>
          <w:szCs w:val="22"/>
          <w:lang w:val="en-US"/>
        </w:rPr>
      </w:pPr>
      <w:hyperlink w:anchor="_Toc373484904" w:history="1">
        <w:r w:rsidRPr="00B6412B">
          <w:rPr>
            <w:rStyle w:val="Hyperlink"/>
            <w:noProof/>
            <w:lang w:val="en-US"/>
          </w:rPr>
          <w:t>List of figures</w:t>
        </w:r>
        <w:r>
          <w:rPr>
            <w:noProof/>
            <w:webHidden/>
          </w:rPr>
          <w:tab/>
        </w:r>
        <w:r>
          <w:rPr>
            <w:noProof/>
            <w:webHidden/>
          </w:rPr>
          <w:fldChar w:fldCharType="begin"/>
        </w:r>
        <w:r>
          <w:rPr>
            <w:noProof/>
            <w:webHidden/>
          </w:rPr>
          <w:instrText xml:space="preserve"> PAGEREF _Toc373484904 \h </w:instrText>
        </w:r>
        <w:r>
          <w:rPr>
            <w:noProof/>
            <w:webHidden/>
          </w:rPr>
        </w:r>
        <w:r>
          <w:rPr>
            <w:noProof/>
            <w:webHidden/>
          </w:rPr>
          <w:fldChar w:fldCharType="separate"/>
        </w:r>
        <w:r>
          <w:rPr>
            <w:noProof/>
            <w:webHidden/>
          </w:rPr>
          <w:t>v</w:t>
        </w:r>
        <w:r>
          <w:rPr>
            <w:noProof/>
            <w:webHidden/>
          </w:rPr>
          <w:fldChar w:fldCharType="end"/>
        </w:r>
      </w:hyperlink>
    </w:p>
    <w:p w14:paraId="57B15AEB" w14:textId="77777777" w:rsidR="00A87DE6" w:rsidRPr="00FD11C7" w:rsidRDefault="00A87DE6">
      <w:pPr>
        <w:pStyle w:val="TOC1"/>
        <w:rPr>
          <w:rFonts w:ascii="Calibri" w:hAnsi="Calibri"/>
          <w:b w:val="0"/>
          <w:caps w:val="0"/>
          <w:noProof/>
          <w:sz w:val="22"/>
          <w:szCs w:val="22"/>
          <w:lang w:val="en-US"/>
        </w:rPr>
      </w:pPr>
      <w:hyperlink w:anchor="_Toc373484905" w:history="1">
        <w:r w:rsidRPr="00B6412B">
          <w:rPr>
            <w:rStyle w:val="Hyperlink"/>
            <w:noProof/>
            <w:lang w:val="en-US"/>
          </w:rPr>
          <w:t>1</w:t>
        </w:r>
        <w:r w:rsidRPr="00FD11C7">
          <w:rPr>
            <w:rFonts w:ascii="Calibri" w:hAnsi="Calibri"/>
            <w:b w:val="0"/>
            <w:caps w:val="0"/>
            <w:noProof/>
            <w:sz w:val="22"/>
            <w:szCs w:val="22"/>
            <w:lang w:val="en-US"/>
          </w:rPr>
          <w:tab/>
        </w:r>
        <w:r w:rsidRPr="00B6412B">
          <w:rPr>
            <w:rStyle w:val="Hyperlink"/>
            <w:noProof/>
            <w:lang w:val="en-US"/>
          </w:rPr>
          <w:t>Incoming Calls</w:t>
        </w:r>
        <w:r>
          <w:rPr>
            <w:noProof/>
            <w:webHidden/>
          </w:rPr>
          <w:tab/>
        </w:r>
        <w:r>
          <w:rPr>
            <w:noProof/>
            <w:webHidden/>
          </w:rPr>
          <w:fldChar w:fldCharType="begin"/>
        </w:r>
        <w:r>
          <w:rPr>
            <w:noProof/>
            <w:webHidden/>
          </w:rPr>
          <w:instrText xml:space="preserve"> PAGEREF _Toc373484905 \h </w:instrText>
        </w:r>
        <w:r>
          <w:rPr>
            <w:noProof/>
            <w:webHidden/>
          </w:rPr>
        </w:r>
        <w:r>
          <w:rPr>
            <w:noProof/>
            <w:webHidden/>
          </w:rPr>
          <w:fldChar w:fldCharType="separate"/>
        </w:r>
        <w:r>
          <w:rPr>
            <w:noProof/>
            <w:webHidden/>
          </w:rPr>
          <w:t>9</w:t>
        </w:r>
        <w:r>
          <w:rPr>
            <w:noProof/>
            <w:webHidden/>
          </w:rPr>
          <w:fldChar w:fldCharType="end"/>
        </w:r>
      </w:hyperlink>
    </w:p>
    <w:p w14:paraId="49F9C65B" w14:textId="77777777" w:rsidR="00A87DE6" w:rsidRPr="00FD11C7" w:rsidRDefault="00A87DE6">
      <w:pPr>
        <w:pStyle w:val="TOC2"/>
        <w:rPr>
          <w:rFonts w:ascii="Calibri" w:hAnsi="Calibri"/>
          <w:smallCaps w:val="0"/>
          <w:sz w:val="22"/>
          <w:szCs w:val="22"/>
          <w:lang w:val="en-US"/>
        </w:rPr>
      </w:pPr>
      <w:hyperlink w:anchor="_Toc373484906" w:history="1">
        <w:r w:rsidRPr="00B6412B">
          <w:rPr>
            <w:rStyle w:val="Hyperlink"/>
            <w:lang w:val="en-US"/>
          </w:rPr>
          <w:t>1.1</w:t>
        </w:r>
        <w:r w:rsidRPr="00FD11C7">
          <w:rPr>
            <w:rFonts w:ascii="Calibri" w:hAnsi="Calibri"/>
            <w:smallCaps w:val="0"/>
            <w:sz w:val="22"/>
            <w:szCs w:val="22"/>
            <w:lang w:val="en-US"/>
          </w:rPr>
          <w:tab/>
        </w:r>
        <w:r w:rsidRPr="00B6412B">
          <w:rPr>
            <w:rStyle w:val="Hyperlink"/>
            <w:lang w:val="en-US"/>
          </w:rPr>
          <w:t>VIRTEL Web Access</w:t>
        </w:r>
        <w:r>
          <w:rPr>
            <w:webHidden/>
          </w:rPr>
          <w:tab/>
        </w:r>
        <w:r>
          <w:rPr>
            <w:webHidden/>
          </w:rPr>
          <w:fldChar w:fldCharType="begin"/>
        </w:r>
        <w:r>
          <w:rPr>
            <w:webHidden/>
          </w:rPr>
          <w:instrText xml:space="preserve"> PAGEREF _Toc373484906 \h </w:instrText>
        </w:r>
        <w:r>
          <w:rPr>
            <w:webHidden/>
          </w:rPr>
        </w:r>
        <w:r>
          <w:rPr>
            <w:webHidden/>
          </w:rPr>
          <w:fldChar w:fldCharType="separate"/>
        </w:r>
        <w:r>
          <w:rPr>
            <w:webHidden/>
          </w:rPr>
          <w:t>9</w:t>
        </w:r>
        <w:r>
          <w:rPr>
            <w:webHidden/>
          </w:rPr>
          <w:fldChar w:fldCharType="end"/>
        </w:r>
      </w:hyperlink>
    </w:p>
    <w:p w14:paraId="0E3B7ADC" w14:textId="77777777" w:rsidR="00A87DE6" w:rsidRPr="00FD11C7" w:rsidRDefault="00A87DE6">
      <w:pPr>
        <w:pStyle w:val="TOC3"/>
        <w:rPr>
          <w:rFonts w:ascii="Calibri" w:hAnsi="Calibri"/>
          <w:i w:val="0"/>
          <w:sz w:val="22"/>
          <w:szCs w:val="22"/>
          <w:lang w:val="en-US"/>
        </w:rPr>
      </w:pPr>
      <w:hyperlink w:anchor="_Toc373484907" w:history="1">
        <w:r w:rsidRPr="00B6412B">
          <w:rPr>
            <w:rStyle w:val="Hyperlink"/>
            <w:lang w:val="en-US"/>
          </w:rPr>
          <w:t>1.1.1</w:t>
        </w:r>
        <w:r w:rsidRPr="00FD11C7">
          <w:rPr>
            <w:rFonts w:ascii="Calibri" w:hAnsi="Calibri"/>
            <w:i w:val="0"/>
            <w:sz w:val="22"/>
            <w:szCs w:val="22"/>
            <w:lang w:val="en-US"/>
          </w:rPr>
          <w:tab/>
        </w:r>
        <w:r w:rsidRPr="00B6412B">
          <w:rPr>
            <w:rStyle w:val="Hyperlink"/>
            <w:lang w:val="en-US"/>
          </w:rPr>
          <w:t>Introduction</w:t>
        </w:r>
        <w:r>
          <w:rPr>
            <w:webHidden/>
          </w:rPr>
          <w:tab/>
        </w:r>
        <w:r>
          <w:rPr>
            <w:webHidden/>
          </w:rPr>
          <w:fldChar w:fldCharType="begin"/>
        </w:r>
        <w:r>
          <w:rPr>
            <w:webHidden/>
          </w:rPr>
          <w:instrText xml:space="preserve"> PAGEREF _Toc373484907 \h </w:instrText>
        </w:r>
        <w:r>
          <w:rPr>
            <w:webHidden/>
          </w:rPr>
        </w:r>
        <w:r>
          <w:rPr>
            <w:webHidden/>
          </w:rPr>
          <w:fldChar w:fldCharType="separate"/>
        </w:r>
        <w:r>
          <w:rPr>
            <w:webHidden/>
          </w:rPr>
          <w:t>9</w:t>
        </w:r>
        <w:r>
          <w:rPr>
            <w:webHidden/>
          </w:rPr>
          <w:fldChar w:fldCharType="end"/>
        </w:r>
      </w:hyperlink>
    </w:p>
    <w:p w14:paraId="1AE50FAF" w14:textId="77777777" w:rsidR="00A87DE6" w:rsidRPr="00FD11C7" w:rsidRDefault="00A87DE6">
      <w:pPr>
        <w:pStyle w:val="TOC3"/>
        <w:rPr>
          <w:rFonts w:ascii="Calibri" w:hAnsi="Calibri"/>
          <w:i w:val="0"/>
          <w:sz w:val="22"/>
          <w:szCs w:val="22"/>
          <w:lang w:val="en-US"/>
        </w:rPr>
      </w:pPr>
      <w:hyperlink w:anchor="_Toc373484908" w:history="1">
        <w:r w:rsidRPr="00B6412B">
          <w:rPr>
            <w:rStyle w:val="Hyperlink"/>
            <w:lang w:val="en-US"/>
          </w:rPr>
          <w:t>1.1.2</w:t>
        </w:r>
        <w:r w:rsidRPr="00FD11C7">
          <w:rPr>
            <w:rFonts w:ascii="Calibri" w:hAnsi="Calibri"/>
            <w:i w:val="0"/>
            <w:sz w:val="22"/>
            <w:szCs w:val="22"/>
            <w:lang w:val="en-US"/>
          </w:rPr>
          <w:tab/>
        </w:r>
        <w:r w:rsidRPr="00B6412B">
          <w:rPr>
            <w:rStyle w:val="Hyperlink"/>
            <w:lang w:val="en-US"/>
          </w:rPr>
          <w:t>VIRTEL URL formats</w:t>
        </w:r>
        <w:r>
          <w:rPr>
            <w:webHidden/>
          </w:rPr>
          <w:tab/>
        </w:r>
        <w:r>
          <w:rPr>
            <w:webHidden/>
          </w:rPr>
          <w:fldChar w:fldCharType="begin"/>
        </w:r>
        <w:r>
          <w:rPr>
            <w:webHidden/>
          </w:rPr>
          <w:instrText xml:space="preserve"> PAGEREF _Toc373484908 \h </w:instrText>
        </w:r>
        <w:r>
          <w:rPr>
            <w:webHidden/>
          </w:rPr>
        </w:r>
        <w:r>
          <w:rPr>
            <w:webHidden/>
          </w:rPr>
          <w:fldChar w:fldCharType="separate"/>
        </w:r>
        <w:r>
          <w:rPr>
            <w:webHidden/>
          </w:rPr>
          <w:t>12</w:t>
        </w:r>
        <w:r>
          <w:rPr>
            <w:webHidden/>
          </w:rPr>
          <w:fldChar w:fldCharType="end"/>
        </w:r>
      </w:hyperlink>
    </w:p>
    <w:p w14:paraId="6097642B" w14:textId="77777777" w:rsidR="00A87DE6" w:rsidRPr="00FD11C7" w:rsidRDefault="00A87DE6">
      <w:pPr>
        <w:pStyle w:val="TOC3"/>
        <w:rPr>
          <w:rFonts w:ascii="Calibri" w:hAnsi="Calibri"/>
          <w:i w:val="0"/>
          <w:sz w:val="22"/>
          <w:szCs w:val="22"/>
          <w:lang w:val="en-US"/>
        </w:rPr>
      </w:pPr>
      <w:hyperlink w:anchor="_Toc373484909" w:history="1">
        <w:r w:rsidRPr="00B6412B">
          <w:rPr>
            <w:rStyle w:val="Hyperlink"/>
            <w:lang w:val="en-US"/>
          </w:rPr>
          <w:t>1.1.3</w:t>
        </w:r>
        <w:r w:rsidRPr="00FD11C7">
          <w:rPr>
            <w:rFonts w:ascii="Calibri" w:hAnsi="Calibri"/>
            <w:i w:val="0"/>
            <w:sz w:val="22"/>
            <w:szCs w:val="22"/>
            <w:lang w:val="en-US"/>
          </w:rPr>
          <w:tab/>
        </w:r>
        <w:r w:rsidRPr="00B6412B">
          <w:rPr>
            <w:rStyle w:val="Hyperlink"/>
            <w:lang w:val="en-US"/>
          </w:rPr>
          <w:t>Directory management</w:t>
        </w:r>
        <w:r>
          <w:rPr>
            <w:webHidden/>
          </w:rPr>
          <w:tab/>
        </w:r>
        <w:r>
          <w:rPr>
            <w:webHidden/>
          </w:rPr>
          <w:fldChar w:fldCharType="begin"/>
        </w:r>
        <w:r>
          <w:rPr>
            <w:webHidden/>
          </w:rPr>
          <w:instrText xml:space="preserve"> PAGEREF _Toc373484909 \h </w:instrText>
        </w:r>
        <w:r>
          <w:rPr>
            <w:webHidden/>
          </w:rPr>
        </w:r>
        <w:r>
          <w:rPr>
            <w:webHidden/>
          </w:rPr>
          <w:fldChar w:fldCharType="separate"/>
        </w:r>
        <w:r>
          <w:rPr>
            <w:webHidden/>
          </w:rPr>
          <w:t>22</w:t>
        </w:r>
        <w:r>
          <w:rPr>
            <w:webHidden/>
          </w:rPr>
          <w:fldChar w:fldCharType="end"/>
        </w:r>
      </w:hyperlink>
    </w:p>
    <w:p w14:paraId="2AEABD48" w14:textId="77777777" w:rsidR="00A87DE6" w:rsidRPr="00FD11C7" w:rsidRDefault="00A87DE6">
      <w:pPr>
        <w:pStyle w:val="TOC3"/>
        <w:rPr>
          <w:rFonts w:ascii="Calibri" w:hAnsi="Calibri"/>
          <w:i w:val="0"/>
          <w:sz w:val="22"/>
          <w:szCs w:val="22"/>
          <w:lang w:val="en-US"/>
        </w:rPr>
      </w:pPr>
      <w:hyperlink w:anchor="_Toc373484910" w:history="1">
        <w:r w:rsidRPr="00B6412B">
          <w:rPr>
            <w:rStyle w:val="Hyperlink"/>
            <w:lang w:val="en-US"/>
          </w:rPr>
          <w:t>1.1.4</w:t>
        </w:r>
        <w:r w:rsidRPr="00FD11C7">
          <w:rPr>
            <w:rFonts w:ascii="Calibri" w:hAnsi="Calibri"/>
            <w:i w:val="0"/>
            <w:sz w:val="22"/>
            <w:szCs w:val="22"/>
            <w:lang w:val="en-US"/>
          </w:rPr>
          <w:tab/>
        </w:r>
        <w:r w:rsidRPr="00B6412B">
          <w:rPr>
            <w:rStyle w:val="Hyperlink"/>
            <w:lang w:val="en-US"/>
          </w:rPr>
          <w:t>Creating HTML and XML template pages</w:t>
        </w:r>
        <w:r>
          <w:rPr>
            <w:webHidden/>
          </w:rPr>
          <w:tab/>
        </w:r>
        <w:r>
          <w:rPr>
            <w:webHidden/>
          </w:rPr>
          <w:fldChar w:fldCharType="begin"/>
        </w:r>
        <w:r>
          <w:rPr>
            <w:webHidden/>
          </w:rPr>
          <w:instrText xml:space="preserve"> PAGEREF _Toc373484910 \h </w:instrText>
        </w:r>
        <w:r>
          <w:rPr>
            <w:webHidden/>
          </w:rPr>
        </w:r>
        <w:r>
          <w:rPr>
            <w:webHidden/>
          </w:rPr>
          <w:fldChar w:fldCharType="separate"/>
        </w:r>
        <w:r>
          <w:rPr>
            <w:webHidden/>
          </w:rPr>
          <w:t>27</w:t>
        </w:r>
        <w:r>
          <w:rPr>
            <w:webHidden/>
          </w:rPr>
          <w:fldChar w:fldCharType="end"/>
        </w:r>
      </w:hyperlink>
    </w:p>
    <w:p w14:paraId="0A6C5012" w14:textId="77777777" w:rsidR="00A87DE6" w:rsidRPr="00FD11C7" w:rsidRDefault="00A87DE6">
      <w:pPr>
        <w:pStyle w:val="TOC3"/>
        <w:rPr>
          <w:rFonts w:ascii="Calibri" w:hAnsi="Calibri"/>
          <w:i w:val="0"/>
          <w:sz w:val="22"/>
          <w:szCs w:val="22"/>
          <w:lang w:val="en-US"/>
        </w:rPr>
      </w:pPr>
      <w:hyperlink w:anchor="_Toc373484911" w:history="1">
        <w:r w:rsidRPr="00B6412B">
          <w:rPr>
            <w:rStyle w:val="Hyperlink"/>
            <w:lang w:val="en-US"/>
          </w:rPr>
          <w:t>1.1.5</w:t>
        </w:r>
        <w:r w:rsidRPr="00FD11C7">
          <w:rPr>
            <w:rFonts w:ascii="Calibri" w:hAnsi="Calibri"/>
            <w:i w:val="0"/>
            <w:sz w:val="22"/>
            <w:szCs w:val="22"/>
            <w:lang w:val="en-US"/>
          </w:rPr>
          <w:tab/>
        </w:r>
        <w:r w:rsidRPr="00B6412B">
          <w:rPr>
            <w:rStyle w:val="Hyperlink"/>
            <w:lang w:val="en-US"/>
          </w:rPr>
          <w:t>Correspondent management</w:t>
        </w:r>
        <w:r>
          <w:rPr>
            <w:webHidden/>
          </w:rPr>
          <w:tab/>
        </w:r>
        <w:r>
          <w:rPr>
            <w:webHidden/>
          </w:rPr>
          <w:fldChar w:fldCharType="begin"/>
        </w:r>
        <w:r>
          <w:rPr>
            <w:webHidden/>
          </w:rPr>
          <w:instrText xml:space="preserve"> PAGEREF _Toc373484911 \h </w:instrText>
        </w:r>
        <w:r>
          <w:rPr>
            <w:webHidden/>
          </w:rPr>
        </w:r>
        <w:r>
          <w:rPr>
            <w:webHidden/>
          </w:rPr>
          <w:fldChar w:fldCharType="separate"/>
        </w:r>
        <w:r>
          <w:rPr>
            <w:webHidden/>
          </w:rPr>
          <w:t>81</w:t>
        </w:r>
        <w:r>
          <w:rPr>
            <w:webHidden/>
          </w:rPr>
          <w:fldChar w:fldCharType="end"/>
        </w:r>
      </w:hyperlink>
    </w:p>
    <w:p w14:paraId="78487F01" w14:textId="77777777" w:rsidR="00A87DE6" w:rsidRPr="00FD11C7" w:rsidRDefault="00A87DE6">
      <w:pPr>
        <w:pStyle w:val="TOC3"/>
        <w:rPr>
          <w:rFonts w:ascii="Calibri" w:hAnsi="Calibri"/>
          <w:i w:val="0"/>
          <w:sz w:val="22"/>
          <w:szCs w:val="22"/>
          <w:lang w:val="en-US"/>
        </w:rPr>
      </w:pPr>
      <w:hyperlink w:anchor="_Toc373484912" w:history="1">
        <w:r w:rsidRPr="00B6412B">
          <w:rPr>
            <w:rStyle w:val="Hyperlink"/>
            <w:lang w:val="en-US"/>
          </w:rPr>
          <w:t>1.1.6</w:t>
        </w:r>
        <w:r w:rsidRPr="00FD11C7">
          <w:rPr>
            <w:rFonts w:ascii="Calibri" w:hAnsi="Calibri"/>
            <w:i w:val="0"/>
            <w:sz w:val="22"/>
            <w:szCs w:val="22"/>
            <w:lang w:val="en-US"/>
          </w:rPr>
          <w:tab/>
        </w:r>
        <w:r w:rsidRPr="00B6412B">
          <w:rPr>
            <w:rStyle w:val="Hyperlink"/>
            <w:lang w:val="en-US"/>
          </w:rPr>
          <w:t>Uploading HTML pages</w:t>
        </w:r>
        <w:r>
          <w:rPr>
            <w:webHidden/>
          </w:rPr>
          <w:tab/>
        </w:r>
        <w:r>
          <w:rPr>
            <w:webHidden/>
          </w:rPr>
          <w:fldChar w:fldCharType="begin"/>
        </w:r>
        <w:r>
          <w:rPr>
            <w:webHidden/>
          </w:rPr>
          <w:instrText xml:space="preserve"> PAGEREF _Toc373484912 \h </w:instrText>
        </w:r>
        <w:r>
          <w:rPr>
            <w:webHidden/>
          </w:rPr>
        </w:r>
        <w:r>
          <w:rPr>
            <w:webHidden/>
          </w:rPr>
          <w:fldChar w:fldCharType="separate"/>
        </w:r>
        <w:r>
          <w:rPr>
            <w:webHidden/>
          </w:rPr>
          <w:t>85</w:t>
        </w:r>
        <w:r>
          <w:rPr>
            <w:webHidden/>
          </w:rPr>
          <w:fldChar w:fldCharType="end"/>
        </w:r>
      </w:hyperlink>
    </w:p>
    <w:p w14:paraId="103D399C" w14:textId="77777777" w:rsidR="00A87DE6" w:rsidRPr="00FD11C7" w:rsidRDefault="00A87DE6">
      <w:pPr>
        <w:pStyle w:val="TOC3"/>
        <w:rPr>
          <w:rFonts w:ascii="Calibri" w:hAnsi="Calibri"/>
          <w:i w:val="0"/>
          <w:sz w:val="22"/>
          <w:szCs w:val="22"/>
          <w:lang w:val="en-US"/>
        </w:rPr>
      </w:pPr>
      <w:hyperlink w:anchor="_Toc373484913" w:history="1">
        <w:r w:rsidRPr="00B6412B">
          <w:rPr>
            <w:rStyle w:val="Hyperlink"/>
            <w:lang w:val="en-US"/>
          </w:rPr>
          <w:t>1.1.7</w:t>
        </w:r>
        <w:r w:rsidRPr="00FD11C7">
          <w:rPr>
            <w:rFonts w:ascii="Calibri" w:hAnsi="Calibri"/>
            <w:i w:val="0"/>
            <w:sz w:val="22"/>
            <w:szCs w:val="22"/>
            <w:lang w:val="en-US"/>
          </w:rPr>
          <w:tab/>
        </w:r>
        <w:r w:rsidRPr="00B6412B">
          <w:rPr>
            <w:rStyle w:val="Hyperlink"/>
            <w:lang w:val="en-US"/>
          </w:rPr>
          <w:t>Web Access customization</w:t>
        </w:r>
        <w:r>
          <w:rPr>
            <w:webHidden/>
          </w:rPr>
          <w:tab/>
        </w:r>
        <w:r>
          <w:rPr>
            <w:webHidden/>
          </w:rPr>
          <w:fldChar w:fldCharType="begin"/>
        </w:r>
        <w:r>
          <w:rPr>
            <w:webHidden/>
          </w:rPr>
          <w:instrText xml:space="preserve"> PAGEREF _Toc373484913 \h </w:instrText>
        </w:r>
        <w:r>
          <w:rPr>
            <w:webHidden/>
          </w:rPr>
        </w:r>
        <w:r>
          <w:rPr>
            <w:webHidden/>
          </w:rPr>
          <w:fldChar w:fldCharType="separate"/>
        </w:r>
        <w:r>
          <w:rPr>
            <w:webHidden/>
          </w:rPr>
          <w:t>105</w:t>
        </w:r>
        <w:r>
          <w:rPr>
            <w:webHidden/>
          </w:rPr>
          <w:fldChar w:fldCharType="end"/>
        </w:r>
      </w:hyperlink>
    </w:p>
    <w:p w14:paraId="17D7CD0C" w14:textId="77777777" w:rsidR="00A87DE6" w:rsidRPr="00FD11C7" w:rsidRDefault="00A87DE6">
      <w:pPr>
        <w:pStyle w:val="TOC3"/>
        <w:rPr>
          <w:rFonts w:ascii="Calibri" w:hAnsi="Calibri"/>
          <w:i w:val="0"/>
          <w:sz w:val="22"/>
          <w:szCs w:val="22"/>
          <w:lang w:val="en-US"/>
        </w:rPr>
      </w:pPr>
      <w:hyperlink w:anchor="_Toc373484914" w:history="1">
        <w:r w:rsidRPr="00B6412B">
          <w:rPr>
            <w:rStyle w:val="Hyperlink"/>
            <w:lang w:val="en-US"/>
          </w:rPr>
          <w:t>1.1.8</w:t>
        </w:r>
        <w:r w:rsidRPr="00FD11C7">
          <w:rPr>
            <w:rFonts w:ascii="Calibri" w:hAnsi="Calibri"/>
            <w:i w:val="0"/>
            <w:sz w:val="22"/>
            <w:szCs w:val="22"/>
            <w:lang w:val="en-US"/>
          </w:rPr>
          <w:tab/>
        </w:r>
        <w:r w:rsidRPr="00B6412B">
          <w:rPr>
            <w:rStyle w:val="Hyperlink"/>
            <w:lang w:val="en-US"/>
          </w:rPr>
          <w:t>Application selection menu</w:t>
        </w:r>
        <w:r>
          <w:rPr>
            <w:webHidden/>
          </w:rPr>
          <w:tab/>
        </w:r>
        <w:r>
          <w:rPr>
            <w:webHidden/>
          </w:rPr>
          <w:fldChar w:fldCharType="begin"/>
        </w:r>
        <w:r>
          <w:rPr>
            <w:webHidden/>
          </w:rPr>
          <w:instrText xml:space="preserve"> PAGEREF _Toc373484914 \h </w:instrText>
        </w:r>
        <w:r>
          <w:rPr>
            <w:webHidden/>
          </w:rPr>
        </w:r>
        <w:r>
          <w:rPr>
            <w:webHidden/>
          </w:rPr>
          <w:fldChar w:fldCharType="separate"/>
        </w:r>
        <w:r>
          <w:rPr>
            <w:webHidden/>
          </w:rPr>
          <w:t>116</w:t>
        </w:r>
        <w:r>
          <w:rPr>
            <w:webHidden/>
          </w:rPr>
          <w:fldChar w:fldCharType="end"/>
        </w:r>
      </w:hyperlink>
    </w:p>
    <w:p w14:paraId="4CE201C0" w14:textId="77777777" w:rsidR="00A87DE6" w:rsidRPr="00FD11C7" w:rsidRDefault="00A87DE6">
      <w:pPr>
        <w:pStyle w:val="TOC3"/>
        <w:rPr>
          <w:rFonts w:ascii="Calibri" w:hAnsi="Calibri"/>
          <w:i w:val="0"/>
          <w:sz w:val="22"/>
          <w:szCs w:val="22"/>
          <w:lang w:val="en-US"/>
        </w:rPr>
      </w:pPr>
      <w:hyperlink w:anchor="_Toc373484915" w:history="1">
        <w:r w:rsidRPr="00B6412B">
          <w:rPr>
            <w:rStyle w:val="Hyperlink"/>
            <w:lang w:val="en-US"/>
          </w:rPr>
          <w:t>1.1.9</w:t>
        </w:r>
        <w:r w:rsidRPr="00FD11C7">
          <w:rPr>
            <w:rFonts w:ascii="Calibri" w:hAnsi="Calibri"/>
            <w:i w:val="0"/>
            <w:sz w:val="22"/>
            <w:szCs w:val="22"/>
            <w:lang w:val="en-US"/>
          </w:rPr>
          <w:tab/>
        </w:r>
        <w:r w:rsidRPr="00B6412B">
          <w:rPr>
            <w:rStyle w:val="Hyperlink"/>
            <w:lang w:val="en-US"/>
          </w:rPr>
          <w:t>Printing with Web Access</w:t>
        </w:r>
        <w:r>
          <w:rPr>
            <w:webHidden/>
          </w:rPr>
          <w:tab/>
        </w:r>
        <w:r>
          <w:rPr>
            <w:webHidden/>
          </w:rPr>
          <w:fldChar w:fldCharType="begin"/>
        </w:r>
        <w:r>
          <w:rPr>
            <w:webHidden/>
          </w:rPr>
          <w:instrText xml:space="preserve"> PAGEREF _Toc373484915 \h </w:instrText>
        </w:r>
        <w:r>
          <w:rPr>
            <w:webHidden/>
          </w:rPr>
        </w:r>
        <w:r>
          <w:rPr>
            <w:webHidden/>
          </w:rPr>
          <w:fldChar w:fldCharType="separate"/>
        </w:r>
        <w:r>
          <w:rPr>
            <w:webHidden/>
          </w:rPr>
          <w:t>120</w:t>
        </w:r>
        <w:r>
          <w:rPr>
            <w:webHidden/>
          </w:rPr>
          <w:fldChar w:fldCharType="end"/>
        </w:r>
      </w:hyperlink>
    </w:p>
    <w:p w14:paraId="156A0C07" w14:textId="77777777" w:rsidR="00A87DE6" w:rsidRPr="00FD11C7" w:rsidRDefault="00A87DE6">
      <w:pPr>
        <w:pStyle w:val="TOC3"/>
        <w:rPr>
          <w:rFonts w:ascii="Calibri" w:hAnsi="Calibri"/>
          <w:i w:val="0"/>
          <w:sz w:val="22"/>
          <w:szCs w:val="22"/>
          <w:lang w:val="en-US"/>
        </w:rPr>
      </w:pPr>
      <w:hyperlink w:anchor="_Toc373484916" w:history="1">
        <w:r w:rsidRPr="00B6412B">
          <w:rPr>
            <w:rStyle w:val="Hyperlink"/>
            <w:lang w:val="en-US"/>
          </w:rPr>
          <w:t>1.1.10</w:t>
        </w:r>
        <w:r w:rsidRPr="00FD11C7">
          <w:rPr>
            <w:rFonts w:ascii="Calibri" w:hAnsi="Calibri"/>
            <w:i w:val="0"/>
            <w:sz w:val="22"/>
            <w:szCs w:val="22"/>
            <w:lang w:val="en-US"/>
          </w:rPr>
          <w:tab/>
        </w:r>
        <w:r w:rsidRPr="00B6412B">
          <w:rPr>
            <w:rStyle w:val="Hyperlink"/>
            <w:lang w:val="en-US"/>
          </w:rPr>
          <w:t>TSO file transfer</w:t>
        </w:r>
        <w:r>
          <w:rPr>
            <w:webHidden/>
          </w:rPr>
          <w:tab/>
        </w:r>
        <w:r>
          <w:rPr>
            <w:webHidden/>
          </w:rPr>
          <w:fldChar w:fldCharType="begin"/>
        </w:r>
        <w:r>
          <w:rPr>
            <w:webHidden/>
          </w:rPr>
          <w:instrText xml:space="preserve"> PAGEREF _Toc373484916 \h </w:instrText>
        </w:r>
        <w:r>
          <w:rPr>
            <w:webHidden/>
          </w:rPr>
        </w:r>
        <w:r>
          <w:rPr>
            <w:webHidden/>
          </w:rPr>
          <w:fldChar w:fldCharType="separate"/>
        </w:r>
        <w:r>
          <w:rPr>
            <w:webHidden/>
          </w:rPr>
          <w:t>125</w:t>
        </w:r>
        <w:r>
          <w:rPr>
            <w:webHidden/>
          </w:rPr>
          <w:fldChar w:fldCharType="end"/>
        </w:r>
      </w:hyperlink>
    </w:p>
    <w:p w14:paraId="205C23E3" w14:textId="77777777" w:rsidR="00A87DE6" w:rsidRPr="00FD11C7" w:rsidRDefault="00A87DE6">
      <w:pPr>
        <w:pStyle w:val="TOC3"/>
        <w:rPr>
          <w:rFonts w:ascii="Calibri" w:hAnsi="Calibri"/>
          <w:i w:val="0"/>
          <w:sz w:val="22"/>
          <w:szCs w:val="22"/>
          <w:lang w:val="en-US"/>
        </w:rPr>
      </w:pPr>
      <w:hyperlink w:anchor="_Toc373484917" w:history="1">
        <w:r w:rsidRPr="00B6412B">
          <w:rPr>
            <w:rStyle w:val="Hyperlink"/>
            <w:lang w:val="en-US"/>
          </w:rPr>
          <w:t>1.1.11</w:t>
        </w:r>
        <w:r w:rsidRPr="00FD11C7">
          <w:rPr>
            <w:rFonts w:ascii="Calibri" w:hAnsi="Calibri"/>
            <w:i w:val="0"/>
            <w:sz w:val="22"/>
            <w:szCs w:val="22"/>
            <w:lang w:val="en-US"/>
          </w:rPr>
          <w:tab/>
        </w:r>
        <w:r w:rsidRPr="00B6412B">
          <w:rPr>
            <w:rStyle w:val="Hyperlink"/>
            <w:lang w:val="en-US"/>
          </w:rPr>
          <w:t>Accessing VTAM applications</w:t>
        </w:r>
        <w:r>
          <w:rPr>
            <w:webHidden/>
          </w:rPr>
          <w:tab/>
        </w:r>
        <w:r>
          <w:rPr>
            <w:webHidden/>
          </w:rPr>
          <w:fldChar w:fldCharType="begin"/>
        </w:r>
        <w:r>
          <w:rPr>
            <w:webHidden/>
          </w:rPr>
          <w:instrText xml:space="preserve"> PAGEREF _Toc373484917 \h </w:instrText>
        </w:r>
        <w:r>
          <w:rPr>
            <w:webHidden/>
          </w:rPr>
        </w:r>
        <w:r>
          <w:rPr>
            <w:webHidden/>
          </w:rPr>
          <w:fldChar w:fldCharType="separate"/>
        </w:r>
        <w:r>
          <w:rPr>
            <w:webHidden/>
          </w:rPr>
          <w:t>134</w:t>
        </w:r>
        <w:r>
          <w:rPr>
            <w:webHidden/>
          </w:rPr>
          <w:fldChar w:fldCharType="end"/>
        </w:r>
      </w:hyperlink>
    </w:p>
    <w:p w14:paraId="09D98FEA" w14:textId="77777777" w:rsidR="00A87DE6" w:rsidRPr="00FD11C7" w:rsidRDefault="00A87DE6">
      <w:pPr>
        <w:pStyle w:val="TOC3"/>
        <w:rPr>
          <w:rFonts w:ascii="Calibri" w:hAnsi="Calibri"/>
          <w:i w:val="0"/>
          <w:sz w:val="22"/>
          <w:szCs w:val="22"/>
          <w:lang w:val="en-US"/>
        </w:rPr>
      </w:pPr>
      <w:hyperlink w:anchor="_Toc373484918" w:history="1">
        <w:r w:rsidRPr="00B6412B">
          <w:rPr>
            <w:rStyle w:val="Hyperlink"/>
            <w:lang w:val="en-US"/>
          </w:rPr>
          <w:t>1.1.12</w:t>
        </w:r>
        <w:r w:rsidRPr="00FD11C7">
          <w:rPr>
            <w:rFonts w:ascii="Calibri" w:hAnsi="Calibri"/>
            <w:i w:val="0"/>
            <w:sz w:val="22"/>
            <w:szCs w:val="22"/>
            <w:lang w:val="en-US"/>
          </w:rPr>
          <w:tab/>
        </w:r>
        <w:r w:rsidRPr="00B6412B">
          <w:rPr>
            <w:rStyle w:val="Hyperlink"/>
            <w:lang w:val="en-US"/>
          </w:rPr>
          <w:t>Site customization of colors and logo</w:t>
        </w:r>
        <w:r>
          <w:rPr>
            <w:webHidden/>
          </w:rPr>
          <w:tab/>
        </w:r>
        <w:r>
          <w:rPr>
            <w:webHidden/>
          </w:rPr>
          <w:fldChar w:fldCharType="begin"/>
        </w:r>
        <w:r>
          <w:rPr>
            <w:webHidden/>
          </w:rPr>
          <w:instrText xml:space="preserve"> PAGEREF _Toc373484918 \h </w:instrText>
        </w:r>
        <w:r>
          <w:rPr>
            <w:webHidden/>
          </w:rPr>
        </w:r>
        <w:r>
          <w:rPr>
            <w:webHidden/>
          </w:rPr>
          <w:fldChar w:fldCharType="separate"/>
        </w:r>
        <w:r>
          <w:rPr>
            <w:webHidden/>
          </w:rPr>
          <w:t>136</w:t>
        </w:r>
        <w:r>
          <w:rPr>
            <w:webHidden/>
          </w:rPr>
          <w:fldChar w:fldCharType="end"/>
        </w:r>
      </w:hyperlink>
    </w:p>
    <w:p w14:paraId="7A72AC51" w14:textId="77777777" w:rsidR="00A87DE6" w:rsidRPr="00FD11C7" w:rsidRDefault="00A87DE6">
      <w:pPr>
        <w:pStyle w:val="TOC3"/>
        <w:rPr>
          <w:rFonts w:ascii="Calibri" w:hAnsi="Calibri"/>
          <w:i w:val="0"/>
          <w:sz w:val="22"/>
          <w:szCs w:val="22"/>
          <w:lang w:val="en-US"/>
        </w:rPr>
      </w:pPr>
      <w:hyperlink w:anchor="_Toc373484919" w:history="1">
        <w:r w:rsidRPr="00B6412B">
          <w:rPr>
            <w:rStyle w:val="Hyperlink"/>
            <w:lang w:val="en-US"/>
          </w:rPr>
          <w:t>1.1.13</w:t>
        </w:r>
        <w:r w:rsidRPr="00FD11C7">
          <w:rPr>
            <w:rFonts w:ascii="Calibri" w:hAnsi="Calibri"/>
            <w:i w:val="0"/>
            <w:sz w:val="22"/>
            <w:szCs w:val="22"/>
            <w:lang w:val="en-US"/>
          </w:rPr>
          <w:tab/>
        </w:r>
        <w:r w:rsidRPr="00B6412B">
          <w:rPr>
            <w:rStyle w:val="Hyperlink"/>
            <w:lang w:val="en-US"/>
          </w:rPr>
          <w:t>Site customization of Javascript functions</w:t>
        </w:r>
        <w:r>
          <w:rPr>
            <w:webHidden/>
          </w:rPr>
          <w:tab/>
        </w:r>
        <w:r>
          <w:rPr>
            <w:webHidden/>
          </w:rPr>
          <w:fldChar w:fldCharType="begin"/>
        </w:r>
        <w:r>
          <w:rPr>
            <w:webHidden/>
          </w:rPr>
          <w:instrText xml:space="preserve"> PAGEREF _Toc373484919 \h </w:instrText>
        </w:r>
        <w:r>
          <w:rPr>
            <w:webHidden/>
          </w:rPr>
        </w:r>
        <w:r>
          <w:rPr>
            <w:webHidden/>
          </w:rPr>
          <w:fldChar w:fldCharType="separate"/>
        </w:r>
        <w:r>
          <w:rPr>
            <w:webHidden/>
          </w:rPr>
          <w:t>140</w:t>
        </w:r>
        <w:r>
          <w:rPr>
            <w:webHidden/>
          </w:rPr>
          <w:fldChar w:fldCharType="end"/>
        </w:r>
      </w:hyperlink>
    </w:p>
    <w:p w14:paraId="1C4994FE" w14:textId="77777777" w:rsidR="00A87DE6" w:rsidRPr="00FD11C7" w:rsidRDefault="00A87DE6">
      <w:pPr>
        <w:pStyle w:val="TOC3"/>
        <w:rPr>
          <w:rFonts w:ascii="Calibri" w:hAnsi="Calibri"/>
          <w:i w:val="0"/>
          <w:sz w:val="22"/>
          <w:szCs w:val="22"/>
          <w:lang w:val="en-US"/>
        </w:rPr>
      </w:pPr>
      <w:hyperlink w:anchor="_Toc373484920" w:history="1">
        <w:r w:rsidRPr="00B6412B">
          <w:rPr>
            <w:rStyle w:val="Hyperlink"/>
            <w:lang w:val="en-US"/>
          </w:rPr>
          <w:t>1.1.14</w:t>
        </w:r>
        <w:r w:rsidRPr="00FD11C7">
          <w:rPr>
            <w:rFonts w:ascii="Calibri" w:hAnsi="Calibri"/>
            <w:i w:val="0"/>
            <w:sz w:val="22"/>
            <w:szCs w:val="22"/>
            <w:lang w:val="en-US"/>
          </w:rPr>
          <w:tab/>
        </w:r>
        <w:r w:rsidRPr="00B6412B">
          <w:rPr>
            <w:rStyle w:val="Hyperlink"/>
            <w:lang w:val="en-US"/>
          </w:rPr>
          <w:t>Customizing the help page</w:t>
        </w:r>
        <w:r>
          <w:rPr>
            <w:webHidden/>
          </w:rPr>
          <w:tab/>
        </w:r>
        <w:r>
          <w:rPr>
            <w:webHidden/>
          </w:rPr>
          <w:fldChar w:fldCharType="begin"/>
        </w:r>
        <w:r>
          <w:rPr>
            <w:webHidden/>
          </w:rPr>
          <w:instrText xml:space="preserve"> PAGEREF _Toc373484920 \h </w:instrText>
        </w:r>
        <w:r>
          <w:rPr>
            <w:webHidden/>
          </w:rPr>
        </w:r>
        <w:r>
          <w:rPr>
            <w:webHidden/>
          </w:rPr>
          <w:fldChar w:fldCharType="separate"/>
        </w:r>
        <w:r>
          <w:rPr>
            <w:webHidden/>
          </w:rPr>
          <w:t>146</w:t>
        </w:r>
        <w:r>
          <w:rPr>
            <w:webHidden/>
          </w:rPr>
          <w:fldChar w:fldCharType="end"/>
        </w:r>
      </w:hyperlink>
    </w:p>
    <w:p w14:paraId="4DE58799" w14:textId="77777777" w:rsidR="00A87DE6" w:rsidRPr="00FD11C7" w:rsidRDefault="00A87DE6">
      <w:pPr>
        <w:pStyle w:val="TOC3"/>
        <w:rPr>
          <w:rFonts w:ascii="Calibri" w:hAnsi="Calibri"/>
          <w:i w:val="0"/>
          <w:sz w:val="22"/>
          <w:szCs w:val="22"/>
          <w:lang w:val="en-US"/>
        </w:rPr>
      </w:pPr>
      <w:hyperlink w:anchor="_Toc373484921" w:history="1">
        <w:r w:rsidRPr="00B6412B">
          <w:rPr>
            <w:rStyle w:val="Hyperlink"/>
            <w:lang w:val="en-US"/>
          </w:rPr>
          <w:t>1.1.15</w:t>
        </w:r>
        <w:r w:rsidRPr="00FD11C7">
          <w:rPr>
            <w:rFonts w:ascii="Calibri" w:hAnsi="Calibri"/>
            <w:i w:val="0"/>
            <w:sz w:val="22"/>
            <w:szCs w:val="22"/>
            <w:lang w:val="en-US"/>
          </w:rPr>
          <w:tab/>
        </w:r>
        <w:r w:rsidRPr="00B6412B">
          <w:rPr>
            <w:rStyle w:val="Hyperlink"/>
            <w:lang w:val="en-US"/>
          </w:rPr>
          <w:t>Macros</w:t>
        </w:r>
        <w:r>
          <w:rPr>
            <w:webHidden/>
          </w:rPr>
          <w:tab/>
        </w:r>
        <w:r>
          <w:rPr>
            <w:webHidden/>
          </w:rPr>
          <w:fldChar w:fldCharType="begin"/>
        </w:r>
        <w:r>
          <w:rPr>
            <w:webHidden/>
          </w:rPr>
          <w:instrText xml:space="preserve"> PAGEREF _Toc373484921 \h </w:instrText>
        </w:r>
        <w:r>
          <w:rPr>
            <w:webHidden/>
          </w:rPr>
        </w:r>
        <w:r>
          <w:rPr>
            <w:webHidden/>
          </w:rPr>
          <w:fldChar w:fldCharType="separate"/>
        </w:r>
        <w:r>
          <w:rPr>
            <w:webHidden/>
          </w:rPr>
          <w:t>147</w:t>
        </w:r>
        <w:r>
          <w:rPr>
            <w:webHidden/>
          </w:rPr>
          <w:fldChar w:fldCharType="end"/>
        </w:r>
      </w:hyperlink>
    </w:p>
    <w:p w14:paraId="798FE2AD" w14:textId="77777777" w:rsidR="00A87DE6" w:rsidRPr="00FD11C7" w:rsidRDefault="00A87DE6">
      <w:pPr>
        <w:pStyle w:val="TOC2"/>
        <w:rPr>
          <w:rFonts w:ascii="Calibri" w:hAnsi="Calibri"/>
          <w:smallCaps w:val="0"/>
          <w:sz w:val="22"/>
          <w:szCs w:val="22"/>
          <w:lang w:val="en-US"/>
        </w:rPr>
      </w:pPr>
      <w:hyperlink w:anchor="_Toc373484922" w:history="1">
        <w:r w:rsidRPr="00B6412B">
          <w:rPr>
            <w:rStyle w:val="Hyperlink"/>
            <w:lang w:val="en-US"/>
          </w:rPr>
          <w:t>1.2</w:t>
        </w:r>
        <w:r w:rsidRPr="00FD11C7">
          <w:rPr>
            <w:rFonts w:ascii="Calibri" w:hAnsi="Calibri"/>
            <w:smallCaps w:val="0"/>
            <w:sz w:val="22"/>
            <w:szCs w:val="22"/>
            <w:lang w:val="en-US"/>
          </w:rPr>
          <w:tab/>
        </w:r>
        <w:r w:rsidRPr="00B6412B">
          <w:rPr>
            <w:rStyle w:val="Hyperlink"/>
            <w:lang w:val="en-US"/>
          </w:rPr>
          <w:t>VIRTEL Web Modernisation</w:t>
        </w:r>
        <w:r>
          <w:rPr>
            <w:webHidden/>
          </w:rPr>
          <w:tab/>
        </w:r>
        <w:r>
          <w:rPr>
            <w:webHidden/>
          </w:rPr>
          <w:fldChar w:fldCharType="begin"/>
        </w:r>
        <w:r>
          <w:rPr>
            <w:webHidden/>
          </w:rPr>
          <w:instrText xml:space="preserve"> PAGEREF _Toc373484922 \h </w:instrText>
        </w:r>
        <w:r>
          <w:rPr>
            <w:webHidden/>
          </w:rPr>
        </w:r>
        <w:r>
          <w:rPr>
            <w:webHidden/>
          </w:rPr>
          <w:fldChar w:fldCharType="separate"/>
        </w:r>
        <w:r>
          <w:rPr>
            <w:webHidden/>
          </w:rPr>
          <w:t>150</w:t>
        </w:r>
        <w:r>
          <w:rPr>
            <w:webHidden/>
          </w:rPr>
          <w:fldChar w:fldCharType="end"/>
        </w:r>
      </w:hyperlink>
    </w:p>
    <w:p w14:paraId="1FF80ED8" w14:textId="77777777" w:rsidR="00A87DE6" w:rsidRPr="00FD11C7" w:rsidRDefault="00A87DE6">
      <w:pPr>
        <w:pStyle w:val="TOC3"/>
        <w:rPr>
          <w:rFonts w:ascii="Calibri" w:hAnsi="Calibri"/>
          <w:i w:val="0"/>
          <w:sz w:val="22"/>
          <w:szCs w:val="22"/>
          <w:lang w:val="en-US"/>
        </w:rPr>
      </w:pPr>
      <w:hyperlink w:anchor="_Toc373484923" w:history="1">
        <w:r w:rsidRPr="00B6412B">
          <w:rPr>
            <w:rStyle w:val="Hyperlink"/>
            <w:lang w:val="en-US"/>
          </w:rPr>
          <w:t>1.2.1</w:t>
        </w:r>
        <w:r w:rsidRPr="00FD11C7">
          <w:rPr>
            <w:rFonts w:ascii="Calibri" w:hAnsi="Calibri"/>
            <w:i w:val="0"/>
            <w:sz w:val="22"/>
            <w:szCs w:val="22"/>
            <w:lang w:val="en-US"/>
          </w:rPr>
          <w:tab/>
        </w:r>
        <w:r w:rsidRPr="00B6412B">
          <w:rPr>
            <w:rStyle w:val="Hyperlink"/>
            <w:lang w:val="en-US"/>
          </w:rPr>
          <w:t>VIRTEL Scenarios</w:t>
        </w:r>
        <w:r>
          <w:rPr>
            <w:webHidden/>
          </w:rPr>
          <w:tab/>
        </w:r>
        <w:r>
          <w:rPr>
            <w:webHidden/>
          </w:rPr>
          <w:fldChar w:fldCharType="begin"/>
        </w:r>
        <w:r>
          <w:rPr>
            <w:webHidden/>
          </w:rPr>
          <w:instrText xml:space="preserve"> PAGEREF _Toc373484923 \h </w:instrText>
        </w:r>
        <w:r>
          <w:rPr>
            <w:webHidden/>
          </w:rPr>
        </w:r>
        <w:r>
          <w:rPr>
            <w:webHidden/>
          </w:rPr>
          <w:fldChar w:fldCharType="separate"/>
        </w:r>
        <w:r>
          <w:rPr>
            <w:webHidden/>
          </w:rPr>
          <w:t>150</w:t>
        </w:r>
        <w:r>
          <w:rPr>
            <w:webHidden/>
          </w:rPr>
          <w:fldChar w:fldCharType="end"/>
        </w:r>
      </w:hyperlink>
    </w:p>
    <w:p w14:paraId="0A5E4206" w14:textId="77777777" w:rsidR="00A87DE6" w:rsidRPr="00FD11C7" w:rsidRDefault="00A87DE6">
      <w:pPr>
        <w:pStyle w:val="TOC2"/>
        <w:rPr>
          <w:rFonts w:ascii="Calibri" w:hAnsi="Calibri"/>
          <w:smallCaps w:val="0"/>
          <w:sz w:val="22"/>
          <w:szCs w:val="22"/>
          <w:lang w:val="en-US"/>
        </w:rPr>
      </w:pPr>
      <w:hyperlink w:anchor="_Toc373484924" w:history="1">
        <w:r w:rsidRPr="00B6412B">
          <w:rPr>
            <w:rStyle w:val="Hyperlink"/>
            <w:lang w:val="en-US"/>
          </w:rPr>
          <w:t>1.3</w:t>
        </w:r>
        <w:r w:rsidRPr="00FD11C7">
          <w:rPr>
            <w:rFonts w:ascii="Calibri" w:hAnsi="Calibri"/>
            <w:smallCaps w:val="0"/>
            <w:sz w:val="22"/>
            <w:szCs w:val="22"/>
            <w:lang w:val="en-US"/>
          </w:rPr>
          <w:tab/>
        </w:r>
        <w:r w:rsidRPr="00B6412B">
          <w:rPr>
            <w:rStyle w:val="Hyperlink"/>
            <w:lang w:val="en-US"/>
          </w:rPr>
          <w:t>VIRTEL Web Integration</w:t>
        </w:r>
        <w:r>
          <w:rPr>
            <w:webHidden/>
          </w:rPr>
          <w:tab/>
        </w:r>
        <w:r>
          <w:rPr>
            <w:webHidden/>
          </w:rPr>
          <w:fldChar w:fldCharType="begin"/>
        </w:r>
        <w:r>
          <w:rPr>
            <w:webHidden/>
          </w:rPr>
          <w:instrText xml:space="preserve"> PAGEREF _Toc373484924 \h </w:instrText>
        </w:r>
        <w:r>
          <w:rPr>
            <w:webHidden/>
          </w:rPr>
        </w:r>
        <w:r>
          <w:rPr>
            <w:webHidden/>
          </w:rPr>
          <w:fldChar w:fldCharType="separate"/>
        </w:r>
        <w:r>
          <w:rPr>
            <w:webHidden/>
          </w:rPr>
          <w:t>234</w:t>
        </w:r>
        <w:r>
          <w:rPr>
            <w:webHidden/>
          </w:rPr>
          <w:fldChar w:fldCharType="end"/>
        </w:r>
      </w:hyperlink>
    </w:p>
    <w:p w14:paraId="5D179394" w14:textId="77777777" w:rsidR="00A87DE6" w:rsidRPr="00FD11C7" w:rsidRDefault="00A87DE6">
      <w:pPr>
        <w:pStyle w:val="TOC3"/>
        <w:rPr>
          <w:rFonts w:ascii="Calibri" w:hAnsi="Calibri"/>
          <w:i w:val="0"/>
          <w:sz w:val="22"/>
          <w:szCs w:val="22"/>
          <w:lang w:val="en-US"/>
        </w:rPr>
      </w:pPr>
      <w:hyperlink w:anchor="_Toc373484925" w:history="1">
        <w:r w:rsidRPr="00B6412B">
          <w:rPr>
            <w:rStyle w:val="Hyperlink"/>
            <w:lang w:val="en-US"/>
          </w:rPr>
          <w:t>1.3.1</w:t>
        </w:r>
        <w:r w:rsidRPr="00FD11C7">
          <w:rPr>
            <w:rFonts w:ascii="Calibri" w:hAnsi="Calibri"/>
            <w:i w:val="0"/>
            <w:sz w:val="22"/>
            <w:szCs w:val="22"/>
            <w:lang w:val="en-US"/>
          </w:rPr>
          <w:tab/>
        </w:r>
        <w:r w:rsidRPr="00B6412B">
          <w:rPr>
            <w:rStyle w:val="Hyperlink"/>
            <w:lang w:val="en-US"/>
          </w:rPr>
          <w:t>VIRTEL Web Integration scenarios</w:t>
        </w:r>
        <w:r>
          <w:rPr>
            <w:webHidden/>
          </w:rPr>
          <w:tab/>
        </w:r>
        <w:r>
          <w:rPr>
            <w:webHidden/>
          </w:rPr>
          <w:fldChar w:fldCharType="begin"/>
        </w:r>
        <w:r>
          <w:rPr>
            <w:webHidden/>
          </w:rPr>
          <w:instrText xml:space="preserve"> PAGEREF _Toc373484925 \h </w:instrText>
        </w:r>
        <w:r>
          <w:rPr>
            <w:webHidden/>
          </w:rPr>
        </w:r>
        <w:r>
          <w:rPr>
            <w:webHidden/>
          </w:rPr>
          <w:fldChar w:fldCharType="separate"/>
        </w:r>
        <w:r>
          <w:rPr>
            <w:webHidden/>
          </w:rPr>
          <w:t>234</w:t>
        </w:r>
        <w:r>
          <w:rPr>
            <w:webHidden/>
          </w:rPr>
          <w:fldChar w:fldCharType="end"/>
        </w:r>
      </w:hyperlink>
    </w:p>
    <w:p w14:paraId="6C8585D4" w14:textId="77777777" w:rsidR="00A87DE6" w:rsidRPr="00FD11C7" w:rsidRDefault="00A87DE6">
      <w:pPr>
        <w:pStyle w:val="TOC2"/>
        <w:rPr>
          <w:rFonts w:ascii="Calibri" w:hAnsi="Calibri"/>
          <w:smallCaps w:val="0"/>
          <w:sz w:val="22"/>
          <w:szCs w:val="22"/>
          <w:lang w:val="en-US"/>
        </w:rPr>
      </w:pPr>
      <w:hyperlink w:anchor="_Toc373484926" w:history="1">
        <w:r w:rsidRPr="00B6412B">
          <w:rPr>
            <w:rStyle w:val="Hyperlink"/>
            <w:lang w:val="en-US"/>
          </w:rPr>
          <w:t>1.4</w:t>
        </w:r>
        <w:r w:rsidRPr="00FD11C7">
          <w:rPr>
            <w:rFonts w:ascii="Calibri" w:hAnsi="Calibri"/>
            <w:smallCaps w:val="0"/>
            <w:sz w:val="22"/>
            <w:szCs w:val="22"/>
            <w:lang w:val="en-US"/>
          </w:rPr>
          <w:tab/>
        </w:r>
        <w:r w:rsidRPr="00B6412B">
          <w:rPr>
            <w:rStyle w:val="Hyperlink"/>
            <w:lang w:val="en-US"/>
          </w:rPr>
          <w:t>Incoming E-mails</w:t>
        </w:r>
        <w:r>
          <w:rPr>
            <w:webHidden/>
          </w:rPr>
          <w:tab/>
        </w:r>
        <w:r>
          <w:rPr>
            <w:webHidden/>
          </w:rPr>
          <w:fldChar w:fldCharType="begin"/>
        </w:r>
        <w:r>
          <w:rPr>
            <w:webHidden/>
          </w:rPr>
          <w:instrText xml:space="preserve"> PAGEREF _Toc373484926 \h </w:instrText>
        </w:r>
        <w:r>
          <w:rPr>
            <w:webHidden/>
          </w:rPr>
        </w:r>
        <w:r>
          <w:rPr>
            <w:webHidden/>
          </w:rPr>
          <w:fldChar w:fldCharType="separate"/>
        </w:r>
        <w:r>
          <w:rPr>
            <w:webHidden/>
          </w:rPr>
          <w:t>253</w:t>
        </w:r>
        <w:r>
          <w:rPr>
            <w:webHidden/>
          </w:rPr>
          <w:fldChar w:fldCharType="end"/>
        </w:r>
      </w:hyperlink>
    </w:p>
    <w:p w14:paraId="596C19E3" w14:textId="77777777" w:rsidR="00A87DE6" w:rsidRPr="00FD11C7" w:rsidRDefault="00A87DE6">
      <w:pPr>
        <w:pStyle w:val="TOC3"/>
        <w:rPr>
          <w:rFonts w:ascii="Calibri" w:hAnsi="Calibri"/>
          <w:i w:val="0"/>
          <w:sz w:val="22"/>
          <w:szCs w:val="22"/>
          <w:lang w:val="en-US"/>
        </w:rPr>
      </w:pPr>
      <w:hyperlink w:anchor="_Toc373484927" w:history="1">
        <w:r w:rsidRPr="00B6412B">
          <w:rPr>
            <w:rStyle w:val="Hyperlink"/>
            <w:lang w:val="en-US"/>
          </w:rPr>
          <w:t>1.4.1</w:t>
        </w:r>
        <w:r w:rsidRPr="00FD11C7">
          <w:rPr>
            <w:rFonts w:ascii="Calibri" w:hAnsi="Calibri"/>
            <w:i w:val="0"/>
            <w:sz w:val="22"/>
            <w:szCs w:val="22"/>
            <w:lang w:val="en-US"/>
          </w:rPr>
          <w:tab/>
        </w:r>
        <w:r w:rsidRPr="00B6412B">
          <w:rPr>
            <w:rStyle w:val="Hyperlink"/>
            <w:lang w:val="en-US"/>
          </w:rPr>
          <w:t>Rules of the SMTP line</w:t>
        </w:r>
        <w:r>
          <w:rPr>
            <w:webHidden/>
          </w:rPr>
          <w:tab/>
        </w:r>
        <w:r>
          <w:rPr>
            <w:webHidden/>
          </w:rPr>
          <w:fldChar w:fldCharType="begin"/>
        </w:r>
        <w:r>
          <w:rPr>
            <w:webHidden/>
          </w:rPr>
          <w:instrText xml:space="preserve"> PAGEREF _Toc373484927 \h </w:instrText>
        </w:r>
        <w:r>
          <w:rPr>
            <w:webHidden/>
          </w:rPr>
        </w:r>
        <w:r>
          <w:rPr>
            <w:webHidden/>
          </w:rPr>
          <w:fldChar w:fldCharType="separate"/>
        </w:r>
        <w:r>
          <w:rPr>
            <w:webHidden/>
          </w:rPr>
          <w:t>253</w:t>
        </w:r>
        <w:r>
          <w:rPr>
            <w:webHidden/>
          </w:rPr>
          <w:fldChar w:fldCharType="end"/>
        </w:r>
      </w:hyperlink>
    </w:p>
    <w:p w14:paraId="232A0DAE" w14:textId="77777777" w:rsidR="00A87DE6" w:rsidRPr="00FD11C7" w:rsidRDefault="00A87DE6">
      <w:pPr>
        <w:pStyle w:val="TOC3"/>
        <w:rPr>
          <w:rFonts w:ascii="Calibri" w:hAnsi="Calibri"/>
          <w:i w:val="0"/>
          <w:sz w:val="22"/>
          <w:szCs w:val="22"/>
          <w:lang w:val="en-US"/>
        </w:rPr>
      </w:pPr>
      <w:hyperlink w:anchor="_Toc373484928" w:history="1">
        <w:r w:rsidRPr="00B6412B">
          <w:rPr>
            <w:rStyle w:val="Hyperlink"/>
            <w:lang w:val="en-US"/>
          </w:rPr>
          <w:t>1.4.2</w:t>
        </w:r>
        <w:r w:rsidRPr="00FD11C7">
          <w:rPr>
            <w:rFonts w:ascii="Calibri" w:hAnsi="Calibri"/>
            <w:i w:val="0"/>
            <w:sz w:val="22"/>
            <w:szCs w:val="22"/>
            <w:lang w:val="en-US"/>
          </w:rPr>
          <w:tab/>
        </w:r>
        <w:r w:rsidRPr="00B6412B">
          <w:rPr>
            <w:rStyle w:val="Hyperlink"/>
            <w:lang w:val="en-US"/>
          </w:rPr>
          <w:t>File transfer by e-mail</w:t>
        </w:r>
        <w:r>
          <w:rPr>
            <w:webHidden/>
          </w:rPr>
          <w:tab/>
        </w:r>
        <w:r>
          <w:rPr>
            <w:webHidden/>
          </w:rPr>
          <w:fldChar w:fldCharType="begin"/>
        </w:r>
        <w:r>
          <w:rPr>
            <w:webHidden/>
          </w:rPr>
          <w:instrText xml:space="preserve"> PAGEREF _Toc373484928 \h </w:instrText>
        </w:r>
        <w:r>
          <w:rPr>
            <w:webHidden/>
          </w:rPr>
        </w:r>
        <w:r>
          <w:rPr>
            <w:webHidden/>
          </w:rPr>
          <w:fldChar w:fldCharType="separate"/>
        </w:r>
        <w:r>
          <w:rPr>
            <w:webHidden/>
          </w:rPr>
          <w:t>254</w:t>
        </w:r>
        <w:r>
          <w:rPr>
            <w:webHidden/>
          </w:rPr>
          <w:fldChar w:fldCharType="end"/>
        </w:r>
      </w:hyperlink>
    </w:p>
    <w:p w14:paraId="1F5B9B7D" w14:textId="77777777" w:rsidR="00A87DE6" w:rsidRPr="00FD11C7" w:rsidRDefault="00A87DE6">
      <w:pPr>
        <w:pStyle w:val="TOC3"/>
        <w:rPr>
          <w:rFonts w:ascii="Calibri" w:hAnsi="Calibri"/>
          <w:i w:val="0"/>
          <w:sz w:val="22"/>
          <w:szCs w:val="22"/>
          <w:lang w:val="en-US"/>
        </w:rPr>
      </w:pPr>
      <w:hyperlink w:anchor="_Toc373484929" w:history="1">
        <w:r w:rsidRPr="00B6412B">
          <w:rPr>
            <w:rStyle w:val="Hyperlink"/>
            <w:lang w:val="en-US"/>
          </w:rPr>
          <w:t>1.4.3</w:t>
        </w:r>
        <w:r w:rsidRPr="00FD11C7">
          <w:rPr>
            <w:rFonts w:ascii="Calibri" w:hAnsi="Calibri"/>
            <w:i w:val="0"/>
            <w:sz w:val="22"/>
            <w:szCs w:val="22"/>
            <w:lang w:val="en-US"/>
          </w:rPr>
          <w:tab/>
        </w:r>
        <w:r w:rsidRPr="00B6412B">
          <w:rPr>
            <w:rStyle w:val="Hyperlink"/>
            <w:lang w:val="en-US"/>
          </w:rPr>
          <w:t>Starting an application by e-mail</w:t>
        </w:r>
        <w:r>
          <w:rPr>
            <w:webHidden/>
          </w:rPr>
          <w:tab/>
        </w:r>
        <w:r>
          <w:rPr>
            <w:webHidden/>
          </w:rPr>
          <w:fldChar w:fldCharType="begin"/>
        </w:r>
        <w:r>
          <w:rPr>
            <w:webHidden/>
          </w:rPr>
          <w:instrText xml:space="preserve"> PAGEREF _Toc373484929 \h </w:instrText>
        </w:r>
        <w:r>
          <w:rPr>
            <w:webHidden/>
          </w:rPr>
        </w:r>
        <w:r>
          <w:rPr>
            <w:webHidden/>
          </w:rPr>
          <w:fldChar w:fldCharType="separate"/>
        </w:r>
        <w:r>
          <w:rPr>
            <w:webHidden/>
          </w:rPr>
          <w:t>255</w:t>
        </w:r>
        <w:r>
          <w:rPr>
            <w:webHidden/>
          </w:rPr>
          <w:fldChar w:fldCharType="end"/>
        </w:r>
      </w:hyperlink>
    </w:p>
    <w:p w14:paraId="1868C4A2" w14:textId="77777777" w:rsidR="00A87DE6" w:rsidRPr="00FD11C7" w:rsidRDefault="00A87DE6">
      <w:pPr>
        <w:pStyle w:val="TOC2"/>
        <w:rPr>
          <w:rFonts w:ascii="Calibri" w:hAnsi="Calibri"/>
          <w:smallCaps w:val="0"/>
          <w:sz w:val="22"/>
          <w:szCs w:val="22"/>
          <w:lang w:val="en-US"/>
        </w:rPr>
      </w:pPr>
      <w:hyperlink w:anchor="_Toc373484930" w:history="1">
        <w:r w:rsidRPr="00B6412B">
          <w:rPr>
            <w:rStyle w:val="Hyperlink"/>
            <w:lang w:val="en-US"/>
          </w:rPr>
          <w:t>1.5</w:t>
        </w:r>
        <w:r w:rsidRPr="00FD11C7">
          <w:rPr>
            <w:rFonts w:ascii="Calibri" w:hAnsi="Calibri"/>
            <w:smallCaps w:val="0"/>
            <w:sz w:val="22"/>
            <w:szCs w:val="22"/>
            <w:lang w:val="en-US"/>
          </w:rPr>
          <w:tab/>
        </w:r>
        <w:r w:rsidRPr="00B6412B">
          <w:rPr>
            <w:rStyle w:val="Hyperlink"/>
            <w:lang w:val="en-US"/>
          </w:rPr>
          <w:t>VIRTEL Batch</w:t>
        </w:r>
        <w:r>
          <w:rPr>
            <w:webHidden/>
          </w:rPr>
          <w:tab/>
        </w:r>
        <w:r>
          <w:rPr>
            <w:webHidden/>
          </w:rPr>
          <w:fldChar w:fldCharType="begin"/>
        </w:r>
        <w:r>
          <w:rPr>
            <w:webHidden/>
          </w:rPr>
          <w:instrText xml:space="preserve"> PAGEREF _Toc373484930 \h </w:instrText>
        </w:r>
        <w:r>
          <w:rPr>
            <w:webHidden/>
          </w:rPr>
        </w:r>
        <w:r>
          <w:rPr>
            <w:webHidden/>
          </w:rPr>
          <w:fldChar w:fldCharType="separate"/>
        </w:r>
        <w:r>
          <w:rPr>
            <w:webHidden/>
          </w:rPr>
          <w:t>257</w:t>
        </w:r>
        <w:r>
          <w:rPr>
            <w:webHidden/>
          </w:rPr>
          <w:fldChar w:fldCharType="end"/>
        </w:r>
      </w:hyperlink>
    </w:p>
    <w:p w14:paraId="064C3380" w14:textId="77777777" w:rsidR="00A87DE6" w:rsidRPr="00FD11C7" w:rsidRDefault="00A87DE6">
      <w:pPr>
        <w:pStyle w:val="TOC3"/>
        <w:rPr>
          <w:rFonts w:ascii="Calibri" w:hAnsi="Calibri"/>
          <w:i w:val="0"/>
          <w:sz w:val="22"/>
          <w:szCs w:val="22"/>
          <w:lang w:val="en-US"/>
        </w:rPr>
      </w:pPr>
      <w:hyperlink w:anchor="_Toc373484931" w:history="1">
        <w:r w:rsidRPr="00B6412B">
          <w:rPr>
            <w:rStyle w:val="Hyperlink"/>
            <w:lang w:val="en-US"/>
          </w:rPr>
          <w:t>1.5.1</w:t>
        </w:r>
        <w:r w:rsidRPr="00FD11C7">
          <w:rPr>
            <w:rFonts w:ascii="Calibri" w:hAnsi="Calibri"/>
            <w:i w:val="0"/>
            <w:sz w:val="22"/>
            <w:szCs w:val="22"/>
            <w:lang w:val="en-US"/>
          </w:rPr>
          <w:tab/>
        </w:r>
        <w:r w:rsidRPr="00B6412B">
          <w:rPr>
            <w:rStyle w:val="Hyperlink"/>
            <w:lang w:val="en-US"/>
          </w:rPr>
          <w:t>Assembling the VIRTCT for VIRTEL Batch</w:t>
        </w:r>
        <w:r>
          <w:rPr>
            <w:webHidden/>
          </w:rPr>
          <w:tab/>
        </w:r>
        <w:r>
          <w:rPr>
            <w:webHidden/>
          </w:rPr>
          <w:fldChar w:fldCharType="begin"/>
        </w:r>
        <w:r>
          <w:rPr>
            <w:webHidden/>
          </w:rPr>
          <w:instrText xml:space="preserve"> PAGEREF _Toc373484931 \h </w:instrText>
        </w:r>
        <w:r>
          <w:rPr>
            <w:webHidden/>
          </w:rPr>
        </w:r>
        <w:r>
          <w:rPr>
            <w:webHidden/>
          </w:rPr>
          <w:fldChar w:fldCharType="separate"/>
        </w:r>
        <w:r>
          <w:rPr>
            <w:webHidden/>
          </w:rPr>
          <w:t>258</w:t>
        </w:r>
        <w:r>
          <w:rPr>
            <w:webHidden/>
          </w:rPr>
          <w:fldChar w:fldCharType="end"/>
        </w:r>
      </w:hyperlink>
    </w:p>
    <w:p w14:paraId="34607544" w14:textId="77777777" w:rsidR="00A87DE6" w:rsidRPr="00FD11C7" w:rsidRDefault="00A87DE6">
      <w:pPr>
        <w:pStyle w:val="TOC3"/>
        <w:rPr>
          <w:rFonts w:ascii="Calibri" w:hAnsi="Calibri"/>
          <w:i w:val="0"/>
          <w:sz w:val="22"/>
          <w:szCs w:val="22"/>
          <w:lang w:val="en-US"/>
        </w:rPr>
      </w:pPr>
      <w:hyperlink w:anchor="_Toc373484932" w:history="1">
        <w:r w:rsidRPr="00B6412B">
          <w:rPr>
            <w:rStyle w:val="Hyperlink"/>
            <w:lang w:val="en-US"/>
          </w:rPr>
          <w:t>1.5.2</w:t>
        </w:r>
        <w:r w:rsidRPr="00FD11C7">
          <w:rPr>
            <w:rFonts w:ascii="Calibri" w:hAnsi="Calibri"/>
            <w:i w:val="0"/>
            <w:sz w:val="22"/>
            <w:szCs w:val="22"/>
            <w:lang w:val="en-US"/>
          </w:rPr>
          <w:tab/>
        </w:r>
        <w:r w:rsidRPr="00B6412B">
          <w:rPr>
            <w:rStyle w:val="Hyperlink"/>
            <w:lang w:val="en-US"/>
          </w:rPr>
          <w:t>Building the configuration file for VIRTEL Batch</w:t>
        </w:r>
        <w:r>
          <w:rPr>
            <w:webHidden/>
          </w:rPr>
          <w:tab/>
        </w:r>
        <w:r>
          <w:rPr>
            <w:webHidden/>
          </w:rPr>
          <w:fldChar w:fldCharType="begin"/>
        </w:r>
        <w:r>
          <w:rPr>
            <w:webHidden/>
          </w:rPr>
          <w:instrText xml:space="preserve"> PAGEREF _Toc373484932 \h </w:instrText>
        </w:r>
        <w:r>
          <w:rPr>
            <w:webHidden/>
          </w:rPr>
        </w:r>
        <w:r>
          <w:rPr>
            <w:webHidden/>
          </w:rPr>
          <w:fldChar w:fldCharType="separate"/>
        </w:r>
        <w:r>
          <w:rPr>
            <w:webHidden/>
          </w:rPr>
          <w:t>259</w:t>
        </w:r>
        <w:r>
          <w:rPr>
            <w:webHidden/>
          </w:rPr>
          <w:fldChar w:fldCharType="end"/>
        </w:r>
      </w:hyperlink>
    </w:p>
    <w:p w14:paraId="737F7B48" w14:textId="77777777" w:rsidR="00A87DE6" w:rsidRPr="00FD11C7" w:rsidRDefault="00A87DE6">
      <w:pPr>
        <w:pStyle w:val="TOC3"/>
        <w:rPr>
          <w:rFonts w:ascii="Calibri" w:hAnsi="Calibri"/>
          <w:i w:val="0"/>
          <w:sz w:val="22"/>
          <w:szCs w:val="22"/>
          <w:lang w:val="en-US"/>
        </w:rPr>
      </w:pPr>
      <w:hyperlink w:anchor="_Toc373484933" w:history="1">
        <w:r w:rsidRPr="00B6412B">
          <w:rPr>
            <w:rStyle w:val="Hyperlink"/>
            <w:lang w:val="en-US"/>
          </w:rPr>
          <w:t>1.5.3</w:t>
        </w:r>
        <w:r w:rsidRPr="00FD11C7">
          <w:rPr>
            <w:rFonts w:ascii="Calibri" w:hAnsi="Calibri"/>
            <w:i w:val="0"/>
            <w:sz w:val="22"/>
            <w:szCs w:val="22"/>
            <w:lang w:val="en-US"/>
          </w:rPr>
          <w:tab/>
        </w:r>
        <w:r w:rsidRPr="00B6412B">
          <w:rPr>
            <w:rStyle w:val="Hyperlink"/>
            <w:lang w:val="en-US"/>
          </w:rPr>
          <w:t>Allocating the page template file for VIRTEL Batch</w:t>
        </w:r>
        <w:r>
          <w:rPr>
            <w:webHidden/>
          </w:rPr>
          <w:tab/>
        </w:r>
        <w:r>
          <w:rPr>
            <w:webHidden/>
          </w:rPr>
          <w:fldChar w:fldCharType="begin"/>
        </w:r>
        <w:r>
          <w:rPr>
            <w:webHidden/>
          </w:rPr>
          <w:instrText xml:space="preserve"> PAGEREF _Toc373484933 \h </w:instrText>
        </w:r>
        <w:r>
          <w:rPr>
            <w:webHidden/>
          </w:rPr>
        </w:r>
        <w:r>
          <w:rPr>
            <w:webHidden/>
          </w:rPr>
          <w:fldChar w:fldCharType="separate"/>
        </w:r>
        <w:r>
          <w:rPr>
            <w:webHidden/>
          </w:rPr>
          <w:t>260</w:t>
        </w:r>
        <w:r>
          <w:rPr>
            <w:webHidden/>
          </w:rPr>
          <w:fldChar w:fldCharType="end"/>
        </w:r>
      </w:hyperlink>
    </w:p>
    <w:p w14:paraId="7CA9613A" w14:textId="77777777" w:rsidR="00A87DE6" w:rsidRPr="00FD11C7" w:rsidRDefault="00A87DE6">
      <w:pPr>
        <w:pStyle w:val="TOC3"/>
        <w:rPr>
          <w:rFonts w:ascii="Calibri" w:hAnsi="Calibri"/>
          <w:i w:val="0"/>
          <w:sz w:val="22"/>
          <w:szCs w:val="22"/>
          <w:lang w:val="en-US"/>
        </w:rPr>
      </w:pPr>
      <w:hyperlink w:anchor="_Toc373484934" w:history="1">
        <w:r w:rsidRPr="00B6412B">
          <w:rPr>
            <w:rStyle w:val="Hyperlink"/>
            <w:lang w:val="en-US"/>
          </w:rPr>
          <w:t>1.5.4</w:t>
        </w:r>
        <w:r w:rsidRPr="00FD11C7">
          <w:rPr>
            <w:rFonts w:ascii="Calibri" w:hAnsi="Calibri"/>
            <w:i w:val="0"/>
            <w:sz w:val="22"/>
            <w:szCs w:val="22"/>
            <w:lang w:val="en-US"/>
          </w:rPr>
          <w:tab/>
        </w:r>
        <w:r w:rsidRPr="00B6412B">
          <w:rPr>
            <w:rStyle w:val="Hyperlink"/>
            <w:lang w:val="en-US"/>
          </w:rPr>
          <w:t>Allocating work files for VIRTEL Batch</w:t>
        </w:r>
        <w:r>
          <w:rPr>
            <w:webHidden/>
          </w:rPr>
          <w:tab/>
        </w:r>
        <w:r>
          <w:rPr>
            <w:webHidden/>
          </w:rPr>
          <w:fldChar w:fldCharType="begin"/>
        </w:r>
        <w:r>
          <w:rPr>
            <w:webHidden/>
          </w:rPr>
          <w:instrText xml:space="preserve"> PAGEREF _Toc373484934 \h </w:instrText>
        </w:r>
        <w:r>
          <w:rPr>
            <w:webHidden/>
          </w:rPr>
        </w:r>
        <w:r>
          <w:rPr>
            <w:webHidden/>
          </w:rPr>
          <w:fldChar w:fldCharType="separate"/>
        </w:r>
        <w:r>
          <w:rPr>
            <w:webHidden/>
          </w:rPr>
          <w:t>261</w:t>
        </w:r>
        <w:r>
          <w:rPr>
            <w:webHidden/>
          </w:rPr>
          <w:fldChar w:fldCharType="end"/>
        </w:r>
      </w:hyperlink>
    </w:p>
    <w:p w14:paraId="0903F9D1" w14:textId="77777777" w:rsidR="00A87DE6" w:rsidRPr="00FD11C7" w:rsidRDefault="00A87DE6">
      <w:pPr>
        <w:pStyle w:val="TOC3"/>
        <w:rPr>
          <w:rFonts w:ascii="Calibri" w:hAnsi="Calibri"/>
          <w:i w:val="0"/>
          <w:sz w:val="22"/>
          <w:szCs w:val="22"/>
          <w:lang w:val="en-US"/>
        </w:rPr>
      </w:pPr>
      <w:hyperlink w:anchor="_Toc373484935" w:history="1">
        <w:r w:rsidRPr="00B6412B">
          <w:rPr>
            <w:rStyle w:val="Hyperlink"/>
            <w:lang w:val="en-US"/>
          </w:rPr>
          <w:t>1.5.5</w:t>
        </w:r>
        <w:r w:rsidRPr="00FD11C7">
          <w:rPr>
            <w:rFonts w:ascii="Calibri" w:hAnsi="Calibri"/>
            <w:i w:val="0"/>
            <w:sz w:val="22"/>
            <w:szCs w:val="22"/>
            <w:lang w:val="en-US"/>
          </w:rPr>
          <w:tab/>
        </w:r>
        <w:r w:rsidRPr="00B6412B">
          <w:rPr>
            <w:rStyle w:val="Hyperlink"/>
            <w:lang w:val="en-US"/>
          </w:rPr>
          <w:t>Running the VIRTEL Batch job</w:t>
        </w:r>
        <w:r>
          <w:rPr>
            <w:webHidden/>
          </w:rPr>
          <w:tab/>
        </w:r>
        <w:r>
          <w:rPr>
            <w:webHidden/>
          </w:rPr>
          <w:fldChar w:fldCharType="begin"/>
        </w:r>
        <w:r>
          <w:rPr>
            <w:webHidden/>
          </w:rPr>
          <w:instrText xml:space="preserve"> PAGEREF _Toc373484935 \h </w:instrText>
        </w:r>
        <w:r>
          <w:rPr>
            <w:webHidden/>
          </w:rPr>
        </w:r>
        <w:r>
          <w:rPr>
            <w:webHidden/>
          </w:rPr>
          <w:fldChar w:fldCharType="separate"/>
        </w:r>
        <w:r>
          <w:rPr>
            <w:webHidden/>
          </w:rPr>
          <w:t>262</w:t>
        </w:r>
        <w:r>
          <w:rPr>
            <w:webHidden/>
          </w:rPr>
          <w:fldChar w:fldCharType="end"/>
        </w:r>
      </w:hyperlink>
    </w:p>
    <w:p w14:paraId="78937142" w14:textId="77777777" w:rsidR="00A87DE6" w:rsidRPr="00FD11C7" w:rsidRDefault="00A87DE6">
      <w:pPr>
        <w:pStyle w:val="TOC3"/>
        <w:rPr>
          <w:rFonts w:ascii="Calibri" w:hAnsi="Calibri"/>
          <w:i w:val="0"/>
          <w:sz w:val="22"/>
          <w:szCs w:val="22"/>
          <w:lang w:val="en-US"/>
        </w:rPr>
      </w:pPr>
      <w:hyperlink w:anchor="_Toc373484936" w:history="1">
        <w:r w:rsidRPr="00B6412B">
          <w:rPr>
            <w:rStyle w:val="Hyperlink"/>
            <w:lang w:val="en-US"/>
          </w:rPr>
          <w:t>1.5.6</w:t>
        </w:r>
        <w:r w:rsidRPr="00FD11C7">
          <w:rPr>
            <w:rFonts w:ascii="Calibri" w:hAnsi="Calibri"/>
            <w:i w:val="0"/>
            <w:sz w:val="22"/>
            <w:szCs w:val="22"/>
            <w:lang w:val="en-US"/>
          </w:rPr>
          <w:tab/>
        </w:r>
        <w:r w:rsidRPr="00B6412B">
          <w:rPr>
            <w:rStyle w:val="Hyperlink"/>
            <w:lang w:val="en-US"/>
          </w:rPr>
          <w:t>VIRTEL Batch commands</w:t>
        </w:r>
        <w:r>
          <w:rPr>
            <w:webHidden/>
          </w:rPr>
          <w:tab/>
        </w:r>
        <w:r>
          <w:rPr>
            <w:webHidden/>
          </w:rPr>
          <w:fldChar w:fldCharType="begin"/>
        </w:r>
        <w:r>
          <w:rPr>
            <w:webHidden/>
          </w:rPr>
          <w:instrText xml:space="preserve"> PAGEREF _Toc373484936 \h </w:instrText>
        </w:r>
        <w:r>
          <w:rPr>
            <w:webHidden/>
          </w:rPr>
        </w:r>
        <w:r>
          <w:rPr>
            <w:webHidden/>
          </w:rPr>
          <w:fldChar w:fldCharType="separate"/>
        </w:r>
        <w:r>
          <w:rPr>
            <w:webHidden/>
          </w:rPr>
          <w:t>263</w:t>
        </w:r>
        <w:r>
          <w:rPr>
            <w:webHidden/>
          </w:rPr>
          <w:fldChar w:fldCharType="end"/>
        </w:r>
      </w:hyperlink>
    </w:p>
    <w:p w14:paraId="4B6CE2DE" w14:textId="77777777" w:rsidR="00A87DE6" w:rsidRPr="00FD11C7" w:rsidRDefault="00A87DE6">
      <w:pPr>
        <w:pStyle w:val="TOC3"/>
        <w:rPr>
          <w:rFonts w:ascii="Calibri" w:hAnsi="Calibri"/>
          <w:i w:val="0"/>
          <w:sz w:val="22"/>
          <w:szCs w:val="22"/>
          <w:lang w:val="en-US"/>
        </w:rPr>
      </w:pPr>
      <w:hyperlink w:anchor="_Toc373484937" w:history="1">
        <w:r w:rsidRPr="00B6412B">
          <w:rPr>
            <w:rStyle w:val="Hyperlink"/>
            <w:lang w:val="en-US"/>
          </w:rPr>
          <w:t>1.5.7</w:t>
        </w:r>
        <w:r w:rsidRPr="00FD11C7">
          <w:rPr>
            <w:rFonts w:ascii="Calibri" w:hAnsi="Calibri"/>
            <w:i w:val="0"/>
            <w:sz w:val="22"/>
            <w:szCs w:val="22"/>
            <w:lang w:val="en-US"/>
          </w:rPr>
          <w:tab/>
        </w:r>
        <w:r w:rsidRPr="00B6412B">
          <w:rPr>
            <w:rStyle w:val="Hyperlink"/>
            <w:lang w:val="en-US"/>
          </w:rPr>
          <w:t>VIRTEL Batch return codes</w:t>
        </w:r>
        <w:r>
          <w:rPr>
            <w:webHidden/>
          </w:rPr>
          <w:tab/>
        </w:r>
        <w:r>
          <w:rPr>
            <w:webHidden/>
          </w:rPr>
          <w:fldChar w:fldCharType="begin"/>
        </w:r>
        <w:r>
          <w:rPr>
            <w:webHidden/>
          </w:rPr>
          <w:instrText xml:space="preserve"> PAGEREF _Toc373484937 \h </w:instrText>
        </w:r>
        <w:r>
          <w:rPr>
            <w:webHidden/>
          </w:rPr>
        </w:r>
        <w:r>
          <w:rPr>
            <w:webHidden/>
          </w:rPr>
          <w:fldChar w:fldCharType="separate"/>
        </w:r>
        <w:r>
          <w:rPr>
            <w:webHidden/>
          </w:rPr>
          <w:t>265</w:t>
        </w:r>
        <w:r>
          <w:rPr>
            <w:webHidden/>
          </w:rPr>
          <w:fldChar w:fldCharType="end"/>
        </w:r>
      </w:hyperlink>
    </w:p>
    <w:p w14:paraId="2B483C16" w14:textId="77777777" w:rsidR="00A87DE6" w:rsidRPr="00FD11C7" w:rsidRDefault="00A87DE6">
      <w:pPr>
        <w:pStyle w:val="TOC1"/>
        <w:rPr>
          <w:rFonts w:ascii="Calibri" w:hAnsi="Calibri"/>
          <w:b w:val="0"/>
          <w:caps w:val="0"/>
          <w:noProof/>
          <w:sz w:val="22"/>
          <w:szCs w:val="22"/>
          <w:lang w:val="en-US"/>
        </w:rPr>
      </w:pPr>
      <w:hyperlink w:anchor="_Toc373484938" w:history="1">
        <w:r w:rsidRPr="00B6412B">
          <w:rPr>
            <w:rStyle w:val="Hyperlink"/>
            <w:noProof/>
            <w:lang w:val="en-US"/>
          </w:rPr>
          <w:t>2</w:t>
        </w:r>
        <w:r w:rsidRPr="00FD11C7">
          <w:rPr>
            <w:rFonts w:ascii="Calibri" w:hAnsi="Calibri"/>
            <w:b w:val="0"/>
            <w:caps w:val="0"/>
            <w:noProof/>
            <w:sz w:val="22"/>
            <w:szCs w:val="22"/>
            <w:lang w:val="en-US"/>
          </w:rPr>
          <w:tab/>
        </w:r>
        <w:r w:rsidRPr="00B6412B">
          <w:rPr>
            <w:rStyle w:val="Hyperlink"/>
            <w:noProof/>
            <w:lang w:val="en-US"/>
          </w:rPr>
          <w:t>Outgoing Calls</w:t>
        </w:r>
        <w:r>
          <w:rPr>
            <w:noProof/>
            <w:webHidden/>
          </w:rPr>
          <w:tab/>
        </w:r>
        <w:r>
          <w:rPr>
            <w:noProof/>
            <w:webHidden/>
          </w:rPr>
          <w:fldChar w:fldCharType="begin"/>
        </w:r>
        <w:r>
          <w:rPr>
            <w:noProof/>
            <w:webHidden/>
          </w:rPr>
          <w:instrText xml:space="preserve"> PAGEREF _Toc373484938 \h </w:instrText>
        </w:r>
        <w:r>
          <w:rPr>
            <w:noProof/>
            <w:webHidden/>
          </w:rPr>
        </w:r>
        <w:r>
          <w:rPr>
            <w:noProof/>
            <w:webHidden/>
          </w:rPr>
          <w:fldChar w:fldCharType="separate"/>
        </w:r>
        <w:r>
          <w:rPr>
            <w:noProof/>
            <w:webHidden/>
          </w:rPr>
          <w:t>266</w:t>
        </w:r>
        <w:r>
          <w:rPr>
            <w:noProof/>
            <w:webHidden/>
          </w:rPr>
          <w:fldChar w:fldCharType="end"/>
        </w:r>
      </w:hyperlink>
    </w:p>
    <w:p w14:paraId="0D35DEE1" w14:textId="77777777" w:rsidR="00A87DE6" w:rsidRPr="00FD11C7" w:rsidRDefault="00A87DE6">
      <w:pPr>
        <w:pStyle w:val="TOC2"/>
        <w:rPr>
          <w:rFonts w:ascii="Calibri" w:hAnsi="Calibri"/>
          <w:smallCaps w:val="0"/>
          <w:sz w:val="22"/>
          <w:szCs w:val="22"/>
          <w:lang w:val="en-US"/>
        </w:rPr>
      </w:pPr>
      <w:hyperlink w:anchor="_Toc373484939" w:history="1">
        <w:r w:rsidRPr="00B6412B">
          <w:rPr>
            <w:rStyle w:val="Hyperlink"/>
            <w:lang w:val="en-US"/>
          </w:rPr>
          <w:t>2.1</w:t>
        </w:r>
        <w:r w:rsidRPr="00FD11C7">
          <w:rPr>
            <w:rFonts w:ascii="Calibri" w:hAnsi="Calibri"/>
            <w:smallCaps w:val="0"/>
            <w:sz w:val="22"/>
            <w:szCs w:val="22"/>
            <w:lang w:val="en-US"/>
          </w:rPr>
          <w:tab/>
        </w:r>
        <w:r w:rsidRPr="00B6412B">
          <w:rPr>
            <w:rStyle w:val="Hyperlink"/>
            <w:lang w:val="en-US"/>
          </w:rPr>
          <w:t>Outgoing E-mails</w:t>
        </w:r>
        <w:r>
          <w:rPr>
            <w:webHidden/>
          </w:rPr>
          <w:tab/>
        </w:r>
        <w:r>
          <w:rPr>
            <w:webHidden/>
          </w:rPr>
          <w:fldChar w:fldCharType="begin"/>
        </w:r>
        <w:r>
          <w:rPr>
            <w:webHidden/>
          </w:rPr>
          <w:instrText xml:space="preserve"> PAGEREF _Toc373484939 \h </w:instrText>
        </w:r>
        <w:r>
          <w:rPr>
            <w:webHidden/>
          </w:rPr>
        </w:r>
        <w:r>
          <w:rPr>
            <w:webHidden/>
          </w:rPr>
          <w:fldChar w:fldCharType="separate"/>
        </w:r>
        <w:r>
          <w:rPr>
            <w:webHidden/>
          </w:rPr>
          <w:t>266</w:t>
        </w:r>
        <w:r>
          <w:rPr>
            <w:webHidden/>
          </w:rPr>
          <w:fldChar w:fldCharType="end"/>
        </w:r>
      </w:hyperlink>
    </w:p>
    <w:p w14:paraId="66B40AC5" w14:textId="77777777" w:rsidR="00A87DE6" w:rsidRPr="00FD11C7" w:rsidRDefault="00A87DE6">
      <w:pPr>
        <w:pStyle w:val="TOC1"/>
        <w:rPr>
          <w:rFonts w:ascii="Calibri" w:hAnsi="Calibri"/>
          <w:b w:val="0"/>
          <w:caps w:val="0"/>
          <w:noProof/>
          <w:sz w:val="22"/>
          <w:szCs w:val="22"/>
          <w:lang w:val="en-US"/>
        </w:rPr>
      </w:pPr>
      <w:hyperlink w:anchor="_Toc373484940" w:history="1">
        <w:r w:rsidRPr="00B6412B">
          <w:rPr>
            <w:rStyle w:val="Hyperlink"/>
            <w:noProof/>
            <w:lang w:val="en-US"/>
          </w:rPr>
          <w:t>3</w:t>
        </w:r>
        <w:r w:rsidRPr="00FD11C7">
          <w:rPr>
            <w:rFonts w:ascii="Calibri" w:hAnsi="Calibri"/>
            <w:b w:val="0"/>
            <w:caps w:val="0"/>
            <w:noProof/>
            <w:sz w:val="22"/>
            <w:szCs w:val="22"/>
            <w:lang w:val="en-US"/>
          </w:rPr>
          <w:tab/>
        </w:r>
        <w:r w:rsidRPr="00B6412B">
          <w:rPr>
            <w:rStyle w:val="Hyperlink"/>
            <w:noProof/>
            <w:lang w:val="en-US"/>
          </w:rPr>
          <w:t>Programming Interfaces</w:t>
        </w:r>
        <w:r>
          <w:rPr>
            <w:noProof/>
            <w:webHidden/>
          </w:rPr>
          <w:tab/>
        </w:r>
        <w:r>
          <w:rPr>
            <w:noProof/>
            <w:webHidden/>
          </w:rPr>
          <w:fldChar w:fldCharType="begin"/>
        </w:r>
        <w:r>
          <w:rPr>
            <w:noProof/>
            <w:webHidden/>
          </w:rPr>
          <w:instrText xml:space="preserve"> PAGEREF _Toc373484940 \h </w:instrText>
        </w:r>
        <w:r>
          <w:rPr>
            <w:noProof/>
            <w:webHidden/>
          </w:rPr>
        </w:r>
        <w:r>
          <w:rPr>
            <w:noProof/>
            <w:webHidden/>
          </w:rPr>
          <w:fldChar w:fldCharType="separate"/>
        </w:r>
        <w:r>
          <w:rPr>
            <w:noProof/>
            <w:webHidden/>
          </w:rPr>
          <w:t>267</w:t>
        </w:r>
        <w:r>
          <w:rPr>
            <w:noProof/>
            <w:webHidden/>
          </w:rPr>
          <w:fldChar w:fldCharType="end"/>
        </w:r>
      </w:hyperlink>
    </w:p>
    <w:p w14:paraId="240E07C7" w14:textId="77777777" w:rsidR="00A87DE6" w:rsidRPr="00FD11C7" w:rsidRDefault="00A87DE6">
      <w:pPr>
        <w:pStyle w:val="TOC2"/>
        <w:rPr>
          <w:rFonts w:ascii="Calibri" w:hAnsi="Calibri"/>
          <w:smallCaps w:val="0"/>
          <w:sz w:val="22"/>
          <w:szCs w:val="22"/>
          <w:lang w:val="en-US"/>
        </w:rPr>
      </w:pPr>
      <w:hyperlink w:anchor="_Toc373484941" w:history="1">
        <w:r w:rsidRPr="00B6412B">
          <w:rPr>
            <w:rStyle w:val="Hyperlink"/>
            <w:lang w:val="en-US"/>
          </w:rPr>
          <w:t>3.1</w:t>
        </w:r>
        <w:r w:rsidRPr="00FD11C7">
          <w:rPr>
            <w:rFonts w:ascii="Calibri" w:hAnsi="Calibri"/>
            <w:smallCaps w:val="0"/>
            <w:sz w:val="22"/>
            <w:szCs w:val="22"/>
            <w:lang w:val="en-US"/>
          </w:rPr>
          <w:tab/>
        </w:r>
        <w:r w:rsidRPr="00B6412B">
          <w:rPr>
            <w:rStyle w:val="Hyperlink"/>
            <w:lang w:val="en-US"/>
          </w:rPr>
          <w:t>Introduction</w:t>
        </w:r>
        <w:r>
          <w:rPr>
            <w:webHidden/>
          </w:rPr>
          <w:tab/>
        </w:r>
        <w:r>
          <w:rPr>
            <w:webHidden/>
          </w:rPr>
          <w:fldChar w:fldCharType="begin"/>
        </w:r>
        <w:r>
          <w:rPr>
            <w:webHidden/>
          </w:rPr>
          <w:instrText xml:space="preserve"> PAGEREF _Toc373484941 \h </w:instrText>
        </w:r>
        <w:r>
          <w:rPr>
            <w:webHidden/>
          </w:rPr>
        </w:r>
        <w:r>
          <w:rPr>
            <w:webHidden/>
          </w:rPr>
          <w:fldChar w:fldCharType="separate"/>
        </w:r>
        <w:r>
          <w:rPr>
            <w:webHidden/>
          </w:rPr>
          <w:t>267</w:t>
        </w:r>
        <w:r>
          <w:rPr>
            <w:webHidden/>
          </w:rPr>
          <w:fldChar w:fldCharType="end"/>
        </w:r>
      </w:hyperlink>
    </w:p>
    <w:p w14:paraId="494D1976" w14:textId="77777777" w:rsidR="00A87DE6" w:rsidRPr="00FD11C7" w:rsidRDefault="00A87DE6">
      <w:pPr>
        <w:pStyle w:val="TOC3"/>
        <w:rPr>
          <w:rFonts w:ascii="Calibri" w:hAnsi="Calibri"/>
          <w:i w:val="0"/>
          <w:sz w:val="22"/>
          <w:szCs w:val="22"/>
          <w:lang w:val="en-US"/>
        </w:rPr>
      </w:pPr>
      <w:hyperlink w:anchor="_Toc373484942" w:history="1">
        <w:r w:rsidRPr="00B6412B">
          <w:rPr>
            <w:rStyle w:val="Hyperlink"/>
            <w:lang w:val="en-US"/>
          </w:rPr>
          <w:t>3.1.1</w:t>
        </w:r>
        <w:r w:rsidRPr="00FD11C7">
          <w:rPr>
            <w:rFonts w:ascii="Calibri" w:hAnsi="Calibri"/>
            <w:i w:val="0"/>
            <w:sz w:val="22"/>
            <w:szCs w:val="22"/>
            <w:lang w:val="en-US"/>
          </w:rPr>
          <w:tab/>
        </w:r>
        <w:r w:rsidRPr="00B6412B">
          <w:rPr>
            <w:rStyle w:val="Hyperlink"/>
            <w:lang w:val="en-US"/>
          </w:rPr>
          <w:t>Structured fields</w:t>
        </w:r>
        <w:r>
          <w:rPr>
            <w:webHidden/>
          </w:rPr>
          <w:tab/>
        </w:r>
        <w:r>
          <w:rPr>
            <w:webHidden/>
          </w:rPr>
          <w:fldChar w:fldCharType="begin"/>
        </w:r>
        <w:r>
          <w:rPr>
            <w:webHidden/>
          </w:rPr>
          <w:instrText xml:space="preserve"> PAGEREF _Toc373484942 \h </w:instrText>
        </w:r>
        <w:r>
          <w:rPr>
            <w:webHidden/>
          </w:rPr>
        </w:r>
        <w:r>
          <w:rPr>
            <w:webHidden/>
          </w:rPr>
          <w:fldChar w:fldCharType="separate"/>
        </w:r>
        <w:r>
          <w:rPr>
            <w:webHidden/>
          </w:rPr>
          <w:t>267</w:t>
        </w:r>
        <w:r>
          <w:rPr>
            <w:webHidden/>
          </w:rPr>
          <w:fldChar w:fldCharType="end"/>
        </w:r>
      </w:hyperlink>
    </w:p>
    <w:p w14:paraId="2DD6983D" w14:textId="77777777" w:rsidR="00A87DE6" w:rsidRPr="00FD11C7" w:rsidRDefault="00A87DE6">
      <w:pPr>
        <w:pStyle w:val="TOC3"/>
        <w:rPr>
          <w:rFonts w:ascii="Calibri" w:hAnsi="Calibri"/>
          <w:i w:val="0"/>
          <w:sz w:val="22"/>
          <w:szCs w:val="22"/>
          <w:lang w:val="en-US"/>
        </w:rPr>
      </w:pPr>
      <w:hyperlink w:anchor="_Toc373484943" w:history="1">
        <w:r w:rsidRPr="00B6412B">
          <w:rPr>
            <w:rStyle w:val="Hyperlink"/>
            <w:lang w:val="en-US"/>
          </w:rPr>
          <w:t>3.1.2</w:t>
        </w:r>
        <w:r w:rsidRPr="00FD11C7">
          <w:rPr>
            <w:rFonts w:ascii="Calibri" w:hAnsi="Calibri"/>
            <w:i w:val="0"/>
            <w:sz w:val="22"/>
            <w:szCs w:val="22"/>
            <w:lang w:val="en-US"/>
          </w:rPr>
          <w:tab/>
        </w:r>
        <w:r w:rsidRPr="00B6412B">
          <w:rPr>
            <w:rStyle w:val="Hyperlink"/>
            <w:lang w:val="en-US"/>
          </w:rPr>
          <w:t>How to determine if running under VIRTEL</w:t>
        </w:r>
        <w:r>
          <w:rPr>
            <w:webHidden/>
          </w:rPr>
          <w:tab/>
        </w:r>
        <w:r>
          <w:rPr>
            <w:webHidden/>
          </w:rPr>
          <w:fldChar w:fldCharType="begin"/>
        </w:r>
        <w:r>
          <w:rPr>
            <w:webHidden/>
          </w:rPr>
          <w:instrText xml:space="preserve"> PAGEREF _Toc373484943 \h </w:instrText>
        </w:r>
        <w:r>
          <w:rPr>
            <w:webHidden/>
          </w:rPr>
        </w:r>
        <w:r>
          <w:rPr>
            <w:webHidden/>
          </w:rPr>
          <w:fldChar w:fldCharType="separate"/>
        </w:r>
        <w:r>
          <w:rPr>
            <w:webHidden/>
          </w:rPr>
          <w:t>269</w:t>
        </w:r>
        <w:r>
          <w:rPr>
            <w:webHidden/>
          </w:rPr>
          <w:fldChar w:fldCharType="end"/>
        </w:r>
      </w:hyperlink>
    </w:p>
    <w:p w14:paraId="1C9B23DE" w14:textId="77777777" w:rsidR="00A87DE6" w:rsidRPr="00FD11C7" w:rsidRDefault="00A87DE6">
      <w:pPr>
        <w:pStyle w:val="TOC2"/>
        <w:rPr>
          <w:rFonts w:ascii="Calibri" w:hAnsi="Calibri"/>
          <w:smallCaps w:val="0"/>
          <w:sz w:val="22"/>
          <w:szCs w:val="22"/>
          <w:lang w:val="en-US"/>
        </w:rPr>
      </w:pPr>
      <w:hyperlink w:anchor="_Toc373484944" w:history="1">
        <w:r w:rsidRPr="00B6412B">
          <w:rPr>
            <w:rStyle w:val="Hyperlink"/>
            <w:lang w:val="en-US"/>
          </w:rPr>
          <w:t>3.2</w:t>
        </w:r>
        <w:r w:rsidRPr="00FD11C7">
          <w:rPr>
            <w:rFonts w:ascii="Calibri" w:hAnsi="Calibri"/>
            <w:smallCaps w:val="0"/>
            <w:sz w:val="22"/>
            <w:szCs w:val="22"/>
            <w:lang w:val="en-US"/>
          </w:rPr>
          <w:tab/>
        </w:r>
        <w:r w:rsidRPr="00B6412B">
          <w:rPr>
            <w:rStyle w:val="Hyperlink"/>
            <w:lang w:val="en-US"/>
          </w:rPr>
          <w:t>VIRTEL Web Integration</w:t>
        </w:r>
        <w:r>
          <w:rPr>
            <w:webHidden/>
          </w:rPr>
          <w:tab/>
        </w:r>
        <w:r>
          <w:rPr>
            <w:webHidden/>
          </w:rPr>
          <w:fldChar w:fldCharType="begin"/>
        </w:r>
        <w:r>
          <w:rPr>
            <w:webHidden/>
          </w:rPr>
          <w:instrText xml:space="preserve"> PAGEREF _Toc373484944 \h </w:instrText>
        </w:r>
        <w:r>
          <w:rPr>
            <w:webHidden/>
          </w:rPr>
        </w:r>
        <w:r>
          <w:rPr>
            <w:webHidden/>
          </w:rPr>
          <w:fldChar w:fldCharType="separate"/>
        </w:r>
        <w:r>
          <w:rPr>
            <w:webHidden/>
          </w:rPr>
          <w:t>272</w:t>
        </w:r>
        <w:r>
          <w:rPr>
            <w:webHidden/>
          </w:rPr>
          <w:fldChar w:fldCharType="end"/>
        </w:r>
      </w:hyperlink>
    </w:p>
    <w:p w14:paraId="06BBCEF9" w14:textId="77777777" w:rsidR="00A87DE6" w:rsidRPr="00FD11C7" w:rsidRDefault="00A87DE6">
      <w:pPr>
        <w:pStyle w:val="TOC3"/>
        <w:rPr>
          <w:rFonts w:ascii="Calibri" w:hAnsi="Calibri"/>
          <w:i w:val="0"/>
          <w:sz w:val="22"/>
          <w:szCs w:val="22"/>
          <w:lang w:val="en-US"/>
        </w:rPr>
      </w:pPr>
      <w:hyperlink w:anchor="_Toc373484945" w:history="1">
        <w:r w:rsidRPr="00B6412B">
          <w:rPr>
            <w:rStyle w:val="Hyperlink"/>
            <w:lang w:val="en-US"/>
          </w:rPr>
          <w:t>3.2.1</w:t>
        </w:r>
        <w:r w:rsidRPr="00FD11C7">
          <w:rPr>
            <w:rFonts w:ascii="Calibri" w:hAnsi="Calibri"/>
            <w:i w:val="0"/>
            <w:sz w:val="22"/>
            <w:szCs w:val="22"/>
            <w:lang w:val="en-US"/>
          </w:rPr>
          <w:tab/>
        </w:r>
        <w:r w:rsidRPr="00B6412B">
          <w:rPr>
            <w:rStyle w:val="Hyperlink"/>
            <w:lang w:val="en-US"/>
          </w:rPr>
          <w:t>FA88: Transmit large data message to application</w:t>
        </w:r>
        <w:r>
          <w:rPr>
            <w:webHidden/>
          </w:rPr>
          <w:tab/>
        </w:r>
        <w:r>
          <w:rPr>
            <w:webHidden/>
          </w:rPr>
          <w:fldChar w:fldCharType="begin"/>
        </w:r>
        <w:r>
          <w:rPr>
            <w:webHidden/>
          </w:rPr>
          <w:instrText xml:space="preserve"> PAGEREF _Toc373484945 \h </w:instrText>
        </w:r>
        <w:r>
          <w:rPr>
            <w:webHidden/>
          </w:rPr>
        </w:r>
        <w:r>
          <w:rPr>
            <w:webHidden/>
          </w:rPr>
          <w:fldChar w:fldCharType="separate"/>
        </w:r>
        <w:r>
          <w:rPr>
            <w:webHidden/>
          </w:rPr>
          <w:t>272</w:t>
        </w:r>
        <w:r>
          <w:rPr>
            <w:webHidden/>
          </w:rPr>
          <w:fldChar w:fldCharType="end"/>
        </w:r>
      </w:hyperlink>
    </w:p>
    <w:p w14:paraId="6DFFD955" w14:textId="77777777" w:rsidR="00A87DE6" w:rsidRPr="00FD11C7" w:rsidRDefault="00A87DE6">
      <w:pPr>
        <w:pStyle w:val="TOC3"/>
        <w:rPr>
          <w:rFonts w:ascii="Calibri" w:hAnsi="Calibri"/>
          <w:i w:val="0"/>
          <w:sz w:val="22"/>
          <w:szCs w:val="22"/>
          <w:lang w:val="en-US"/>
        </w:rPr>
      </w:pPr>
      <w:hyperlink w:anchor="_Toc373484946" w:history="1">
        <w:r w:rsidRPr="00B6412B">
          <w:rPr>
            <w:rStyle w:val="Hyperlink"/>
            <w:lang w:val="en-US"/>
          </w:rPr>
          <w:t>3.2.2</w:t>
        </w:r>
        <w:r w:rsidRPr="00FD11C7">
          <w:rPr>
            <w:rFonts w:ascii="Calibri" w:hAnsi="Calibri"/>
            <w:i w:val="0"/>
            <w:sz w:val="22"/>
            <w:szCs w:val="22"/>
            <w:lang w:val="en-US"/>
          </w:rPr>
          <w:tab/>
        </w:r>
        <w:r w:rsidRPr="00B6412B">
          <w:rPr>
            <w:rStyle w:val="Hyperlink"/>
            <w:lang w:val="en-US"/>
          </w:rPr>
          <w:t>FAC8: Selection of page template</w:t>
        </w:r>
        <w:r>
          <w:rPr>
            <w:webHidden/>
          </w:rPr>
          <w:tab/>
        </w:r>
        <w:r>
          <w:rPr>
            <w:webHidden/>
          </w:rPr>
          <w:fldChar w:fldCharType="begin"/>
        </w:r>
        <w:r>
          <w:rPr>
            <w:webHidden/>
          </w:rPr>
          <w:instrText xml:space="preserve"> PAGEREF _Toc373484946 \h </w:instrText>
        </w:r>
        <w:r>
          <w:rPr>
            <w:webHidden/>
          </w:rPr>
        </w:r>
        <w:r>
          <w:rPr>
            <w:webHidden/>
          </w:rPr>
          <w:fldChar w:fldCharType="separate"/>
        </w:r>
        <w:r>
          <w:rPr>
            <w:webHidden/>
          </w:rPr>
          <w:t>273</w:t>
        </w:r>
        <w:r>
          <w:rPr>
            <w:webHidden/>
          </w:rPr>
          <w:fldChar w:fldCharType="end"/>
        </w:r>
      </w:hyperlink>
    </w:p>
    <w:p w14:paraId="0B417889" w14:textId="77777777" w:rsidR="00A87DE6" w:rsidRPr="00FD11C7" w:rsidRDefault="00A87DE6">
      <w:pPr>
        <w:pStyle w:val="TOC3"/>
        <w:rPr>
          <w:rFonts w:ascii="Calibri" w:hAnsi="Calibri"/>
          <w:i w:val="0"/>
          <w:sz w:val="22"/>
          <w:szCs w:val="22"/>
          <w:lang w:val="en-US"/>
        </w:rPr>
      </w:pPr>
      <w:hyperlink w:anchor="_Toc373484947" w:history="1">
        <w:r w:rsidRPr="00B6412B">
          <w:rPr>
            <w:rStyle w:val="Hyperlink"/>
            <w:lang w:val="en-US"/>
          </w:rPr>
          <w:t>3.2.3</w:t>
        </w:r>
        <w:r w:rsidRPr="00FD11C7">
          <w:rPr>
            <w:rFonts w:ascii="Calibri" w:hAnsi="Calibri"/>
            <w:i w:val="0"/>
            <w:sz w:val="22"/>
            <w:szCs w:val="22"/>
            <w:lang w:val="en-US"/>
          </w:rPr>
          <w:tab/>
        </w:r>
        <w:r w:rsidRPr="00B6412B">
          <w:rPr>
            <w:rStyle w:val="Hyperlink"/>
            <w:lang w:val="en-US"/>
          </w:rPr>
          <w:t>FAE5, FAE6: Sending a table variable</w:t>
        </w:r>
        <w:r>
          <w:rPr>
            <w:webHidden/>
          </w:rPr>
          <w:tab/>
        </w:r>
        <w:r>
          <w:rPr>
            <w:webHidden/>
          </w:rPr>
          <w:fldChar w:fldCharType="begin"/>
        </w:r>
        <w:r>
          <w:rPr>
            <w:webHidden/>
          </w:rPr>
          <w:instrText xml:space="preserve"> PAGEREF _Toc373484947 \h </w:instrText>
        </w:r>
        <w:r>
          <w:rPr>
            <w:webHidden/>
          </w:rPr>
        </w:r>
        <w:r>
          <w:rPr>
            <w:webHidden/>
          </w:rPr>
          <w:fldChar w:fldCharType="separate"/>
        </w:r>
        <w:r>
          <w:rPr>
            <w:webHidden/>
          </w:rPr>
          <w:t>275</w:t>
        </w:r>
        <w:r>
          <w:rPr>
            <w:webHidden/>
          </w:rPr>
          <w:fldChar w:fldCharType="end"/>
        </w:r>
      </w:hyperlink>
    </w:p>
    <w:p w14:paraId="69B9CD8C" w14:textId="77777777" w:rsidR="00A87DE6" w:rsidRPr="00FD11C7" w:rsidRDefault="00A87DE6">
      <w:pPr>
        <w:pStyle w:val="TOC3"/>
        <w:rPr>
          <w:rFonts w:ascii="Calibri" w:hAnsi="Calibri"/>
          <w:i w:val="0"/>
          <w:sz w:val="22"/>
          <w:szCs w:val="22"/>
          <w:lang w:val="en-US"/>
        </w:rPr>
      </w:pPr>
      <w:hyperlink w:anchor="_Toc373484948" w:history="1">
        <w:r w:rsidRPr="00B6412B">
          <w:rPr>
            <w:rStyle w:val="Hyperlink"/>
            <w:lang w:val="en-US"/>
          </w:rPr>
          <w:t>3.2.4</w:t>
        </w:r>
        <w:r w:rsidRPr="00FD11C7">
          <w:rPr>
            <w:rFonts w:ascii="Calibri" w:hAnsi="Calibri"/>
            <w:i w:val="0"/>
            <w:sz w:val="22"/>
            <w:szCs w:val="22"/>
            <w:lang w:val="en-US"/>
          </w:rPr>
          <w:tab/>
        </w:r>
        <w:r w:rsidRPr="00B6412B">
          <w:rPr>
            <w:rStyle w:val="Hyperlink"/>
            <w:lang w:val="en-US"/>
          </w:rPr>
          <w:t>Call interfaces</w:t>
        </w:r>
        <w:r>
          <w:rPr>
            <w:webHidden/>
          </w:rPr>
          <w:tab/>
        </w:r>
        <w:r>
          <w:rPr>
            <w:webHidden/>
          </w:rPr>
          <w:fldChar w:fldCharType="begin"/>
        </w:r>
        <w:r>
          <w:rPr>
            <w:webHidden/>
          </w:rPr>
          <w:instrText xml:space="preserve"> PAGEREF _Toc373484948 \h </w:instrText>
        </w:r>
        <w:r>
          <w:rPr>
            <w:webHidden/>
          </w:rPr>
        </w:r>
        <w:r>
          <w:rPr>
            <w:webHidden/>
          </w:rPr>
          <w:fldChar w:fldCharType="separate"/>
        </w:r>
        <w:r>
          <w:rPr>
            <w:webHidden/>
          </w:rPr>
          <w:t>277</w:t>
        </w:r>
        <w:r>
          <w:rPr>
            <w:webHidden/>
          </w:rPr>
          <w:fldChar w:fldCharType="end"/>
        </w:r>
      </w:hyperlink>
    </w:p>
    <w:p w14:paraId="180F7364" w14:textId="77777777" w:rsidR="00A87DE6" w:rsidRPr="00FD11C7" w:rsidRDefault="00A87DE6">
      <w:pPr>
        <w:pStyle w:val="TOC3"/>
        <w:rPr>
          <w:rFonts w:ascii="Calibri" w:hAnsi="Calibri"/>
          <w:i w:val="0"/>
          <w:sz w:val="22"/>
          <w:szCs w:val="22"/>
          <w:lang w:val="en-US"/>
        </w:rPr>
      </w:pPr>
      <w:hyperlink w:anchor="_Toc373484949" w:history="1">
        <w:r w:rsidRPr="00B6412B">
          <w:rPr>
            <w:rStyle w:val="Hyperlink"/>
            <w:lang w:val="en-US"/>
          </w:rPr>
          <w:t>3.2.5</w:t>
        </w:r>
        <w:r w:rsidRPr="00FD11C7">
          <w:rPr>
            <w:rFonts w:ascii="Calibri" w:hAnsi="Calibri"/>
            <w:i w:val="0"/>
            <w:sz w:val="22"/>
            <w:szCs w:val="22"/>
            <w:lang w:val="en-US"/>
          </w:rPr>
          <w:tab/>
        </w:r>
        <w:r w:rsidRPr="00B6412B">
          <w:rPr>
            <w:rStyle w:val="Hyperlink"/>
            <w:lang w:val="en-US"/>
          </w:rPr>
          <w:t>HOST4WEB commands</w:t>
        </w:r>
        <w:r>
          <w:rPr>
            <w:webHidden/>
          </w:rPr>
          <w:tab/>
        </w:r>
        <w:r>
          <w:rPr>
            <w:webHidden/>
          </w:rPr>
          <w:fldChar w:fldCharType="begin"/>
        </w:r>
        <w:r>
          <w:rPr>
            <w:webHidden/>
          </w:rPr>
          <w:instrText xml:space="preserve"> PAGEREF _Toc373484949 \h </w:instrText>
        </w:r>
        <w:r>
          <w:rPr>
            <w:webHidden/>
          </w:rPr>
        </w:r>
        <w:r>
          <w:rPr>
            <w:webHidden/>
          </w:rPr>
          <w:fldChar w:fldCharType="separate"/>
        </w:r>
        <w:r>
          <w:rPr>
            <w:webHidden/>
          </w:rPr>
          <w:t>287</w:t>
        </w:r>
        <w:r>
          <w:rPr>
            <w:webHidden/>
          </w:rPr>
          <w:fldChar w:fldCharType="end"/>
        </w:r>
      </w:hyperlink>
    </w:p>
    <w:p w14:paraId="23CA7CA6" w14:textId="77777777" w:rsidR="00A87DE6" w:rsidRPr="00FD11C7" w:rsidRDefault="00A87DE6">
      <w:pPr>
        <w:pStyle w:val="TOC2"/>
        <w:rPr>
          <w:rFonts w:ascii="Calibri" w:hAnsi="Calibri"/>
          <w:smallCaps w:val="0"/>
          <w:sz w:val="22"/>
          <w:szCs w:val="22"/>
          <w:lang w:val="en-US"/>
        </w:rPr>
      </w:pPr>
      <w:hyperlink w:anchor="_Toc373484950" w:history="1">
        <w:r w:rsidRPr="00B6412B">
          <w:rPr>
            <w:rStyle w:val="Hyperlink"/>
            <w:lang w:val="en-US"/>
          </w:rPr>
          <w:t>3.3</w:t>
        </w:r>
        <w:r w:rsidRPr="00FD11C7">
          <w:rPr>
            <w:rFonts w:ascii="Calibri" w:hAnsi="Calibri"/>
            <w:smallCaps w:val="0"/>
            <w:sz w:val="22"/>
            <w:szCs w:val="22"/>
            <w:lang w:val="en-US"/>
          </w:rPr>
          <w:tab/>
        </w:r>
        <w:r w:rsidRPr="00B6412B">
          <w:rPr>
            <w:rStyle w:val="Hyperlink"/>
            <w:lang w:val="en-US"/>
          </w:rPr>
          <w:t>E-mail</w:t>
        </w:r>
        <w:r>
          <w:rPr>
            <w:webHidden/>
          </w:rPr>
          <w:tab/>
        </w:r>
        <w:r>
          <w:rPr>
            <w:webHidden/>
          </w:rPr>
          <w:fldChar w:fldCharType="begin"/>
        </w:r>
        <w:r>
          <w:rPr>
            <w:webHidden/>
          </w:rPr>
          <w:instrText xml:space="preserve"> PAGEREF _Toc373484950 \h </w:instrText>
        </w:r>
        <w:r>
          <w:rPr>
            <w:webHidden/>
          </w:rPr>
        </w:r>
        <w:r>
          <w:rPr>
            <w:webHidden/>
          </w:rPr>
          <w:fldChar w:fldCharType="separate"/>
        </w:r>
        <w:r>
          <w:rPr>
            <w:webHidden/>
          </w:rPr>
          <w:t>290</w:t>
        </w:r>
        <w:r>
          <w:rPr>
            <w:webHidden/>
          </w:rPr>
          <w:fldChar w:fldCharType="end"/>
        </w:r>
      </w:hyperlink>
    </w:p>
    <w:p w14:paraId="2A1CC46C" w14:textId="77777777" w:rsidR="00A87DE6" w:rsidRPr="00FD11C7" w:rsidRDefault="00A87DE6">
      <w:pPr>
        <w:pStyle w:val="TOC3"/>
        <w:rPr>
          <w:rFonts w:ascii="Calibri" w:hAnsi="Calibri"/>
          <w:i w:val="0"/>
          <w:sz w:val="22"/>
          <w:szCs w:val="22"/>
          <w:lang w:val="en-US"/>
        </w:rPr>
      </w:pPr>
      <w:hyperlink w:anchor="_Toc373484951" w:history="1">
        <w:r w:rsidRPr="00B6412B">
          <w:rPr>
            <w:rStyle w:val="Hyperlink"/>
            <w:lang w:val="en-US"/>
          </w:rPr>
          <w:t>3.3.1</w:t>
        </w:r>
        <w:r w:rsidRPr="00FD11C7">
          <w:rPr>
            <w:rFonts w:ascii="Calibri" w:hAnsi="Calibri"/>
            <w:i w:val="0"/>
            <w:sz w:val="22"/>
            <w:szCs w:val="22"/>
            <w:lang w:val="en-US"/>
          </w:rPr>
          <w:tab/>
        </w:r>
        <w:r w:rsidRPr="00B6412B">
          <w:rPr>
            <w:rStyle w:val="Hyperlink"/>
            <w:lang w:val="en-US"/>
          </w:rPr>
          <w:t>FAC8: Retrieve data from an e-mail</w:t>
        </w:r>
        <w:r>
          <w:rPr>
            <w:webHidden/>
          </w:rPr>
          <w:tab/>
        </w:r>
        <w:r>
          <w:rPr>
            <w:webHidden/>
          </w:rPr>
          <w:fldChar w:fldCharType="begin"/>
        </w:r>
        <w:r>
          <w:rPr>
            <w:webHidden/>
          </w:rPr>
          <w:instrText xml:space="preserve"> PAGEREF _Toc373484951 \h </w:instrText>
        </w:r>
        <w:r>
          <w:rPr>
            <w:webHidden/>
          </w:rPr>
        </w:r>
        <w:r>
          <w:rPr>
            <w:webHidden/>
          </w:rPr>
          <w:fldChar w:fldCharType="separate"/>
        </w:r>
        <w:r>
          <w:rPr>
            <w:webHidden/>
          </w:rPr>
          <w:t>290</w:t>
        </w:r>
        <w:r>
          <w:rPr>
            <w:webHidden/>
          </w:rPr>
          <w:fldChar w:fldCharType="end"/>
        </w:r>
      </w:hyperlink>
    </w:p>
    <w:p w14:paraId="2CA82E17" w14:textId="77777777" w:rsidR="00A87DE6" w:rsidRPr="00FD11C7" w:rsidRDefault="00A87DE6">
      <w:pPr>
        <w:pStyle w:val="TOC3"/>
        <w:rPr>
          <w:rFonts w:ascii="Calibri" w:hAnsi="Calibri"/>
          <w:i w:val="0"/>
          <w:sz w:val="22"/>
          <w:szCs w:val="22"/>
          <w:lang w:val="en-US"/>
        </w:rPr>
      </w:pPr>
      <w:hyperlink w:anchor="_Toc373484952" w:history="1">
        <w:r w:rsidRPr="00B6412B">
          <w:rPr>
            <w:rStyle w:val="Hyperlink"/>
            <w:lang w:val="en-US"/>
          </w:rPr>
          <w:t>3.3.2</w:t>
        </w:r>
        <w:r w:rsidRPr="00FD11C7">
          <w:rPr>
            <w:rFonts w:ascii="Calibri" w:hAnsi="Calibri"/>
            <w:i w:val="0"/>
            <w:sz w:val="22"/>
            <w:szCs w:val="22"/>
            <w:lang w:val="en-US"/>
          </w:rPr>
          <w:tab/>
        </w:r>
        <w:r w:rsidRPr="00B6412B">
          <w:rPr>
            <w:rStyle w:val="Hyperlink"/>
            <w:lang w:val="en-US"/>
          </w:rPr>
          <w:t>FAD4: Sending an e-mail from a host application</w:t>
        </w:r>
        <w:r>
          <w:rPr>
            <w:webHidden/>
          </w:rPr>
          <w:tab/>
        </w:r>
        <w:r>
          <w:rPr>
            <w:webHidden/>
          </w:rPr>
          <w:fldChar w:fldCharType="begin"/>
        </w:r>
        <w:r>
          <w:rPr>
            <w:webHidden/>
          </w:rPr>
          <w:instrText xml:space="preserve"> PAGEREF _Toc373484952 \h </w:instrText>
        </w:r>
        <w:r>
          <w:rPr>
            <w:webHidden/>
          </w:rPr>
        </w:r>
        <w:r>
          <w:rPr>
            <w:webHidden/>
          </w:rPr>
          <w:fldChar w:fldCharType="separate"/>
        </w:r>
        <w:r>
          <w:rPr>
            <w:webHidden/>
          </w:rPr>
          <w:t>294</w:t>
        </w:r>
        <w:r>
          <w:rPr>
            <w:webHidden/>
          </w:rPr>
          <w:fldChar w:fldCharType="end"/>
        </w:r>
      </w:hyperlink>
    </w:p>
    <w:p w14:paraId="4AFCED70" w14:textId="77777777" w:rsidR="00A87DE6" w:rsidRPr="00FD11C7" w:rsidRDefault="00A87DE6">
      <w:pPr>
        <w:pStyle w:val="TOC1"/>
        <w:rPr>
          <w:rFonts w:ascii="Calibri" w:hAnsi="Calibri"/>
          <w:b w:val="0"/>
          <w:caps w:val="0"/>
          <w:noProof/>
          <w:sz w:val="22"/>
          <w:szCs w:val="22"/>
          <w:lang w:val="en-US"/>
        </w:rPr>
      </w:pPr>
      <w:hyperlink w:anchor="_Toc373484953" w:history="1">
        <w:r w:rsidRPr="00B6412B">
          <w:rPr>
            <w:rStyle w:val="Hyperlink"/>
            <w:noProof/>
            <w:lang w:val="en-US"/>
          </w:rPr>
          <w:t>4</w:t>
        </w:r>
        <w:r w:rsidRPr="00FD11C7">
          <w:rPr>
            <w:rFonts w:ascii="Calibri" w:hAnsi="Calibri"/>
            <w:b w:val="0"/>
            <w:caps w:val="0"/>
            <w:noProof/>
            <w:sz w:val="22"/>
            <w:szCs w:val="22"/>
            <w:lang w:val="en-US"/>
          </w:rPr>
          <w:tab/>
        </w:r>
        <w:r w:rsidRPr="00B6412B">
          <w:rPr>
            <w:rStyle w:val="Hyperlink"/>
            <w:noProof/>
            <w:lang w:val="en-US"/>
          </w:rPr>
          <w:t>Security</w:t>
        </w:r>
        <w:r>
          <w:rPr>
            <w:noProof/>
            <w:webHidden/>
          </w:rPr>
          <w:tab/>
        </w:r>
        <w:r>
          <w:rPr>
            <w:noProof/>
            <w:webHidden/>
          </w:rPr>
          <w:fldChar w:fldCharType="begin"/>
        </w:r>
        <w:r>
          <w:rPr>
            <w:noProof/>
            <w:webHidden/>
          </w:rPr>
          <w:instrText xml:space="preserve"> PAGEREF _Toc373484953 \h </w:instrText>
        </w:r>
        <w:r>
          <w:rPr>
            <w:noProof/>
            <w:webHidden/>
          </w:rPr>
        </w:r>
        <w:r>
          <w:rPr>
            <w:noProof/>
            <w:webHidden/>
          </w:rPr>
          <w:fldChar w:fldCharType="separate"/>
        </w:r>
        <w:r>
          <w:rPr>
            <w:noProof/>
            <w:webHidden/>
          </w:rPr>
          <w:t>297</w:t>
        </w:r>
        <w:r>
          <w:rPr>
            <w:noProof/>
            <w:webHidden/>
          </w:rPr>
          <w:fldChar w:fldCharType="end"/>
        </w:r>
      </w:hyperlink>
    </w:p>
    <w:p w14:paraId="642DCDA8" w14:textId="77777777" w:rsidR="00A87DE6" w:rsidRPr="00FD11C7" w:rsidRDefault="00A87DE6">
      <w:pPr>
        <w:pStyle w:val="TOC2"/>
        <w:rPr>
          <w:rFonts w:ascii="Calibri" w:hAnsi="Calibri"/>
          <w:smallCaps w:val="0"/>
          <w:sz w:val="22"/>
          <w:szCs w:val="22"/>
          <w:lang w:val="en-US"/>
        </w:rPr>
      </w:pPr>
      <w:hyperlink w:anchor="_Toc373484954" w:history="1">
        <w:r w:rsidRPr="00B6412B">
          <w:rPr>
            <w:rStyle w:val="Hyperlink"/>
            <w:lang w:val="en-US"/>
          </w:rPr>
          <w:t>4.1</w:t>
        </w:r>
        <w:r w:rsidRPr="00FD11C7">
          <w:rPr>
            <w:rFonts w:ascii="Calibri" w:hAnsi="Calibri"/>
            <w:smallCaps w:val="0"/>
            <w:sz w:val="22"/>
            <w:szCs w:val="22"/>
            <w:lang w:val="en-US"/>
          </w:rPr>
          <w:tab/>
        </w:r>
        <w:r w:rsidRPr="00B6412B">
          <w:rPr>
            <w:rStyle w:val="Hyperlink"/>
            <w:lang w:val="en-US"/>
          </w:rPr>
          <w:t>VIRTEL Web Access Security</w:t>
        </w:r>
        <w:r>
          <w:rPr>
            <w:webHidden/>
          </w:rPr>
          <w:tab/>
        </w:r>
        <w:r>
          <w:rPr>
            <w:webHidden/>
          </w:rPr>
          <w:fldChar w:fldCharType="begin"/>
        </w:r>
        <w:r>
          <w:rPr>
            <w:webHidden/>
          </w:rPr>
          <w:instrText xml:space="preserve"> PAGEREF _Toc373484954 \h </w:instrText>
        </w:r>
        <w:r>
          <w:rPr>
            <w:webHidden/>
          </w:rPr>
        </w:r>
        <w:r>
          <w:rPr>
            <w:webHidden/>
          </w:rPr>
          <w:fldChar w:fldCharType="separate"/>
        </w:r>
        <w:r>
          <w:rPr>
            <w:webHidden/>
          </w:rPr>
          <w:t>297</w:t>
        </w:r>
        <w:r>
          <w:rPr>
            <w:webHidden/>
          </w:rPr>
          <w:fldChar w:fldCharType="end"/>
        </w:r>
      </w:hyperlink>
    </w:p>
    <w:p w14:paraId="4C379C6B" w14:textId="77777777" w:rsidR="00A87DE6" w:rsidRPr="00FD11C7" w:rsidRDefault="00A87DE6">
      <w:pPr>
        <w:pStyle w:val="TOC3"/>
        <w:rPr>
          <w:rFonts w:ascii="Calibri" w:hAnsi="Calibri"/>
          <w:i w:val="0"/>
          <w:sz w:val="22"/>
          <w:szCs w:val="22"/>
          <w:lang w:val="en-US"/>
        </w:rPr>
      </w:pPr>
      <w:hyperlink w:anchor="_Toc373484955" w:history="1">
        <w:r w:rsidRPr="00B6412B">
          <w:rPr>
            <w:rStyle w:val="Hyperlink"/>
            <w:lang w:val="en-US"/>
          </w:rPr>
          <w:t>4.1.1</w:t>
        </w:r>
        <w:r w:rsidRPr="00FD11C7">
          <w:rPr>
            <w:rFonts w:ascii="Calibri" w:hAnsi="Calibri"/>
            <w:i w:val="0"/>
            <w:sz w:val="22"/>
            <w:szCs w:val="22"/>
            <w:lang w:val="en-US"/>
          </w:rPr>
          <w:tab/>
        </w:r>
        <w:r w:rsidRPr="00B6412B">
          <w:rPr>
            <w:rStyle w:val="Hyperlink"/>
            <w:lang w:val="en-US"/>
          </w:rPr>
          <w:t>Introduction</w:t>
        </w:r>
        <w:r>
          <w:rPr>
            <w:webHidden/>
          </w:rPr>
          <w:tab/>
        </w:r>
        <w:r>
          <w:rPr>
            <w:webHidden/>
          </w:rPr>
          <w:fldChar w:fldCharType="begin"/>
        </w:r>
        <w:r>
          <w:rPr>
            <w:webHidden/>
          </w:rPr>
          <w:instrText xml:space="preserve"> PAGEREF _Toc373484955 \h </w:instrText>
        </w:r>
        <w:r>
          <w:rPr>
            <w:webHidden/>
          </w:rPr>
        </w:r>
        <w:r>
          <w:rPr>
            <w:webHidden/>
          </w:rPr>
          <w:fldChar w:fldCharType="separate"/>
        </w:r>
        <w:r>
          <w:rPr>
            <w:webHidden/>
          </w:rPr>
          <w:t>297</w:t>
        </w:r>
        <w:r>
          <w:rPr>
            <w:webHidden/>
          </w:rPr>
          <w:fldChar w:fldCharType="end"/>
        </w:r>
      </w:hyperlink>
    </w:p>
    <w:p w14:paraId="0C788E6A" w14:textId="77777777" w:rsidR="00A87DE6" w:rsidRPr="00FD11C7" w:rsidRDefault="00A87DE6">
      <w:pPr>
        <w:pStyle w:val="TOC3"/>
        <w:rPr>
          <w:rFonts w:ascii="Calibri" w:hAnsi="Calibri"/>
          <w:i w:val="0"/>
          <w:sz w:val="22"/>
          <w:szCs w:val="22"/>
          <w:lang w:val="en-US"/>
        </w:rPr>
      </w:pPr>
      <w:hyperlink w:anchor="_Toc373484956" w:history="1">
        <w:r w:rsidRPr="00B6412B">
          <w:rPr>
            <w:rStyle w:val="Hyperlink"/>
            <w:lang w:val="en-US"/>
          </w:rPr>
          <w:t>4.1.2</w:t>
        </w:r>
        <w:r w:rsidRPr="00FD11C7">
          <w:rPr>
            <w:rFonts w:ascii="Calibri" w:hAnsi="Calibri"/>
            <w:i w:val="0"/>
            <w:sz w:val="22"/>
            <w:szCs w:val="22"/>
            <w:lang w:val="en-US"/>
          </w:rPr>
          <w:tab/>
        </w:r>
        <w:r w:rsidRPr="00B6412B">
          <w:rPr>
            <w:rStyle w:val="Hyperlink"/>
            <w:lang w:val="en-US"/>
          </w:rPr>
          <w:t>Technical characteristics</w:t>
        </w:r>
        <w:r>
          <w:rPr>
            <w:webHidden/>
          </w:rPr>
          <w:tab/>
        </w:r>
        <w:r>
          <w:rPr>
            <w:webHidden/>
          </w:rPr>
          <w:fldChar w:fldCharType="begin"/>
        </w:r>
        <w:r>
          <w:rPr>
            <w:webHidden/>
          </w:rPr>
          <w:instrText xml:space="preserve"> PAGEREF _Toc373484956 \h </w:instrText>
        </w:r>
        <w:r>
          <w:rPr>
            <w:webHidden/>
          </w:rPr>
        </w:r>
        <w:r>
          <w:rPr>
            <w:webHidden/>
          </w:rPr>
          <w:fldChar w:fldCharType="separate"/>
        </w:r>
        <w:r>
          <w:rPr>
            <w:webHidden/>
          </w:rPr>
          <w:t>297</w:t>
        </w:r>
        <w:r>
          <w:rPr>
            <w:webHidden/>
          </w:rPr>
          <w:fldChar w:fldCharType="end"/>
        </w:r>
      </w:hyperlink>
    </w:p>
    <w:p w14:paraId="07FC2E4F" w14:textId="77777777" w:rsidR="00A87DE6" w:rsidRPr="00FD11C7" w:rsidRDefault="00A87DE6">
      <w:pPr>
        <w:pStyle w:val="TOC1"/>
        <w:rPr>
          <w:rFonts w:ascii="Calibri" w:hAnsi="Calibri"/>
          <w:b w:val="0"/>
          <w:caps w:val="0"/>
          <w:noProof/>
          <w:sz w:val="22"/>
          <w:szCs w:val="22"/>
          <w:lang w:val="en-US"/>
        </w:rPr>
      </w:pPr>
      <w:hyperlink w:anchor="_Toc373484957" w:history="1">
        <w:r w:rsidRPr="00B6412B">
          <w:rPr>
            <w:rStyle w:val="Hyperlink"/>
            <w:noProof/>
            <w:lang w:val="en-US"/>
          </w:rPr>
          <w:t>5</w:t>
        </w:r>
        <w:r w:rsidRPr="00FD11C7">
          <w:rPr>
            <w:rFonts w:ascii="Calibri" w:hAnsi="Calibri"/>
            <w:b w:val="0"/>
            <w:caps w:val="0"/>
            <w:noProof/>
            <w:sz w:val="22"/>
            <w:szCs w:val="22"/>
            <w:lang w:val="en-US"/>
          </w:rPr>
          <w:tab/>
        </w:r>
        <w:r w:rsidRPr="00B6412B">
          <w:rPr>
            <w:rStyle w:val="Hyperlink"/>
            <w:noProof/>
            <w:lang w:val="en-US"/>
          </w:rPr>
          <w:t>HOWTO information</w:t>
        </w:r>
        <w:r>
          <w:rPr>
            <w:noProof/>
            <w:webHidden/>
          </w:rPr>
          <w:tab/>
        </w:r>
        <w:r>
          <w:rPr>
            <w:noProof/>
            <w:webHidden/>
          </w:rPr>
          <w:fldChar w:fldCharType="begin"/>
        </w:r>
        <w:r>
          <w:rPr>
            <w:noProof/>
            <w:webHidden/>
          </w:rPr>
          <w:instrText xml:space="preserve"> PAGEREF _Toc373484957 \h </w:instrText>
        </w:r>
        <w:r>
          <w:rPr>
            <w:noProof/>
            <w:webHidden/>
          </w:rPr>
        </w:r>
        <w:r>
          <w:rPr>
            <w:noProof/>
            <w:webHidden/>
          </w:rPr>
          <w:fldChar w:fldCharType="separate"/>
        </w:r>
        <w:r>
          <w:rPr>
            <w:noProof/>
            <w:webHidden/>
          </w:rPr>
          <w:t>304</w:t>
        </w:r>
        <w:r>
          <w:rPr>
            <w:noProof/>
            <w:webHidden/>
          </w:rPr>
          <w:fldChar w:fldCharType="end"/>
        </w:r>
      </w:hyperlink>
    </w:p>
    <w:p w14:paraId="70895035" w14:textId="77777777" w:rsidR="00A87DE6" w:rsidRPr="00FD11C7" w:rsidRDefault="00A87DE6">
      <w:pPr>
        <w:pStyle w:val="TOC2"/>
        <w:rPr>
          <w:rFonts w:ascii="Calibri" w:hAnsi="Calibri"/>
          <w:smallCaps w:val="0"/>
          <w:sz w:val="22"/>
          <w:szCs w:val="22"/>
          <w:lang w:val="en-US"/>
        </w:rPr>
      </w:pPr>
      <w:hyperlink w:anchor="_Toc373484958" w:history="1">
        <w:r w:rsidRPr="00B6412B">
          <w:rPr>
            <w:rStyle w:val="Hyperlink"/>
            <w:lang w:val="en-US"/>
          </w:rPr>
          <w:t>5.1</w:t>
        </w:r>
        <w:r w:rsidRPr="00FD11C7">
          <w:rPr>
            <w:rFonts w:ascii="Calibri" w:hAnsi="Calibri"/>
            <w:smallCaps w:val="0"/>
            <w:sz w:val="22"/>
            <w:szCs w:val="22"/>
            <w:lang w:val="en-US"/>
          </w:rPr>
          <w:tab/>
        </w:r>
        <w:r w:rsidRPr="00B6412B">
          <w:rPr>
            <w:rStyle w:val="Hyperlink"/>
            <w:lang w:val="en-US"/>
          </w:rPr>
          <w:t>Web Access HOWTO</w:t>
        </w:r>
        <w:r>
          <w:rPr>
            <w:webHidden/>
          </w:rPr>
          <w:tab/>
        </w:r>
        <w:r>
          <w:rPr>
            <w:webHidden/>
          </w:rPr>
          <w:fldChar w:fldCharType="begin"/>
        </w:r>
        <w:r>
          <w:rPr>
            <w:webHidden/>
          </w:rPr>
          <w:instrText xml:space="preserve"> PAGEREF _Toc373484958 \h </w:instrText>
        </w:r>
        <w:r>
          <w:rPr>
            <w:webHidden/>
          </w:rPr>
        </w:r>
        <w:r>
          <w:rPr>
            <w:webHidden/>
          </w:rPr>
          <w:fldChar w:fldCharType="separate"/>
        </w:r>
        <w:r>
          <w:rPr>
            <w:webHidden/>
          </w:rPr>
          <w:t>304</w:t>
        </w:r>
        <w:r>
          <w:rPr>
            <w:webHidden/>
          </w:rPr>
          <w:fldChar w:fldCharType="end"/>
        </w:r>
      </w:hyperlink>
    </w:p>
    <w:p w14:paraId="5ED6F458" w14:textId="77777777" w:rsidR="00A87DE6" w:rsidRPr="00FD11C7" w:rsidRDefault="00A87DE6">
      <w:pPr>
        <w:pStyle w:val="TOC3"/>
        <w:rPr>
          <w:rFonts w:ascii="Calibri" w:hAnsi="Calibri"/>
          <w:i w:val="0"/>
          <w:sz w:val="22"/>
          <w:szCs w:val="22"/>
          <w:lang w:val="en-US"/>
        </w:rPr>
      </w:pPr>
      <w:hyperlink w:anchor="_Toc373484959" w:history="1">
        <w:r w:rsidRPr="00B6412B">
          <w:rPr>
            <w:rStyle w:val="Hyperlink"/>
            <w:lang w:val="en-US"/>
          </w:rPr>
          <w:t>5.1.1</w:t>
        </w:r>
        <w:r w:rsidRPr="00FD11C7">
          <w:rPr>
            <w:rFonts w:ascii="Calibri" w:hAnsi="Calibri"/>
            <w:i w:val="0"/>
            <w:sz w:val="22"/>
            <w:szCs w:val="22"/>
            <w:lang w:val="en-US"/>
          </w:rPr>
          <w:tab/>
        </w:r>
        <w:r w:rsidRPr="00B6412B">
          <w:rPr>
            <w:rStyle w:val="Hyperlink"/>
            <w:lang w:val="en-US"/>
          </w:rPr>
          <w:t>How to use different screen sizes</w:t>
        </w:r>
        <w:r>
          <w:rPr>
            <w:webHidden/>
          </w:rPr>
          <w:tab/>
        </w:r>
        <w:r>
          <w:rPr>
            <w:webHidden/>
          </w:rPr>
          <w:fldChar w:fldCharType="begin"/>
        </w:r>
        <w:r>
          <w:rPr>
            <w:webHidden/>
          </w:rPr>
          <w:instrText xml:space="preserve"> PAGEREF _Toc373484959 \h </w:instrText>
        </w:r>
        <w:r>
          <w:rPr>
            <w:webHidden/>
          </w:rPr>
        </w:r>
        <w:r>
          <w:rPr>
            <w:webHidden/>
          </w:rPr>
          <w:fldChar w:fldCharType="separate"/>
        </w:r>
        <w:r>
          <w:rPr>
            <w:webHidden/>
          </w:rPr>
          <w:t>304</w:t>
        </w:r>
        <w:r>
          <w:rPr>
            <w:webHidden/>
          </w:rPr>
          <w:fldChar w:fldCharType="end"/>
        </w:r>
      </w:hyperlink>
    </w:p>
    <w:p w14:paraId="7768ADCE" w14:textId="77777777" w:rsidR="00A87DE6" w:rsidRPr="00FD11C7" w:rsidRDefault="00A87DE6">
      <w:pPr>
        <w:pStyle w:val="TOC3"/>
        <w:rPr>
          <w:rFonts w:ascii="Calibri" w:hAnsi="Calibri"/>
          <w:i w:val="0"/>
          <w:sz w:val="22"/>
          <w:szCs w:val="22"/>
          <w:lang w:val="en-US"/>
        </w:rPr>
      </w:pPr>
      <w:hyperlink w:anchor="_Toc373484960" w:history="1">
        <w:r w:rsidRPr="00B6412B">
          <w:rPr>
            <w:rStyle w:val="Hyperlink"/>
            <w:lang w:val="en-US"/>
          </w:rPr>
          <w:t>5.1.2</w:t>
        </w:r>
        <w:r w:rsidRPr="00FD11C7">
          <w:rPr>
            <w:rFonts w:ascii="Calibri" w:hAnsi="Calibri"/>
            <w:i w:val="0"/>
            <w:sz w:val="22"/>
            <w:szCs w:val="22"/>
            <w:lang w:val="en-US"/>
          </w:rPr>
          <w:tab/>
        </w:r>
        <w:r w:rsidRPr="00B6412B">
          <w:rPr>
            <w:rStyle w:val="Hyperlink"/>
            <w:lang w:val="en-US"/>
          </w:rPr>
          <w:t>How to override the codepage by URL parameter</w:t>
        </w:r>
        <w:r>
          <w:rPr>
            <w:webHidden/>
          </w:rPr>
          <w:tab/>
        </w:r>
        <w:r>
          <w:rPr>
            <w:webHidden/>
          </w:rPr>
          <w:fldChar w:fldCharType="begin"/>
        </w:r>
        <w:r>
          <w:rPr>
            <w:webHidden/>
          </w:rPr>
          <w:instrText xml:space="preserve"> PAGEREF _Toc373484960 \h </w:instrText>
        </w:r>
        <w:r>
          <w:rPr>
            <w:webHidden/>
          </w:rPr>
        </w:r>
        <w:r>
          <w:rPr>
            <w:webHidden/>
          </w:rPr>
          <w:fldChar w:fldCharType="separate"/>
        </w:r>
        <w:r>
          <w:rPr>
            <w:webHidden/>
          </w:rPr>
          <w:t>307</w:t>
        </w:r>
        <w:r>
          <w:rPr>
            <w:webHidden/>
          </w:rPr>
          <w:fldChar w:fldCharType="end"/>
        </w:r>
      </w:hyperlink>
    </w:p>
    <w:p w14:paraId="05E0AFE0" w14:textId="77777777" w:rsidR="00A87DE6" w:rsidRPr="00FD11C7" w:rsidRDefault="00A87DE6">
      <w:pPr>
        <w:pStyle w:val="TOC3"/>
        <w:rPr>
          <w:rFonts w:ascii="Calibri" w:hAnsi="Calibri"/>
          <w:i w:val="0"/>
          <w:sz w:val="22"/>
          <w:szCs w:val="22"/>
          <w:lang w:val="en-US"/>
        </w:rPr>
      </w:pPr>
      <w:hyperlink w:anchor="_Toc373484961" w:history="1">
        <w:r w:rsidRPr="00B6412B">
          <w:rPr>
            <w:rStyle w:val="Hyperlink"/>
            <w:lang w:val="en-US"/>
          </w:rPr>
          <w:t>5.1.3</w:t>
        </w:r>
        <w:r w:rsidRPr="00FD11C7">
          <w:rPr>
            <w:rFonts w:ascii="Calibri" w:hAnsi="Calibri"/>
            <w:i w:val="0"/>
            <w:sz w:val="22"/>
            <w:szCs w:val="22"/>
            <w:lang w:val="en-US"/>
          </w:rPr>
          <w:tab/>
        </w:r>
        <w:r w:rsidRPr="00B6412B">
          <w:rPr>
            <w:rStyle w:val="Hyperlink"/>
            <w:lang w:val="en-US"/>
          </w:rPr>
          <w:t>How to handle host session termination</w:t>
        </w:r>
        <w:r>
          <w:rPr>
            <w:webHidden/>
          </w:rPr>
          <w:tab/>
        </w:r>
        <w:r>
          <w:rPr>
            <w:webHidden/>
          </w:rPr>
          <w:fldChar w:fldCharType="begin"/>
        </w:r>
        <w:r>
          <w:rPr>
            <w:webHidden/>
          </w:rPr>
          <w:instrText xml:space="preserve"> PAGEREF _Toc373484961 \h </w:instrText>
        </w:r>
        <w:r>
          <w:rPr>
            <w:webHidden/>
          </w:rPr>
        </w:r>
        <w:r>
          <w:rPr>
            <w:webHidden/>
          </w:rPr>
          <w:fldChar w:fldCharType="separate"/>
        </w:r>
        <w:r>
          <w:rPr>
            <w:webHidden/>
          </w:rPr>
          <w:t>308</w:t>
        </w:r>
        <w:r>
          <w:rPr>
            <w:webHidden/>
          </w:rPr>
          <w:fldChar w:fldCharType="end"/>
        </w:r>
      </w:hyperlink>
    </w:p>
    <w:p w14:paraId="17C7D78E" w14:textId="77777777" w:rsidR="00A87DE6" w:rsidRPr="00FD11C7" w:rsidRDefault="00A87DE6">
      <w:pPr>
        <w:pStyle w:val="TOC3"/>
        <w:rPr>
          <w:rFonts w:ascii="Calibri" w:hAnsi="Calibri"/>
          <w:i w:val="0"/>
          <w:sz w:val="22"/>
          <w:szCs w:val="22"/>
          <w:lang w:val="en-US"/>
        </w:rPr>
      </w:pPr>
      <w:hyperlink w:anchor="_Toc373484962" w:history="1">
        <w:r w:rsidRPr="00B6412B">
          <w:rPr>
            <w:rStyle w:val="Hyperlink"/>
            <w:lang w:val="en-US"/>
          </w:rPr>
          <w:t>5.1.4</w:t>
        </w:r>
        <w:r w:rsidRPr="00FD11C7">
          <w:rPr>
            <w:rFonts w:ascii="Calibri" w:hAnsi="Calibri"/>
            <w:i w:val="0"/>
            <w:sz w:val="22"/>
            <w:szCs w:val="22"/>
            <w:lang w:val="en-US"/>
          </w:rPr>
          <w:tab/>
        </w:r>
        <w:r w:rsidRPr="00B6412B">
          <w:rPr>
            <w:rStyle w:val="Hyperlink"/>
            <w:lang w:val="en-US"/>
          </w:rPr>
          <w:t>How to access a host application directly</w:t>
        </w:r>
        <w:r>
          <w:rPr>
            <w:webHidden/>
          </w:rPr>
          <w:tab/>
        </w:r>
        <w:r>
          <w:rPr>
            <w:webHidden/>
          </w:rPr>
          <w:fldChar w:fldCharType="begin"/>
        </w:r>
        <w:r>
          <w:rPr>
            <w:webHidden/>
          </w:rPr>
          <w:instrText xml:space="preserve"> PAGEREF _Toc373484962 \h </w:instrText>
        </w:r>
        <w:r>
          <w:rPr>
            <w:webHidden/>
          </w:rPr>
        </w:r>
        <w:r>
          <w:rPr>
            <w:webHidden/>
          </w:rPr>
          <w:fldChar w:fldCharType="separate"/>
        </w:r>
        <w:r>
          <w:rPr>
            <w:webHidden/>
          </w:rPr>
          <w:t>310</w:t>
        </w:r>
        <w:r>
          <w:rPr>
            <w:webHidden/>
          </w:rPr>
          <w:fldChar w:fldCharType="end"/>
        </w:r>
      </w:hyperlink>
    </w:p>
    <w:p w14:paraId="68A51862" w14:textId="77777777" w:rsidR="00A87DE6" w:rsidRPr="00FD11C7" w:rsidRDefault="00A87DE6">
      <w:pPr>
        <w:pStyle w:val="TOC3"/>
        <w:rPr>
          <w:rFonts w:ascii="Calibri" w:hAnsi="Calibri"/>
          <w:i w:val="0"/>
          <w:sz w:val="22"/>
          <w:szCs w:val="22"/>
          <w:lang w:val="en-US"/>
        </w:rPr>
      </w:pPr>
      <w:hyperlink w:anchor="_Toc373484963" w:history="1">
        <w:r w:rsidRPr="00B6412B">
          <w:rPr>
            <w:rStyle w:val="Hyperlink"/>
            <w:lang w:val="en-US"/>
          </w:rPr>
          <w:t>5.1.5</w:t>
        </w:r>
        <w:r w:rsidRPr="00FD11C7">
          <w:rPr>
            <w:rFonts w:ascii="Calibri" w:hAnsi="Calibri"/>
            <w:i w:val="0"/>
            <w:sz w:val="22"/>
            <w:szCs w:val="22"/>
            <w:lang w:val="en-US"/>
          </w:rPr>
          <w:tab/>
        </w:r>
        <w:r w:rsidRPr="00B6412B">
          <w:rPr>
            <w:rStyle w:val="Hyperlink"/>
            <w:lang w:val="en-US"/>
          </w:rPr>
          <w:t>How to change the font for Web Access</w:t>
        </w:r>
        <w:r>
          <w:rPr>
            <w:webHidden/>
          </w:rPr>
          <w:tab/>
        </w:r>
        <w:r>
          <w:rPr>
            <w:webHidden/>
          </w:rPr>
          <w:fldChar w:fldCharType="begin"/>
        </w:r>
        <w:r>
          <w:rPr>
            <w:webHidden/>
          </w:rPr>
          <w:instrText xml:space="preserve"> PAGEREF _Toc373484963 \h </w:instrText>
        </w:r>
        <w:r>
          <w:rPr>
            <w:webHidden/>
          </w:rPr>
        </w:r>
        <w:r>
          <w:rPr>
            <w:webHidden/>
          </w:rPr>
          <w:fldChar w:fldCharType="separate"/>
        </w:r>
        <w:r>
          <w:rPr>
            <w:webHidden/>
          </w:rPr>
          <w:t>311</w:t>
        </w:r>
        <w:r>
          <w:rPr>
            <w:webHidden/>
          </w:rPr>
          <w:fldChar w:fldCharType="end"/>
        </w:r>
      </w:hyperlink>
    </w:p>
    <w:p w14:paraId="20A5517A" w14:textId="77777777" w:rsidR="00A87DE6" w:rsidRPr="00FD11C7" w:rsidRDefault="00A87DE6">
      <w:pPr>
        <w:pStyle w:val="TOC3"/>
        <w:rPr>
          <w:rFonts w:ascii="Calibri" w:hAnsi="Calibri"/>
          <w:i w:val="0"/>
          <w:sz w:val="22"/>
          <w:szCs w:val="22"/>
          <w:lang w:val="en-US"/>
        </w:rPr>
      </w:pPr>
      <w:hyperlink w:anchor="_Toc373484964" w:history="1">
        <w:r w:rsidRPr="00B6412B">
          <w:rPr>
            <w:rStyle w:val="Hyperlink"/>
            <w:lang w:val="en-US"/>
          </w:rPr>
          <w:t>5.1.6</w:t>
        </w:r>
        <w:r w:rsidRPr="00FD11C7">
          <w:rPr>
            <w:rFonts w:ascii="Calibri" w:hAnsi="Calibri"/>
            <w:i w:val="0"/>
            <w:sz w:val="22"/>
            <w:szCs w:val="22"/>
            <w:lang w:val="en-US"/>
          </w:rPr>
          <w:tab/>
        </w:r>
        <w:r w:rsidRPr="00B6412B">
          <w:rPr>
            <w:rStyle w:val="Hyperlink"/>
            <w:lang w:val="en-US"/>
          </w:rPr>
          <w:t>How to customize the Enter key settings</w:t>
        </w:r>
        <w:r>
          <w:rPr>
            <w:webHidden/>
          </w:rPr>
          <w:tab/>
        </w:r>
        <w:r>
          <w:rPr>
            <w:webHidden/>
          </w:rPr>
          <w:fldChar w:fldCharType="begin"/>
        </w:r>
        <w:r>
          <w:rPr>
            <w:webHidden/>
          </w:rPr>
          <w:instrText xml:space="preserve"> PAGEREF _Toc373484964 \h </w:instrText>
        </w:r>
        <w:r>
          <w:rPr>
            <w:webHidden/>
          </w:rPr>
        </w:r>
        <w:r>
          <w:rPr>
            <w:webHidden/>
          </w:rPr>
          <w:fldChar w:fldCharType="separate"/>
        </w:r>
        <w:r>
          <w:rPr>
            <w:webHidden/>
          </w:rPr>
          <w:t>311</w:t>
        </w:r>
        <w:r>
          <w:rPr>
            <w:webHidden/>
          </w:rPr>
          <w:fldChar w:fldCharType="end"/>
        </w:r>
      </w:hyperlink>
    </w:p>
    <w:p w14:paraId="0133820D" w14:textId="77777777" w:rsidR="00A87DE6" w:rsidRPr="00FD11C7" w:rsidRDefault="00A87DE6">
      <w:pPr>
        <w:pStyle w:val="TOC3"/>
        <w:rPr>
          <w:rFonts w:ascii="Calibri" w:hAnsi="Calibri"/>
          <w:i w:val="0"/>
          <w:sz w:val="22"/>
          <w:szCs w:val="22"/>
          <w:lang w:val="en-US"/>
        </w:rPr>
      </w:pPr>
      <w:hyperlink w:anchor="_Toc373484965" w:history="1">
        <w:r w:rsidRPr="00B6412B">
          <w:rPr>
            <w:rStyle w:val="Hyperlink"/>
            <w:lang w:val="en-US"/>
          </w:rPr>
          <w:t>5.1.7</w:t>
        </w:r>
        <w:r w:rsidRPr="00FD11C7">
          <w:rPr>
            <w:rFonts w:ascii="Calibri" w:hAnsi="Calibri"/>
            <w:i w:val="0"/>
            <w:sz w:val="22"/>
            <w:szCs w:val="22"/>
            <w:lang w:val="en-US"/>
          </w:rPr>
          <w:tab/>
        </w:r>
        <w:r w:rsidRPr="00B6412B">
          <w:rPr>
            <w:rStyle w:val="Hyperlink"/>
            <w:lang w:val="en-US"/>
          </w:rPr>
          <w:t>How to change the default user settings</w:t>
        </w:r>
        <w:r>
          <w:rPr>
            <w:webHidden/>
          </w:rPr>
          <w:tab/>
        </w:r>
        <w:r>
          <w:rPr>
            <w:webHidden/>
          </w:rPr>
          <w:fldChar w:fldCharType="begin"/>
        </w:r>
        <w:r>
          <w:rPr>
            <w:webHidden/>
          </w:rPr>
          <w:instrText xml:space="preserve"> PAGEREF _Toc373484965 \h </w:instrText>
        </w:r>
        <w:r>
          <w:rPr>
            <w:webHidden/>
          </w:rPr>
        </w:r>
        <w:r>
          <w:rPr>
            <w:webHidden/>
          </w:rPr>
          <w:fldChar w:fldCharType="separate"/>
        </w:r>
        <w:r>
          <w:rPr>
            <w:webHidden/>
          </w:rPr>
          <w:t>311</w:t>
        </w:r>
        <w:r>
          <w:rPr>
            <w:webHidden/>
          </w:rPr>
          <w:fldChar w:fldCharType="end"/>
        </w:r>
      </w:hyperlink>
    </w:p>
    <w:p w14:paraId="3010E033" w14:textId="77777777" w:rsidR="00A87DE6" w:rsidRPr="00FD11C7" w:rsidRDefault="00A87DE6">
      <w:pPr>
        <w:pStyle w:val="TOC3"/>
        <w:rPr>
          <w:rFonts w:ascii="Calibri" w:hAnsi="Calibri"/>
          <w:i w:val="0"/>
          <w:sz w:val="22"/>
          <w:szCs w:val="22"/>
          <w:lang w:val="en-US"/>
        </w:rPr>
      </w:pPr>
      <w:hyperlink w:anchor="_Toc373484966" w:history="1">
        <w:r w:rsidRPr="00B6412B">
          <w:rPr>
            <w:rStyle w:val="Hyperlink"/>
            <w:lang w:val="en-US"/>
          </w:rPr>
          <w:t>5.1.8</w:t>
        </w:r>
        <w:r w:rsidRPr="00FD11C7">
          <w:rPr>
            <w:rFonts w:ascii="Calibri" w:hAnsi="Calibri"/>
            <w:i w:val="0"/>
            <w:sz w:val="22"/>
            <w:szCs w:val="22"/>
            <w:lang w:val="en-US"/>
          </w:rPr>
          <w:tab/>
        </w:r>
        <w:r w:rsidRPr="00B6412B">
          <w:rPr>
            <w:rStyle w:val="Hyperlink"/>
            <w:lang w:val="en-US"/>
          </w:rPr>
          <w:t>How to define a reverse proxy</w:t>
        </w:r>
        <w:r>
          <w:rPr>
            <w:webHidden/>
          </w:rPr>
          <w:tab/>
        </w:r>
        <w:r>
          <w:rPr>
            <w:webHidden/>
          </w:rPr>
          <w:fldChar w:fldCharType="begin"/>
        </w:r>
        <w:r>
          <w:rPr>
            <w:webHidden/>
          </w:rPr>
          <w:instrText xml:space="preserve"> PAGEREF _Toc373484966 \h </w:instrText>
        </w:r>
        <w:r>
          <w:rPr>
            <w:webHidden/>
          </w:rPr>
        </w:r>
        <w:r>
          <w:rPr>
            <w:webHidden/>
          </w:rPr>
          <w:fldChar w:fldCharType="separate"/>
        </w:r>
        <w:r>
          <w:rPr>
            <w:webHidden/>
          </w:rPr>
          <w:t>312</w:t>
        </w:r>
        <w:r>
          <w:rPr>
            <w:webHidden/>
          </w:rPr>
          <w:fldChar w:fldCharType="end"/>
        </w:r>
      </w:hyperlink>
    </w:p>
    <w:p w14:paraId="1275D634" w14:textId="77777777" w:rsidR="00A87DE6" w:rsidRPr="00FD11C7" w:rsidRDefault="00A87DE6">
      <w:pPr>
        <w:pStyle w:val="TOC3"/>
        <w:rPr>
          <w:rFonts w:ascii="Calibri" w:hAnsi="Calibri"/>
          <w:i w:val="0"/>
          <w:sz w:val="22"/>
          <w:szCs w:val="22"/>
          <w:lang w:val="en-US"/>
        </w:rPr>
      </w:pPr>
      <w:hyperlink w:anchor="_Toc373484967" w:history="1">
        <w:r w:rsidRPr="00B6412B">
          <w:rPr>
            <w:rStyle w:val="Hyperlink"/>
            <w:lang w:val="en-US"/>
          </w:rPr>
          <w:t>5.1.9</w:t>
        </w:r>
        <w:r w:rsidRPr="00FD11C7">
          <w:rPr>
            <w:rFonts w:ascii="Calibri" w:hAnsi="Calibri"/>
            <w:i w:val="0"/>
            <w:sz w:val="22"/>
            <w:szCs w:val="22"/>
            <w:lang w:val="en-US"/>
          </w:rPr>
          <w:tab/>
        </w:r>
        <w:r w:rsidRPr="00B6412B">
          <w:rPr>
            <w:rStyle w:val="Hyperlink"/>
            <w:lang w:val="en-US"/>
          </w:rPr>
          <w:t>How to support virtual hosting</w:t>
        </w:r>
        <w:r>
          <w:rPr>
            <w:webHidden/>
          </w:rPr>
          <w:tab/>
        </w:r>
        <w:r>
          <w:rPr>
            <w:webHidden/>
          </w:rPr>
          <w:fldChar w:fldCharType="begin"/>
        </w:r>
        <w:r>
          <w:rPr>
            <w:webHidden/>
          </w:rPr>
          <w:instrText xml:space="preserve"> PAGEREF _Toc373484967 \h </w:instrText>
        </w:r>
        <w:r>
          <w:rPr>
            <w:webHidden/>
          </w:rPr>
        </w:r>
        <w:r>
          <w:rPr>
            <w:webHidden/>
          </w:rPr>
          <w:fldChar w:fldCharType="separate"/>
        </w:r>
        <w:r>
          <w:rPr>
            <w:webHidden/>
          </w:rPr>
          <w:t>312</w:t>
        </w:r>
        <w:r>
          <w:rPr>
            <w:webHidden/>
          </w:rPr>
          <w:fldChar w:fldCharType="end"/>
        </w:r>
      </w:hyperlink>
    </w:p>
    <w:p w14:paraId="4DA7476B" w14:textId="77777777" w:rsidR="00A87DE6" w:rsidRPr="00FD11C7" w:rsidRDefault="00A87DE6">
      <w:pPr>
        <w:pStyle w:val="TOC1"/>
        <w:rPr>
          <w:rFonts w:ascii="Calibri" w:hAnsi="Calibri"/>
          <w:b w:val="0"/>
          <w:caps w:val="0"/>
          <w:noProof/>
          <w:sz w:val="22"/>
          <w:szCs w:val="22"/>
          <w:lang w:val="en-US"/>
        </w:rPr>
      </w:pPr>
      <w:hyperlink w:anchor="_Toc373484968" w:history="1">
        <w:r w:rsidRPr="00B6412B">
          <w:rPr>
            <w:rStyle w:val="Hyperlink"/>
            <w:noProof/>
            <w:lang w:val="en-US"/>
          </w:rPr>
          <w:t>Index</w:t>
        </w:r>
        <w:r>
          <w:rPr>
            <w:noProof/>
            <w:webHidden/>
          </w:rPr>
          <w:tab/>
        </w:r>
        <w:r>
          <w:rPr>
            <w:noProof/>
            <w:webHidden/>
          </w:rPr>
          <w:fldChar w:fldCharType="begin"/>
        </w:r>
        <w:r>
          <w:rPr>
            <w:noProof/>
            <w:webHidden/>
          </w:rPr>
          <w:instrText xml:space="preserve"> PAGEREF _Toc373484968 \h </w:instrText>
        </w:r>
        <w:r>
          <w:rPr>
            <w:noProof/>
            <w:webHidden/>
          </w:rPr>
        </w:r>
        <w:r>
          <w:rPr>
            <w:noProof/>
            <w:webHidden/>
          </w:rPr>
          <w:fldChar w:fldCharType="separate"/>
        </w:r>
        <w:r>
          <w:rPr>
            <w:noProof/>
            <w:webHidden/>
          </w:rPr>
          <w:t>313</w:t>
        </w:r>
        <w:r>
          <w:rPr>
            <w:noProof/>
            <w:webHidden/>
          </w:rPr>
          <w:fldChar w:fldCharType="end"/>
        </w:r>
      </w:hyperlink>
    </w:p>
    <w:p w14:paraId="256BB0BF" w14:textId="77777777" w:rsidR="00774472" w:rsidRPr="0045652F" w:rsidRDefault="00774472">
      <w:pPr>
        <w:pStyle w:val="Heading1"/>
        <w:pageBreakBefore/>
        <w:numPr>
          <w:ilvl w:val="0"/>
          <w:numId w:val="0"/>
        </w:numPr>
        <w:ind w:left="1701"/>
        <w:rPr>
          <w:lang w:val="en-US"/>
        </w:rPr>
      </w:pPr>
      <w:r w:rsidRPr="0045652F">
        <w:rPr>
          <w:lang w:val="en-US"/>
        </w:rPr>
        <w:lastRenderedPageBreak/>
        <w:fldChar w:fldCharType="end"/>
      </w:r>
      <w:bookmarkStart w:id="3" w:name="_Toc89160604"/>
      <w:bookmarkStart w:id="4" w:name="_Toc93996961"/>
      <w:bookmarkStart w:id="5" w:name="_Toc373484904"/>
      <w:r w:rsidRPr="0045652F">
        <w:rPr>
          <w:lang w:val="en-US"/>
        </w:rPr>
        <w:t>List of figures</w:t>
      </w:r>
      <w:bookmarkEnd w:id="3"/>
      <w:bookmarkEnd w:id="4"/>
      <w:bookmarkEnd w:id="5"/>
    </w:p>
    <w:p w14:paraId="2F685B84" w14:textId="77777777" w:rsidR="00A87DE6" w:rsidRPr="00FD11C7" w:rsidRDefault="00774472">
      <w:pPr>
        <w:pStyle w:val="TableofFigures"/>
        <w:tabs>
          <w:tab w:val="right" w:leader="dot" w:pos="9912"/>
        </w:tabs>
        <w:rPr>
          <w:rFonts w:ascii="Calibri" w:hAnsi="Calibri"/>
          <w:noProof/>
          <w:sz w:val="22"/>
          <w:szCs w:val="22"/>
          <w:lang w:val="en-US"/>
        </w:rPr>
      </w:pPr>
      <w:r w:rsidRPr="0045652F">
        <w:rPr>
          <w:lang w:val="en-US"/>
        </w:rPr>
        <w:fldChar w:fldCharType="begin"/>
      </w:r>
      <w:r w:rsidRPr="0045652F">
        <w:rPr>
          <w:lang w:val="en-US"/>
        </w:rPr>
        <w:instrText xml:space="preserve"> TOC \h \z \c "Figure" </w:instrText>
      </w:r>
      <w:r w:rsidRPr="0045652F">
        <w:rPr>
          <w:lang w:val="en-US"/>
        </w:rPr>
        <w:fldChar w:fldCharType="separate"/>
      </w:r>
      <w:hyperlink w:anchor="_Toc373484969" w:history="1">
        <w:r w:rsidR="00A87DE6" w:rsidRPr="00013D2D">
          <w:rPr>
            <w:rStyle w:val="Hyperlink"/>
            <w:noProof/>
            <w:lang w:val="en-US"/>
          </w:rPr>
          <w:t>Figure 1</w:t>
        </w:r>
        <w:r w:rsidR="00A87DE6" w:rsidRPr="00013D2D">
          <w:rPr>
            <w:rStyle w:val="Hyperlink"/>
            <w:noProof/>
            <w:lang w:val="en-US"/>
          </w:rPr>
          <w:noBreakHyphen/>
          <w:t>1 Transactions under entry point WEB2HOST</w:t>
        </w:r>
        <w:r w:rsidR="00A87DE6">
          <w:rPr>
            <w:noProof/>
            <w:webHidden/>
          </w:rPr>
          <w:tab/>
        </w:r>
        <w:r w:rsidR="00A87DE6">
          <w:rPr>
            <w:noProof/>
            <w:webHidden/>
          </w:rPr>
          <w:fldChar w:fldCharType="begin"/>
        </w:r>
        <w:r w:rsidR="00A87DE6">
          <w:rPr>
            <w:noProof/>
            <w:webHidden/>
          </w:rPr>
          <w:instrText xml:space="preserve"> PAGEREF _Toc373484969 \h </w:instrText>
        </w:r>
        <w:r w:rsidR="00A87DE6">
          <w:rPr>
            <w:noProof/>
            <w:webHidden/>
          </w:rPr>
        </w:r>
        <w:r w:rsidR="00A87DE6">
          <w:rPr>
            <w:noProof/>
            <w:webHidden/>
          </w:rPr>
          <w:fldChar w:fldCharType="separate"/>
        </w:r>
        <w:r w:rsidR="00A87DE6">
          <w:rPr>
            <w:noProof/>
            <w:webHidden/>
          </w:rPr>
          <w:t>13</w:t>
        </w:r>
        <w:r w:rsidR="00A87DE6">
          <w:rPr>
            <w:noProof/>
            <w:webHidden/>
          </w:rPr>
          <w:fldChar w:fldCharType="end"/>
        </w:r>
      </w:hyperlink>
    </w:p>
    <w:p w14:paraId="518B9F68"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70" w:history="1">
        <w:r w:rsidRPr="00013D2D">
          <w:rPr>
            <w:rStyle w:val="Hyperlink"/>
            <w:noProof/>
            <w:lang w:val="en-US"/>
          </w:rPr>
          <w:t>Figure 1</w:t>
        </w:r>
        <w:r w:rsidRPr="00013D2D">
          <w:rPr>
            <w:rStyle w:val="Hyperlink"/>
            <w:noProof/>
            <w:lang w:val="en-US"/>
          </w:rPr>
          <w:noBreakHyphen/>
          <w:t>2 Example of a directory transaction</w:t>
        </w:r>
        <w:r>
          <w:rPr>
            <w:noProof/>
            <w:webHidden/>
          </w:rPr>
          <w:tab/>
        </w:r>
        <w:r>
          <w:rPr>
            <w:noProof/>
            <w:webHidden/>
          </w:rPr>
          <w:fldChar w:fldCharType="begin"/>
        </w:r>
        <w:r>
          <w:rPr>
            <w:noProof/>
            <w:webHidden/>
          </w:rPr>
          <w:instrText xml:space="preserve"> PAGEREF _Toc373484970 \h </w:instrText>
        </w:r>
        <w:r>
          <w:rPr>
            <w:noProof/>
            <w:webHidden/>
          </w:rPr>
        </w:r>
        <w:r>
          <w:rPr>
            <w:noProof/>
            <w:webHidden/>
          </w:rPr>
          <w:fldChar w:fldCharType="separate"/>
        </w:r>
        <w:r>
          <w:rPr>
            <w:noProof/>
            <w:webHidden/>
          </w:rPr>
          <w:t>14</w:t>
        </w:r>
        <w:r>
          <w:rPr>
            <w:noProof/>
            <w:webHidden/>
          </w:rPr>
          <w:fldChar w:fldCharType="end"/>
        </w:r>
      </w:hyperlink>
    </w:p>
    <w:p w14:paraId="746F4B6B"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71" w:history="1">
        <w:r w:rsidRPr="00013D2D">
          <w:rPr>
            <w:rStyle w:val="Hyperlink"/>
            <w:noProof/>
            <w:lang w:val="en-US"/>
          </w:rPr>
          <w:t>Figure 1</w:t>
        </w:r>
        <w:r w:rsidRPr="00013D2D">
          <w:rPr>
            <w:rStyle w:val="Hyperlink"/>
            <w:noProof/>
            <w:lang w:val="en-US"/>
          </w:rPr>
          <w:noBreakHyphen/>
          <w:t>3 Example of a default transaction with default URL</w:t>
        </w:r>
        <w:r>
          <w:rPr>
            <w:noProof/>
            <w:webHidden/>
          </w:rPr>
          <w:tab/>
        </w:r>
        <w:r>
          <w:rPr>
            <w:noProof/>
            <w:webHidden/>
          </w:rPr>
          <w:fldChar w:fldCharType="begin"/>
        </w:r>
        <w:r>
          <w:rPr>
            <w:noProof/>
            <w:webHidden/>
          </w:rPr>
          <w:instrText xml:space="preserve"> PAGEREF _Toc373484971 \h </w:instrText>
        </w:r>
        <w:r>
          <w:rPr>
            <w:noProof/>
            <w:webHidden/>
          </w:rPr>
        </w:r>
        <w:r>
          <w:rPr>
            <w:noProof/>
            <w:webHidden/>
          </w:rPr>
          <w:fldChar w:fldCharType="separate"/>
        </w:r>
        <w:r>
          <w:rPr>
            <w:noProof/>
            <w:webHidden/>
          </w:rPr>
          <w:t>15</w:t>
        </w:r>
        <w:r>
          <w:rPr>
            <w:noProof/>
            <w:webHidden/>
          </w:rPr>
          <w:fldChar w:fldCharType="end"/>
        </w:r>
      </w:hyperlink>
    </w:p>
    <w:p w14:paraId="6CAD44A0"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72" w:history="1">
        <w:r w:rsidRPr="00013D2D">
          <w:rPr>
            <w:rStyle w:val="Hyperlink"/>
            <w:noProof/>
            <w:lang w:val="en-US"/>
          </w:rPr>
          <w:t>Figure 1</w:t>
        </w:r>
        <w:r w:rsidRPr="00013D2D">
          <w:rPr>
            <w:rStyle w:val="Hyperlink"/>
            <w:noProof/>
            <w:lang w:val="en-US"/>
          </w:rPr>
          <w:noBreakHyphen/>
          <w:t>4 Custom Javascript function to generate a VirtelSession cookie</w:t>
        </w:r>
        <w:r>
          <w:rPr>
            <w:noProof/>
            <w:webHidden/>
          </w:rPr>
          <w:tab/>
        </w:r>
        <w:r>
          <w:rPr>
            <w:noProof/>
            <w:webHidden/>
          </w:rPr>
          <w:fldChar w:fldCharType="begin"/>
        </w:r>
        <w:r>
          <w:rPr>
            <w:noProof/>
            <w:webHidden/>
          </w:rPr>
          <w:instrText xml:space="preserve"> PAGEREF _Toc373484972 \h </w:instrText>
        </w:r>
        <w:r>
          <w:rPr>
            <w:noProof/>
            <w:webHidden/>
          </w:rPr>
        </w:r>
        <w:r>
          <w:rPr>
            <w:noProof/>
            <w:webHidden/>
          </w:rPr>
          <w:fldChar w:fldCharType="separate"/>
        </w:r>
        <w:r>
          <w:rPr>
            <w:noProof/>
            <w:webHidden/>
          </w:rPr>
          <w:t>19</w:t>
        </w:r>
        <w:r>
          <w:rPr>
            <w:noProof/>
            <w:webHidden/>
          </w:rPr>
          <w:fldChar w:fldCharType="end"/>
        </w:r>
      </w:hyperlink>
    </w:p>
    <w:p w14:paraId="4E2E9899"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73" w:history="1">
        <w:r w:rsidRPr="00013D2D">
          <w:rPr>
            <w:rStyle w:val="Hyperlink"/>
            <w:noProof/>
            <w:lang w:val="en-US"/>
          </w:rPr>
          <w:t>Figure 1</w:t>
        </w:r>
        <w:r w:rsidRPr="00013D2D">
          <w:rPr>
            <w:rStyle w:val="Hyperlink"/>
            <w:noProof/>
            <w:lang w:val="en-US"/>
          </w:rPr>
          <w:noBreakHyphen/>
          <w:t>5 Directory management summary screen</w:t>
        </w:r>
        <w:r>
          <w:rPr>
            <w:noProof/>
            <w:webHidden/>
          </w:rPr>
          <w:tab/>
        </w:r>
        <w:r>
          <w:rPr>
            <w:noProof/>
            <w:webHidden/>
          </w:rPr>
          <w:fldChar w:fldCharType="begin"/>
        </w:r>
        <w:r>
          <w:rPr>
            <w:noProof/>
            <w:webHidden/>
          </w:rPr>
          <w:instrText xml:space="preserve"> PAGEREF _Toc373484973 \h </w:instrText>
        </w:r>
        <w:r>
          <w:rPr>
            <w:noProof/>
            <w:webHidden/>
          </w:rPr>
        </w:r>
        <w:r>
          <w:rPr>
            <w:noProof/>
            <w:webHidden/>
          </w:rPr>
          <w:fldChar w:fldCharType="separate"/>
        </w:r>
        <w:r>
          <w:rPr>
            <w:noProof/>
            <w:webHidden/>
          </w:rPr>
          <w:t>23</w:t>
        </w:r>
        <w:r>
          <w:rPr>
            <w:noProof/>
            <w:webHidden/>
          </w:rPr>
          <w:fldChar w:fldCharType="end"/>
        </w:r>
      </w:hyperlink>
    </w:p>
    <w:p w14:paraId="6CA103C4"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74" w:history="1">
        <w:r w:rsidRPr="00013D2D">
          <w:rPr>
            <w:rStyle w:val="Hyperlink"/>
            <w:noProof/>
            <w:lang w:val="en-US"/>
          </w:rPr>
          <w:t>Figure 1</w:t>
        </w:r>
        <w:r w:rsidRPr="00013D2D">
          <w:rPr>
            <w:rStyle w:val="Hyperlink"/>
            <w:noProof/>
            <w:lang w:val="en-US"/>
          </w:rPr>
          <w:noBreakHyphen/>
          <w:t>6 Directory management detail screen</w:t>
        </w:r>
        <w:r>
          <w:rPr>
            <w:noProof/>
            <w:webHidden/>
          </w:rPr>
          <w:tab/>
        </w:r>
        <w:r>
          <w:rPr>
            <w:noProof/>
            <w:webHidden/>
          </w:rPr>
          <w:fldChar w:fldCharType="begin"/>
        </w:r>
        <w:r>
          <w:rPr>
            <w:noProof/>
            <w:webHidden/>
          </w:rPr>
          <w:instrText xml:space="preserve"> PAGEREF _Toc373484974 \h </w:instrText>
        </w:r>
        <w:r>
          <w:rPr>
            <w:noProof/>
            <w:webHidden/>
          </w:rPr>
        </w:r>
        <w:r>
          <w:rPr>
            <w:noProof/>
            <w:webHidden/>
          </w:rPr>
          <w:fldChar w:fldCharType="separate"/>
        </w:r>
        <w:r>
          <w:rPr>
            <w:noProof/>
            <w:webHidden/>
          </w:rPr>
          <w:t>24</w:t>
        </w:r>
        <w:r>
          <w:rPr>
            <w:noProof/>
            <w:webHidden/>
          </w:rPr>
          <w:fldChar w:fldCharType="end"/>
        </w:r>
      </w:hyperlink>
    </w:p>
    <w:p w14:paraId="781A5C67"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75" w:history="1">
        <w:r w:rsidRPr="00013D2D">
          <w:rPr>
            <w:rStyle w:val="Hyperlink"/>
            <w:noProof/>
            <w:lang w:val="en-US"/>
          </w:rPr>
          <w:t>Figure 1</w:t>
        </w:r>
        <w:r w:rsidRPr="00013D2D">
          <w:rPr>
            <w:rStyle w:val="Hyperlink"/>
            <w:noProof/>
            <w:lang w:val="en-US"/>
          </w:rPr>
          <w:noBreakHyphen/>
          <w:t>7 Directory contents management screen</w:t>
        </w:r>
        <w:r>
          <w:rPr>
            <w:noProof/>
            <w:webHidden/>
          </w:rPr>
          <w:tab/>
        </w:r>
        <w:r>
          <w:rPr>
            <w:noProof/>
            <w:webHidden/>
          </w:rPr>
          <w:fldChar w:fldCharType="begin"/>
        </w:r>
        <w:r>
          <w:rPr>
            <w:noProof/>
            <w:webHidden/>
          </w:rPr>
          <w:instrText xml:space="preserve"> PAGEREF _Toc373484975 \h </w:instrText>
        </w:r>
        <w:r>
          <w:rPr>
            <w:noProof/>
            <w:webHidden/>
          </w:rPr>
        </w:r>
        <w:r>
          <w:rPr>
            <w:noProof/>
            <w:webHidden/>
          </w:rPr>
          <w:fldChar w:fldCharType="separate"/>
        </w:r>
        <w:r>
          <w:rPr>
            <w:noProof/>
            <w:webHidden/>
          </w:rPr>
          <w:t>25</w:t>
        </w:r>
        <w:r>
          <w:rPr>
            <w:noProof/>
            <w:webHidden/>
          </w:rPr>
          <w:fldChar w:fldCharType="end"/>
        </w:r>
      </w:hyperlink>
    </w:p>
    <w:p w14:paraId="2657D255"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76" w:history="1">
        <w:r w:rsidRPr="00013D2D">
          <w:rPr>
            <w:rStyle w:val="Hyperlink"/>
            <w:noProof/>
            <w:lang w:val="en-US"/>
          </w:rPr>
          <w:t>Figure 1</w:t>
        </w:r>
        <w:r w:rsidRPr="00013D2D">
          <w:rPr>
            <w:rStyle w:val="Hyperlink"/>
            <w:noProof/>
            <w:lang w:val="en-US"/>
          </w:rPr>
          <w:noBreakHyphen/>
          <w:t>8 Example set of ON-ATTRIBUTE and ON-END-OF-ATTRIBUTE tags</w:t>
        </w:r>
        <w:r>
          <w:rPr>
            <w:noProof/>
            <w:webHidden/>
          </w:rPr>
          <w:tab/>
        </w:r>
        <w:r>
          <w:rPr>
            <w:noProof/>
            <w:webHidden/>
          </w:rPr>
          <w:fldChar w:fldCharType="begin"/>
        </w:r>
        <w:r>
          <w:rPr>
            <w:noProof/>
            <w:webHidden/>
          </w:rPr>
          <w:instrText xml:space="preserve"> PAGEREF _Toc373484976 \h </w:instrText>
        </w:r>
        <w:r>
          <w:rPr>
            <w:noProof/>
            <w:webHidden/>
          </w:rPr>
        </w:r>
        <w:r>
          <w:rPr>
            <w:noProof/>
            <w:webHidden/>
          </w:rPr>
          <w:fldChar w:fldCharType="separate"/>
        </w:r>
        <w:r>
          <w:rPr>
            <w:noProof/>
            <w:webHidden/>
          </w:rPr>
          <w:t>41</w:t>
        </w:r>
        <w:r>
          <w:rPr>
            <w:noProof/>
            <w:webHidden/>
          </w:rPr>
          <w:fldChar w:fldCharType="end"/>
        </w:r>
      </w:hyperlink>
    </w:p>
    <w:p w14:paraId="122CC48C"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77" w:history="1">
        <w:r w:rsidRPr="00013D2D">
          <w:rPr>
            <w:rStyle w:val="Hyperlink"/>
            <w:noProof/>
            <w:lang w:val="en-US"/>
          </w:rPr>
          <w:t>Figure 1</w:t>
        </w:r>
        <w:r w:rsidRPr="00013D2D">
          <w:rPr>
            <w:rStyle w:val="Hyperlink"/>
            <w:noProof/>
            <w:lang w:val="en-US"/>
          </w:rPr>
          <w:noBreakHyphen/>
          <w:t>9 Example set of ADD-TO-FIELDS tags</w:t>
        </w:r>
        <w:r>
          <w:rPr>
            <w:noProof/>
            <w:webHidden/>
          </w:rPr>
          <w:tab/>
        </w:r>
        <w:r>
          <w:rPr>
            <w:noProof/>
            <w:webHidden/>
          </w:rPr>
          <w:fldChar w:fldCharType="begin"/>
        </w:r>
        <w:r>
          <w:rPr>
            <w:noProof/>
            <w:webHidden/>
          </w:rPr>
          <w:instrText xml:space="preserve"> PAGEREF _Toc373484977 \h </w:instrText>
        </w:r>
        <w:r>
          <w:rPr>
            <w:noProof/>
            <w:webHidden/>
          </w:rPr>
        </w:r>
        <w:r>
          <w:rPr>
            <w:noProof/>
            <w:webHidden/>
          </w:rPr>
          <w:fldChar w:fldCharType="separate"/>
        </w:r>
        <w:r>
          <w:rPr>
            <w:noProof/>
            <w:webHidden/>
          </w:rPr>
          <w:t>42</w:t>
        </w:r>
        <w:r>
          <w:rPr>
            <w:noProof/>
            <w:webHidden/>
          </w:rPr>
          <w:fldChar w:fldCharType="end"/>
        </w:r>
      </w:hyperlink>
    </w:p>
    <w:p w14:paraId="5A7CF524"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78" w:history="1">
        <w:r w:rsidRPr="00013D2D">
          <w:rPr>
            <w:rStyle w:val="Hyperlink"/>
            <w:noProof/>
            <w:lang w:val="en-US"/>
          </w:rPr>
          <w:t>Figure 1</w:t>
        </w:r>
        <w:r w:rsidRPr="00013D2D">
          <w:rPr>
            <w:rStyle w:val="Hyperlink"/>
            <w:noProof/>
            <w:lang w:val="en-US"/>
          </w:rPr>
          <w:noBreakHyphen/>
          <w:t>10 Example styles for ADD-TO-FIELDS tags</w:t>
        </w:r>
        <w:r>
          <w:rPr>
            <w:noProof/>
            <w:webHidden/>
          </w:rPr>
          <w:tab/>
        </w:r>
        <w:r>
          <w:rPr>
            <w:noProof/>
            <w:webHidden/>
          </w:rPr>
          <w:fldChar w:fldCharType="begin"/>
        </w:r>
        <w:r>
          <w:rPr>
            <w:noProof/>
            <w:webHidden/>
          </w:rPr>
          <w:instrText xml:space="preserve"> PAGEREF _Toc373484978 \h </w:instrText>
        </w:r>
        <w:r>
          <w:rPr>
            <w:noProof/>
            <w:webHidden/>
          </w:rPr>
        </w:r>
        <w:r>
          <w:rPr>
            <w:noProof/>
            <w:webHidden/>
          </w:rPr>
          <w:fldChar w:fldCharType="separate"/>
        </w:r>
        <w:r>
          <w:rPr>
            <w:noProof/>
            <w:webHidden/>
          </w:rPr>
          <w:t>43</w:t>
        </w:r>
        <w:r>
          <w:rPr>
            <w:noProof/>
            <w:webHidden/>
          </w:rPr>
          <w:fldChar w:fldCharType="end"/>
        </w:r>
      </w:hyperlink>
    </w:p>
    <w:p w14:paraId="06D54E75"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79" w:history="1">
        <w:r w:rsidRPr="00013D2D">
          <w:rPr>
            <w:rStyle w:val="Hyperlink"/>
            <w:noProof/>
            <w:lang w:val="en-US"/>
          </w:rPr>
          <w:t>Figure 1</w:t>
        </w:r>
        <w:r w:rsidRPr="00013D2D">
          <w:rPr>
            <w:rStyle w:val="Hyperlink"/>
            <w:noProof/>
            <w:lang w:val="en-US"/>
          </w:rPr>
          <w:noBreakHyphen/>
          <w:t>11 Function key values for pfkField</w:t>
        </w:r>
        <w:r>
          <w:rPr>
            <w:noProof/>
            <w:webHidden/>
          </w:rPr>
          <w:tab/>
        </w:r>
        <w:r>
          <w:rPr>
            <w:noProof/>
            <w:webHidden/>
          </w:rPr>
          <w:fldChar w:fldCharType="begin"/>
        </w:r>
        <w:r>
          <w:rPr>
            <w:noProof/>
            <w:webHidden/>
          </w:rPr>
          <w:instrText xml:space="preserve"> PAGEREF _Toc373484979 \h </w:instrText>
        </w:r>
        <w:r>
          <w:rPr>
            <w:noProof/>
            <w:webHidden/>
          </w:rPr>
        </w:r>
        <w:r>
          <w:rPr>
            <w:noProof/>
            <w:webHidden/>
          </w:rPr>
          <w:fldChar w:fldCharType="separate"/>
        </w:r>
        <w:r>
          <w:rPr>
            <w:noProof/>
            <w:webHidden/>
          </w:rPr>
          <w:t>48</w:t>
        </w:r>
        <w:r>
          <w:rPr>
            <w:noProof/>
            <w:webHidden/>
          </w:rPr>
          <w:fldChar w:fldCharType="end"/>
        </w:r>
      </w:hyperlink>
    </w:p>
    <w:p w14:paraId="402F92F4"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80" w:history="1">
        <w:r w:rsidRPr="00013D2D">
          <w:rPr>
            <w:rStyle w:val="Hyperlink"/>
            <w:noProof/>
          </w:rPr>
          <w:t>Figure 1</w:t>
        </w:r>
        <w:r w:rsidRPr="00013D2D">
          <w:rPr>
            <w:rStyle w:val="Hyperlink"/>
            <w:noProof/>
          </w:rPr>
          <w:noBreakHyphen/>
          <w:t>12 Exampleof a JSON structure generated by TRACING-SCENARIO</w:t>
        </w:r>
        <w:r>
          <w:rPr>
            <w:noProof/>
            <w:webHidden/>
          </w:rPr>
          <w:tab/>
        </w:r>
        <w:r>
          <w:rPr>
            <w:noProof/>
            <w:webHidden/>
          </w:rPr>
          <w:fldChar w:fldCharType="begin"/>
        </w:r>
        <w:r>
          <w:rPr>
            <w:noProof/>
            <w:webHidden/>
          </w:rPr>
          <w:instrText xml:space="preserve"> PAGEREF _Toc373484980 \h </w:instrText>
        </w:r>
        <w:r>
          <w:rPr>
            <w:noProof/>
            <w:webHidden/>
          </w:rPr>
        </w:r>
        <w:r>
          <w:rPr>
            <w:noProof/>
            <w:webHidden/>
          </w:rPr>
          <w:fldChar w:fldCharType="separate"/>
        </w:r>
        <w:r>
          <w:rPr>
            <w:noProof/>
            <w:webHidden/>
          </w:rPr>
          <w:t>63</w:t>
        </w:r>
        <w:r>
          <w:rPr>
            <w:noProof/>
            <w:webHidden/>
          </w:rPr>
          <w:fldChar w:fldCharType="end"/>
        </w:r>
      </w:hyperlink>
    </w:p>
    <w:p w14:paraId="7C257A2C"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81" w:history="1">
        <w:r w:rsidRPr="00013D2D">
          <w:rPr>
            <w:rStyle w:val="Hyperlink"/>
            <w:noProof/>
            <w:lang w:val="en-US"/>
          </w:rPr>
          <w:t>Figure 1</w:t>
        </w:r>
        <w:r w:rsidRPr="00013D2D">
          <w:rPr>
            <w:rStyle w:val="Hyperlink"/>
            <w:noProof/>
            <w:lang w:val="en-US"/>
          </w:rPr>
          <w:noBreakHyphen/>
          <w:t>13  Country Codes for EBCDIC to ASCII translation</w:t>
        </w:r>
        <w:r>
          <w:rPr>
            <w:noProof/>
            <w:webHidden/>
          </w:rPr>
          <w:tab/>
        </w:r>
        <w:r>
          <w:rPr>
            <w:noProof/>
            <w:webHidden/>
          </w:rPr>
          <w:fldChar w:fldCharType="begin"/>
        </w:r>
        <w:r>
          <w:rPr>
            <w:noProof/>
            <w:webHidden/>
          </w:rPr>
          <w:instrText xml:space="preserve"> PAGEREF _Toc373484981 \h </w:instrText>
        </w:r>
        <w:r>
          <w:rPr>
            <w:noProof/>
            <w:webHidden/>
          </w:rPr>
        </w:r>
        <w:r>
          <w:rPr>
            <w:noProof/>
            <w:webHidden/>
          </w:rPr>
          <w:fldChar w:fldCharType="separate"/>
        </w:r>
        <w:r>
          <w:rPr>
            <w:noProof/>
            <w:webHidden/>
          </w:rPr>
          <w:t>69</w:t>
        </w:r>
        <w:r>
          <w:rPr>
            <w:noProof/>
            <w:webHidden/>
          </w:rPr>
          <w:fldChar w:fldCharType="end"/>
        </w:r>
      </w:hyperlink>
    </w:p>
    <w:p w14:paraId="44CCDA87"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82" w:history="1">
        <w:r w:rsidRPr="00013D2D">
          <w:rPr>
            <w:rStyle w:val="Hyperlink"/>
            <w:noProof/>
            <w:lang w:val="en-US"/>
          </w:rPr>
          <w:t>Figure 1</w:t>
        </w:r>
        <w:r w:rsidRPr="00013D2D">
          <w:rPr>
            <w:rStyle w:val="Hyperlink"/>
            <w:noProof/>
            <w:lang w:val="en-US"/>
          </w:rPr>
          <w:noBreakHyphen/>
          <w:t>14  Summary of correspondents</w:t>
        </w:r>
        <w:r>
          <w:rPr>
            <w:noProof/>
            <w:webHidden/>
          </w:rPr>
          <w:tab/>
        </w:r>
        <w:r>
          <w:rPr>
            <w:noProof/>
            <w:webHidden/>
          </w:rPr>
          <w:fldChar w:fldCharType="begin"/>
        </w:r>
        <w:r>
          <w:rPr>
            <w:noProof/>
            <w:webHidden/>
          </w:rPr>
          <w:instrText xml:space="preserve"> PAGEREF _Toc373484982 \h </w:instrText>
        </w:r>
        <w:r>
          <w:rPr>
            <w:noProof/>
            <w:webHidden/>
          </w:rPr>
        </w:r>
        <w:r>
          <w:rPr>
            <w:noProof/>
            <w:webHidden/>
          </w:rPr>
          <w:fldChar w:fldCharType="separate"/>
        </w:r>
        <w:r>
          <w:rPr>
            <w:noProof/>
            <w:webHidden/>
          </w:rPr>
          <w:t>82</w:t>
        </w:r>
        <w:r>
          <w:rPr>
            <w:noProof/>
            <w:webHidden/>
          </w:rPr>
          <w:fldChar w:fldCharType="end"/>
        </w:r>
      </w:hyperlink>
    </w:p>
    <w:p w14:paraId="01E8404B"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83" w:history="1">
        <w:r w:rsidRPr="00013D2D">
          <w:rPr>
            <w:rStyle w:val="Hyperlink"/>
            <w:noProof/>
            <w:lang w:val="en-US"/>
          </w:rPr>
          <w:t>Figure 1</w:t>
        </w:r>
        <w:r w:rsidRPr="00013D2D">
          <w:rPr>
            <w:rStyle w:val="Hyperlink"/>
            <w:noProof/>
            <w:lang w:val="en-US"/>
          </w:rPr>
          <w:noBreakHyphen/>
          <w:t>15  Correspondent detail screen (e-mail correspondent)</w:t>
        </w:r>
        <w:r>
          <w:rPr>
            <w:noProof/>
            <w:webHidden/>
          </w:rPr>
          <w:tab/>
        </w:r>
        <w:r>
          <w:rPr>
            <w:noProof/>
            <w:webHidden/>
          </w:rPr>
          <w:fldChar w:fldCharType="begin"/>
        </w:r>
        <w:r>
          <w:rPr>
            <w:noProof/>
            <w:webHidden/>
          </w:rPr>
          <w:instrText xml:space="preserve"> PAGEREF _Toc373484983 \h </w:instrText>
        </w:r>
        <w:r>
          <w:rPr>
            <w:noProof/>
            <w:webHidden/>
          </w:rPr>
        </w:r>
        <w:r>
          <w:rPr>
            <w:noProof/>
            <w:webHidden/>
          </w:rPr>
          <w:fldChar w:fldCharType="separate"/>
        </w:r>
        <w:r>
          <w:rPr>
            <w:noProof/>
            <w:webHidden/>
          </w:rPr>
          <w:t>82</w:t>
        </w:r>
        <w:r>
          <w:rPr>
            <w:noProof/>
            <w:webHidden/>
          </w:rPr>
          <w:fldChar w:fldCharType="end"/>
        </w:r>
      </w:hyperlink>
    </w:p>
    <w:p w14:paraId="45F72927"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84" w:history="1">
        <w:r w:rsidRPr="00013D2D">
          <w:rPr>
            <w:rStyle w:val="Hyperlink"/>
            <w:noProof/>
            <w:lang w:val="en-US"/>
          </w:rPr>
          <w:t>Figure 1</w:t>
        </w:r>
        <w:r w:rsidRPr="00013D2D">
          <w:rPr>
            <w:rStyle w:val="Hyperlink"/>
            <w:noProof/>
            <w:lang w:val="en-US"/>
          </w:rPr>
          <w:noBreakHyphen/>
          <w:t>16  Correspondent detail screen (local correspondent)</w:t>
        </w:r>
        <w:r>
          <w:rPr>
            <w:noProof/>
            <w:webHidden/>
          </w:rPr>
          <w:tab/>
        </w:r>
        <w:r>
          <w:rPr>
            <w:noProof/>
            <w:webHidden/>
          </w:rPr>
          <w:fldChar w:fldCharType="begin"/>
        </w:r>
        <w:r>
          <w:rPr>
            <w:noProof/>
            <w:webHidden/>
          </w:rPr>
          <w:instrText xml:space="preserve"> PAGEREF _Toc373484984 \h </w:instrText>
        </w:r>
        <w:r>
          <w:rPr>
            <w:noProof/>
            <w:webHidden/>
          </w:rPr>
        </w:r>
        <w:r>
          <w:rPr>
            <w:noProof/>
            <w:webHidden/>
          </w:rPr>
          <w:fldChar w:fldCharType="separate"/>
        </w:r>
        <w:r>
          <w:rPr>
            <w:noProof/>
            <w:webHidden/>
          </w:rPr>
          <w:t>83</w:t>
        </w:r>
        <w:r>
          <w:rPr>
            <w:noProof/>
            <w:webHidden/>
          </w:rPr>
          <w:fldChar w:fldCharType="end"/>
        </w:r>
      </w:hyperlink>
    </w:p>
    <w:p w14:paraId="35F2A7F2"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85" w:history="1">
        <w:r w:rsidRPr="00013D2D">
          <w:rPr>
            <w:rStyle w:val="Hyperlink"/>
            <w:noProof/>
            <w:lang w:val="en-US"/>
          </w:rPr>
          <w:t>Figure 1</w:t>
        </w:r>
        <w:r w:rsidRPr="00013D2D">
          <w:rPr>
            <w:rStyle w:val="Hyperlink"/>
            <w:noProof/>
            <w:lang w:val="en-US"/>
          </w:rPr>
          <w:noBreakHyphen/>
          <w:t>17 Page upload by SMTP: Creating an e-mail correspondent</w:t>
        </w:r>
        <w:r>
          <w:rPr>
            <w:noProof/>
            <w:webHidden/>
          </w:rPr>
          <w:tab/>
        </w:r>
        <w:r>
          <w:rPr>
            <w:noProof/>
            <w:webHidden/>
          </w:rPr>
          <w:fldChar w:fldCharType="begin"/>
        </w:r>
        <w:r>
          <w:rPr>
            <w:noProof/>
            <w:webHidden/>
          </w:rPr>
          <w:instrText xml:space="preserve"> PAGEREF _Toc373484985 \h </w:instrText>
        </w:r>
        <w:r>
          <w:rPr>
            <w:noProof/>
            <w:webHidden/>
          </w:rPr>
        </w:r>
        <w:r>
          <w:rPr>
            <w:noProof/>
            <w:webHidden/>
          </w:rPr>
          <w:fldChar w:fldCharType="separate"/>
        </w:r>
        <w:r>
          <w:rPr>
            <w:noProof/>
            <w:webHidden/>
          </w:rPr>
          <w:t>85</w:t>
        </w:r>
        <w:r>
          <w:rPr>
            <w:noProof/>
            <w:webHidden/>
          </w:rPr>
          <w:fldChar w:fldCharType="end"/>
        </w:r>
      </w:hyperlink>
    </w:p>
    <w:p w14:paraId="3921B32D"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86" w:history="1">
        <w:r w:rsidRPr="00013D2D">
          <w:rPr>
            <w:rStyle w:val="Hyperlink"/>
            <w:noProof/>
            <w:lang w:val="en-US"/>
          </w:rPr>
          <w:t>Figure 1</w:t>
        </w:r>
        <w:r w:rsidRPr="00013D2D">
          <w:rPr>
            <w:rStyle w:val="Hyperlink"/>
            <w:noProof/>
            <w:lang w:val="en-US"/>
          </w:rPr>
          <w:noBreakHyphen/>
          <w:t>18 Page upload by SMTP : activation e-mail</w:t>
        </w:r>
        <w:r>
          <w:rPr>
            <w:noProof/>
            <w:webHidden/>
          </w:rPr>
          <w:tab/>
        </w:r>
        <w:r>
          <w:rPr>
            <w:noProof/>
            <w:webHidden/>
          </w:rPr>
          <w:fldChar w:fldCharType="begin"/>
        </w:r>
        <w:r>
          <w:rPr>
            <w:noProof/>
            <w:webHidden/>
          </w:rPr>
          <w:instrText xml:space="preserve"> PAGEREF _Toc373484986 \h </w:instrText>
        </w:r>
        <w:r>
          <w:rPr>
            <w:noProof/>
            <w:webHidden/>
          </w:rPr>
        </w:r>
        <w:r>
          <w:rPr>
            <w:noProof/>
            <w:webHidden/>
          </w:rPr>
          <w:fldChar w:fldCharType="separate"/>
        </w:r>
        <w:r>
          <w:rPr>
            <w:noProof/>
            <w:webHidden/>
          </w:rPr>
          <w:t>86</w:t>
        </w:r>
        <w:r>
          <w:rPr>
            <w:noProof/>
            <w:webHidden/>
          </w:rPr>
          <w:fldChar w:fldCharType="end"/>
        </w:r>
      </w:hyperlink>
    </w:p>
    <w:p w14:paraId="5CE38B08"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87" w:history="1">
        <w:r w:rsidRPr="00013D2D">
          <w:rPr>
            <w:rStyle w:val="Hyperlink"/>
            <w:noProof/>
            <w:lang w:val="en-US"/>
          </w:rPr>
          <w:t>Figure 1</w:t>
        </w:r>
        <w:r w:rsidRPr="00013D2D">
          <w:rPr>
            <w:rStyle w:val="Hyperlink"/>
            <w:noProof/>
            <w:lang w:val="en-US"/>
          </w:rPr>
          <w:noBreakHyphen/>
          <w:t>19 Page upload by SMTP : upload response e-mail</w:t>
        </w:r>
        <w:r>
          <w:rPr>
            <w:noProof/>
            <w:webHidden/>
          </w:rPr>
          <w:tab/>
        </w:r>
        <w:r>
          <w:rPr>
            <w:noProof/>
            <w:webHidden/>
          </w:rPr>
          <w:fldChar w:fldCharType="begin"/>
        </w:r>
        <w:r>
          <w:rPr>
            <w:noProof/>
            <w:webHidden/>
          </w:rPr>
          <w:instrText xml:space="preserve"> PAGEREF _Toc373484987 \h </w:instrText>
        </w:r>
        <w:r>
          <w:rPr>
            <w:noProof/>
            <w:webHidden/>
          </w:rPr>
        </w:r>
        <w:r>
          <w:rPr>
            <w:noProof/>
            <w:webHidden/>
          </w:rPr>
          <w:fldChar w:fldCharType="separate"/>
        </w:r>
        <w:r>
          <w:rPr>
            <w:noProof/>
            <w:webHidden/>
          </w:rPr>
          <w:t>86</w:t>
        </w:r>
        <w:r>
          <w:rPr>
            <w:noProof/>
            <w:webHidden/>
          </w:rPr>
          <w:fldChar w:fldCharType="end"/>
        </w:r>
      </w:hyperlink>
    </w:p>
    <w:p w14:paraId="205988E6"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88" w:history="1">
        <w:r w:rsidRPr="00013D2D">
          <w:rPr>
            <w:rStyle w:val="Hyperlink"/>
            <w:noProof/>
            <w:lang w:val="en-US"/>
          </w:rPr>
          <w:t>Figure 1</w:t>
        </w:r>
        <w:r w:rsidRPr="00013D2D">
          <w:rPr>
            <w:rStyle w:val="Hyperlink"/>
            <w:noProof/>
            <w:lang w:val="en-US"/>
          </w:rPr>
          <w:noBreakHyphen/>
          <w:t>20 Page upload by HTTP with cookie : Creating the ‘upload’ transaction</w:t>
        </w:r>
        <w:r>
          <w:rPr>
            <w:noProof/>
            <w:webHidden/>
          </w:rPr>
          <w:tab/>
        </w:r>
        <w:r>
          <w:rPr>
            <w:noProof/>
            <w:webHidden/>
          </w:rPr>
          <w:fldChar w:fldCharType="begin"/>
        </w:r>
        <w:r>
          <w:rPr>
            <w:noProof/>
            <w:webHidden/>
          </w:rPr>
          <w:instrText xml:space="preserve"> PAGEREF _Toc373484988 \h </w:instrText>
        </w:r>
        <w:r>
          <w:rPr>
            <w:noProof/>
            <w:webHidden/>
          </w:rPr>
        </w:r>
        <w:r>
          <w:rPr>
            <w:noProof/>
            <w:webHidden/>
          </w:rPr>
          <w:fldChar w:fldCharType="separate"/>
        </w:r>
        <w:r>
          <w:rPr>
            <w:noProof/>
            <w:webHidden/>
          </w:rPr>
          <w:t>87</w:t>
        </w:r>
        <w:r>
          <w:rPr>
            <w:noProof/>
            <w:webHidden/>
          </w:rPr>
          <w:fldChar w:fldCharType="end"/>
        </w:r>
      </w:hyperlink>
    </w:p>
    <w:p w14:paraId="25E5B4FA"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89" w:history="1">
        <w:r w:rsidRPr="00013D2D">
          <w:rPr>
            <w:rStyle w:val="Hyperlink"/>
            <w:noProof/>
            <w:lang w:val="en-US"/>
          </w:rPr>
          <w:t>Figure 1</w:t>
        </w:r>
        <w:r w:rsidRPr="00013D2D">
          <w:rPr>
            <w:rStyle w:val="Hyperlink"/>
            <w:noProof/>
            <w:lang w:val="en-US"/>
          </w:rPr>
          <w:noBreakHyphen/>
          <w:t>21 Page upload by HTTP with cookie : Creating the e-mail correspondent</w:t>
        </w:r>
        <w:r>
          <w:rPr>
            <w:noProof/>
            <w:webHidden/>
          </w:rPr>
          <w:tab/>
        </w:r>
        <w:r>
          <w:rPr>
            <w:noProof/>
            <w:webHidden/>
          </w:rPr>
          <w:fldChar w:fldCharType="begin"/>
        </w:r>
        <w:r>
          <w:rPr>
            <w:noProof/>
            <w:webHidden/>
          </w:rPr>
          <w:instrText xml:space="preserve"> PAGEREF _Toc373484989 \h </w:instrText>
        </w:r>
        <w:r>
          <w:rPr>
            <w:noProof/>
            <w:webHidden/>
          </w:rPr>
        </w:r>
        <w:r>
          <w:rPr>
            <w:noProof/>
            <w:webHidden/>
          </w:rPr>
          <w:fldChar w:fldCharType="separate"/>
        </w:r>
        <w:r>
          <w:rPr>
            <w:noProof/>
            <w:webHidden/>
          </w:rPr>
          <w:t>88</w:t>
        </w:r>
        <w:r>
          <w:rPr>
            <w:noProof/>
            <w:webHidden/>
          </w:rPr>
          <w:fldChar w:fldCharType="end"/>
        </w:r>
      </w:hyperlink>
    </w:p>
    <w:p w14:paraId="785C90FE"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90" w:history="1">
        <w:r w:rsidRPr="00013D2D">
          <w:rPr>
            <w:rStyle w:val="Hyperlink"/>
            <w:noProof/>
            <w:lang w:val="en-US"/>
          </w:rPr>
          <w:t>Figure 1</w:t>
        </w:r>
        <w:r w:rsidRPr="00013D2D">
          <w:rPr>
            <w:rStyle w:val="Hyperlink"/>
            <w:noProof/>
            <w:lang w:val="en-US"/>
          </w:rPr>
          <w:noBreakHyphen/>
          <w:t>22 Page upload by HTTP with cookie : Creating rule UPLOAD1B</w:t>
        </w:r>
        <w:r>
          <w:rPr>
            <w:noProof/>
            <w:webHidden/>
          </w:rPr>
          <w:tab/>
        </w:r>
        <w:r>
          <w:rPr>
            <w:noProof/>
            <w:webHidden/>
          </w:rPr>
          <w:fldChar w:fldCharType="begin"/>
        </w:r>
        <w:r>
          <w:rPr>
            <w:noProof/>
            <w:webHidden/>
          </w:rPr>
          <w:instrText xml:space="preserve"> PAGEREF _Toc373484990 \h </w:instrText>
        </w:r>
        <w:r>
          <w:rPr>
            <w:noProof/>
            <w:webHidden/>
          </w:rPr>
        </w:r>
        <w:r>
          <w:rPr>
            <w:noProof/>
            <w:webHidden/>
          </w:rPr>
          <w:fldChar w:fldCharType="separate"/>
        </w:r>
        <w:r>
          <w:rPr>
            <w:noProof/>
            <w:webHidden/>
          </w:rPr>
          <w:t>88</w:t>
        </w:r>
        <w:r>
          <w:rPr>
            <w:noProof/>
            <w:webHidden/>
          </w:rPr>
          <w:fldChar w:fldCharType="end"/>
        </w:r>
      </w:hyperlink>
    </w:p>
    <w:p w14:paraId="123346A1"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91" w:history="1">
        <w:r w:rsidRPr="00013D2D">
          <w:rPr>
            <w:rStyle w:val="Hyperlink"/>
            <w:noProof/>
            <w:lang w:val="en-US"/>
          </w:rPr>
          <w:t>Figure 1</w:t>
        </w:r>
        <w:r w:rsidRPr="00013D2D">
          <w:rPr>
            <w:rStyle w:val="Hyperlink"/>
            <w:noProof/>
            <w:lang w:val="en-US"/>
          </w:rPr>
          <w:noBreakHyphen/>
          <w:t>23 Page upload by HTTP with cookie : Rules of the HTTP line</w:t>
        </w:r>
        <w:r>
          <w:rPr>
            <w:noProof/>
            <w:webHidden/>
          </w:rPr>
          <w:tab/>
        </w:r>
        <w:r>
          <w:rPr>
            <w:noProof/>
            <w:webHidden/>
          </w:rPr>
          <w:fldChar w:fldCharType="begin"/>
        </w:r>
        <w:r>
          <w:rPr>
            <w:noProof/>
            <w:webHidden/>
          </w:rPr>
          <w:instrText xml:space="preserve"> PAGEREF _Toc373484991 \h </w:instrText>
        </w:r>
        <w:r>
          <w:rPr>
            <w:noProof/>
            <w:webHidden/>
          </w:rPr>
        </w:r>
        <w:r>
          <w:rPr>
            <w:noProof/>
            <w:webHidden/>
          </w:rPr>
          <w:fldChar w:fldCharType="separate"/>
        </w:r>
        <w:r>
          <w:rPr>
            <w:noProof/>
            <w:webHidden/>
          </w:rPr>
          <w:t>89</w:t>
        </w:r>
        <w:r>
          <w:rPr>
            <w:noProof/>
            <w:webHidden/>
          </w:rPr>
          <w:fldChar w:fldCharType="end"/>
        </w:r>
      </w:hyperlink>
    </w:p>
    <w:p w14:paraId="542946C2"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92" w:history="1">
        <w:r w:rsidRPr="00013D2D">
          <w:rPr>
            <w:rStyle w:val="Hyperlink"/>
            <w:noProof/>
            <w:lang w:val="en-US"/>
          </w:rPr>
          <w:t>Figure 1</w:t>
        </w:r>
        <w:r w:rsidRPr="00013D2D">
          <w:rPr>
            <w:rStyle w:val="Hyperlink"/>
            <w:noProof/>
            <w:lang w:val="en-US"/>
          </w:rPr>
          <w:noBreakHyphen/>
          <w:t>24 Page upload by HTTP with cookie : activation e-mail</w:t>
        </w:r>
        <w:r>
          <w:rPr>
            <w:noProof/>
            <w:webHidden/>
          </w:rPr>
          <w:tab/>
        </w:r>
        <w:r>
          <w:rPr>
            <w:noProof/>
            <w:webHidden/>
          </w:rPr>
          <w:fldChar w:fldCharType="begin"/>
        </w:r>
        <w:r>
          <w:rPr>
            <w:noProof/>
            <w:webHidden/>
          </w:rPr>
          <w:instrText xml:space="preserve"> PAGEREF _Toc373484992 \h </w:instrText>
        </w:r>
        <w:r>
          <w:rPr>
            <w:noProof/>
            <w:webHidden/>
          </w:rPr>
        </w:r>
        <w:r>
          <w:rPr>
            <w:noProof/>
            <w:webHidden/>
          </w:rPr>
          <w:fldChar w:fldCharType="separate"/>
        </w:r>
        <w:r>
          <w:rPr>
            <w:noProof/>
            <w:webHidden/>
          </w:rPr>
          <w:t>90</w:t>
        </w:r>
        <w:r>
          <w:rPr>
            <w:noProof/>
            <w:webHidden/>
          </w:rPr>
          <w:fldChar w:fldCharType="end"/>
        </w:r>
      </w:hyperlink>
    </w:p>
    <w:p w14:paraId="4E8C6A20"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93" w:history="1">
        <w:r w:rsidRPr="00013D2D">
          <w:rPr>
            <w:rStyle w:val="Hyperlink"/>
            <w:noProof/>
            <w:lang w:val="en-US"/>
          </w:rPr>
          <w:t>Figure 1</w:t>
        </w:r>
        <w:r w:rsidRPr="00013D2D">
          <w:rPr>
            <w:rStyle w:val="Hyperlink"/>
            <w:noProof/>
            <w:lang w:val="en-US"/>
          </w:rPr>
          <w:noBreakHyphen/>
          <w:t>25 Page upload by HTTP with cookie : Displaying the upload.htm page</w:t>
        </w:r>
        <w:r>
          <w:rPr>
            <w:noProof/>
            <w:webHidden/>
          </w:rPr>
          <w:tab/>
        </w:r>
        <w:r>
          <w:rPr>
            <w:noProof/>
            <w:webHidden/>
          </w:rPr>
          <w:fldChar w:fldCharType="begin"/>
        </w:r>
        <w:r>
          <w:rPr>
            <w:noProof/>
            <w:webHidden/>
          </w:rPr>
          <w:instrText xml:space="preserve"> PAGEREF _Toc373484993 \h </w:instrText>
        </w:r>
        <w:r>
          <w:rPr>
            <w:noProof/>
            <w:webHidden/>
          </w:rPr>
        </w:r>
        <w:r>
          <w:rPr>
            <w:noProof/>
            <w:webHidden/>
          </w:rPr>
          <w:fldChar w:fldCharType="separate"/>
        </w:r>
        <w:r>
          <w:rPr>
            <w:noProof/>
            <w:webHidden/>
          </w:rPr>
          <w:t>90</w:t>
        </w:r>
        <w:r>
          <w:rPr>
            <w:noProof/>
            <w:webHidden/>
          </w:rPr>
          <w:fldChar w:fldCharType="end"/>
        </w:r>
      </w:hyperlink>
    </w:p>
    <w:p w14:paraId="7BD02BCE"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94" w:history="1">
        <w:r w:rsidRPr="00013D2D">
          <w:rPr>
            <w:rStyle w:val="Hyperlink"/>
            <w:noProof/>
            <w:lang w:val="en-US"/>
          </w:rPr>
          <w:t>Figure 1</w:t>
        </w:r>
        <w:r w:rsidRPr="00013D2D">
          <w:rPr>
            <w:rStyle w:val="Hyperlink"/>
            <w:noProof/>
            <w:lang w:val="en-US"/>
          </w:rPr>
          <w:noBreakHyphen/>
          <w:t>26 Page upload by HTTP with cookie : File selection dialog</w:t>
        </w:r>
        <w:r>
          <w:rPr>
            <w:noProof/>
            <w:webHidden/>
          </w:rPr>
          <w:tab/>
        </w:r>
        <w:r>
          <w:rPr>
            <w:noProof/>
            <w:webHidden/>
          </w:rPr>
          <w:fldChar w:fldCharType="begin"/>
        </w:r>
        <w:r>
          <w:rPr>
            <w:noProof/>
            <w:webHidden/>
          </w:rPr>
          <w:instrText xml:space="preserve"> PAGEREF _Toc373484994 \h </w:instrText>
        </w:r>
        <w:r>
          <w:rPr>
            <w:noProof/>
            <w:webHidden/>
          </w:rPr>
        </w:r>
        <w:r>
          <w:rPr>
            <w:noProof/>
            <w:webHidden/>
          </w:rPr>
          <w:fldChar w:fldCharType="separate"/>
        </w:r>
        <w:r>
          <w:rPr>
            <w:noProof/>
            <w:webHidden/>
          </w:rPr>
          <w:t>91</w:t>
        </w:r>
        <w:r>
          <w:rPr>
            <w:noProof/>
            <w:webHidden/>
          </w:rPr>
          <w:fldChar w:fldCharType="end"/>
        </w:r>
      </w:hyperlink>
    </w:p>
    <w:p w14:paraId="7C2D8A66"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95" w:history="1">
        <w:r w:rsidRPr="00013D2D">
          <w:rPr>
            <w:rStyle w:val="Hyperlink"/>
            <w:noProof/>
            <w:lang w:val="en-US"/>
          </w:rPr>
          <w:t>Figure 1</w:t>
        </w:r>
        <w:r w:rsidRPr="00013D2D">
          <w:rPr>
            <w:rStyle w:val="Hyperlink"/>
            <w:noProof/>
            <w:lang w:val="en-US"/>
          </w:rPr>
          <w:noBreakHyphen/>
          <w:t>27 Page upload by HTTP with cookie : Sending the file</w:t>
        </w:r>
        <w:r>
          <w:rPr>
            <w:noProof/>
            <w:webHidden/>
          </w:rPr>
          <w:tab/>
        </w:r>
        <w:r>
          <w:rPr>
            <w:noProof/>
            <w:webHidden/>
          </w:rPr>
          <w:fldChar w:fldCharType="begin"/>
        </w:r>
        <w:r>
          <w:rPr>
            <w:noProof/>
            <w:webHidden/>
          </w:rPr>
          <w:instrText xml:space="preserve"> PAGEREF _Toc373484995 \h </w:instrText>
        </w:r>
        <w:r>
          <w:rPr>
            <w:noProof/>
            <w:webHidden/>
          </w:rPr>
        </w:r>
        <w:r>
          <w:rPr>
            <w:noProof/>
            <w:webHidden/>
          </w:rPr>
          <w:fldChar w:fldCharType="separate"/>
        </w:r>
        <w:r>
          <w:rPr>
            <w:noProof/>
            <w:webHidden/>
          </w:rPr>
          <w:t>91</w:t>
        </w:r>
        <w:r>
          <w:rPr>
            <w:noProof/>
            <w:webHidden/>
          </w:rPr>
          <w:fldChar w:fldCharType="end"/>
        </w:r>
      </w:hyperlink>
    </w:p>
    <w:p w14:paraId="7A2361F6"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96" w:history="1">
        <w:r w:rsidRPr="00013D2D">
          <w:rPr>
            <w:rStyle w:val="Hyperlink"/>
            <w:noProof/>
            <w:lang w:val="en-US"/>
          </w:rPr>
          <w:t>Figure 1</w:t>
        </w:r>
        <w:r w:rsidRPr="00013D2D">
          <w:rPr>
            <w:rStyle w:val="Hyperlink"/>
            <w:noProof/>
            <w:lang w:val="en-US"/>
          </w:rPr>
          <w:noBreakHyphen/>
          <w:t>28 Page upload by HTTP with cookie : Confirmation of file uploadr</w:t>
        </w:r>
        <w:r>
          <w:rPr>
            <w:noProof/>
            <w:webHidden/>
          </w:rPr>
          <w:tab/>
        </w:r>
        <w:r>
          <w:rPr>
            <w:noProof/>
            <w:webHidden/>
          </w:rPr>
          <w:fldChar w:fldCharType="begin"/>
        </w:r>
        <w:r>
          <w:rPr>
            <w:noProof/>
            <w:webHidden/>
          </w:rPr>
          <w:instrText xml:space="preserve"> PAGEREF _Toc373484996 \h </w:instrText>
        </w:r>
        <w:r>
          <w:rPr>
            <w:noProof/>
            <w:webHidden/>
          </w:rPr>
        </w:r>
        <w:r>
          <w:rPr>
            <w:noProof/>
            <w:webHidden/>
          </w:rPr>
          <w:fldChar w:fldCharType="separate"/>
        </w:r>
        <w:r>
          <w:rPr>
            <w:noProof/>
            <w:webHidden/>
          </w:rPr>
          <w:t>92</w:t>
        </w:r>
        <w:r>
          <w:rPr>
            <w:noProof/>
            <w:webHidden/>
          </w:rPr>
          <w:fldChar w:fldCharType="end"/>
        </w:r>
      </w:hyperlink>
    </w:p>
    <w:p w14:paraId="3A7224C3"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97" w:history="1">
        <w:r w:rsidRPr="00013D2D">
          <w:rPr>
            <w:rStyle w:val="Hyperlink"/>
            <w:noProof/>
            <w:lang w:val="en-US"/>
          </w:rPr>
          <w:t>Figure 1</w:t>
        </w:r>
        <w:r w:rsidRPr="00013D2D">
          <w:rPr>
            <w:rStyle w:val="Hyperlink"/>
            <w:noProof/>
            <w:lang w:val="en-US"/>
          </w:rPr>
          <w:noBreakHyphen/>
          <w:t>29 Page upload by HTTP with signon : Transaction ‘dirlist’</w:t>
        </w:r>
        <w:r>
          <w:rPr>
            <w:noProof/>
            <w:webHidden/>
          </w:rPr>
          <w:tab/>
        </w:r>
        <w:r>
          <w:rPr>
            <w:noProof/>
            <w:webHidden/>
          </w:rPr>
          <w:fldChar w:fldCharType="begin"/>
        </w:r>
        <w:r>
          <w:rPr>
            <w:noProof/>
            <w:webHidden/>
          </w:rPr>
          <w:instrText xml:space="preserve"> PAGEREF _Toc373484997 \h </w:instrText>
        </w:r>
        <w:r>
          <w:rPr>
            <w:noProof/>
            <w:webHidden/>
          </w:rPr>
        </w:r>
        <w:r>
          <w:rPr>
            <w:noProof/>
            <w:webHidden/>
          </w:rPr>
          <w:fldChar w:fldCharType="separate"/>
        </w:r>
        <w:r>
          <w:rPr>
            <w:noProof/>
            <w:webHidden/>
          </w:rPr>
          <w:t>93</w:t>
        </w:r>
        <w:r>
          <w:rPr>
            <w:noProof/>
            <w:webHidden/>
          </w:rPr>
          <w:fldChar w:fldCharType="end"/>
        </w:r>
      </w:hyperlink>
    </w:p>
    <w:p w14:paraId="47F91333"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98" w:history="1">
        <w:r w:rsidRPr="00013D2D">
          <w:rPr>
            <w:rStyle w:val="Hyperlink"/>
            <w:noProof/>
            <w:lang w:val="en-US"/>
          </w:rPr>
          <w:t>Figure 1</w:t>
        </w:r>
        <w:r w:rsidRPr="00013D2D">
          <w:rPr>
            <w:rStyle w:val="Hyperlink"/>
            <w:noProof/>
            <w:lang w:val="en-US"/>
          </w:rPr>
          <w:noBreakHyphen/>
          <w:t>30 Page upload by HTTP with signon : Transactions ‘uplxxx’</w:t>
        </w:r>
        <w:r>
          <w:rPr>
            <w:noProof/>
            <w:webHidden/>
          </w:rPr>
          <w:tab/>
        </w:r>
        <w:r>
          <w:rPr>
            <w:noProof/>
            <w:webHidden/>
          </w:rPr>
          <w:fldChar w:fldCharType="begin"/>
        </w:r>
        <w:r>
          <w:rPr>
            <w:noProof/>
            <w:webHidden/>
          </w:rPr>
          <w:instrText xml:space="preserve"> PAGEREF _Toc373484998 \h </w:instrText>
        </w:r>
        <w:r>
          <w:rPr>
            <w:noProof/>
            <w:webHidden/>
          </w:rPr>
        </w:r>
        <w:r>
          <w:rPr>
            <w:noProof/>
            <w:webHidden/>
          </w:rPr>
          <w:fldChar w:fldCharType="separate"/>
        </w:r>
        <w:r>
          <w:rPr>
            <w:noProof/>
            <w:webHidden/>
          </w:rPr>
          <w:t>94</w:t>
        </w:r>
        <w:r>
          <w:rPr>
            <w:noProof/>
            <w:webHidden/>
          </w:rPr>
          <w:fldChar w:fldCharType="end"/>
        </w:r>
      </w:hyperlink>
    </w:p>
    <w:p w14:paraId="39625482" w14:textId="77777777" w:rsidR="00A87DE6" w:rsidRPr="00FD11C7" w:rsidRDefault="00A87DE6">
      <w:pPr>
        <w:pStyle w:val="TableofFigures"/>
        <w:tabs>
          <w:tab w:val="right" w:leader="dot" w:pos="9912"/>
        </w:tabs>
        <w:rPr>
          <w:rFonts w:ascii="Calibri" w:hAnsi="Calibri"/>
          <w:noProof/>
          <w:sz w:val="22"/>
          <w:szCs w:val="22"/>
          <w:lang w:val="en-US"/>
        </w:rPr>
      </w:pPr>
      <w:hyperlink w:anchor="_Toc373484999" w:history="1">
        <w:r w:rsidRPr="00013D2D">
          <w:rPr>
            <w:rStyle w:val="Hyperlink"/>
            <w:noProof/>
            <w:lang w:val="en-US"/>
          </w:rPr>
          <w:t>Figure 1</w:t>
        </w:r>
        <w:r w:rsidRPr="00013D2D">
          <w:rPr>
            <w:rStyle w:val="Hyperlink"/>
            <w:noProof/>
            <w:lang w:val="en-US"/>
          </w:rPr>
          <w:noBreakHyphen/>
          <w:t>31 Page upload by HTTP with signon : Entering the userid and password</w:t>
        </w:r>
        <w:r>
          <w:rPr>
            <w:noProof/>
            <w:webHidden/>
          </w:rPr>
          <w:tab/>
        </w:r>
        <w:r>
          <w:rPr>
            <w:noProof/>
            <w:webHidden/>
          </w:rPr>
          <w:fldChar w:fldCharType="begin"/>
        </w:r>
        <w:r>
          <w:rPr>
            <w:noProof/>
            <w:webHidden/>
          </w:rPr>
          <w:instrText xml:space="preserve"> PAGEREF _Toc373484999 \h </w:instrText>
        </w:r>
        <w:r>
          <w:rPr>
            <w:noProof/>
            <w:webHidden/>
          </w:rPr>
        </w:r>
        <w:r>
          <w:rPr>
            <w:noProof/>
            <w:webHidden/>
          </w:rPr>
          <w:fldChar w:fldCharType="separate"/>
        </w:r>
        <w:r>
          <w:rPr>
            <w:noProof/>
            <w:webHidden/>
          </w:rPr>
          <w:t>95</w:t>
        </w:r>
        <w:r>
          <w:rPr>
            <w:noProof/>
            <w:webHidden/>
          </w:rPr>
          <w:fldChar w:fldCharType="end"/>
        </w:r>
      </w:hyperlink>
    </w:p>
    <w:p w14:paraId="0C50D5EC"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00" w:history="1">
        <w:r w:rsidRPr="00013D2D">
          <w:rPr>
            <w:rStyle w:val="Hyperlink"/>
            <w:noProof/>
            <w:lang w:val="en-US"/>
          </w:rPr>
          <w:t>Figure 1</w:t>
        </w:r>
        <w:r w:rsidRPr="00013D2D">
          <w:rPr>
            <w:rStyle w:val="Hyperlink"/>
            <w:noProof/>
            <w:lang w:val="en-US"/>
          </w:rPr>
          <w:noBreakHyphen/>
          <w:t>32 Page upload by HTTP with signon : Displaying the upload4.htm page</w:t>
        </w:r>
        <w:r>
          <w:rPr>
            <w:noProof/>
            <w:webHidden/>
          </w:rPr>
          <w:tab/>
        </w:r>
        <w:r>
          <w:rPr>
            <w:noProof/>
            <w:webHidden/>
          </w:rPr>
          <w:fldChar w:fldCharType="begin"/>
        </w:r>
        <w:r>
          <w:rPr>
            <w:noProof/>
            <w:webHidden/>
          </w:rPr>
          <w:instrText xml:space="preserve"> PAGEREF _Toc373485000 \h </w:instrText>
        </w:r>
        <w:r>
          <w:rPr>
            <w:noProof/>
            <w:webHidden/>
          </w:rPr>
        </w:r>
        <w:r>
          <w:rPr>
            <w:noProof/>
            <w:webHidden/>
          </w:rPr>
          <w:fldChar w:fldCharType="separate"/>
        </w:r>
        <w:r>
          <w:rPr>
            <w:noProof/>
            <w:webHidden/>
          </w:rPr>
          <w:t>96</w:t>
        </w:r>
        <w:r>
          <w:rPr>
            <w:noProof/>
            <w:webHidden/>
          </w:rPr>
          <w:fldChar w:fldCharType="end"/>
        </w:r>
      </w:hyperlink>
    </w:p>
    <w:p w14:paraId="142B7848"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01" w:history="1">
        <w:r w:rsidRPr="00013D2D">
          <w:rPr>
            <w:rStyle w:val="Hyperlink"/>
            <w:noProof/>
            <w:lang w:val="en-US"/>
          </w:rPr>
          <w:t>Figure 1</w:t>
        </w:r>
        <w:r w:rsidRPr="00013D2D">
          <w:rPr>
            <w:rStyle w:val="Hyperlink"/>
            <w:noProof/>
            <w:lang w:val="en-US"/>
          </w:rPr>
          <w:noBreakHyphen/>
          <w:t>33 Page upload by HTTP with signon : File selection dialog</w:t>
        </w:r>
        <w:r>
          <w:rPr>
            <w:noProof/>
            <w:webHidden/>
          </w:rPr>
          <w:tab/>
        </w:r>
        <w:r>
          <w:rPr>
            <w:noProof/>
            <w:webHidden/>
          </w:rPr>
          <w:fldChar w:fldCharType="begin"/>
        </w:r>
        <w:r>
          <w:rPr>
            <w:noProof/>
            <w:webHidden/>
          </w:rPr>
          <w:instrText xml:space="preserve"> PAGEREF _Toc373485001 \h </w:instrText>
        </w:r>
        <w:r>
          <w:rPr>
            <w:noProof/>
            <w:webHidden/>
          </w:rPr>
        </w:r>
        <w:r>
          <w:rPr>
            <w:noProof/>
            <w:webHidden/>
          </w:rPr>
          <w:fldChar w:fldCharType="separate"/>
        </w:r>
        <w:r>
          <w:rPr>
            <w:noProof/>
            <w:webHidden/>
          </w:rPr>
          <w:t>96</w:t>
        </w:r>
        <w:r>
          <w:rPr>
            <w:noProof/>
            <w:webHidden/>
          </w:rPr>
          <w:fldChar w:fldCharType="end"/>
        </w:r>
      </w:hyperlink>
    </w:p>
    <w:p w14:paraId="62B228D0"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02" w:history="1">
        <w:r w:rsidRPr="00013D2D">
          <w:rPr>
            <w:rStyle w:val="Hyperlink"/>
            <w:noProof/>
            <w:lang w:val="en-US"/>
          </w:rPr>
          <w:t>Figure 1</w:t>
        </w:r>
        <w:r w:rsidRPr="00013D2D">
          <w:rPr>
            <w:rStyle w:val="Hyperlink"/>
            <w:noProof/>
            <w:lang w:val="en-US"/>
          </w:rPr>
          <w:noBreakHyphen/>
          <w:t>34 Page upload by HTTP with signon : Sending the file</w:t>
        </w:r>
        <w:r>
          <w:rPr>
            <w:noProof/>
            <w:webHidden/>
          </w:rPr>
          <w:tab/>
        </w:r>
        <w:r>
          <w:rPr>
            <w:noProof/>
            <w:webHidden/>
          </w:rPr>
          <w:fldChar w:fldCharType="begin"/>
        </w:r>
        <w:r>
          <w:rPr>
            <w:noProof/>
            <w:webHidden/>
          </w:rPr>
          <w:instrText xml:space="preserve"> PAGEREF _Toc373485002 \h </w:instrText>
        </w:r>
        <w:r>
          <w:rPr>
            <w:noProof/>
            <w:webHidden/>
          </w:rPr>
        </w:r>
        <w:r>
          <w:rPr>
            <w:noProof/>
            <w:webHidden/>
          </w:rPr>
          <w:fldChar w:fldCharType="separate"/>
        </w:r>
        <w:r>
          <w:rPr>
            <w:noProof/>
            <w:webHidden/>
          </w:rPr>
          <w:t>97</w:t>
        </w:r>
        <w:r>
          <w:rPr>
            <w:noProof/>
            <w:webHidden/>
          </w:rPr>
          <w:fldChar w:fldCharType="end"/>
        </w:r>
      </w:hyperlink>
    </w:p>
    <w:p w14:paraId="67D4986A"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03" w:history="1">
        <w:r w:rsidRPr="00013D2D">
          <w:rPr>
            <w:rStyle w:val="Hyperlink"/>
            <w:noProof/>
            <w:lang w:val="en-US"/>
          </w:rPr>
          <w:t>Figure 1</w:t>
        </w:r>
        <w:r w:rsidRPr="00013D2D">
          <w:rPr>
            <w:rStyle w:val="Hyperlink"/>
            <w:noProof/>
            <w:lang w:val="en-US"/>
          </w:rPr>
          <w:noBreakHyphen/>
          <w:t>35 Page upload by HTTP with signon : Confirmation of file upload</w:t>
        </w:r>
        <w:r>
          <w:rPr>
            <w:noProof/>
            <w:webHidden/>
          </w:rPr>
          <w:tab/>
        </w:r>
        <w:r>
          <w:rPr>
            <w:noProof/>
            <w:webHidden/>
          </w:rPr>
          <w:fldChar w:fldCharType="begin"/>
        </w:r>
        <w:r>
          <w:rPr>
            <w:noProof/>
            <w:webHidden/>
          </w:rPr>
          <w:instrText xml:space="preserve"> PAGEREF _Toc373485003 \h </w:instrText>
        </w:r>
        <w:r>
          <w:rPr>
            <w:noProof/>
            <w:webHidden/>
          </w:rPr>
        </w:r>
        <w:r>
          <w:rPr>
            <w:noProof/>
            <w:webHidden/>
          </w:rPr>
          <w:fldChar w:fldCharType="separate"/>
        </w:r>
        <w:r>
          <w:rPr>
            <w:noProof/>
            <w:webHidden/>
          </w:rPr>
          <w:t>98</w:t>
        </w:r>
        <w:r>
          <w:rPr>
            <w:noProof/>
            <w:webHidden/>
          </w:rPr>
          <w:fldChar w:fldCharType="end"/>
        </w:r>
      </w:hyperlink>
    </w:p>
    <w:p w14:paraId="61E80714"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04" w:history="1">
        <w:r w:rsidRPr="00013D2D">
          <w:rPr>
            <w:rStyle w:val="Hyperlink"/>
            <w:noProof/>
            <w:lang w:val="en-US"/>
          </w:rPr>
          <w:t>Figure 1</w:t>
        </w:r>
        <w:r w:rsidRPr="00013D2D">
          <w:rPr>
            <w:rStyle w:val="Hyperlink"/>
            <w:noProof/>
            <w:lang w:val="en-US"/>
          </w:rPr>
          <w:noBreakHyphen/>
          <w:t>36 Drag and drop upload interface</w:t>
        </w:r>
        <w:r>
          <w:rPr>
            <w:noProof/>
            <w:webHidden/>
          </w:rPr>
          <w:tab/>
        </w:r>
        <w:r>
          <w:rPr>
            <w:noProof/>
            <w:webHidden/>
          </w:rPr>
          <w:fldChar w:fldCharType="begin"/>
        </w:r>
        <w:r>
          <w:rPr>
            <w:noProof/>
            <w:webHidden/>
          </w:rPr>
          <w:instrText xml:space="preserve"> PAGEREF _Toc373485004 \h </w:instrText>
        </w:r>
        <w:r>
          <w:rPr>
            <w:noProof/>
            <w:webHidden/>
          </w:rPr>
        </w:r>
        <w:r>
          <w:rPr>
            <w:noProof/>
            <w:webHidden/>
          </w:rPr>
          <w:fldChar w:fldCharType="separate"/>
        </w:r>
        <w:r>
          <w:rPr>
            <w:noProof/>
            <w:webHidden/>
          </w:rPr>
          <w:t>99</w:t>
        </w:r>
        <w:r>
          <w:rPr>
            <w:noProof/>
            <w:webHidden/>
          </w:rPr>
          <w:fldChar w:fldCharType="end"/>
        </w:r>
      </w:hyperlink>
    </w:p>
    <w:p w14:paraId="1D646BAD"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05" w:history="1">
        <w:r w:rsidRPr="00013D2D">
          <w:rPr>
            <w:rStyle w:val="Hyperlink"/>
            <w:noProof/>
            <w:lang w:val="en-US"/>
          </w:rPr>
          <w:t>Figure 1</w:t>
        </w:r>
        <w:r w:rsidRPr="00013D2D">
          <w:rPr>
            <w:rStyle w:val="Hyperlink"/>
            <w:noProof/>
            <w:lang w:val="en-US"/>
          </w:rPr>
          <w:noBreakHyphen/>
          <w:t>37 Displaying upload results</w:t>
        </w:r>
        <w:r>
          <w:rPr>
            <w:noProof/>
            <w:webHidden/>
          </w:rPr>
          <w:tab/>
        </w:r>
        <w:r>
          <w:rPr>
            <w:noProof/>
            <w:webHidden/>
          </w:rPr>
          <w:fldChar w:fldCharType="begin"/>
        </w:r>
        <w:r>
          <w:rPr>
            <w:noProof/>
            <w:webHidden/>
          </w:rPr>
          <w:instrText xml:space="preserve"> PAGEREF _Toc373485005 \h </w:instrText>
        </w:r>
        <w:r>
          <w:rPr>
            <w:noProof/>
            <w:webHidden/>
          </w:rPr>
        </w:r>
        <w:r>
          <w:rPr>
            <w:noProof/>
            <w:webHidden/>
          </w:rPr>
          <w:fldChar w:fldCharType="separate"/>
        </w:r>
        <w:r>
          <w:rPr>
            <w:noProof/>
            <w:webHidden/>
          </w:rPr>
          <w:t>100</w:t>
        </w:r>
        <w:r>
          <w:rPr>
            <w:noProof/>
            <w:webHidden/>
          </w:rPr>
          <w:fldChar w:fldCharType="end"/>
        </w:r>
      </w:hyperlink>
    </w:p>
    <w:p w14:paraId="3083846B"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06" w:history="1">
        <w:r w:rsidRPr="00013D2D">
          <w:rPr>
            <w:rStyle w:val="Hyperlink"/>
            <w:noProof/>
            <w:lang w:val="en-US"/>
          </w:rPr>
          <w:t>Figure 1</w:t>
        </w:r>
        <w:r w:rsidRPr="00013D2D">
          <w:rPr>
            <w:rStyle w:val="Hyperlink"/>
            <w:noProof/>
            <w:lang w:val="en-US"/>
          </w:rPr>
          <w:noBreakHyphen/>
          <w:t>38 Upload summary report</w:t>
        </w:r>
        <w:r>
          <w:rPr>
            <w:noProof/>
            <w:webHidden/>
          </w:rPr>
          <w:tab/>
        </w:r>
        <w:r>
          <w:rPr>
            <w:noProof/>
            <w:webHidden/>
          </w:rPr>
          <w:fldChar w:fldCharType="begin"/>
        </w:r>
        <w:r>
          <w:rPr>
            <w:noProof/>
            <w:webHidden/>
          </w:rPr>
          <w:instrText xml:space="preserve"> PAGEREF _Toc373485006 \h </w:instrText>
        </w:r>
        <w:r>
          <w:rPr>
            <w:noProof/>
            <w:webHidden/>
          </w:rPr>
        </w:r>
        <w:r>
          <w:rPr>
            <w:noProof/>
            <w:webHidden/>
          </w:rPr>
          <w:fldChar w:fldCharType="separate"/>
        </w:r>
        <w:r>
          <w:rPr>
            <w:noProof/>
            <w:webHidden/>
          </w:rPr>
          <w:t>101</w:t>
        </w:r>
        <w:r>
          <w:rPr>
            <w:noProof/>
            <w:webHidden/>
          </w:rPr>
          <w:fldChar w:fldCharType="end"/>
        </w:r>
      </w:hyperlink>
    </w:p>
    <w:p w14:paraId="407BDC08"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07" w:history="1">
        <w:r w:rsidRPr="00013D2D">
          <w:rPr>
            <w:rStyle w:val="Hyperlink"/>
            <w:noProof/>
            <w:lang w:val="en-US"/>
          </w:rPr>
          <w:t>Figure 1</w:t>
        </w:r>
        <w:r w:rsidRPr="00013D2D">
          <w:rPr>
            <w:rStyle w:val="Hyperlink"/>
            <w:noProof/>
            <w:lang w:val="en-US"/>
          </w:rPr>
          <w:noBreakHyphen/>
          <w:t>39 VIRTEL Web Access Settings menu (part 1 of 3)</w:t>
        </w:r>
        <w:r>
          <w:rPr>
            <w:noProof/>
            <w:webHidden/>
          </w:rPr>
          <w:tab/>
        </w:r>
        <w:r>
          <w:rPr>
            <w:noProof/>
            <w:webHidden/>
          </w:rPr>
          <w:fldChar w:fldCharType="begin"/>
        </w:r>
        <w:r>
          <w:rPr>
            <w:noProof/>
            <w:webHidden/>
          </w:rPr>
          <w:instrText xml:space="preserve"> PAGEREF _Toc373485007 \h </w:instrText>
        </w:r>
        <w:r>
          <w:rPr>
            <w:noProof/>
            <w:webHidden/>
          </w:rPr>
        </w:r>
        <w:r>
          <w:rPr>
            <w:noProof/>
            <w:webHidden/>
          </w:rPr>
          <w:fldChar w:fldCharType="separate"/>
        </w:r>
        <w:r>
          <w:rPr>
            <w:noProof/>
            <w:webHidden/>
          </w:rPr>
          <w:t>106</w:t>
        </w:r>
        <w:r>
          <w:rPr>
            <w:noProof/>
            <w:webHidden/>
          </w:rPr>
          <w:fldChar w:fldCharType="end"/>
        </w:r>
      </w:hyperlink>
    </w:p>
    <w:p w14:paraId="6AB4EC9B"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08" w:history="1">
        <w:r w:rsidRPr="00013D2D">
          <w:rPr>
            <w:rStyle w:val="Hyperlink"/>
            <w:noProof/>
            <w:lang w:val="en-US"/>
          </w:rPr>
          <w:t>Figure 1</w:t>
        </w:r>
        <w:r w:rsidRPr="00013D2D">
          <w:rPr>
            <w:rStyle w:val="Hyperlink"/>
            <w:noProof/>
            <w:lang w:val="en-US"/>
          </w:rPr>
          <w:noBreakHyphen/>
          <w:t>40 VIRTEL Web Access Settings menu (part 2 of 3)</w:t>
        </w:r>
        <w:r>
          <w:rPr>
            <w:noProof/>
            <w:webHidden/>
          </w:rPr>
          <w:tab/>
        </w:r>
        <w:r>
          <w:rPr>
            <w:noProof/>
            <w:webHidden/>
          </w:rPr>
          <w:fldChar w:fldCharType="begin"/>
        </w:r>
        <w:r>
          <w:rPr>
            <w:noProof/>
            <w:webHidden/>
          </w:rPr>
          <w:instrText xml:space="preserve"> PAGEREF _Toc373485008 \h </w:instrText>
        </w:r>
        <w:r>
          <w:rPr>
            <w:noProof/>
            <w:webHidden/>
          </w:rPr>
        </w:r>
        <w:r>
          <w:rPr>
            <w:noProof/>
            <w:webHidden/>
          </w:rPr>
          <w:fldChar w:fldCharType="separate"/>
        </w:r>
        <w:r>
          <w:rPr>
            <w:noProof/>
            <w:webHidden/>
          </w:rPr>
          <w:t>107</w:t>
        </w:r>
        <w:r>
          <w:rPr>
            <w:noProof/>
            <w:webHidden/>
          </w:rPr>
          <w:fldChar w:fldCharType="end"/>
        </w:r>
      </w:hyperlink>
    </w:p>
    <w:p w14:paraId="39E5DE03"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09" w:history="1">
        <w:r w:rsidRPr="00013D2D">
          <w:rPr>
            <w:rStyle w:val="Hyperlink"/>
            <w:noProof/>
            <w:lang w:val="en-US"/>
          </w:rPr>
          <w:t>Figure 1</w:t>
        </w:r>
        <w:r w:rsidRPr="00013D2D">
          <w:rPr>
            <w:rStyle w:val="Hyperlink"/>
            <w:noProof/>
            <w:lang w:val="en-US"/>
          </w:rPr>
          <w:noBreakHyphen/>
          <w:t>41 VIRTEL Web Access Settings menu (part 3 of 3)</w:t>
        </w:r>
        <w:r>
          <w:rPr>
            <w:noProof/>
            <w:webHidden/>
          </w:rPr>
          <w:tab/>
        </w:r>
        <w:r>
          <w:rPr>
            <w:noProof/>
            <w:webHidden/>
          </w:rPr>
          <w:fldChar w:fldCharType="begin"/>
        </w:r>
        <w:r>
          <w:rPr>
            <w:noProof/>
            <w:webHidden/>
          </w:rPr>
          <w:instrText xml:space="preserve"> PAGEREF _Toc373485009 \h </w:instrText>
        </w:r>
        <w:r>
          <w:rPr>
            <w:noProof/>
            <w:webHidden/>
          </w:rPr>
        </w:r>
        <w:r>
          <w:rPr>
            <w:noProof/>
            <w:webHidden/>
          </w:rPr>
          <w:fldChar w:fldCharType="separate"/>
        </w:r>
        <w:r>
          <w:rPr>
            <w:noProof/>
            <w:webHidden/>
          </w:rPr>
          <w:t>108</w:t>
        </w:r>
        <w:r>
          <w:rPr>
            <w:noProof/>
            <w:webHidden/>
          </w:rPr>
          <w:fldChar w:fldCharType="end"/>
        </w:r>
      </w:hyperlink>
    </w:p>
    <w:p w14:paraId="4282DB8D"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10" w:history="1">
        <w:r w:rsidRPr="00013D2D">
          <w:rPr>
            <w:rStyle w:val="Hyperlink"/>
            <w:noProof/>
            <w:lang w:val="en-US"/>
          </w:rPr>
          <w:t>Figure 1</w:t>
        </w:r>
        <w:r w:rsidRPr="00013D2D">
          <w:rPr>
            <w:rStyle w:val="Hyperlink"/>
            <w:noProof/>
            <w:lang w:val="en-US"/>
          </w:rPr>
          <w:noBreakHyphen/>
          <w:t>42 w2hparm.js: Default settings for VIRTEL Web Access</w:t>
        </w:r>
        <w:r>
          <w:rPr>
            <w:noProof/>
            <w:webHidden/>
          </w:rPr>
          <w:tab/>
        </w:r>
        <w:r>
          <w:rPr>
            <w:noProof/>
            <w:webHidden/>
          </w:rPr>
          <w:fldChar w:fldCharType="begin"/>
        </w:r>
        <w:r>
          <w:rPr>
            <w:noProof/>
            <w:webHidden/>
          </w:rPr>
          <w:instrText xml:space="preserve"> PAGEREF _Toc373485010 \h </w:instrText>
        </w:r>
        <w:r>
          <w:rPr>
            <w:noProof/>
            <w:webHidden/>
          </w:rPr>
        </w:r>
        <w:r>
          <w:rPr>
            <w:noProof/>
            <w:webHidden/>
          </w:rPr>
          <w:fldChar w:fldCharType="separate"/>
        </w:r>
        <w:r>
          <w:rPr>
            <w:noProof/>
            <w:webHidden/>
          </w:rPr>
          <w:t>113</w:t>
        </w:r>
        <w:r>
          <w:rPr>
            <w:noProof/>
            <w:webHidden/>
          </w:rPr>
          <w:fldChar w:fldCharType="end"/>
        </w:r>
      </w:hyperlink>
    </w:p>
    <w:p w14:paraId="312D8E7C"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11" w:history="1">
        <w:r w:rsidRPr="00013D2D">
          <w:rPr>
            <w:rStyle w:val="Hyperlink"/>
            <w:noProof/>
            <w:lang w:val="en-US"/>
          </w:rPr>
          <w:t>Figure 1</w:t>
        </w:r>
        <w:r w:rsidRPr="00013D2D">
          <w:rPr>
            <w:rStyle w:val="Hyperlink"/>
            <w:noProof/>
            <w:lang w:val="en-US"/>
          </w:rPr>
          <w:noBreakHyphen/>
          <w:t>43 w2hparm.js: List of keywords and possible values</w:t>
        </w:r>
        <w:r>
          <w:rPr>
            <w:noProof/>
            <w:webHidden/>
          </w:rPr>
          <w:tab/>
        </w:r>
        <w:r>
          <w:rPr>
            <w:noProof/>
            <w:webHidden/>
          </w:rPr>
          <w:fldChar w:fldCharType="begin"/>
        </w:r>
        <w:r>
          <w:rPr>
            <w:noProof/>
            <w:webHidden/>
          </w:rPr>
          <w:instrText xml:space="preserve"> PAGEREF _Toc373485011 \h </w:instrText>
        </w:r>
        <w:r>
          <w:rPr>
            <w:noProof/>
            <w:webHidden/>
          </w:rPr>
        </w:r>
        <w:r>
          <w:rPr>
            <w:noProof/>
            <w:webHidden/>
          </w:rPr>
          <w:fldChar w:fldCharType="separate"/>
        </w:r>
        <w:r>
          <w:rPr>
            <w:noProof/>
            <w:webHidden/>
          </w:rPr>
          <w:t>115</w:t>
        </w:r>
        <w:r>
          <w:rPr>
            <w:noProof/>
            <w:webHidden/>
          </w:rPr>
          <w:fldChar w:fldCharType="end"/>
        </w:r>
      </w:hyperlink>
    </w:p>
    <w:p w14:paraId="3BBFF1DB"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12" w:history="1">
        <w:r w:rsidRPr="00013D2D">
          <w:rPr>
            <w:rStyle w:val="Hyperlink"/>
            <w:noProof/>
            <w:lang w:val="en-US"/>
          </w:rPr>
          <w:t>Figure 1</w:t>
        </w:r>
        <w:r w:rsidRPr="00013D2D">
          <w:rPr>
            <w:rStyle w:val="Hyperlink"/>
            <w:noProof/>
            <w:lang w:val="en-US"/>
          </w:rPr>
          <w:noBreakHyphen/>
          <w:t>44 w2hparm.js: Hiding VIRTEL Web Access settings</w:t>
        </w:r>
        <w:r>
          <w:rPr>
            <w:noProof/>
            <w:webHidden/>
          </w:rPr>
          <w:tab/>
        </w:r>
        <w:r>
          <w:rPr>
            <w:noProof/>
            <w:webHidden/>
          </w:rPr>
          <w:fldChar w:fldCharType="begin"/>
        </w:r>
        <w:r>
          <w:rPr>
            <w:noProof/>
            <w:webHidden/>
          </w:rPr>
          <w:instrText xml:space="preserve"> PAGEREF _Toc373485012 \h </w:instrText>
        </w:r>
        <w:r>
          <w:rPr>
            <w:noProof/>
            <w:webHidden/>
          </w:rPr>
        </w:r>
        <w:r>
          <w:rPr>
            <w:noProof/>
            <w:webHidden/>
          </w:rPr>
          <w:fldChar w:fldCharType="separate"/>
        </w:r>
        <w:r>
          <w:rPr>
            <w:noProof/>
            <w:webHidden/>
          </w:rPr>
          <w:t>115</w:t>
        </w:r>
        <w:r>
          <w:rPr>
            <w:noProof/>
            <w:webHidden/>
          </w:rPr>
          <w:fldChar w:fldCharType="end"/>
        </w:r>
      </w:hyperlink>
    </w:p>
    <w:p w14:paraId="4DAE2AFC"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13" w:history="1">
        <w:r w:rsidRPr="00013D2D">
          <w:rPr>
            <w:rStyle w:val="Hyperlink"/>
            <w:noProof/>
            <w:lang w:val="en-US"/>
          </w:rPr>
          <w:t>Figure 1</w:t>
        </w:r>
        <w:r w:rsidRPr="00013D2D">
          <w:rPr>
            <w:rStyle w:val="Hyperlink"/>
            <w:noProof/>
            <w:lang w:val="en-US"/>
          </w:rPr>
          <w:noBreakHyphen/>
          <w:t>45 Application selection menu</w:t>
        </w:r>
        <w:r>
          <w:rPr>
            <w:noProof/>
            <w:webHidden/>
          </w:rPr>
          <w:tab/>
        </w:r>
        <w:r>
          <w:rPr>
            <w:noProof/>
            <w:webHidden/>
          </w:rPr>
          <w:fldChar w:fldCharType="begin"/>
        </w:r>
        <w:r>
          <w:rPr>
            <w:noProof/>
            <w:webHidden/>
          </w:rPr>
          <w:instrText xml:space="preserve"> PAGEREF _Toc373485013 \h </w:instrText>
        </w:r>
        <w:r>
          <w:rPr>
            <w:noProof/>
            <w:webHidden/>
          </w:rPr>
        </w:r>
        <w:r>
          <w:rPr>
            <w:noProof/>
            <w:webHidden/>
          </w:rPr>
          <w:fldChar w:fldCharType="separate"/>
        </w:r>
        <w:r>
          <w:rPr>
            <w:noProof/>
            <w:webHidden/>
          </w:rPr>
          <w:t>116</w:t>
        </w:r>
        <w:r>
          <w:rPr>
            <w:noProof/>
            <w:webHidden/>
          </w:rPr>
          <w:fldChar w:fldCharType="end"/>
        </w:r>
      </w:hyperlink>
    </w:p>
    <w:p w14:paraId="2DB3E9E1"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14" w:history="1">
        <w:r w:rsidRPr="00013D2D">
          <w:rPr>
            <w:rStyle w:val="Hyperlink"/>
            <w:noProof/>
            <w:lang w:val="en-US"/>
          </w:rPr>
          <w:t>Figure 1</w:t>
        </w:r>
        <w:r w:rsidRPr="00013D2D">
          <w:rPr>
            <w:rStyle w:val="Hyperlink"/>
            <w:noProof/>
            <w:lang w:val="en-US"/>
          </w:rPr>
          <w:noBreakHyphen/>
          <w:t>46 Definition of applist transaction</w:t>
        </w:r>
        <w:r>
          <w:rPr>
            <w:noProof/>
            <w:webHidden/>
          </w:rPr>
          <w:tab/>
        </w:r>
        <w:r>
          <w:rPr>
            <w:noProof/>
            <w:webHidden/>
          </w:rPr>
          <w:fldChar w:fldCharType="begin"/>
        </w:r>
        <w:r>
          <w:rPr>
            <w:noProof/>
            <w:webHidden/>
          </w:rPr>
          <w:instrText xml:space="preserve"> PAGEREF _Toc373485014 \h </w:instrText>
        </w:r>
        <w:r>
          <w:rPr>
            <w:noProof/>
            <w:webHidden/>
          </w:rPr>
        </w:r>
        <w:r>
          <w:rPr>
            <w:noProof/>
            <w:webHidden/>
          </w:rPr>
          <w:fldChar w:fldCharType="separate"/>
        </w:r>
        <w:r>
          <w:rPr>
            <w:noProof/>
            <w:webHidden/>
          </w:rPr>
          <w:t>118</w:t>
        </w:r>
        <w:r>
          <w:rPr>
            <w:noProof/>
            <w:webHidden/>
          </w:rPr>
          <w:fldChar w:fldCharType="end"/>
        </w:r>
      </w:hyperlink>
    </w:p>
    <w:p w14:paraId="6A201887"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15" w:history="1">
        <w:r w:rsidRPr="00013D2D">
          <w:rPr>
            <w:rStyle w:val="Hyperlink"/>
            <w:noProof/>
            <w:lang w:val="en-US"/>
          </w:rPr>
          <w:t>Figure 1</w:t>
        </w:r>
        <w:r w:rsidRPr="00013D2D">
          <w:rPr>
            <w:rStyle w:val="Hyperlink"/>
            <w:noProof/>
            <w:lang w:val="en-US"/>
          </w:rPr>
          <w:noBreakHyphen/>
          <w:t>47 Specifying the application selection menu in the default transaction</w:t>
        </w:r>
        <w:r>
          <w:rPr>
            <w:noProof/>
            <w:webHidden/>
          </w:rPr>
          <w:tab/>
        </w:r>
        <w:r>
          <w:rPr>
            <w:noProof/>
            <w:webHidden/>
          </w:rPr>
          <w:fldChar w:fldCharType="begin"/>
        </w:r>
        <w:r>
          <w:rPr>
            <w:noProof/>
            <w:webHidden/>
          </w:rPr>
          <w:instrText xml:space="preserve"> PAGEREF _Toc373485015 \h </w:instrText>
        </w:r>
        <w:r>
          <w:rPr>
            <w:noProof/>
            <w:webHidden/>
          </w:rPr>
        </w:r>
        <w:r>
          <w:rPr>
            <w:noProof/>
            <w:webHidden/>
          </w:rPr>
          <w:fldChar w:fldCharType="separate"/>
        </w:r>
        <w:r>
          <w:rPr>
            <w:noProof/>
            <w:webHidden/>
          </w:rPr>
          <w:t>119</w:t>
        </w:r>
        <w:r>
          <w:rPr>
            <w:noProof/>
            <w:webHidden/>
          </w:rPr>
          <w:fldChar w:fldCharType="end"/>
        </w:r>
      </w:hyperlink>
    </w:p>
    <w:p w14:paraId="6C59F14B"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16" w:history="1">
        <w:r w:rsidRPr="00013D2D">
          <w:rPr>
            <w:rStyle w:val="Hyperlink"/>
            <w:noProof/>
            <w:lang w:val="en-US"/>
          </w:rPr>
          <w:t>Figure 1</w:t>
        </w:r>
        <w:r w:rsidRPr="00013D2D">
          <w:rPr>
            <w:rStyle w:val="Hyperlink"/>
            <w:noProof/>
            <w:lang w:val="en-US"/>
          </w:rPr>
          <w:noBreakHyphen/>
          <w:t>48 VIRTEL d</w:t>
        </w:r>
        <w:r w:rsidRPr="00013D2D">
          <w:rPr>
            <w:rStyle w:val="Hyperlink"/>
            <w:noProof/>
            <w:lang w:val="en-US" w:eastAsia="fr-FR"/>
          </w:rPr>
          <w:t>efinition of LUTYPE1 virtual printers</w:t>
        </w:r>
        <w:r>
          <w:rPr>
            <w:noProof/>
            <w:webHidden/>
          </w:rPr>
          <w:tab/>
        </w:r>
        <w:r>
          <w:rPr>
            <w:noProof/>
            <w:webHidden/>
          </w:rPr>
          <w:fldChar w:fldCharType="begin"/>
        </w:r>
        <w:r>
          <w:rPr>
            <w:noProof/>
            <w:webHidden/>
          </w:rPr>
          <w:instrText xml:space="preserve"> PAGEREF _Toc373485016 \h </w:instrText>
        </w:r>
        <w:r>
          <w:rPr>
            <w:noProof/>
            <w:webHidden/>
          </w:rPr>
        </w:r>
        <w:r>
          <w:rPr>
            <w:noProof/>
            <w:webHidden/>
          </w:rPr>
          <w:fldChar w:fldCharType="separate"/>
        </w:r>
        <w:r>
          <w:rPr>
            <w:noProof/>
            <w:webHidden/>
          </w:rPr>
          <w:t>120</w:t>
        </w:r>
        <w:r>
          <w:rPr>
            <w:noProof/>
            <w:webHidden/>
          </w:rPr>
          <w:fldChar w:fldCharType="end"/>
        </w:r>
      </w:hyperlink>
    </w:p>
    <w:p w14:paraId="518ACCEC"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17" w:history="1">
        <w:r w:rsidRPr="00013D2D">
          <w:rPr>
            <w:rStyle w:val="Hyperlink"/>
            <w:noProof/>
            <w:lang w:val="en-US"/>
          </w:rPr>
          <w:t>Figure 1</w:t>
        </w:r>
        <w:r w:rsidRPr="00013D2D">
          <w:rPr>
            <w:rStyle w:val="Hyperlink"/>
            <w:noProof/>
            <w:lang w:val="en-US"/>
          </w:rPr>
          <w:noBreakHyphen/>
          <w:t>49 VIRTEL d</w:t>
        </w:r>
        <w:r w:rsidRPr="00013D2D">
          <w:rPr>
            <w:rStyle w:val="Hyperlink"/>
            <w:noProof/>
            <w:lang w:val="en-US" w:eastAsia="fr-FR"/>
          </w:rPr>
          <w:t>efinition of LUTYPE1 virtual printers</w:t>
        </w:r>
        <w:r>
          <w:rPr>
            <w:noProof/>
            <w:webHidden/>
          </w:rPr>
          <w:tab/>
        </w:r>
        <w:r>
          <w:rPr>
            <w:noProof/>
            <w:webHidden/>
          </w:rPr>
          <w:fldChar w:fldCharType="begin"/>
        </w:r>
        <w:r>
          <w:rPr>
            <w:noProof/>
            <w:webHidden/>
          </w:rPr>
          <w:instrText xml:space="preserve"> PAGEREF _Toc373485017 \h </w:instrText>
        </w:r>
        <w:r>
          <w:rPr>
            <w:noProof/>
            <w:webHidden/>
          </w:rPr>
        </w:r>
        <w:r>
          <w:rPr>
            <w:noProof/>
            <w:webHidden/>
          </w:rPr>
          <w:fldChar w:fldCharType="separate"/>
        </w:r>
        <w:r>
          <w:rPr>
            <w:noProof/>
            <w:webHidden/>
          </w:rPr>
          <w:t>121</w:t>
        </w:r>
        <w:r>
          <w:rPr>
            <w:noProof/>
            <w:webHidden/>
          </w:rPr>
          <w:fldChar w:fldCharType="end"/>
        </w:r>
      </w:hyperlink>
    </w:p>
    <w:p w14:paraId="54E44B2E"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18" w:history="1">
        <w:r w:rsidRPr="00013D2D">
          <w:rPr>
            <w:rStyle w:val="Hyperlink"/>
            <w:noProof/>
            <w:lang w:val="en-US"/>
          </w:rPr>
          <w:t>Figure 1</w:t>
        </w:r>
        <w:r w:rsidRPr="00013D2D">
          <w:rPr>
            <w:rStyle w:val="Hyperlink"/>
            <w:noProof/>
            <w:lang w:val="en-US"/>
          </w:rPr>
          <w:noBreakHyphen/>
          <w:t>50 VIRTEL terminal d</w:t>
        </w:r>
        <w:r w:rsidRPr="00013D2D">
          <w:rPr>
            <w:rStyle w:val="Hyperlink"/>
            <w:noProof/>
            <w:lang w:val="en-US" w:eastAsia="fr-FR"/>
          </w:rPr>
          <w:t>efinitions for virtual printers</w:t>
        </w:r>
        <w:r>
          <w:rPr>
            <w:noProof/>
            <w:webHidden/>
          </w:rPr>
          <w:tab/>
        </w:r>
        <w:r>
          <w:rPr>
            <w:noProof/>
            <w:webHidden/>
          </w:rPr>
          <w:fldChar w:fldCharType="begin"/>
        </w:r>
        <w:r>
          <w:rPr>
            <w:noProof/>
            <w:webHidden/>
          </w:rPr>
          <w:instrText xml:space="preserve"> PAGEREF _Toc373485018 \h </w:instrText>
        </w:r>
        <w:r>
          <w:rPr>
            <w:noProof/>
            <w:webHidden/>
          </w:rPr>
        </w:r>
        <w:r>
          <w:rPr>
            <w:noProof/>
            <w:webHidden/>
          </w:rPr>
          <w:fldChar w:fldCharType="separate"/>
        </w:r>
        <w:r>
          <w:rPr>
            <w:noProof/>
            <w:webHidden/>
          </w:rPr>
          <w:t>121</w:t>
        </w:r>
        <w:r>
          <w:rPr>
            <w:noProof/>
            <w:webHidden/>
          </w:rPr>
          <w:fldChar w:fldCharType="end"/>
        </w:r>
      </w:hyperlink>
    </w:p>
    <w:p w14:paraId="55250E8F"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19" w:history="1">
        <w:r w:rsidRPr="00013D2D">
          <w:rPr>
            <w:rStyle w:val="Hyperlink"/>
            <w:noProof/>
            <w:lang w:val="en-US"/>
          </w:rPr>
          <w:t>Figure 1</w:t>
        </w:r>
        <w:r w:rsidRPr="00013D2D">
          <w:rPr>
            <w:rStyle w:val="Hyperlink"/>
            <w:noProof/>
            <w:lang w:val="en-US"/>
          </w:rPr>
          <w:noBreakHyphen/>
          <w:t>51 Entry point d</w:t>
        </w:r>
        <w:r w:rsidRPr="00013D2D">
          <w:rPr>
            <w:rStyle w:val="Hyperlink"/>
            <w:noProof/>
            <w:lang w:val="en-US" w:eastAsia="fr-FR"/>
          </w:rPr>
          <w:t>efinition for virtual printer autoconnect</w:t>
        </w:r>
        <w:r>
          <w:rPr>
            <w:noProof/>
            <w:webHidden/>
          </w:rPr>
          <w:tab/>
        </w:r>
        <w:r>
          <w:rPr>
            <w:noProof/>
            <w:webHidden/>
          </w:rPr>
          <w:fldChar w:fldCharType="begin"/>
        </w:r>
        <w:r>
          <w:rPr>
            <w:noProof/>
            <w:webHidden/>
          </w:rPr>
          <w:instrText xml:space="preserve"> PAGEREF _Toc373485019 \h </w:instrText>
        </w:r>
        <w:r>
          <w:rPr>
            <w:noProof/>
            <w:webHidden/>
          </w:rPr>
        </w:r>
        <w:r>
          <w:rPr>
            <w:noProof/>
            <w:webHidden/>
          </w:rPr>
          <w:fldChar w:fldCharType="separate"/>
        </w:r>
        <w:r>
          <w:rPr>
            <w:noProof/>
            <w:webHidden/>
          </w:rPr>
          <w:t>122</w:t>
        </w:r>
        <w:r>
          <w:rPr>
            <w:noProof/>
            <w:webHidden/>
          </w:rPr>
          <w:fldChar w:fldCharType="end"/>
        </w:r>
      </w:hyperlink>
    </w:p>
    <w:p w14:paraId="09AC5E8B"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20" w:history="1">
        <w:r w:rsidRPr="00013D2D">
          <w:rPr>
            <w:rStyle w:val="Hyperlink"/>
            <w:noProof/>
            <w:lang w:val="en-US"/>
          </w:rPr>
          <w:t>Figure 1</w:t>
        </w:r>
        <w:r w:rsidRPr="00013D2D">
          <w:rPr>
            <w:rStyle w:val="Hyperlink"/>
            <w:noProof/>
            <w:lang w:val="en-US"/>
          </w:rPr>
          <w:noBreakHyphen/>
          <w:t>52 Transaction d</w:t>
        </w:r>
        <w:r w:rsidRPr="00013D2D">
          <w:rPr>
            <w:rStyle w:val="Hyperlink"/>
            <w:noProof/>
            <w:lang w:val="en-US" w:eastAsia="fr-FR"/>
          </w:rPr>
          <w:t>efinition for virtual printer autoconnect</w:t>
        </w:r>
        <w:r>
          <w:rPr>
            <w:noProof/>
            <w:webHidden/>
          </w:rPr>
          <w:tab/>
        </w:r>
        <w:r>
          <w:rPr>
            <w:noProof/>
            <w:webHidden/>
          </w:rPr>
          <w:fldChar w:fldCharType="begin"/>
        </w:r>
        <w:r>
          <w:rPr>
            <w:noProof/>
            <w:webHidden/>
          </w:rPr>
          <w:instrText xml:space="preserve"> PAGEREF _Toc373485020 \h </w:instrText>
        </w:r>
        <w:r>
          <w:rPr>
            <w:noProof/>
            <w:webHidden/>
          </w:rPr>
        </w:r>
        <w:r>
          <w:rPr>
            <w:noProof/>
            <w:webHidden/>
          </w:rPr>
          <w:fldChar w:fldCharType="separate"/>
        </w:r>
        <w:r>
          <w:rPr>
            <w:noProof/>
            <w:webHidden/>
          </w:rPr>
          <w:t>122</w:t>
        </w:r>
        <w:r>
          <w:rPr>
            <w:noProof/>
            <w:webHidden/>
          </w:rPr>
          <w:fldChar w:fldCharType="end"/>
        </w:r>
      </w:hyperlink>
    </w:p>
    <w:p w14:paraId="34B39EC3"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21" w:history="1">
        <w:r w:rsidRPr="00013D2D">
          <w:rPr>
            <w:rStyle w:val="Hyperlink"/>
            <w:noProof/>
            <w:lang w:val="en-US"/>
          </w:rPr>
          <w:t>Figure 1</w:t>
        </w:r>
        <w:r w:rsidRPr="00013D2D">
          <w:rPr>
            <w:rStyle w:val="Hyperlink"/>
            <w:noProof/>
            <w:lang w:val="en-US"/>
          </w:rPr>
          <w:noBreakHyphen/>
          <w:t xml:space="preserve">53 </w:t>
        </w:r>
        <w:r w:rsidRPr="00013D2D">
          <w:rPr>
            <w:rStyle w:val="Hyperlink"/>
            <w:noProof/>
            <w:lang w:val="en-US" w:eastAsia="fr-FR"/>
          </w:rPr>
          <w:t>VTAM</w:t>
        </w:r>
        <w:r w:rsidRPr="00013D2D">
          <w:rPr>
            <w:rStyle w:val="Hyperlink"/>
            <w:noProof/>
            <w:lang w:val="en-US"/>
          </w:rPr>
          <w:t xml:space="preserve"> d</w:t>
        </w:r>
        <w:r w:rsidRPr="00013D2D">
          <w:rPr>
            <w:rStyle w:val="Hyperlink"/>
            <w:noProof/>
            <w:lang w:val="en-US" w:eastAsia="fr-FR"/>
          </w:rPr>
          <w:t>efinitions for virtual printers</w:t>
        </w:r>
        <w:r>
          <w:rPr>
            <w:noProof/>
            <w:webHidden/>
          </w:rPr>
          <w:tab/>
        </w:r>
        <w:r>
          <w:rPr>
            <w:noProof/>
            <w:webHidden/>
          </w:rPr>
          <w:fldChar w:fldCharType="begin"/>
        </w:r>
        <w:r>
          <w:rPr>
            <w:noProof/>
            <w:webHidden/>
          </w:rPr>
          <w:instrText xml:space="preserve"> PAGEREF _Toc373485021 \h </w:instrText>
        </w:r>
        <w:r>
          <w:rPr>
            <w:noProof/>
            <w:webHidden/>
          </w:rPr>
        </w:r>
        <w:r>
          <w:rPr>
            <w:noProof/>
            <w:webHidden/>
          </w:rPr>
          <w:fldChar w:fldCharType="separate"/>
        </w:r>
        <w:r>
          <w:rPr>
            <w:noProof/>
            <w:webHidden/>
          </w:rPr>
          <w:t>123</w:t>
        </w:r>
        <w:r>
          <w:rPr>
            <w:noProof/>
            <w:webHidden/>
          </w:rPr>
          <w:fldChar w:fldCharType="end"/>
        </w:r>
      </w:hyperlink>
    </w:p>
    <w:p w14:paraId="69DE7561"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22" w:history="1">
        <w:r w:rsidRPr="00013D2D">
          <w:rPr>
            <w:rStyle w:val="Hyperlink"/>
            <w:noProof/>
            <w:lang w:val="en-US"/>
          </w:rPr>
          <w:t>Figure 1</w:t>
        </w:r>
        <w:r w:rsidRPr="00013D2D">
          <w:rPr>
            <w:rStyle w:val="Hyperlink"/>
            <w:noProof/>
            <w:lang w:val="en-US"/>
          </w:rPr>
          <w:noBreakHyphen/>
          <w:t>54 CICS TYPETERM d</w:t>
        </w:r>
        <w:r w:rsidRPr="00013D2D">
          <w:rPr>
            <w:rStyle w:val="Hyperlink"/>
            <w:noProof/>
            <w:lang w:val="en-US" w:eastAsia="fr-FR"/>
          </w:rPr>
          <w:t>efinitions for virtual printers</w:t>
        </w:r>
        <w:r>
          <w:rPr>
            <w:noProof/>
            <w:webHidden/>
          </w:rPr>
          <w:tab/>
        </w:r>
        <w:r>
          <w:rPr>
            <w:noProof/>
            <w:webHidden/>
          </w:rPr>
          <w:fldChar w:fldCharType="begin"/>
        </w:r>
        <w:r>
          <w:rPr>
            <w:noProof/>
            <w:webHidden/>
          </w:rPr>
          <w:instrText xml:space="preserve"> PAGEREF _Toc373485022 \h </w:instrText>
        </w:r>
        <w:r>
          <w:rPr>
            <w:noProof/>
            <w:webHidden/>
          </w:rPr>
        </w:r>
        <w:r>
          <w:rPr>
            <w:noProof/>
            <w:webHidden/>
          </w:rPr>
          <w:fldChar w:fldCharType="separate"/>
        </w:r>
        <w:r>
          <w:rPr>
            <w:noProof/>
            <w:webHidden/>
          </w:rPr>
          <w:t>123</w:t>
        </w:r>
        <w:r>
          <w:rPr>
            <w:noProof/>
            <w:webHidden/>
          </w:rPr>
          <w:fldChar w:fldCharType="end"/>
        </w:r>
      </w:hyperlink>
    </w:p>
    <w:p w14:paraId="164A0293"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23" w:history="1">
        <w:r w:rsidRPr="00013D2D">
          <w:rPr>
            <w:rStyle w:val="Hyperlink"/>
            <w:noProof/>
            <w:lang w:val="en-US"/>
          </w:rPr>
          <w:t>Figure 1</w:t>
        </w:r>
        <w:r w:rsidRPr="00013D2D">
          <w:rPr>
            <w:rStyle w:val="Hyperlink"/>
            <w:noProof/>
            <w:lang w:val="en-US"/>
          </w:rPr>
          <w:noBreakHyphen/>
          <w:t>55 VIRTEL line definition for PCL2PDF server</w:t>
        </w:r>
        <w:r>
          <w:rPr>
            <w:noProof/>
            <w:webHidden/>
          </w:rPr>
          <w:tab/>
        </w:r>
        <w:r>
          <w:rPr>
            <w:noProof/>
            <w:webHidden/>
          </w:rPr>
          <w:fldChar w:fldCharType="begin"/>
        </w:r>
        <w:r>
          <w:rPr>
            <w:noProof/>
            <w:webHidden/>
          </w:rPr>
          <w:instrText xml:space="preserve"> PAGEREF _Toc373485023 \h </w:instrText>
        </w:r>
        <w:r>
          <w:rPr>
            <w:noProof/>
            <w:webHidden/>
          </w:rPr>
        </w:r>
        <w:r>
          <w:rPr>
            <w:noProof/>
            <w:webHidden/>
          </w:rPr>
          <w:fldChar w:fldCharType="separate"/>
        </w:r>
        <w:r>
          <w:rPr>
            <w:noProof/>
            <w:webHidden/>
          </w:rPr>
          <w:t>124</w:t>
        </w:r>
        <w:r>
          <w:rPr>
            <w:noProof/>
            <w:webHidden/>
          </w:rPr>
          <w:fldChar w:fldCharType="end"/>
        </w:r>
      </w:hyperlink>
    </w:p>
    <w:p w14:paraId="3051904E"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24" w:history="1">
        <w:r w:rsidRPr="00013D2D">
          <w:rPr>
            <w:rStyle w:val="Hyperlink"/>
            <w:noProof/>
            <w:lang w:val="en-US"/>
          </w:rPr>
          <w:t>Figure 1</w:t>
        </w:r>
        <w:r w:rsidRPr="00013D2D">
          <w:rPr>
            <w:rStyle w:val="Hyperlink"/>
            <w:noProof/>
            <w:lang w:val="en-US"/>
          </w:rPr>
          <w:noBreakHyphen/>
          <w:t>56 TSO transaction definition for file transfer</w:t>
        </w:r>
        <w:r>
          <w:rPr>
            <w:noProof/>
            <w:webHidden/>
          </w:rPr>
          <w:tab/>
        </w:r>
        <w:r>
          <w:rPr>
            <w:noProof/>
            <w:webHidden/>
          </w:rPr>
          <w:fldChar w:fldCharType="begin"/>
        </w:r>
        <w:r>
          <w:rPr>
            <w:noProof/>
            <w:webHidden/>
          </w:rPr>
          <w:instrText xml:space="preserve"> PAGEREF _Toc373485024 \h </w:instrText>
        </w:r>
        <w:r>
          <w:rPr>
            <w:noProof/>
            <w:webHidden/>
          </w:rPr>
        </w:r>
        <w:r>
          <w:rPr>
            <w:noProof/>
            <w:webHidden/>
          </w:rPr>
          <w:fldChar w:fldCharType="separate"/>
        </w:r>
        <w:r>
          <w:rPr>
            <w:noProof/>
            <w:webHidden/>
          </w:rPr>
          <w:t>125</w:t>
        </w:r>
        <w:r>
          <w:rPr>
            <w:noProof/>
            <w:webHidden/>
          </w:rPr>
          <w:fldChar w:fldCharType="end"/>
        </w:r>
      </w:hyperlink>
    </w:p>
    <w:p w14:paraId="4419BE14"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25" w:history="1">
        <w:r w:rsidRPr="00013D2D">
          <w:rPr>
            <w:rStyle w:val="Hyperlink"/>
            <w:noProof/>
            <w:lang w:val="en-US"/>
          </w:rPr>
          <w:t>Figure 1</w:t>
        </w:r>
        <w:r w:rsidRPr="00013D2D">
          <w:rPr>
            <w:rStyle w:val="Hyperlink"/>
            <w:noProof/>
            <w:lang w:val="en-US"/>
          </w:rPr>
          <w:noBreakHyphen/>
          <w:t>57 VIRTEL Web Access toolbar for TSO file transfer</w:t>
        </w:r>
        <w:r>
          <w:rPr>
            <w:noProof/>
            <w:webHidden/>
          </w:rPr>
          <w:tab/>
        </w:r>
        <w:r>
          <w:rPr>
            <w:noProof/>
            <w:webHidden/>
          </w:rPr>
          <w:fldChar w:fldCharType="begin"/>
        </w:r>
        <w:r>
          <w:rPr>
            <w:noProof/>
            <w:webHidden/>
          </w:rPr>
          <w:instrText xml:space="preserve"> PAGEREF _Toc373485025 \h </w:instrText>
        </w:r>
        <w:r>
          <w:rPr>
            <w:noProof/>
            <w:webHidden/>
          </w:rPr>
        </w:r>
        <w:r>
          <w:rPr>
            <w:noProof/>
            <w:webHidden/>
          </w:rPr>
          <w:fldChar w:fldCharType="separate"/>
        </w:r>
        <w:r>
          <w:rPr>
            <w:noProof/>
            <w:webHidden/>
          </w:rPr>
          <w:t>125</w:t>
        </w:r>
        <w:r>
          <w:rPr>
            <w:noProof/>
            <w:webHidden/>
          </w:rPr>
          <w:fldChar w:fldCharType="end"/>
        </w:r>
      </w:hyperlink>
    </w:p>
    <w:p w14:paraId="2A9DD285"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26" w:history="1">
        <w:r w:rsidRPr="00013D2D">
          <w:rPr>
            <w:rStyle w:val="Hyperlink"/>
            <w:noProof/>
            <w:lang w:val="en-US"/>
          </w:rPr>
          <w:t>Figure 1</w:t>
        </w:r>
        <w:r w:rsidRPr="00013D2D">
          <w:rPr>
            <w:rStyle w:val="Hyperlink"/>
            <w:noProof/>
            <w:lang w:val="en-US"/>
          </w:rPr>
          <w:noBreakHyphen/>
          <w:t>58 VIRTEL IND$FILE receive dialog (part 1)</w:t>
        </w:r>
        <w:r>
          <w:rPr>
            <w:noProof/>
            <w:webHidden/>
          </w:rPr>
          <w:tab/>
        </w:r>
        <w:r>
          <w:rPr>
            <w:noProof/>
            <w:webHidden/>
          </w:rPr>
          <w:fldChar w:fldCharType="begin"/>
        </w:r>
        <w:r>
          <w:rPr>
            <w:noProof/>
            <w:webHidden/>
          </w:rPr>
          <w:instrText xml:space="preserve"> PAGEREF _Toc373485026 \h </w:instrText>
        </w:r>
        <w:r>
          <w:rPr>
            <w:noProof/>
            <w:webHidden/>
          </w:rPr>
        </w:r>
        <w:r>
          <w:rPr>
            <w:noProof/>
            <w:webHidden/>
          </w:rPr>
          <w:fldChar w:fldCharType="separate"/>
        </w:r>
        <w:r>
          <w:rPr>
            <w:noProof/>
            <w:webHidden/>
          </w:rPr>
          <w:t>126</w:t>
        </w:r>
        <w:r>
          <w:rPr>
            <w:noProof/>
            <w:webHidden/>
          </w:rPr>
          <w:fldChar w:fldCharType="end"/>
        </w:r>
      </w:hyperlink>
    </w:p>
    <w:p w14:paraId="03A1F636"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27" w:history="1">
        <w:r w:rsidRPr="00013D2D">
          <w:rPr>
            <w:rStyle w:val="Hyperlink"/>
            <w:noProof/>
            <w:lang w:val="en-US"/>
          </w:rPr>
          <w:t>Figure 1</w:t>
        </w:r>
        <w:r w:rsidRPr="00013D2D">
          <w:rPr>
            <w:rStyle w:val="Hyperlink"/>
            <w:noProof/>
            <w:lang w:val="en-US"/>
          </w:rPr>
          <w:noBreakHyphen/>
          <w:t>59 VIRTEL IND$FILE receive dialog (part 2)</w:t>
        </w:r>
        <w:r>
          <w:rPr>
            <w:noProof/>
            <w:webHidden/>
          </w:rPr>
          <w:tab/>
        </w:r>
        <w:r>
          <w:rPr>
            <w:noProof/>
            <w:webHidden/>
          </w:rPr>
          <w:fldChar w:fldCharType="begin"/>
        </w:r>
        <w:r>
          <w:rPr>
            <w:noProof/>
            <w:webHidden/>
          </w:rPr>
          <w:instrText xml:space="preserve"> PAGEREF _Toc373485027 \h </w:instrText>
        </w:r>
        <w:r>
          <w:rPr>
            <w:noProof/>
            <w:webHidden/>
          </w:rPr>
        </w:r>
        <w:r>
          <w:rPr>
            <w:noProof/>
            <w:webHidden/>
          </w:rPr>
          <w:fldChar w:fldCharType="separate"/>
        </w:r>
        <w:r>
          <w:rPr>
            <w:noProof/>
            <w:webHidden/>
          </w:rPr>
          <w:t>127</w:t>
        </w:r>
        <w:r>
          <w:rPr>
            <w:noProof/>
            <w:webHidden/>
          </w:rPr>
          <w:fldChar w:fldCharType="end"/>
        </w:r>
      </w:hyperlink>
    </w:p>
    <w:p w14:paraId="776F2A70"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28" w:history="1">
        <w:r w:rsidRPr="00013D2D">
          <w:rPr>
            <w:rStyle w:val="Hyperlink"/>
            <w:noProof/>
            <w:lang w:val="en-US"/>
          </w:rPr>
          <w:t>Figure 1</w:t>
        </w:r>
        <w:r w:rsidRPr="00013D2D">
          <w:rPr>
            <w:rStyle w:val="Hyperlink"/>
            <w:noProof/>
            <w:lang w:val="en-US"/>
          </w:rPr>
          <w:noBreakHyphen/>
          <w:t>60 VIRTEL IND$FILE receive dialog (part 3)</w:t>
        </w:r>
        <w:r>
          <w:rPr>
            <w:noProof/>
            <w:webHidden/>
          </w:rPr>
          <w:tab/>
        </w:r>
        <w:r>
          <w:rPr>
            <w:noProof/>
            <w:webHidden/>
          </w:rPr>
          <w:fldChar w:fldCharType="begin"/>
        </w:r>
        <w:r>
          <w:rPr>
            <w:noProof/>
            <w:webHidden/>
          </w:rPr>
          <w:instrText xml:space="preserve"> PAGEREF _Toc373485028 \h </w:instrText>
        </w:r>
        <w:r>
          <w:rPr>
            <w:noProof/>
            <w:webHidden/>
          </w:rPr>
        </w:r>
        <w:r>
          <w:rPr>
            <w:noProof/>
            <w:webHidden/>
          </w:rPr>
          <w:fldChar w:fldCharType="separate"/>
        </w:r>
        <w:r>
          <w:rPr>
            <w:noProof/>
            <w:webHidden/>
          </w:rPr>
          <w:t>127</w:t>
        </w:r>
        <w:r>
          <w:rPr>
            <w:noProof/>
            <w:webHidden/>
          </w:rPr>
          <w:fldChar w:fldCharType="end"/>
        </w:r>
      </w:hyperlink>
    </w:p>
    <w:p w14:paraId="7EBC0D0F"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29" w:history="1">
        <w:r w:rsidRPr="00013D2D">
          <w:rPr>
            <w:rStyle w:val="Hyperlink"/>
            <w:noProof/>
            <w:lang w:val="en-US"/>
          </w:rPr>
          <w:t>Figure 1</w:t>
        </w:r>
        <w:r w:rsidRPr="00013D2D">
          <w:rPr>
            <w:rStyle w:val="Hyperlink"/>
            <w:noProof/>
            <w:lang w:val="en-US"/>
          </w:rPr>
          <w:noBreakHyphen/>
          <w:t>61 VIRTEL IND$FILE receive dialog (part 4)</w:t>
        </w:r>
        <w:r>
          <w:rPr>
            <w:noProof/>
            <w:webHidden/>
          </w:rPr>
          <w:tab/>
        </w:r>
        <w:r>
          <w:rPr>
            <w:noProof/>
            <w:webHidden/>
          </w:rPr>
          <w:fldChar w:fldCharType="begin"/>
        </w:r>
        <w:r>
          <w:rPr>
            <w:noProof/>
            <w:webHidden/>
          </w:rPr>
          <w:instrText xml:space="preserve"> PAGEREF _Toc373485029 \h </w:instrText>
        </w:r>
        <w:r>
          <w:rPr>
            <w:noProof/>
            <w:webHidden/>
          </w:rPr>
        </w:r>
        <w:r>
          <w:rPr>
            <w:noProof/>
            <w:webHidden/>
          </w:rPr>
          <w:fldChar w:fldCharType="separate"/>
        </w:r>
        <w:r>
          <w:rPr>
            <w:noProof/>
            <w:webHidden/>
          </w:rPr>
          <w:t>128</w:t>
        </w:r>
        <w:r>
          <w:rPr>
            <w:noProof/>
            <w:webHidden/>
          </w:rPr>
          <w:fldChar w:fldCharType="end"/>
        </w:r>
      </w:hyperlink>
    </w:p>
    <w:p w14:paraId="0F4DFAC1"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30" w:history="1">
        <w:r w:rsidRPr="00013D2D">
          <w:rPr>
            <w:rStyle w:val="Hyperlink"/>
            <w:noProof/>
            <w:lang w:val="en-US"/>
          </w:rPr>
          <w:t>Figure 1</w:t>
        </w:r>
        <w:r w:rsidRPr="00013D2D">
          <w:rPr>
            <w:rStyle w:val="Hyperlink"/>
            <w:noProof/>
            <w:lang w:val="en-US"/>
          </w:rPr>
          <w:noBreakHyphen/>
          <w:t>62 VIRTEL IND$FILE send dialog (part 1)</w:t>
        </w:r>
        <w:r>
          <w:rPr>
            <w:noProof/>
            <w:webHidden/>
          </w:rPr>
          <w:tab/>
        </w:r>
        <w:r>
          <w:rPr>
            <w:noProof/>
            <w:webHidden/>
          </w:rPr>
          <w:fldChar w:fldCharType="begin"/>
        </w:r>
        <w:r>
          <w:rPr>
            <w:noProof/>
            <w:webHidden/>
          </w:rPr>
          <w:instrText xml:space="preserve"> PAGEREF _Toc373485030 \h </w:instrText>
        </w:r>
        <w:r>
          <w:rPr>
            <w:noProof/>
            <w:webHidden/>
          </w:rPr>
        </w:r>
        <w:r>
          <w:rPr>
            <w:noProof/>
            <w:webHidden/>
          </w:rPr>
          <w:fldChar w:fldCharType="separate"/>
        </w:r>
        <w:r>
          <w:rPr>
            <w:noProof/>
            <w:webHidden/>
          </w:rPr>
          <w:t>129</w:t>
        </w:r>
        <w:r>
          <w:rPr>
            <w:noProof/>
            <w:webHidden/>
          </w:rPr>
          <w:fldChar w:fldCharType="end"/>
        </w:r>
      </w:hyperlink>
    </w:p>
    <w:p w14:paraId="3D996CCB"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31" w:history="1">
        <w:r w:rsidRPr="00013D2D">
          <w:rPr>
            <w:rStyle w:val="Hyperlink"/>
            <w:noProof/>
            <w:lang w:val="en-US"/>
          </w:rPr>
          <w:t>Figure 1</w:t>
        </w:r>
        <w:r w:rsidRPr="00013D2D">
          <w:rPr>
            <w:rStyle w:val="Hyperlink"/>
            <w:noProof/>
            <w:lang w:val="en-US"/>
          </w:rPr>
          <w:noBreakHyphen/>
          <w:t>63 VIRTEL IND$FILE send dialog (part 2)</w:t>
        </w:r>
        <w:r>
          <w:rPr>
            <w:noProof/>
            <w:webHidden/>
          </w:rPr>
          <w:tab/>
        </w:r>
        <w:r>
          <w:rPr>
            <w:noProof/>
            <w:webHidden/>
          </w:rPr>
          <w:fldChar w:fldCharType="begin"/>
        </w:r>
        <w:r>
          <w:rPr>
            <w:noProof/>
            <w:webHidden/>
          </w:rPr>
          <w:instrText xml:space="preserve"> PAGEREF _Toc373485031 \h </w:instrText>
        </w:r>
        <w:r>
          <w:rPr>
            <w:noProof/>
            <w:webHidden/>
          </w:rPr>
        </w:r>
        <w:r>
          <w:rPr>
            <w:noProof/>
            <w:webHidden/>
          </w:rPr>
          <w:fldChar w:fldCharType="separate"/>
        </w:r>
        <w:r>
          <w:rPr>
            <w:noProof/>
            <w:webHidden/>
          </w:rPr>
          <w:t>130</w:t>
        </w:r>
        <w:r>
          <w:rPr>
            <w:noProof/>
            <w:webHidden/>
          </w:rPr>
          <w:fldChar w:fldCharType="end"/>
        </w:r>
      </w:hyperlink>
    </w:p>
    <w:p w14:paraId="41EF87CE"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32" w:history="1">
        <w:r w:rsidRPr="00013D2D">
          <w:rPr>
            <w:rStyle w:val="Hyperlink"/>
            <w:noProof/>
            <w:lang w:val="en-US"/>
          </w:rPr>
          <w:t>Figure 1</w:t>
        </w:r>
        <w:r w:rsidRPr="00013D2D">
          <w:rPr>
            <w:rStyle w:val="Hyperlink"/>
            <w:noProof/>
            <w:lang w:val="en-US"/>
          </w:rPr>
          <w:noBreakHyphen/>
          <w:t>64 VIRTEL IND$FILE send dialog (part 3)</w:t>
        </w:r>
        <w:r>
          <w:rPr>
            <w:noProof/>
            <w:webHidden/>
          </w:rPr>
          <w:tab/>
        </w:r>
        <w:r>
          <w:rPr>
            <w:noProof/>
            <w:webHidden/>
          </w:rPr>
          <w:fldChar w:fldCharType="begin"/>
        </w:r>
        <w:r>
          <w:rPr>
            <w:noProof/>
            <w:webHidden/>
          </w:rPr>
          <w:instrText xml:space="preserve"> PAGEREF _Toc373485032 \h </w:instrText>
        </w:r>
        <w:r>
          <w:rPr>
            <w:noProof/>
            <w:webHidden/>
          </w:rPr>
        </w:r>
        <w:r>
          <w:rPr>
            <w:noProof/>
            <w:webHidden/>
          </w:rPr>
          <w:fldChar w:fldCharType="separate"/>
        </w:r>
        <w:r>
          <w:rPr>
            <w:noProof/>
            <w:webHidden/>
          </w:rPr>
          <w:t>131</w:t>
        </w:r>
        <w:r>
          <w:rPr>
            <w:noProof/>
            <w:webHidden/>
          </w:rPr>
          <w:fldChar w:fldCharType="end"/>
        </w:r>
      </w:hyperlink>
    </w:p>
    <w:p w14:paraId="1D39BE6F"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33" w:history="1">
        <w:r w:rsidRPr="00013D2D">
          <w:rPr>
            <w:rStyle w:val="Hyperlink"/>
            <w:noProof/>
            <w:lang w:val="en-US"/>
          </w:rPr>
          <w:t>Figure 1</w:t>
        </w:r>
        <w:r w:rsidRPr="00013D2D">
          <w:rPr>
            <w:rStyle w:val="Hyperlink"/>
            <w:noProof/>
            <w:lang w:val="en-US"/>
          </w:rPr>
          <w:noBreakHyphen/>
          <w:t>65 VIRTEL IND$FILE send dialog (part 4)</w:t>
        </w:r>
        <w:r>
          <w:rPr>
            <w:noProof/>
            <w:webHidden/>
          </w:rPr>
          <w:tab/>
        </w:r>
        <w:r>
          <w:rPr>
            <w:noProof/>
            <w:webHidden/>
          </w:rPr>
          <w:fldChar w:fldCharType="begin"/>
        </w:r>
        <w:r>
          <w:rPr>
            <w:noProof/>
            <w:webHidden/>
          </w:rPr>
          <w:instrText xml:space="preserve"> PAGEREF _Toc373485033 \h </w:instrText>
        </w:r>
        <w:r>
          <w:rPr>
            <w:noProof/>
            <w:webHidden/>
          </w:rPr>
        </w:r>
        <w:r>
          <w:rPr>
            <w:noProof/>
            <w:webHidden/>
          </w:rPr>
          <w:fldChar w:fldCharType="separate"/>
        </w:r>
        <w:r>
          <w:rPr>
            <w:noProof/>
            <w:webHidden/>
          </w:rPr>
          <w:t>132</w:t>
        </w:r>
        <w:r>
          <w:rPr>
            <w:noProof/>
            <w:webHidden/>
          </w:rPr>
          <w:fldChar w:fldCharType="end"/>
        </w:r>
      </w:hyperlink>
    </w:p>
    <w:p w14:paraId="4B4B5E92"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34" w:history="1">
        <w:r w:rsidRPr="00013D2D">
          <w:rPr>
            <w:rStyle w:val="Hyperlink"/>
            <w:i/>
            <w:noProof/>
            <w:lang w:val="en-US"/>
          </w:rPr>
          <w:t>Figure 1</w:t>
        </w:r>
        <w:r w:rsidRPr="00013D2D">
          <w:rPr>
            <w:rStyle w:val="Hyperlink"/>
            <w:i/>
            <w:noProof/>
            <w:lang w:val="en-US"/>
          </w:rPr>
          <w:noBreakHyphen/>
          <w:t>66 VIRTEL IND$FILE receive dialog (saved transfers)</w:t>
        </w:r>
        <w:r>
          <w:rPr>
            <w:noProof/>
            <w:webHidden/>
          </w:rPr>
          <w:tab/>
        </w:r>
        <w:r>
          <w:rPr>
            <w:noProof/>
            <w:webHidden/>
          </w:rPr>
          <w:fldChar w:fldCharType="begin"/>
        </w:r>
        <w:r>
          <w:rPr>
            <w:noProof/>
            <w:webHidden/>
          </w:rPr>
          <w:instrText xml:space="preserve"> PAGEREF _Toc373485034 \h </w:instrText>
        </w:r>
        <w:r>
          <w:rPr>
            <w:noProof/>
            <w:webHidden/>
          </w:rPr>
        </w:r>
        <w:r>
          <w:rPr>
            <w:noProof/>
            <w:webHidden/>
          </w:rPr>
          <w:fldChar w:fldCharType="separate"/>
        </w:r>
        <w:r>
          <w:rPr>
            <w:noProof/>
            <w:webHidden/>
          </w:rPr>
          <w:t>133</w:t>
        </w:r>
        <w:r>
          <w:rPr>
            <w:noProof/>
            <w:webHidden/>
          </w:rPr>
          <w:fldChar w:fldCharType="end"/>
        </w:r>
      </w:hyperlink>
    </w:p>
    <w:p w14:paraId="2577F45D"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35" w:history="1">
        <w:r w:rsidRPr="00013D2D">
          <w:rPr>
            <w:rStyle w:val="Hyperlink"/>
            <w:i/>
            <w:noProof/>
            <w:lang w:val="en-US"/>
          </w:rPr>
          <w:t>Figure 1</w:t>
        </w:r>
        <w:r w:rsidRPr="00013D2D">
          <w:rPr>
            <w:rStyle w:val="Hyperlink"/>
            <w:i/>
            <w:noProof/>
            <w:lang w:val="en-US"/>
          </w:rPr>
          <w:noBreakHyphen/>
          <w:t>67 Saving the file transfer parameters</w:t>
        </w:r>
        <w:r>
          <w:rPr>
            <w:noProof/>
            <w:webHidden/>
          </w:rPr>
          <w:tab/>
        </w:r>
        <w:r>
          <w:rPr>
            <w:noProof/>
            <w:webHidden/>
          </w:rPr>
          <w:fldChar w:fldCharType="begin"/>
        </w:r>
        <w:r>
          <w:rPr>
            <w:noProof/>
            <w:webHidden/>
          </w:rPr>
          <w:instrText xml:space="preserve"> PAGEREF _Toc373485035 \h </w:instrText>
        </w:r>
        <w:r>
          <w:rPr>
            <w:noProof/>
            <w:webHidden/>
          </w:rPr>
        </w:r>
        <w:r>
          <w:rPr>
            <w:noProof/>
            <w:webHidden/>
          </w:rPr>
          <w:fldChar w:fldCharType="separate"/>
        </w:r>
        <w:r>
          <w:rPr>
            <w:noProof/>
            <w:webHidden/>
          </w:rPr>
          <w:t>133</w:t>
        </w:r>
        <w:r>
          <w:rPr>
            <w:noProof/>
            <w:webHidden/>
          </w:rPr>
          <w:fldChar w:fldCharType="end"/>
        </w:r>
      </w:hyperlink>
    </w:p>
    <w:p w14:paraId="05E647CA"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36" w:history="1">
        <w:r w:rsidRPr="00013D2D">
          <w:rPr>
            <w:rStyle w:val="Hyperlink"/>
            <w:noProof/>
            <w:lang w:val="en-US"/>
          </w:rPr>
          <w:t>Figure 1</w:t>
        </w:r>
        <w:r w:rsidRPr="00013D2D">
          <w:rPr>
            <w:rStyle w:val="Hyperlink"/>
            <w:noProof/>
            <w:lang w:val="en-US"/>
          </w:rPr>
          <w:noBreakHyphen/>
          <w:t>68 VTAM logon screen in VIRTEL Web Access mode</w:t>
        </w:r>
        <w:r>
          <w:rPr>
            <w:noProof/>
            <w:webHidden/>
          </w:rPr>
          <w:tab/>
        </w:r>
        <w:r>
          <w:rPr>
            <w:noProof/>
            <w:webHidden/>
          </w:rPr>
          <w:fldChar w:fldCharType="begin"/>
        </w:r>
        <w:r>
          <w:rPr>
            <w:noProof/>
            <w:webHidden/>
          </w:rPr>
          <w:instrText xml:space="preserve"> PAGEREF _Toc373485036 \h </w:instrText>
        </w:r>
        <w:r>
          <w:rPr>
            <w:noProof/>
            <w:webHidden/>
          </w:rPr>
        </w:r>
        <w:r>
          <w:rPr>
            <w:noProof/>
            <w:webHidden/>
          </w:rPr>
          <w:fldChar w:fldCharType="separate"/>
        </w:r>
        <w:r>
          <w:rPr>
            <w:noProof/>
            <w:webHidden/>
          </w:rPr>
          <w:t>134</w:t>
        </w:r>
        <w:r>
          <w:rPr>
            <w:noProof/>
            <w:webHidden/>
          </w:rPr>
          <w:fldChar w:fldCharType="end"/>
        </w:r>
      </w:hyperlink>
    </w:p>
    <w:p w14:paraId="6E5CC61B"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37" w:history="1">
        <w:r w:rsidRPr="00013D2D">
          <w:rPr>
            <w:rStyle w:val="Hyperlink"/>
            <w:noProof/>
            <w:lang w:val="en-US"/>
          </w:rPr>
          <w:t>Figure 1</w:t>
        </w:r>
        <w:r w:rsidRPr="00013D2D">
          <w:rPr>
            <w:rStyle w:val="Hyperlink"/>
            <w:noProof/>
            <w:lang w:val="en-US"/>
          </w:rPr>
          <w:noBreakHyphen/>
          <w:t>69 Example VIRTEL transaction for VTAM logon via Web Access</w:t>
        </w:r>
        <w:r>
          <w:rPr>
            <w:noProof/>
            <w:webHidden/>
          </w:rPr>
          <w:tab/>
        </w:r>
        <w:r>
          <w:rPr>
            <w:noProof/>
            <w:webHidden/>
          </w:rPr>
          <w:fldChar w:fldCharType="begin"/>
        </w:r>
        <w:r>
          <w:rPr>
            <w:noProof/>
            <w:webHidden/>
          </w:rPr>
          <w:instrText xml:space="preserve"> PAGEREF _Toc373485037 \h </w:instrText>
        </w:r>
        <w:r>
          <w:rPr>
            <w:noProof/>
            <w:webHidden/>
          </w:rPr>
        </w:r>
        <w:r>
          <w:rPr>
            <w:noProof/>
            <w:webHidden/>
          </w:rPr>
          <w:fldChar w:fldCharType="separate"/>
        </w:r>
        <w:r>
          <w:rPr>
            <w:noProof/>
            <w:webHidden/>
          </w:rPr>
          <w:t>135</w:t>
        </w:r>
        <w:r>
          <w:rPr>
            <w:noProof/>
            <w:webHidden/>
          </w:rPr>
          <w:fldChar w:fldCharType="end"/>
        </w:r>
      </w:hyperlink>
    </w:p>
    <w:p w14:paraId="7828DCB6"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38" w:history="1">
        <w:r w:rsidRPr="00013D2D">
          <w:rPr>
            <w:rStyle w:val="Hyperlink"/>
            <w:noProof/>
            <w:lang w:val="en-US"/>
          </w:rPr>
          <w:t>Figure 1</w:t>
        </w:r>
        <w:r w:rsidRPr="00013D2D">
          <w:rPr>
            <w:rStyle w:val="Hyperlink"/>
            <w:noProof/>
            <w:lang w:val="en-US"/>
          </w:rPr>
          <w:noBreakHyphen/>
          <w:t>70 Example custom.css for coloring the toolbar according to CICS region</w:t>
        </w:r>
        <w:r>
          <w:rPr>
            <w:noProof/>
            <w:webHidden/>
          </w:rPr>
          <w:tab/>
        </w:r>
        <w:r>
          <w:rPr>
            <w:noProof/>
            <w:webHidden/>
          </w:rPr>
          <w:fldChar w:fldCharType="begin"/>
        </w:r>
        <w:r>
          <w:rPr>
            <w:noProof/>
            <w:webHidden/>
          </w:rPr>
          <w:instrText xml:space="preserve"> PAGEREF _Toc373485038 \h </w:instrText>
        </w:r>
        <w:r>
          <w:rPr>
            <w:noProof/>
            <w:webHidden/>
          </w:rPr>
        </w:r>
        <w:r>
          <w:rPr>
            <w:noProof/>
            <w:webHidden/>
          </w:rPr>
          <w:fldChar w:fldCharType="separate"/>
        </w:r>
        <w:r>
          <w:rPr>
            <w:noProof/>
            <w:webHidden/>
          </w:rPr>
          <w:t>136</w:t>
        </w:r>
        <w:r>
          <w:rPr>
            <w:noProof/>
            <w:webHidden/>
          </w:rPr>
          <w:fldChar w:fldCharType="end"/>
        </w:r>
      </w:hyperlink>
    </w:p>
    <w:p w14:paraId="52A82954"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39" w:history="1">
        <w:r w:rsidRPr="00013D2D">
          <w:rPr>
            <w:rStyle w:val="Hyperlink"/>
            <w:noProof/>
            <w:lang w:val="en-US"/>
          </w:rPr>
          <w:t>Figure 1</w:t>
        </w:r>
        <w:r w:rsidRPr="00013D2D">
          <w:rPr>
            <w:rStyle w:val="Hyperlink"/>
            <w:noProof/>
            <w:lang w:val="en-US"/>
          </w:rPr>
          <w:noBreakHyphen/>
          <w:t>71 Web Access screen with yellow toolbar for SPCICSP</w:t>
        </w:r>
        <w:r>
          <w:rPr>
            <w:noProof/>
            <w:webHidden/>
          </w:rPr>
          <w:tab/>
        </w:r>
        <w:r>
          <w:rPr>
            <w:noProof/>
            <w:webHidden/>
          </w:rPr>
          <w:fldChar w:fldCharType="begin"/>
        </w:r>
        <w:r>
          <w:rPr>
            <w:noProof/>
            <w:webHidden/>
          </w:rPr>
          <w:instrText xml:space="preserve"> PAGEREF _Toc373485039 \h </w:instrText>
        </w:r>
        <w:r>
          <w:rPr>
            <w:noProof/>
            <w:webHidden/>
          </w:rPr>
        </w:r>
        <w:r>
          <w:rPr>
            <w:noProof/>
            <w:webHidden/>
          </w:rPr>
          <w:fldChar w:fldCharType="separate"/>
        </w:r>
        <w:r>
          <w:rPr>
            <w:noProof/>
            <w:webHidden/>
          </w:rPr>
          <w:t>137</w:t>
        </w:r>
        <w:r>
          <w:rPr>
            <w:noProof/>
            <w:webHidden/>
          </w:rPr>
          <w:fldChar w:fldCharType="end"/>
        </w:r>
      </w:hyperlink>
    </w:p>
    <w:p w14:paraId="1846550F"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40" w:history="1">
        <w:r w:rsidRPr="00013D2D">
          <w:rPr>
            <w:rStyle w:val="Hyperlink"/>
            <w:noProof/>
            <w:lang w:val="en-US"/>
          </w:rPr>
          <w:t>Figure 1</w:t>
        </w:r>
        <w:r w:rsidRPr="00013D2D">
          <w:rPr>
            <w:rStyle w:val="Hyperlink"/>
            <w:noProof/>
            <w:lang w:val="en-US"/>
          </w:rPr>
          <w:noBreakHyphen/>
          <w:t>72 Web Access screen with pink toolbar for SPCICSQ</w:t>
        </w:r>
        <w:r>
          <w:rPr>
            <w:noProof/>
            <w:webHidden/>
          </w:rPr>
          <w:tab/>
        </w:r>
        <w:r>
          <w:rPr>
            <w:noProof/>
            <w:webHidden/>
          </w:rPr>
          <w:fldChar w:fldCharType="begin"/>
        </w:r>
        <w:r>
          <w:rPr>
            <w:noProof/>
            <w:webHidden/>
          </w:rPr>
          <w:instrText xml:space="preserve"> PAGEREF _Toc373485040 \h </w:instrText>
        </w:r>
        <w:r>
          <w:rPr>
            <w:noProof/>
            <w:webHidden/>
          </w:rPr>
        </w:r>
        <w:r>
          <w:rPr>
            <w:noProof/>
            <w:webHidden/>
          </w:rPr>
          <w:fldChar w:fldCharType="separate"/>
        </w:r>
        <w:r>
          <w:rPr>
            <w:noProof/>
            <w:webHidden/>
          </w:rPr>
          <w:t>137</w:t>
        </w:r>
        <w:r>
          <w:rPr>
            <w:noProof/>
            <w:webHidden/>
          </w:rPr>
          <w:fldChar w:fldCharType="end"/>
        </w:r>
      </w:hyperlink>
    </w:p>
    <w:p w14:paraId="5D39D63F"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41" w:history="1">
        <w:r w:rsidRPr="00013D2D">
          <w:rPr>
            <w:rStyle w:val="Hyperlink"/>
            <w:noProof/>
            <w:lang w:val="en-US"/>
          </w:rPr>
          <w:t>Figure 1</w:t>
        </w:r>
        <w:r w:rsidRPr="00013D2D">
          <w:rPr>
            <w:rStyle w:val="Hyperlink"/>
            <w:noProof/>
            <w:lang w:val="en-US"/>
          </w:rPr>
          <w:noBreakHyphen/>
          <w:t>73 Example custom.css for adding custom text to the toolbar</w:t>
        </w:r>
        <w:r>
          <w:rPr>
            <w:noProof/>
            <w:webHidden/>
          </w:rPr>
          <w:tab/>
        </w:r>
        <w:r>
          <w:rPr>
            <w:noProof/>
            <w:webHidden/>
          </w:rPr>
          <w:fldChar w:fldCharType="begin"/>
        </w:r>
        <w:r>
          <w:rPr>
            <w:noProof/>
            <w:webHidden/>
          </w:rPr>
          <w:instrText xml:space="preserve"> PAGEREF _Toc373485041 \h </w:instrText>
        </w:r>
        <w:r>
          <w:rPr>
            <w:noProof/>
            <w:webHidden/>
          </w:rPr>
        </w:r>
        <w:r>
          <w:rPr>
            <w:noProof/>
            <w:webHidden/>
          </w:rPr>
          <w:fldChar w:fldCharType="separate"/>
        </w:r>
        <w:r>
          <w:rPr>
            <w:noProof/>
            <w:webHidden/>
          </w:rPr>
          <w:t>137</w:t>
        </w:r>
        <w:r>
          <w:rPr>
            <w:noProof/>
            <w:webHidden/>
          </w:rPr>
          <w:fldChar w:fldCharType="end"/>
        </w:r>
      </w:hyperlink>
    </w:p>
    <w:p w14:paraId="0EDD18C4"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42" w:history="1">
        <w:r w:rsidRPr="00013D2D">
          <w:rPr>
            <w:rStyle w:val="Hyperlink"/>
            <w:noProof/>
            <w:lang w:val="en-US"/>
          </w:rPr>
          <w:t>Figure 1</w:t>
        </w:r>
        <w:r w:rsidRPr="00013D2D">
          <w:rPr>
            <w:rStyle w:val="Hyperlink"/>
            <w:noProof/>
            <w:lang w:val="en-US"/>
          </w:rPr>
          <w:noBreakHyphen/>
          <w:t>74 Web Access screen with custom text in the toolbar</w:t>
        </w:r>
        <w:r>
          <w:rPr>
            <w:noProof/>
            <w:webHidden/>
          </w:rPr>
          <w:tab/>
        </w:r>
        <w:r>
          <w:rPr>
            <w:noProof/>
            <w:webHidden/>
          </w:rPr>
          <w:fldChar w:fldCharType="begin"/>
        </w:r>
        <w:r>
          <w:rPr>
            <w:noProof/>
            <w:webHidden/>
          </w:rPr>
          <w:instrText xml:space="preserve"> PAGEREF _Toc373485042 \h </w:instrText>
        </w:r>
        <w:r>
          <w:rPr>
            <w:noProof/>
            <w:webHidden/>
          </w:rPr>
        </w:r>
        <w:r>
          <w:rPr>
            <w:noProof/>
            <w:webHidden/>
          </w:rPr>
          <w:fldChar w:fldCharType="separate"/>
        </w:r>
        <w:r>
          <w:rPr>
            <w:noProof/>
            <w:webHidden/>
          </w:rPr>
          <w:t>138</w:t>
        </w:r>
        <w:r>
          <w:rPr>
            <w:noProof/>
            <w:webHidden/>
          </w:rPr>
          <w:fldChar w:fldCharType="end"/>
        </w:r>
      </w:hyperlink>
    </w:p>
    <w:p w14:paraId="530BBD91"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43" w:history="1">
        <w:r w:rsidRPr="00013D2D">
          <w:rPr>
            <w:rStyle w:val="Hyperlink"/>
            <w:noProof/>
            <w:lang w:val="en-US"/>
          </w:rPr>
          <w:t>Figure 1</w:t>
        </w:r>
        <w:r w:rsidRPr="00013D2D">
          <w:rPr>
            <w:rStyle w:val="Hyperlink"/>
            <w:noProof/>
            <w:lang w:val="en-US"/>
          </w:rPr>
          <w:noBreakHyphen/>
          <w:t>75 Example custom.css for hiding the toolbar</w:t>
        </w:r>
        <w:r>
          <w:rPr>
            <w:noProof/>
            <w:webHidden/>
          </w:rPr>
          <w:tab/>
        </w:r>
        <w:r>
          <w:rPr>
            <w:noProof/>
            <w:webHidden/>
          </w:rPr>
          <w:fldChar w:fldCharType="begin"/>
        </w:r>
        <w:r>
          <w:rPr>
            <w:noProof/>
            <w:webHidden/>
          </w:rPr>
          <w:instrText xml:space="preserve"> PAGEREF _Toc373485043 \h </w:instrText>
        </w:r>
        <w:r>
          <w:rPr>
            <w:noProof/>
            <w:webHidden/>
          </w:rPr>
        </w:r>
        <w:r>
          <w:rPr>
            <w:noProof/>
            <w:webHidden/>
          </w:rPr>
          <w:fldChar w:fldCharType="separate"/>
        </w:r>
        <w:r>
          <w:rPr>
            <w:noProof/>
            <w:webHidden/>
          </w:rPr>
          <w:t>138</w:t>
        </w:r>
        <w:r>
          <w:rPr>
            <w:noProof/>
            <w:webHidden/>
          </w:rPr>
          <w:fldChar w:fldCharType="end"/>
        </w:r>
      </w:hyperlink>
    </w:p>
    <w:p w14:paraId="04743D85"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44" w:history="1">
        <w:r w:rsidRPr="00013D2D">
          <w:rPr>
            <w:rStyle w:val="Hyperlink"/>
            <w:noProof/>
            <w:lang w:val="en-US"/>
          </w:rPr>
          <w:t>Figure 1</w:t>
        </w:r>
        <w:r w:rsidRPr="00013D2D">
          <w:rPr>
            <w:rStyle w:val="Hyperlink"/>
            <w:noProof/>
            <w:lang w:val="en-US"/>
          </w:rPr>
          <w:noBreakHyphen/>
          <w:t>76 Example custom.css for modifying the 3270 colors</w:t>
        </w:r>
        <w:r>
          <w:rPr>
            <w:noProof/>
            <w:webHidden/>
          </w:rPr>
          <w:tab/>
        </w:r>
        <w:r>
          <w:rPr>
            <w:noProof/>
            <w:webHidden/>
          </w:rPr>
          <w:fldChar w:fldCharType="begin"/>
        </w:r>
        <w:r>
          <w:rPr>
            <w:noProof/>
            <w:webHidden/>
          </w:rPr>
          <w:instrText xml:space="preserve"> PAGEREF _Toc373485044 \h </w:instrText>
        </w:r>
        <w:r>
          <w:rPr>
            <w:noProof/>
            <w:webHidden/>
          </w:rPr>
        </w:r>
        <w:r>
          <w:rPr>
            <w:noProof/>
            <w:webHidden/>
          </w:rPr>
          <w:fldChar w:fldCharType="separate"/>
        </w:r>
        <w:r>
          <w:rPr>
            <w:noProof/>
            <w:webHidden/>
          </w:rPr>
          <w:t>138</w:t>
        </w:r>
        <w:r>
          <w:rPr>
            <w:noProof/>
            <w:webHidden/>
          </w:rPr>
          <w:fldChar w:fldCharType="end"/>
        </w:r>
      </w:hyperlink>
    </w:p>
    <w:p w14:paraId="7A68C29F"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45" w:history="1">
        <w:r w:rsidRPr="00013D2D">
          <w:rPr>
            <w:rStyle w:val="Hyperlink"/>
            <w:noProof/>
            <w:lang w:val="en-US"/>
          </w:rPr>
          <w:t>Figure 1</w:t>
        </w:r>
        <w:r w:rsidRPr="00013D2D">
          <w:rPr>
            <w:rStyle w:val="Hyperlink"/>
            <w:noProof/>
            <w:lang w:val="en-US"/>
          </w:rPr>
          <w:noBreakHyphen/>
          <w:t>77 Example custom.css for displaying company logo in the toolbar</w:t>
        </w:r>
        <w:r>
          <w:rPr>
            <w:noProof/>
            <w:webHidden/>
          </w:rPr>
          <w:tab/>
        </w:r>
        <w:r>
          <w:rPr>
            <w:noProof/>
            <w:webHidden/>
          </w:rPr>
          <w:fldChar w:fldCharType="begin"/>
        </w:r>
        <w:r>
          <w:rPr>
            <w:noProof/>
            <w:webHidden/>
          </w:rPr>
          <w:instrText xml:space="preserve"> PAGEREF _Toc373485045 \h </w:instrText>
        </w:r>
        <w:r>
          <w:rPr>
            <w:noProof/>
            <w:webHidden/>
          </w:rPr>
        </w:r>
        <w:r>
          <w:rPr>
            <w:noProof/>
            <w:webHidden/>
          </w:rPr>
          <w:fldChar w:fldCharType="separate"/>
        </w:r>
        <w:r>
          <w:rPr>
            <w:noProof/>
            <w:webHidden/>
          </w:rPr>
          <w:t>139</w:t>
        </w:r>
        <w:r>
          <w:rPr>
            <w:noProof/>
            <w:webHidden/>
          </w:rPr>
          <w:fldChar w:fldCharType="end"/>
        </w:r>
      </w:hyperlink>
    </w:p>
    <w:p w14:paraId="1FFF4D84"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46" w:history="1">
        <w:r w:rsidRPr="00013D2D">
          <w:rPr>
            <w:rStyle w:val="Hyperlink"/>
            <w:noProof/>
            <w:lang w:val="en-US"/>
          </w:rPr>
          <w:t>Figure 1</w:t>
        </w:r>
        <w:r w:rsidRPr="00013D2D">
          <w:rPr>
            <w:rStyle w:val="Hyperlink"/>
            <w:noProof/>
            <w:lang w:val="en-US"/>
          </w:rPr>
          <w:noBreakHyphen/>
          <w:t>78 Example custom.css for replacing the Virtel logo by a company logo</w:t>
        </w:r>
        <w:r>
          <w:rPr>
            <w:noProof/>
            <w:webHidden/>
          </w:rPr>
          <w:tab/>
        </w:r>
        <w:r>
          <w:rPr>
            <w:noProof/>
            <w:webHidden/>
          </w:rPr>
          <w:fldChar w:fldCharType="begin"/>
        </w:r>
        <w:r>
          <w:rPr>
            <w:noProof/>
            <w:webHidden/>
          </w:rPr>
          <w:instrText xml:space="preserve"> PAGEREF _Toc373485046 \h </w:instrText>
        </w:r>
        <w:r>
          <w:rPr>
            <w:noProof/>
            <w:webHidden/>
          </w:rPr>
        </w:r>
        <w:r>
          <w:rPr>
            <w:noProof/>
            <w:webHidden/>
          </w:rPr>
          <w:fldChar w:fldCharType="separate"/>
        </w:r>
        <w:r>
          <w:rPr>
            <w:noProof/>
            <w:webHidden/>
          </w:rPr>
          <w:t>139</w:t>
        </w:r>
        <w:r>
          <w:rPr>
            <w:noProof/>
            <w:webHidden/>
          </w:rPr>
          <w:fldChar w:fldCharType="end"/>
        </w:r>
      </w:hyperlink>
    </w:p>
    <w:p w14:paraId="204D8F41"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47" w:history="1">
        <w:r w:rsidRPr="00013D2D">
          <w:rPr>
            <w:rStyle w:val="Hyperlink"/>
            <w:noProof/>
            <w:lang w:val="en-US"/>
          </w:rPr>
          <w:t>Figure 1</w:t>
        </w:r>
        <w:r w:rsidRPr="00013D2D">
          <w:rPr>
            <w:rStyle w:val="Hyperlink"/>
            <w:noProof/>
            <w:lang w:val="en-US"/>
          </w:rPr>
          <w:noBreakHyphen/>
          <w:t>79 Example custom.js to customize the toolbar icons</w:t>
        </w:r>
        <w:r>
          <w:rPr>
            <w:noProof/>
            <w:webHidden/>
          </w:rPr>
          <w:tab/>
        </w:r>
        <w:r>
          <w:rPr>
            <w:noProof/>
            <w:webHidden/>
          </w:rPr>
          <w:fldChar w:fldCharType="begin"/>
        </w:r>
        <w:r>
          <w:rPr>
            <w:noProof/>
            <w:webHidden/>
          </w:rPr>
          <w:instrText xml:space="preserve"> PAGEREF _Toc373485047 \h </w:instrText>
        </w:r>
        <w:r>
          <w:rPr>
            <w:noProof/>
            <w:webHidden/>
          </w:rPr>
        </w:r>
        <w:r>
          <w:rPr>
            <w:noProof/>
            <w:webHidden/>
          </w:rPr>
          <w:fldChar w:fldCharType="separate"/>
        </w:r>
        <w:r>
          <w:rPr>
            <w:noProof/>
            <w:webHidden/>
          </w:rPr>
          <w:t>142</w:t>
        </w:r>
        <w:r>
          <w:rPr>
            <w:noProof/>
            <w:webHidden/>
          </w:rPr>
          <w:fldChar w:fldCharType="end"/>
        </w:r>
      </w:hyperlink>
    </w:p>
    <w:p w14:paraId="5A7D8355"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48" w:history="1">
        <w:r w:rsidRPr="00013D2D">
          <w:rPr>
            <w:rStyle w:val="Hyperlink"/>
            <w:noProof/>
            <w:lang w:val="en-US"/>
          </w:rPr>
          <w:t>Figure 1</w:t>
        </w:r>
        <w:r w:rsidRPr="00013D2D">
          <w:rPr>
            <w:rStyle w:val="Hyperlink"/>
            <w:noProof/>
            <w:lang w:val="en-US"/>
          </w:rPr>
          <w:noBreakHyphen/>
          <w:t>80 Example custom.js to remove selected toolbar icons</w:t>
        </w:r>
        <w:r>
          <w:rPr>
            <w:noProof/>
            <w:webHidden/>
          </w:rPr>
          <w:tab/>
        </w:r>
        <w:r>
          <w:rPr>
            <w:noProof/>
            <w:webHidden/>
          </w:rPr>
          <w:fldChar w:fldCharType="begin"/>
        </w:r>
        <w:r>
          <w:rPr>
            <w:noProof/>
            <w:webHidden/>
          </w:rPr>
          <w:instrText xml:space="preserve"> PAGEREF _Toc373485048 \h </w:instrText>
        </w:r>
        <w:r>
          <w:rPr>
            <w:noProof/>
            <w:webHidden/>
          </w:rPr>
        </w:r>
        <w:r>
          <w:rPr>
            <w:noProof/>
            <w:webHidden/>
          </w:rPr>
          <w:fldChar w:fldCharType="separate"/>
        </w:r>
        <w:r>
          <w:rPr>
            <w:noProof/>
            <w:webHidden/>
          </w:rPr>
          <w:t>142</w:t>
        </w:r>
        <w:r>
          <w:rPr>
            <w:noProof/>
            <w:webHidden/>
          </w:rPr>
          <w:fldChar w:fldCharType="end"/>
        </w:r>
      </w:hyperlink>
    </w:p>
    <w:p w14:paraId="1C24421A"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49" w:history="1">
        <w:r w:rsidRPr="00013D2D">
          <w:rPr>
            <w:rStyle w:val="Hyperlink"/>
            <w:noProof/>
            <w:lang w:val="en-US"/>
          </w:rPr>
          <w:t>Figure 1</w:t>
        </w:r>
        <w:r w:rsidRPr="00013D2D">
          <w:rPr>
            <w:rStyle w:val="Hyperlink"/>
            <w:noProof/>
            <w:lang w:val="en-US"/>
          </w:rPr>
          <w:noBreakHyphen/>
          <w:t>81 Example custom.js to modify the text of the status bar</w:t>
        </w:r>
        <w:r>
          <w:rPr>
            <w:noProof/>
            <w:webHidden/>
          </w:rPr>
          <w:tab/>
        </w:r>
        <w:r>
          <w:rPr>
            <w:noProof/>
            <w:webHidden/>
          </w:rPr>
          <w:fldChar w:fldCharType="begin"/>
        </w:r>
        <w:r>
          <w:rPr>
            <w:noProof/>
            <w:webHidden/>
          </w:rPr>
          <w:instrText xml:space="preserve"> PAGEREF _Toc373485049 \h </w:instrText>
        </w:r>
        <w:r>
          <w:rPr>
            <w:noProof/>
            <w:webHidden/>
          </w:rPr>
        </w:r>
        <w:r>
          <w:rPr>
            <w:noProof/>
            <w:webHidden/>
          </w:rPr>
          <w:fldChar w:fldCharType="separate"/>
        </w:r>
        <w:r>
          <w:rPr>
            <w:noProof/>
            <w:webHidden/>
          </w:rPr>
          <w:t>143</w:t>
        </w:r>
        <w:r>
          <w:rPr>
            <w:noProof/>
            <w:webHidden/>
          </w:rPr>
          <w:fldChar w:fldCharType="end"/>
        </w:r>
      </w:hyperlink>
    </w:p>
    <w:p w14:paraId="36089A57"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50" w:history="1">
        <w:r w:rsidRPr="00013D2D">
          <w:rPr>
            <w:rStyle w:val="Hyperlink"/>
            <w:noProof/>
            <w:lang w:val="en-US"/>
          </w:rPr>
          <w:t>Figure 1</w:t>
        </w:r>
        <w:r w:rsidRPr="00013D2D">
          <w:rPr>
            <w:rStyle w:val="Hyperlink"/>
            <w:noProof/>
            <w:lang w:val="en-US"/>
          </w:rPr>
          <w:noBreakHyphen/>
          <w:t>82 Example custom.js to modify PF key hotspot recognition</w:t>
        </w:r>
        <w:r>
          <w:rPr>
            <w:noProof/>
            <w:webHidden/>
          </w:rPr>
          <w:tab/>
        </w:r>
        <w:r>
          <w:rPr>
            <w:noProof/>
            <w:webHidden/>
          </w:rPr>
          <w:fldChar w:fldCharType="begin"/>
        </w:r>
        <w:r>
          <w:rPr>
            <w:noProof/>
            <w:webHidden/>
          </w:rPr>
          <w:instrText xml:space="preserve"> PAGEREF _Toc373485050 \h </w:instrText>
        </w:r>
        <w:r>
          <w:rPr>
            <w:noProof/>
            <w:webHidden/>
          </w:rPr>
        </w:r>
        <w:r>
          <w:rPr>
            <w:noProof/>
            <w:webHidden/>
          </w:rPr>
          <w:fldChar w:fldCharType="separate"/>
        </w:r>
        <w:r>
          <w:rPr>
            <w:noProof/>
            <w:webHidden/>
          </w:rPr>
          <w:t>143</w:t>
        </w:r>
        <w:r>
          <w:rPr>
            <w:noProof/>
            <w:webHidden/>
          </w:rPr>
          <w:fldChar w:fldCharType="end"/>
        </w:r>
      </w:hyperlink>
    </w:p>
    <w:p w14:paraId="0315CC9B"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51" w:history="1">
        <w:r w:rsidRPr="00013D2D">
          <w:rPr>
            <w:rStyle w:val="Hyperlink"/>
            <w:noProof/>
            <w:lang w:val="en-US"/>
          </w:rPr>
          <w:t>Figure 1</w:t>
        </w:r>
        <w:r w:rsidRPr="00013D2D">
          <w:rPr>
            <w:rStyle w:val="Hyperlink"/>
            <w:noProof/>
            <w:lang w:val="en-US"/>
          </w:rPr>
          <w:noBreakHyphen/>
          <w:t>83 Example custom.js to add a watermark to the Web Access 3270 screen</w:t>
        </w:r>
        <w:r>
          <w:rPr>
            <w:noProof/>
            <w:webHidden/>
          </w:rPr>
          <w:tab/>
        </w:r>
        <w:r>
          <w:rPr>
            <w:noProof/>
            <w:webHidden/>
          </w:rPr>
          <w:fldChar w:fldCharType="begin"/>
        </w:r>
        <w:r>
          <w:rPr>
            <w:noProof/>
            <w:webHidden/>
          </w:rPr>
          <w:instrText xml:space="preserve"> PAGEREF _Toc373485051 \h </w:instrText>
        </w:r>
        <w:r>
          <w:rPr>
            <w:noProof/>
            <w:webHidden/>
          </w:rPr>
        </w:r>
        <w:r>
          <w:rPr>
            <w:noProof/>
            <w:webHidden/>
          </w:rPr>
          <w:fldChar w:fldCharType="separate"/>
        </w:r>
        <w:r>
          <w:rPr>
            <w:noProof/>
            <w:webHidden/>
          </w:rPr>
          <w:t>143</w:t>
        </w:r>
        <w:r>
          <w:rPr>
            <w:noProof/>
            <w:webHidden/>
          </w:rPr>
          <w:fldChar w:fldCharType="end"/>
        </w:r>
      </w:hyperlink>
    </w:p>
    <w:p w14:paraId="76571758"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52" w:history="1">
        <w:r w:rsidRPr="00013D2D">
          <w:rPr>
            <w:rStyle w:val="Hyperlink"/>
            <w:noProof/>
            <w:lang w:val="en-US"/>
          </w:rPr>
          <w:t>Figure 1</w:t>
        </w:r>
        <w:r w:rsidRPr="00013D2D">
          <w:rPr>
            <w:rStyle w:val="Hyperlink"/>
            <w:noProof/>
            <w:lang w:val="en-US"/>
          </w:rPr>
          <w:noBreakHyphen/>
          <w:t>84 Example custom.css to define the style of the watermark</w:t>
        </w:r>
        <w:r>
          <w:rPr>
            <w:noProof/>
            <w:webHidden/>
          </w:rPr>
          <w:tab/>
        </w:r>
        <w:r>
          <w:rPr>
            <w:noProof/>
            <w:webHidden/>
          </w:rPr>
          <w:fldChar w:fldCharType="begin"/>
        </w:r>
        <w:r>
          <w:rPr>
            <w:noProof/>
            <w:webHidden/>
          </w:rPr>
          <w:instrText xml:space="preserve"> PAGEREF _Toc373485052 \h </w:instrText>
        </w:r>
        <w:r>
          <w:rPr>
            <w:noProof/>
            <w:webHidden/>
          </w:rPr>
        </w:r>
        <w:r>
          <w:rPr>
            <w:noProof/>
            <w:webHidden/>
          </w:rPr>
          <w:fldChar w:fldCharType="separate"/>
        </w:r>
        <w:r>
          <w:rPr>
            <w:noProof/>
            <w:webHidden/>
          </w:rPr>
          <w:t>144</w:t>
        </w:r>
        <w:r>
          <w:rPr>
            <w:noProof/>
            <w:webHidden/>
          </w:rPr>
          <w:fldChar w:fldCharType="end"/>
        </w:r>
      </w:hyperlink>
    </w:p>
    <w:p w14:paraId="06277E4A"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53" w:history="1">
        <w:r w:rsidRPr="00013D2D">
          <w:rPr>
            <w:rStyle w:val="Hyperlink"/>
            <w:noProof/>
            <w:lang w:val="en-US"/>
          </w:rPr>
          <w:t>Figure 1</w:t>
        </w:r>
        <w:r w:rsidRPr="00013D2D">
          <w:rPr>
            <w:rStyle w:val="Hyperlink"/>
            <w:noProof/>
            <w:lang w:val="en-US"/>
          </w:rPr>
          <w:noBreakHyphen/>
          <w:t>85 Web Access screen with application name as watermark</w:t>
        </w:r>
        <w:r>
          <w:rPr>
            <w:noProof/>
            <w:webHidden/>
          </w:rPr>
          <w:tab/>
        </w:r>
        <w:r>
          <w:rPr>
            <w:noProof/>
            <w:webHidden/>
          </w:rPr>
          <w:fldChar w:fldCharType="begin"/>
        </w:r>
        <w:r>
          <w:rPr>
            <w:noProof/>
            <w:webHidden/>
          </w:rPr>
          <w:instrText xml:space="preserve"> PAGEREF _Toc373485053 \h </w:instrText>
        </w:r>
        <w:r>
          <w:rPr>
            <w:noProof/>
            <w:webHidden/>
          </w:rPr>
        </w:r>
        <w:r>
          <w:rPr>
            <w:noProof/>
            <w:webHidden/>
          </w:rPr>
          <w:fldChar w:fldCharType="separate"/>
        </w:r>
        <w:r>
          <w:rPr>
            <w:noProof/>
            <w:webHidden/>
          </w:rPr>
          <w:t>144</w:t>
        </w:r>
        <w:r>
          <w:rPr>
            <w:noProof/>
            <w:webHidden/>
          </w:rPr>
          <w:fldChar w:fldCharType="end"/>
        </w:r>
      </w:hyperlink>
    </w:p>
    <w:p w14:paraId="342495E7"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54" w:history="1">
        <w:r w:rsidRPr="00013D2D">
          <w:rPr>
            <w:rStyle w:val="Hyperlink"/>
            <w:noProof/>
            <w:lang w:val="en-US"/>
          </w:rPr>
          <w:t>Figure 1</w:t>
        </w:r>
        <w:r w:rsidRPr="00013D2D">
          <w:rPr>
            <w:rStyle w:val="Hyperlink"/>
            <w:noProof/>
            <w:lang w:val="en-US"/>
          </w:rPr>
          <w:noBreakHyphen/>
          <w:t>86 Example custom.js to modify Settings values</w:t>
        </w:r>
        <w:r>
          <w:rPr>
            <w:noProof/>
            <w:webHidden/>
          </w:rPr>
          <w:tab/>
        </w:r>
        <w:r>
          <w:rPr>
            <w:noProof/>
            <w:webHidden/>
          </w:rPr>
          <w:fldChar w:fldCharType="begin"/>
        </w:r>
        <w:r>
          <w:rPr>
            <w:noProof/>
            <w:webHidden/>
          </w:rPr>
          <w:instrText xml:space="preserve"> PAGEREF _Toc373485054 \h </w:instrText>
        </w:r>
        <w:r>
          <w:rPr>
            <w:noProof/>
            <w:webHidden/>
          </w:rPr>
        </w:r>
        <w:r>
          <w:rPr>
            <w:noProof/>
            <w:webHidden/>
          </w:rPr>
          <w:fldChar w:fldCharType="separate"/>
        </w:r>
        <w:r>
          <w:rPr>
            <w:noProof/>
            <w:webHidden/>
          </w:rPr>
          <w:t>145</w:t>
        </w:r>
        <w:r>
          <w:rPr>
            <w:noProof/>
            <w:webHidden/>
          </w:rPr>
          <w:fldChar w:fldCharType="end"/>
        </w:r>
      </w:hyperlink>
    </w:p>
    <w:p w14:paraId="7A97A185"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55" w:history="1">
        <w:r w:rsidRPr="00013D2D">
          <w:rPr>
            <w:rStyle w:val="Hyperlink"/>
            <w:noProof/>
            <w:lang w:val="en-US"/>
          </w:rPr>
          <w:t>Figure 1</w:t>
        </w:r>
        <w:r w:rsidRPr="00013D2D">
          <w:rPr>
            <w:rStyle w:val="Hyperlink"/>
            <w:noProof/>
            <w:lang w:val="en-US"/>
          </w:rPr>
          <w:noBreakHyphen/>
          <w:t xml:space="preserve">87 </w:t>
        </w:r>
        <w:r w:rsidRPr="00013D2D">
          <w:rPr>
            <w:rStyle w:val="Hyperlink"/>
            <w:iCs/>
            <w:noProof/>
            <w:lang w:val="en-US"/>
          </w:rPr>
          <w:t>Standard help page for Web Access</w:t>
        </w:r>
        <w:r>
          <w:rPr>
            <w:noProof/>
            <w:webHidden/>
          </w:rPr>
          <w:tab/>
        </w:r>
        <w:r>
          <w:rPr>
            <w:noProof/>
            <w:webHidden/>
          </w:rPr>
          <w:fldChar w:fldCharType="begin"/>
        </w:r>
        <w:r>
          <w:rPr>
            <w:noProof/>
            <w:webHidden/>
          </w:rPr>
          <w:instrText xml:space="preserve"> PAGEREF _Toc373485055 \h </w:instrText>
        </w:r>
        <w:r>
          <w:rPr>
            <w:noProof/>
            <w:webHidden/>
          </w:rPr>
        </w:r>
        <w:r>
          <w:rPr>
            <w:noProof/>
            <w:webHidden/>
          </w:rPr>
          <w:fldChar w:fldCharType="separate"/>
        </w:r>
        <w:r>
          <w:rPr>
            <w:noProof/>
            <w:webHidden/>
          </w:rPr>
          <w:t>146</w:t>
        </w:r>
        <w:r>
          <w:rPr>
            <w:noProof/>
            <w:webHidden/>
          </w:rPr>
          <w:fldChar w:fldCharType="end"/>
        </w:r>
      </w:hyperlink>
    </w:p>
    <w:p w14:paraId="261C6D05"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56" w:history="1">
        <w:r w:rsidRPr="00013D2D">
          <w:rPr>
            <w:rStyle w:val="Hyperlink"/>
            <w:noProof/>
            <w:lang w:val="en-US"/>
          </w:rPr>
          <w:t>Figure 1</w:t>
        </w:r>
        <w:r w:rsidRPr="00013D2D">
          <w:rPr>
            <w:rStyle w:val="Hyperlink"/>
            <w:noProof/>
            <w:lang w:val="en-US"/>
          </w:rPr>
          <w:noBreakHyphen/>
          <w:t>88 custom.js to activate the VirtelMacros function</w:t>
        </w:r>
        <w:r>
          <w:rPr>
            <w:noProof/>
            <w:webHidden/>
          </w:rPr>
          <w:tab/>
        </w:r>
        <w:r>
          <w:rPr>
            <w:noProof/>
            <w:webHidden/>
          </w:rPr>
          <w:fldChar w:fldCharType="begin"/>
        </w:r>
        <w:r>
          <w:rPr>
            <w:noProof/>
            <w:webHidden/>
          </w:rPr>
          <w:instrText xml:space="preserve"> PAGEREF _Toc373485056 \h </w:instrText>
        </w:r>
        <w:r>
          <w:rPr>
            <w:noProof/>
            <w:webHidden/>
          </w:rPr>
        </w:r>
        <w:r>
          <w:rPr>
            <w:noProof/>
            <w:webHidden/>
          </w:rPr>
          <w:fldChar w:fldCharType="separate"/>
        </w:r>
        <w:r>
          <w:rPr>
            <w:noProof/>
            <w:webHidden/>
          </w:rPr>
          <w:t>148</w:t>
        </w:r>
        <w:r>
          <w:rPr>
            <w:noProof/>
            <w:webHidden/>
          </w:rPr>
          <w:fldChar w:fldCharType="end"/>
        </w:r>
      </w:hyperlink>
    </w:p>
    <w:p w14:paraId="2B8F1C7A"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57" w:history="1">
        <w:r w:rsidRPr="00013D2D">
          <w:rPr>
            <w:rStyle w:val="Hyperlink"/>
            <w:noProof/>
            <w:lang w:val="en-US"/>
          </w:rPr>
          <w:t>Figure 1</w:t>
        </w:r>
        <w:r w:rsidRPr="00013D2D">
          <w:rPr>
            <w:rStyle w:val="Hyperlink"/>
            <w:noProof/>
            <w:lang w:val="en-US"/>
          </w:rPr>
          <w:noBreakHyphen/>
          <w:t>89 Display macros for VirtelMacros function</w:t>
        </w:r>
        <w:r>
          <w:rPr>
            <w:noProof/>
            <w:webHidden/>
          </w:rPr>
          <w:tab/>
        </w:r>
        <w:r>
          <w:rPr>
            <w:noProof/>
            <w:webHidden/>
          </w:rPr>
          <w:fldChar w:fldCharType="begin"/>
        </w:r>
        <w:r>
          <w:rPr>
            <w:noProof/>
            <w:webHidden/>
          </w:rPr>
          <w:instrText xml:space="preserve"> PAGEREF _Toc373485057 \h </w:instrText>
        </w:r>
        <w:r>
          <w:rPr>
            <w:noProof/>
            <w:webHidden/>
          </w:rPr>
        </w:r>
        <w:r>
          <w:rPr>
            <w:noProof/>
            <w:webHidden/>
          </w:rPr>
          <w:fldChar w:fldCharType="separate"/>
        </w:r>
        <w:r>
          <w:rPr>
            <w:noProof/>
            <w:webHidden/>
          </w:rPr>
          <w:t>148</w:t>
        </w:r>
        <w:r>
          <w:rPr>
            <w:noProof/>
            <w:webHidden/>
          </w:rPr>
          <w:fldChar w:fldCharType="end"/>
        </w:r>
      </w:hyperlink>
    </w:p>
    <w:p w14:paraId="2C444EFC"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58" w:history="1">
        <w:r w:rsidRPr="00013D2D">
          <w:rPr>
            <w:rStyle w:val="Hyperlink"/>
            <w:noProof/>
            <w:lang w:val="en-US"/>
          </w:rPr>
          <w:t>Figure 1</w:t>
        </w:r>
        <w:r w:rsidRPr="00013D2D">
          <w:rPr>
            <w:rStyle w:val="Hyperlink"/>
            <w:noProof/>
            <w:lang w:val="en-US"/>
          </w:rPr>
          <w:noBreakHyphen/>
          <w:t>90 Example of a macros.json file</w:t>
        </w:r>
        <w:r>
          <w:rPr>
            <w:noProof/>
            <w:webHidden/>
          </w:rPr>
          <w:tab/>
        </w:r>
        <w:r>
          <w:rPr>
            <w:noProof/>
            <w:webHidden/>
          </w:rPr>
          <w:fldChar w:fldCharType="begin"/>
        </w:r>
        <w:r>
          <w:rPr>
            <w:noProof/>
            <w:webHidden/>
          </w:rPr>
          <w:instrText xml:space="preserve"> PAGEREF _Toc373485058 \h </w:instrText>
        </w:r>
        <w:r>
          <w:rPr>
            <w:noProof/>
            <w:webHidden/>
          </w:rPr>
        </w:r>
        <w:r>
          <w:rPr>
            <w:noProof/>
            <w:webHidden/>
          </w:rPr>
          <w:fldChar w:fldCharType="separate"/>
        </w:r>
        <w:r>
          <w:rPr>
            <w:noProof/>
            <w:webHidden/>
          </w:rPr>
          <w:t>149</w:t>
        </w:r>
        <w:r>
          <w:rPr>
            <w:noProof/>
            <w:webHidden/>
          </w:rPr>
          <w:fldChar w:fldCharType="end"/>
        </w:r>
      </w:hyperlink>
    </w:p>
    <w:p w14:paraId="5396EB25"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59" w:history="1">
        <w:r w:rsidRPr="00013D2D">
          <w:rPr>
            <w:rStyle w:val="Hyperlink"/>
            <w:noProof/>
            <w:lang w:val="en-US"/>
          </w:rPr>
          <w:t>Figure 1</w:t>
        </w:r>
        <w:r w:rsidRPr="00013D2D">
          <w:rPr>
            <w:rStyle w:val="Hyperlink"/>
            <w:noProof/>
            <w:lang w:val="en-US"/>
          </w:rPr>
          <w:noBreakHyphen/>
          <w:t>91 Example of an empty macros.json file</w:t>
        </w:r>
        <w:r>
          <w:rPr>
            <w:noProof/>
            <w:webHidden/>
          </w:rPr>
          <w:tab/>
        </w:r>
        <w:r>
          <w:rPr>
            <w:noProof/>
            <w:webHidden/>
          </w:rPr>
          <w:fldChar w:fldCharType="begin"/>
        </w:r>
        <w:r>
          <w:rPr>
            <w:noProof/>
            <w:webHidden/>
          </w:rPr>
          <w:instrText xml:space="preserve"> PAGEREF _Toc373485059 \h </w:instrText>
        </w:r>
        <w:r>
          <w:rPr>
            <w:noProof/>
            <w:webHidden/>
          </w:rPr>
        </w:r>
        <w:r>
          <w:rPr>
            <w:noProof/>
            <w:webHidden/>
          </w:rPr>
          <w:fldChar w:fldCharType="separate"/>
        </w:r>
        <w:r>
          <w:rPr>
            <w:noProof/>
            <w:webHidden/>
          </w:rPr>
          <w:t>149</w:t>
        </w:r>
        <w:r>
          <w:rPr>
            <w:noProof/>
            <w:webHidden/>
          </w:rPr>
          <w:fldChar w:fldCharType="end"/>
        </w:r>
      </w:hyperlink>
    </w:p>
    <w:p w14:paraId="5FC7BCDC"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60" w:history="1">
        <w:r w:rsidRPr="00013D2D">
          <w:rPr>
            <w:rStyle w:val="Hyperlink"/>
            <w:noProof/>
            <w:lang w:val="en-US"/>
          </w:rPr>
          <w:t>Figure 1</w:t>
        </w:r>
        <w:r w:rsidRPr="00013D2D">
          <w:rPr>
            <w:rStyle w:val="Hyperlink"/>
            <w:noProof/>
            <w:lang w:val="en-US"/>
          </w:rPr>
          <w:noBreakHyphen/>
          <w:t>92 HTTP presentation module: List of values for input field</w:t>
        </w:r>
        <w:r>
          <w:rPr>
            <w:noProof/>
            <w:webHidden/>
          </w:rPr>
          <w:tab/>
        </w:r>
        <w:r>
          <w:rPr>
            <w:noProof/>
            <w:webHidden/>
          </w:rPr>
          <w:fldChar w:fldCharType="begin"/>
        </w:r>
        <w:r>
          <w:rPr>
            <w:noProof/>
            <w:webHidden/>
          </w:rPr>
          <w:instrText xml:space="preserve"> PAGEREF _Toc373485060 \h </w:instrText>
        </w:r>
        <w:r>
          <w:rPr>
            <w:noProof/>
            <w:webHidden/>
          </w:rPr>
        </w:r>
        <w:r>
          <w:rPr>
            <w:noProof/>
            <w:webHidden/>
          </w:rPr>
          <w:fldChar w:fldCharType="separate"/>
        </w:r>
        <w:r>
          <w:rPr>
            <w:noProof/>
            <w:webHidden/>
          </w:rPr>
          <w:t>223</w:t>
        </w:r>
        <w:r>
          <w:rPr>
            <w:noProof/>
            <w:webHidden/>
          </w:rPr>
          <w:fldChar w:fldCharType="end"/>
        </w:r>
      </w:hyperlink>
    </w:p>
    <w:p w14:paraId="0CA53CA3"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61" w:history="1">
        <w:r w:rsidRPr="00013D2D">
          <w:rPr>
            <w:rStyle w:val="Hyperlink"/>
            <w:noProof/>
            <w:lang w:val="en-US"/>
          </w:rPr>
          <w:t>Figure 1</w:t>
        </w:r>
        <w:r w:rsidRPr="00013D2D">
          <w:rPr>
            <w:rStyle w:val="Hyperlink"/>
            <w:noProof/>
            <w:lang w:val="en-US"/>
          </w:rPr>
          <w:noBreakHyphen/>
          <w:t>93 HTTP presentation module: Clickable fields using DECLARE$</w:t>
        </w:r>
        <w:r>
          <w:rPr>
            <w:noProof/>
            <w:webHidden/>
          </w:rPr>
          <w:tab/>
        </w:r>
        <w:r>
          <w:rPr>
            <w:noProof/>
            <w:webHidden/>
          </w:rPr>
          <w:fldChar w:fldCharType="begin"/>
        </w:r>
        <w:r>
          <w:rPr>
            <w:noProof/>
            <w:webHidden/>
          </w:rPr>
          <w:instrText xml:space="preserve"> PAGEREF _Toc373485061 \h </w:instrText>
        </w:r>
        <w:r>
          <w:rPr>
            <w:noProof/>
            <w:webHidden/>
          </w:rPr>
        </w:r>
        <w:r>
          <w:rPr>
            <w:noProof/>
            <w:webHidden/>
          </w:rPr>
          <w:fldChar w:fldCharType="separate"/>
        </w:r>
        <w:r>
          <w:rPr>
            <w:noProof/>
            <w:webHidden/>
          </w:rPr>
          <w:t>224</w:t>
        </w:r>
        <w:r>
          <w:rPr>
            <w:noProof/>
            <w:webHidden/>
          </w:rPr>
          <w:fldChar w:fldCharType="end"/>
        </w:r>
      </w:hyperlink>
    </w:p>
    <w:p w14:paraId="3A13DE3B"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62" w:history="1">
        <w:r w:rsidRPr="00013D2D">
          <w:rPr>
            <w:rStyle w:val="Hyperlink"/>
            <w:noProof/>
            <w:lang w:val="en-US"/>
          </w:rPr>
          <w:t>Figure 1</w:t>
        </w:r>
        <w:r w:rsidRPr="00013D2D">
          <w:rPr>
            <w:rStyle w:val="Hyperlink"/>
            <w:noProof/>
            <w:lang w:val="en-US"/>
          </w:rPr>
          <w:noBreakHyphen/>
          <w:t>94 HTTP presentation module: Defining calendar fields</w:t>
        </w:r>
        <w:r>
          <w:rPr>
            <w:noProof/>
            <w:webHidden/>
          </w:rPr>
          <w:tab/>
        </w:r>
        <w:r>
          <w:rPr>
            <w:noProof/>
            <w:webHidden/>
          </w:rPr>
          <w:fldChar w:fldCharType="begin"/>
        </w:r>
        <w:r>
          <w:rPr>
            <w:noProof/>
            <w:webHidden/>
          </w:rPr>
          <w:instrText xml:space="preserve"> PAGEREF _Toc373485062 \h </w:instrText>
        </w:r>
        <w:r>
          <w:rPr>
            <w:noProof/>
            <w:webHidden/>
          </w:rPr>
        </w:r>
        <w:r>
          <w:rPr>
            <w:noProof/>
            <w:webHidden/>
          </w:rPr>
          <w:fldChar w:fldCharType="separate"/>
        </w:r>
        <w:r>
          <w:rPr>
            <w:noProof/>
            <w:webHidden/>
          </w:rPr>
          <w:t>225</w:t>
        </w:r>
        <w:r>
          <w:rPr>
            <w:noProof/>
            <w:webHidden/>
          </w:rPr>
          <w:fldChar w:fldCharType="end"/>
        </w:r>
      </w:hyperlink>
    </w:p>
    <w:p w14:paraId="27414CEF"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63" w:history="1">
        <w:r w:rsidRPr="00013D2D">
          <w:rPr>
            <w:rStyle w:val="Hyperlink"/>
            <w:noProof/>
            <w:lang w:val="en-US"/>
          </w:rPr>
          <w:t>Figure 1</w:t>
        </w:r>
        <w:r w:rsidRPr="00013D2D">
          <w:rPr>
            <w:rStyle w:val="Hyperlink"/>
            <w:noProof/>
            <w:lang w:val="en-US"/>
          </w:rPr>
          <w:noBreakHyphen/>
          <w:t>95 HTML page template for calendar fields</w:t>
        </w:r>
        <w:r>
          <w:rPr>
            <w:noProof/>
            <w:webHidden/>
          </w:rPr>
          <w:tab/>
        </w:r>
        <w:r>
          <w:rPr>
            <w:noProof/>
            <w:webHidden/>
          </w:rPr>
          <w:fldChar w:fldCharType="begin"/>
        </w:r>
        <w:r>
          <w:rPr>
            <w:noProof/>
            <w:webHidden/>
          </w:rPr>
          <w:instrText xml:space="preserve"> PAGEREF _Toc373485063 \h </w:instrText>
        </w:r>
        <w:r>
          <w:rPr>
            <w:noProof/>
            <w:webHidden/>
          </w:rPr>
        </w:r>
        <w:r>
          <w:rPr>
            <w:noProof/>
            <w:webHidden/>
          </w:rPr>
          <w:fldChar w:fldCharType="separate"/>
        </w:r>
        <w:r>
          <w:rPr>
            <w:noProof/>
            <w:webHidden/>
          </w:rPr>
          <w:t>226</w:t>
        </w:r>
        <w:r>
          <w:rPr>
            <w:noProof/>
            <w:webHidden/>
          </w:rPr>
          <w:fldChar w:fldCharType="end"/>
        </w:r>
      </w:hyperlink>
    </w:p>
    <w:p w14:paraId="0F313BF4"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64" w:history="1">
        <w:r w:rsidRPr="00013D2D">
          <w:rPr>
            <w:rStyle w:val="Hyperlink"/>
            <w:noProof/>
            <w:lang w:val="en-US"/>
          </w:rPr>
          <w:t>Figure 1</w:t>
        </w:r>
        <w:r w:rsidRPr="00013D2D">
          <w:rPr>
            <w:rStyle w:val="Hyperlink"/>
            <w:noProof/>
            <w:lang w:val="en-US"/>
          </w:rPr>
          <w:noBreakHyphen/>
          <w:t>96 HTTP presentation module: Defining VIRTEL Suggest fields</w:t>
        </w:r>
        <w:r>
          <w:rPr>
            <w:noProof/>
            <w:webHidden/>
          </w:rPr>
          <w:tab/>
        </w:r>
        <w:r>
          <w:rPr>
            <w:noProof/>
            <w:webHidden/>
          </w:rPr>
          <w:fldChar w:fldCharType="begin"/>
        </w:r>
        <w:r>
          <w:rPr>
            <w:noProof/>
            <w:webHidden/>
          </w:rPr>
          <w:instrText xml:space="preserve"> PAGEREF _Toc373485064 \h </w:instrText>
        </w:r>
        <w:r>
          <w:rPr>
            <w:noProof/>
            <w:webHidden/>
          </w:rPr>
        </w:r>
        <w:r>
          <w:rPr>
            <w:noProof/>
            <w:webHidden/>
          </w:rPr>
          <w:fldChar w:fldCharType="separate"/>
        </w:r>
        <w:r>
          <w:rPr>
            <w:noProof/>
            <w:webHidden/>
          </w:rPr>
          <w:t>227</w:t>
        </w:r>
        <w:r>
          <w:rPr>
            <w:noProof/>
            <w:webHidden/>
          </w:rPr>
          <w:fldChar w:fldCharType="end"/>
        </w:r>
      </w:hyperlink>
    </w:p>
    <w:p w14:paraId="6ED5ABEC"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65" w:history="1">
        <w:r w:rsidRPr="00013D2D">
          <w:rPr>
            <w:rStyle w:val="Hyperlink"/>
            <w:noProof/>
            <w:lang w:val="en-US"/>
          </w:rPr>
          <w:t>Figure 1</w:t>
        </w:r>
        <w:r w:rsidRPr="00013D2D">
          <w:rPr>
            <w:rStyle w:val="Hyperlink"/>
            <w:noProof/>
            <w:lang w:val="en-US"/>
          </w:rPr>
          <w:noBreakHyphen/>
          <w:t>97 HTML page template for VIRTEL Suggest fields</w:t>
        </w:r>
        <w:r>
          <w:rPr>
            <w:noProof/>
            <w:webHidden/>
          </w:rPr>
          <w:tab/>
        </w:r>
        <w:r>
          <w:rPr>
            <w:noProof/>
            <w:webHidden/>
          </w:rPr>
          <w:fldChar w:fldCharType="begin"/>
        </w:r>
        <w:r>
          <w:rPr>
            <w:noProof/>
            <w:webHidden/>
          </w:rPr>
          <w:instrText xml:space="preserve"> PAGEREF _Toc373485065 \h </w:instrText>
        </w:r>
        <w:r>
          <w:rPr>
            <w:noProof/>
            <w:webHidden/>
          </w:rPr>
        </w:r>
        <w:r>
          <w:rPr>
            <w:noProof/>
            <w:webHidden/>
          </w:rPr>
          <w:fldChar w:fldCharType="separate"/>
        </w:r>
        <w:r>
          <w:rPr>
            <w:noProof/>
            <w:webHidden/>
          </w:rPr>
          <w:t>229</w:t>
        </w:r>
        <w:r>
          <w:rPr>
            <w:noProof/>
            <w:webHidden/>
          </w:rPr>
          <w:fldChar w:fldCharType="end"/>
        </w:r>
      </w:hyperlink>
    </w:p>
    <w:p w14:paraId="163163FD"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66" w:history="1">
        <w:r w:rsidRPr="00013D2D">
          <w:rPr>
            <w:rStyle w:val="Hyperlink"/>
            <w:noProof/>
            <w:lang w:val="en-US"/>
          </w:rPr>
          <w:t>Figure 1</w:t>
        </w:r>
        <w:r w:rsidRPr="00013D2D">
          <w:rPr>
            <w:rStyle w:val="Hyperlink"/>
            <w:noProof/>
            <w:lang w:val="en-US"/>
          </w:rPr>
          <w:noBreakHyphen/>
          <w:t>98 HTTP presentation module: 3270 auto-refresh</w:t>
        </w:r>
        <w:r>
          <w:rPr>
            <w:noProof/>
            <w:webHidden/>
          </w:rPr>
          <w:tab/>
        </w:r>
        <w:r>
          <w:rPr>
            <w:noProof/>
            <w:webHidden/>
          </w:rPr>
          <w:fldChar w:fldCharType="begin"/>
        </w:r>
        <w:r>
          <w:rPr>
            <w:noProof/>
            <w:webHidden/>
          </w:rPr>
          <w:instrText xml:space="preserve"> PAGEREF _Toc373485066 \h </w:instrText>
        </w:r>
        <w:r>
          <w:rPr>
            <w:noProof/>
            <w:webHidden/>
          </w:rPr>
        </w:r>
        <w:r>
          <w:rPr>
            <w:noProof/>
            <w:webHidden/>
          </w:rPr>
          <w:fldChar w:fldCharType="separate"/>
        </w:r>
        <w:r>
          <w:rPr>
            <w:noProof/>
            <w:webHidden/>
          </w:rPr>
          <w:t>230</w:t>
        </w:r>
        <w:r>
          <w:rPr>
            <w:noProof/>
            <w:webHidden/>
          </w:rPr>
          <w:fldChar w:fldCharType="end"/>
        </w:r>
      </w:hyperlink>
    </w:p>
    <w:p w14:paraId="7FD5A012"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67" w:history="1">
        <w:r w:rsidRPr="00013D2D">
          <w:rPr>
            <w:rStyle w:val="Hyperlink"/>
            <w:noProof/>
            <w:lang w:val="en-US"/>
          </w:rPr>
          <w:t>Figure 1</w:t>
        </w:r>
        <w:r w:rsidRPr="00013D2D">
          <w:rPr>
            <w:rStyle w:val="Hyperlink"/>
            <w:noProof/>
            <w:lang w:val="en-US"/>
          </w:rPr>
          <w:noBreakHyphen/>
          <w:t>99 Settings for 3270 auto-refresh</w:t>
        </w:r>
        <w:r>
          <w:rPr>
            <w:noProof/>
            <w:webHidden/>
          </w:rPr>
          <w:tab/>
        </w:r>
        <w:r>
          <w:rPr>
            <w:noProof/>
            <w:webHidden/>
          </w:rPr>
          <w:fldChar w:fldCharType="begin"/>
        </w:r>
        <w:r>
          <w:rPr>
            <w:noProof/>
            <w:webHidden/>
          </w:rPr>
          <w:instrText xml:space="preserve"> PAGEREF _Toc373485067 \h </w:instrText>
        </w:r>
        <w:r>
          <w:rPr>
            <w:noProof/>
            <w:webHidden/>
          </w:rPr>
        </w:r>
        <w:r>
          <w:rPr>
            <w:noProof/>
            <w:webHidden/>
          </w:rPr>
          <w:fldChar w:fldCharType="separate"/>
        </w:r>
        <w:r>
          <w:rPr>
            <w:noProof/>
            <w:webHidden/>
          </w:rPr>
          <w:t>231</w:t>
        </w:r>
        <w:r>
          <w:rPr>
            <w:noProof/>
            <w:webHidden/>
          </w:rPr>
          <w:fldChar w:fldCharType="end"/>
        </w:r>
      </w:hyperlink>
    </w:p>
    <w:p w14:paraId="416AD776"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68" w:history="1">
        <w:r w:rsidRPr="00013D2D">
          <w:rPr>
            <w:rStyle w:val="Hyperlink"/>
            <w:noProof/>
            <w:lang w:val="en-US"/>
          </w:rPr>
          <w:t>Figure 1</w:t>
        </w:r>
        <w:r w:rsidRPr="00013D2D">
          <w:rPr>
            <w:rStyle w:val="Hyperlink"/>
            <w:noProof/>
            <w:lang w:val="en-US"/>
          </w:rPr>
          <w:noBreakHyphen/>
          <w:t>100 HTML page template for 3270 auto-refresh</w:t>
        </w:r>
        <w:r>
          <w:rPr>
            <w:noProof/>
            <w:webHidden/>
          </w:rPr>
          <w:tab/>
        </w:r>
        <w:r>
          <w:rPr>
            <w:noProof/>
            <w:webHidden/>
          </w:rPr>
          <w:fldChar w:fldCharType="begin"/>
        </w:r>
        <w:r>
          <w:rPr>
            <w:noProof/>
            <w:webHidden/>
          </w:rPr>
          <w:instrText xml:space="preserve"> PAGEREF _Toc373485068 \h </w:instrText>
        </w:r>
        <w:r>
          <w:rPr>
            <w:noProof/>
            <w:webHidden/>
          </w:rPr>
        </w:r>
        <w:r>
          <w:rPr>
            <w:noProof/>
            <w:webHidden/>
          </w:rPr>
          <w:fldChar w:fldCharType="separate"/>
        </w:r>
        <w:r>
          <w:rPr>
            <w:noProof/>
            <w:webHidden/>
          </w:rPr>
          <w:t>231</w:t>
        </w:r>
        <w:r>
          <w:rPr>
            <w:noProof/>
            <w:webHidden/>
          </w:rPr>
          <w:fldChar w:fldCharType="end"/>
        </w:r>
      </w:hyperlink>
    </w:p>
    <w:p w14:paraId="3AD8ACB3"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69" w:history="1">
        <w:r w:rsidRPr="00013D2D">
          <w:rPr>
            <w:rStyle w:val="Hyperlink"/>
            <w:noProof/>
            <w:lang w:val="en-US"/>
          </w:rPr>
          <w:t>Figure 1</w:t>
        </w:r>
        <w:r w:rsidRPr="00013D2D">
          <w:rPr>
            <w:rStyle w:val="Hyperlink"/>
            <w:noProof/>
            <w:lang w:val="en-US"/>
          </w:rPr>
          <w:noBreakHyphen/>
          <w:t>101 HTTP presentation module: PDF output generation</w:t>
        </w:r>
        <w:r>
          <w:rPr>
            <w:noProof/>
            <w:webHidden/>
          </w:rPr>
          <w:tab/>
        </w:r>
        <w:r>
          <w:rPr>
            <w:noProof/>
            <w:webHidden/>
          </w:rPr>
          <w:fldChar w:fldCharType="begin"/>
        </w:r>
        <w:r>
          <w:rPr>
            <w:noProof/>
            <w:webHidden/>
          </w:rPr>
          <w:instrText xml:space="preserve"> PAGEREF _Toc373485069 \h </w:instrText>
        </w:r>
        <w:r>
          <w:rPr>
            <w:noProof/>
            <w:webHidden/>
          </w:rPr>
        </w:r>
        <w:r>
          <w:rPr>
            <w:noProof/>
            <w:webHidden/>
          </w:rPr>
          <w:fldChar w:fldCharType="separate"/>
        </w:r>
        <w:r>
          <w:rPr>
            <w:noProof/>
            <w:webHidden/>
          </w:rPr>
          <w:t>232</w:t>
        </w:r>
        <w:r>
          <w:rPr>
            <w:noProof/>
            <w:webHidden/>
          </w:rPr>
          <w:fldChar w:fldCharType="end"/>
        </w:r>
      </w:hyperlink>
    </w:p>
    <w:p w14:paraId="256618E9"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70" w:history="1">
        <w:r w:rsidRPr="00013D2D">
          <w:rPr>
            <w:rStyle w:val="Hyperlink"/>
            <w:noProof/>
            <w:lang w:val="en-US"/>
          </w:rPr>
          <w:t>Figure 1</w:t>
        </w:r>
        <w:r w:rsidRPr="00013D2D">
          <w:rPr>
            <w:rStyle w:val="Hyperlink"/>
            <w:noProof/>
            <w:lang w:val="en-US"/>
          </w:rPr>
          <w:noBreakHyphen/>
          <w:t>102 MakePDF INPUT.TXT file for PDF generation</w:t>
        </w:r>
        <w:r>
          <w:rPr>
            <w:noProof/>
            <w:webHidden/>
          </w:rPr>
          <w:tab/>
        </w:r>
        <w:r>
          <w:rPr>
            <w:noProof/>
            <w:webHidden/>
          </w:rPr>
          <w:fldChar w:fldCharType="begin"/>
        </w:r>
        <w:r>
          <w:rPr>
            <w:noProof/>
            <w:webHidden/>
          </w:rPr>
          <w:instrText xml:space="preserve"> PAGEREF _Toc373485070 \h </w:instrText>
        </w:r>
        <w:r>
          <w:rPr>
            <w:noProof/>
            <w:webHidden/>
          </w:rPr>
        </w:r>
        <w:r>
          <w:rPr>
            <w:noProof/>
            <w:webHidden/>
          </w:rPr>
          <w:fldChar w:fldCharType="separate"/>
        </w:r>
        <w:r>
          <w:rPr>
            <w:noProof/>
            <w:webHidden/>
          </w:rPr>
          <w:t>232</w:t>
        </w:r>
        <w:r>
          <w:rPr>
            <w:noProof/>
            <w:webHidden/>
          </w:rPr>
          <w:fldChar w:fldCharType="end"/>
        </w:r>
      </w:hyperlink>
    </w:p>
    <w:p w14:paraId="58D659DE"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71" w:history="1">
        <w:r w:rsidRPr="00013D2D">
          <w:rPr>
            <w:rStyle w:val="Hyperlink"/>
            <w:noProof/>
            <w:lang w:val="en-US"/>
          </w:rPr>
          <w:t>Figure 1</w:t>
        </w:r>
        <w:r w:rsidRPr="00013D2D">
          <w:rPr>
            <w:rStyle w:val="Hyperlink"/>
            <w:noProof/>
            <w:lang w:val="en-US"/>
          </w:rPr>
          <w:noBreakHyphen/>
          <w:t>103 MakePDF DOCOPT.TXT file for PDF generation</w:t>
        </w:r>
        <w:r>
          <w:rPr>
            <w:noProof/>
            <w:webHidden/>
          </w:rPr>
          <w:tab/>
        </w:r>
        <w:r>
          <w:rPr>
            <w:noProof/>
            <w:webHidden/>
          </w:rPr>
          <w:fldChar w:fldCharType="begin"/>
        </w:r>
        <w:r>
          <w:rPr>
            <w:noProof/>
            <w:webHidden/>
          </w:rPr>
          <w:instrText xml:space="preserve"> PAGEREF _Toc373485071 \h </w:instrText>
        </w:r>
        <w:r>
          <w:rPr>
            <w:noProof/>
            <w:webHidden/>
          </w:rPr>
        </w:r>
        <w:r>
          <w:rPr>
            <w:noProof/>
            <w:webHidden/>
          </w:rPr>
          <w:fldChar w:fldCharType="separate"/>
        </w:r>
        <w:r>
          <w:rPr>
            <w:noProof/>
            <w:webHidden/>
          </w:rPr>
          <w:t>233</w:t>
        </w:r>
        <w:r>
          <w:rPr>
            <w:noProof/>
            <w:webHidden/>
          </w:rPr>
          <w:fldChar w:fldCharType="end"/>
        </w:r>
      </w:hyperlink>
    </w:p>
    <w:p w14:paraId="32426E78"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72" w:history="1">
        <w:r w:rsidRPr="00013D2D">
          <w:rPr>
            <w:rStyle w:val="Hyperlink"/>
            <w:noProof/>
            <w:lang w:val="en-US"/>
          </w:rPr>
          <w:t>Figure 1</w:t>
        </w:r>
        <w:r w:rsidRPr="00013D2D">
          <w:rPr>
            <w:rStyle w:val="Hyperlink"/>
            <w:noProof/>
            <w:lang w:val="en-US"/>
          </w:rPr>
          <w:noBreakHyphen/>
          <w:t>104 MakePDF LAYOUT.TXT file for PDF generation</w:t>
        </w:r>
        <w:r>
          <w:rPr>
            <w:noProof/>
            <w:webHidden/>
          </w:rPr>
          <w:tab/>
        </w:r>
        <w:r>
          <w:rPr>
            <w:noProof/>
            <w:webHidden/>
          </w:rPr>
          <w:fldChar w:fldCharType="begin"/>
        </w:r>
        <w:r>
          <w:rPr>
            <w:noProof/>
            <w:webHidden/>
          </w:rPr>
          <w:instrText xml:space="preserve"> PAGEREF _Toc373485072 \h </w:instrText>
        </w:r>
        <w:r>
          <w:rPr>
            <w:noProof/>
            <w:webHidden/>
          </w:rPr>
        </w:r>
        <w:r>
          <w:rPr>
            <w:noProof/>
            <w:webHidden/>
          </w:rPr>
          <w:fldChar w:fldCharType="separate"/>
        </w:r>
        <w:r>
          <w:rPr>
            <w:noProof/>
            <w:webHidden/>
          </w:rPr>
          <w:t>233</w:t>
        </w:r>
        <w:r>
          <w:rPr>
            <w:noProof/>
            <w:webHidden/>
          </w:rPr>
          <w:fldChar w:fldCharType="end"/>
        </w:r>
      </w:hyperlink>
    </w:p>
    <w:p w14:paraId="3994BCBF"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73" w:history="1">
        <w:r w:rsidRPr="00013D2D">
          <w:rPr>
            <w:rStyle w:val="Hyperlink"/>
            <w:noProof/>
            <w:lang w:val="en-US"/>
          </w:rPr>
          <w:t>Figure 1</w:t>
        </w:r>
        <w:r w:rsidRPr="00013D2D">
          <w:rPr>
            <w:rStyle w:val="Hyperlink"/>
            <w:noProof/>
            <w:lang w:val="en-US"/>
          </w:rPr>
          <w:noBreakHyphen/>
          <w:t>105 HTML form for generating Query input data (GET method)</w:t>
        </w:r>
        <w:r>
          <w:rPr>
            <w:noProof/>
            <w:webHidden/>
          </w:rPr>
          <w:tab/>
        </w:r>
        <w:r>
          <w:rPr>
            <w:noProof/>
            <w:webHidden/>
          </w:rPr>
          <w:fldChar w:fldCharType="begin"/>
        </w:r>
        <w:r>
          <w:rPr>
            <w:noProof/>
            <w:webHidden/>
          </w:rPr>
          <w:instrText xml:space="preserve"> PAGEREF _Toc373485073 \h </w:instrText>
        </w:r>
        <w:r>
          <w:rPr>
            <w:noProof/>
            <w:webHidden/>
          </w:rPr>
        </w:r>
        <w:r>
          <w:rPr>
            <w:noProof/>
            <w:webHidden/>
          </w:rPr>
          <w:fldChar w:fldCharType="separate"/>
        </w:r>
        <w:r>
          <w:rPr>
            <w:noProof/>
            <w:webHidden/>
          </w:rPr>
          <w:t>234</w:t>
        </w:r>
        <w:r>
          <w:rPr>
            <w:noProof/>
            <w:webHidden/>
          </w:rPr>
          <w:fldChar w:fldCharType="end"/>
        </w:r>
      </w:hyperlink>
    </w:p>
    <w:p w14:paraId="1A19CC59"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74" w:history="1">
        <w:r w:rsidRPr="00013D2D">
          <w:rPr>
            <w:rStyle w:val="Hyperlink"/>
            <w:noProof/>
            <w:lang w:val="en-US"/>
          </w:rPr>
          <w:t>Figure 1</w:t>
        </w:r>
        <w:r w:rsidRPr="00013D2D">
          <w:rPr>
            <w:rStyle w:val="Hyperlink"/>
            <w:noProof/>
            <w:lang w:val="en-US"/>
          </w:rPr>
          <w:noBreakHyphen/>
          <w:t>106 Example HTTP request with Query data (GET method)</w:t>
        </w:r>
        <w:r>
          <w:rPr>
            <w:noProof/>
            <w:webHidden/>
          </w:rPr>
          <w:tab/>
        </w:r>
        <w:r>
          <w:rPr>
            <w:noProof/>
            <w:webHidden/>
          </w:rPr>
          <w:fldChar w:fldCharType="begin"/>
        </w:r>
        <w:r>
          <w:rPr>
            <w:noProof/>
            <w:webHidden/>
          </w:rPr>
          <w:instrText xml:space="preserve"> PAGEREF _Toc373485074 \h </w:instrText>
        </w:r>
        <w:r>
          <w:rPr>
            <w:noProof/>
            <w:webHidden/>
          </w:rPr>
        </w:r>
        <w:r>
          <w:rPr>
            <w:noProof/>
            <w:webHidden/>
          </w:rPr>
          <w:fldChar w:fldCharType="separate"/>
        </w:r>
        <w:r>
          <w:rPr>
            <w:noProof/>
            <w:webHidden/>
          </w:rPr>
          <w:t>234</w:t>
        </w:r>
        <w:r>
          <w:rPr>
            <w:noProof/>
            <w:webHidden/>
          </w:rPr>
          <w:fldChar w:fldCharType="end"/>
        </w:r>
      </w:hyperlink>
    </w:p>
    <w:p w14:paraId="6AC12774"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75" w:history="1">
        <w:r w:rsidRPr="00013D2D">
          <w:rPr>
            <w:rStyle w:val="Hyperlink"/>
            <w:noProof/>
            <w:lang w:val="en-US"/>
          </w:rPr>
          <w:t>Figure 1</w:t>
        </w:r>
        <w:r w:rsidRPr="00013D2D">
          <w:rPr>
            <w:rStyle w:val="Hyperlink"/>
            <w:noProof/>
            <w:lang w:val="en-US"/>
          </w:rPr>
          <w:noBreakHyphen/>
          <w:t>107 Example HTTP request with Query data (POST method)</w:t>
        </w:r>
        <w:r>
          <w:rPr>
            <w:noProof/>
            <w:webHidden/>
          </w:rPr>
          <w:tab/>
        </w:r>
        <w:r>
          <w:rPr>
            <w:noProof/>
            <w:webHidden/>
          </w:rPr>
          <w:fldChar w:fldCharType="begin"/>
        </w:r>
        <w:r>
          <w:rPr>
            <w:noProof/>
            <w:webHidden/>
          </w:rPr>
          <w:instrText xml:space="preserve"> PAGEREF _Toc373485075 \h </w:instrText>
        </w:r>
        <w:r>
          <w:rPr>
            <w:noProof/>
            <w:webHidden/>
          </w:rPr>
        </w:r>
        <w:r>
          <w:rPr>
            <w:noProof/>
            <w:webHidden/>
          </w:rPr>
          <w:fldChar w:fldCharType="separate"/>
        </w:r>
        <w:r>
          <w:rPr>
            <w:noProof/>
            <w:webHidden/>
          </w:rPr>
          <w:t>235</w:t>
        </w:r>
        <w:r>
          <w:rPr>
            <w:noProof/>
            <w:webHidden/>
          </w:rPr>
          <w:fldChar w:fldCharType="end"/>
        </w:r>
      </w:hyperlink>
    </w:p>
    <w:p w14:paraId="0F138507"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76" w:history="1">
        <w:r w:rsidRPr="00013D2D">
          <w:rPr>
            <w:rStyle w:val="Hyperlink"/>
            <w:noProof/>
            <w:lang w:val="en-US"/>
          </w:rPr>
          <w:t>Figure 1</w:t>
        </w:r>
        <w:r w:rsidRPr="00013D2D">
          <w:rPr>
            <w:rStyle w:val="Hyperlink"/>
            <w:noProof/>
            <w:lang w:val="en-US"/>
          </w:rPr>
          <w:noBreakHyphen/>
          <w:t>108 HTTP presentation module for Query input data</w:t>
        </w:r>
        <w:r>
          <w:rPr>
            <w:noProof/>
            <w:webHidden/>
          </w:rPr>
          <w:tab/>
        </w:r>
        <w:r>
          <w:rPr>
            <w:noProof/>
            <w:webHidden/>
          </w:rPr>
          <w:fldChar w:fldCharType="begin"/>
        </w:r>
        <w:r>
          <w:rPr>
            <w:noProof/>
            <w:webHidden/>
          </w:rPr>
          <w:instrText xml:space="preserve"> PAGEREF _Toc373485076 \h </w:instrText>
        </w:r>
        <w:r>
          <w:rPr>
            <w:noProof/>
            <w:webHidden/>
          </w:rPr>
        </w:r>
        <w:r>
          <w:rPr>
            <w:noProof/>
            <w:webHidden/>
          </w:rPr>
          <w:fldChar w:fldCharType="separate"/>
        </w:r>
        <w:r>
          <w:rPr>
            <w:noProof/>
            <w:webHidden/>
          </w:rPr>
          <w:t>235</w:t>
        </w:r>
        <w:r>
          <w:rPr>
            <w:noProof/>
            <w:webHidden/>
          </w:rPr>
          <w:fldChar w:fldCharType="end"/>
        </w:r>
      </w:hyperlink>
    </w:p>
    <w:p w14:paraId="7AE328FE"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77" w:history="1">
        <w:r w:rsidRPr="00013D2D">
          <w:rPr>
            <w:rStyle w:val="Hyperlink"/>
            <w:noProof/>
            <w:lang w:val="en-US"/>
          </w:rPr>
          <w:t>Figure 1</w:t>
        </w:r>
        <w:r w:rsidRPr="00013D2D">
          <w:rPr>
            <w:rStyle w:val="Hyperlink"/>
            <w:noProof/>
            <w:lang w:val="en-US"/>
          </w:rPr>
          <w:noBreakHyphen/>
          <w:t>109 Commarea generated from Query data</w:t>
        </w:r>
        <w:r>
          <w:rPr>
            <w:noProof/>
            <w:webHidden/>
          </w:rPr>
          <w:tab/>
        </w:r>
        <w:r>
          <w:rPr>
            <w:noProof/>
            <w:webHidden/>
          </w:rPr>
          <w:fldChar w:fldCharType="begin"/>
        </w:r>
        <w:r>
          <w:rPr>
            <w:noProof/>
            <w:webHidden/>
          </w:rPr>
          <w:instrText xml:space="preserve"> PAGEREF _Toc373485077 \h </w:instrText>
        </w:r>
        <w:r>
          <w:rPr>
            <w:noProof/>
            <w:webHidden/>
          </w:rPr>
        </w:r>
        <w:r>
          <w:rPr>
            <w:noProof/>
            <w:webHidden/>
          </w:rPr>
          <w:fldChar w:fldCharType="separate"/>
        </w:r>
        <w:r>
          <w:rPr>
            <w:noProof/>
            <w:webHidden/>
          </w:rPr>
          <w:t>235</w:t>
        </w:r>
        <w:r>
          <w:rPr>
            <w:noProof/>
            <w:webHidden/>
          </w:rPr>
          <w:fldChar w:fldCharType="end"/>
        </w:r>
      </w:hyperlink>
    </w:p>
    <w:p w14:paraId="77A8951A"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78" w:history="1">
        <w:r w:rsidRPr="00013D2D">
          <w:rPr>
            <w:rStyle w:val="Hyperlink"/>
            <w:noProof/>
            <w:lang w:val="en-US"/>
          </w:rPr>
          <w:t>Figure 1</w:t>
        </w:r>
        <w:r w:rsidRPr="00013D2D">
          <w:rPr>
            <w:rStyle w:val="Hyperlink"/>
            <w:noProof/>
            <w:lang w:val="en-US"/>
          </w:rPr>
          <w:noBreakHyphen/>
          <w:t>110 VIRTEL transaction definition for Query input data</w:t>
        </w:r>
        <w:r>
          <w:rPr>
            <w:noProof/>
            <w:webHidden/>
          </w:rPr>
          <w:tab/>
        </w:r>
        <w:r>
          <w:rPr>
            <w:noProof/>
            <w:webHidden/>
          </w:rPr>
          <w:fldChar w:fldCharType="begin"/>
        </w:r>
        <w:r>
          <w:rPr>
            <w:noProof/>
            <w:webHidden/>
          </w:rPr>
          <w:instrText xml:space="preserve"> PAGEREF _Toc373485078 \h </w:instrText>
        </w:r>
        <w:r>
          <w:rPr>
            <w:noProof/>
            <w:webHidden/>
          </w:rPr>
        </w:r>
        <w:r>
          <w:rPr>
            <w:noProof/>
            <w:webHidden/>
          </w:rPr>
          <w:fldChar w:fldCharType="separate"/>
        </w:r>
        <w:r>
          <w:rPr>
            <w:noProof/>
            <w:webHidden/>
          </w:rPr>
          <w:t>236</w:t>
        </w:r>
        <w:r>
          <w:rPr>
            <w:noProof/>
            <w:webHidden/>
          </w:rPr>
          <w:fldChar w:fldCharType="end"/>
        </w:r>
      </w:hyperlink>
    </w:p>
    <w:p w14:paraId="196CF7F7"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79" w:history="1">
        <w:r w:rsidRPr="00013D2D">
          <w:rPr>
            <w:rStyle w:val="Hyperlink"/>
            <w:noProof/>
            <w:lang w:val="en-US"/>
          </w:rPr>
          <w:t>Figure 1</w:t>
        </w:r>
        <w:r w:rsidRPr="00013D2D">
          <w:rPr>
            <w:rStyle w:val="Hyperlink"/>
            <w:noProof/>
            <w:lang w:val="en-US"/>
          </w:rPr>
          <w:noBreakHyphen/>
          <w:t>111 Example HTTP request with XML input data</w:t>
        </w:r>
        <w:r>
          <w:rPr>
            <w:noProof/>
            <w:webHidden/>
          </w:rPr>
          <w:tab/>
        </w:r>
        <w:r>
          <w:rPr>
            <w:noProof/>
            <w:webHidden/>
          </w:rPr>
          <w:fldChar w:fldCharType="begin"/>
        </w:r>
        <w:r>
          <w:rPr>
            <w:noProof/>
            <w:webHidden/>
          </w:rPr>
          <w:instrText xml:space="preserve"> PAGEREF _Toc373485079 \h </w:instrText>
        </w:r>
        <w:r>
          <w:rPr>
            <w:noProof/>
            <w:webHidden/>
          </w:rPr>
        </w:r>
        <w:r>
          <w:rPr>
            <w:noProof/>
            <w:webHidden/>
          </w:rPr>
          <w:fldChar w:fldCharType="separate"/>
        </w:r>
        <w:r>
          <w:rPr>
            <w:noProof/>
            <w:webHidden/>
          </w:rPr>
          <w:t>237</w:t>
        </w:r>
        <w:r>
          <w:rPr>
            <w:noProof/>
            <w:webHidden/>
          </w:rPr>
          <w:fldChar w:fldCharType="end"/>
        </w:r>
      </w:hyperlink>
    </w:p>
    <w:p w14:paraId="04717967"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80" w:history="1">
        <w:r w:rsidRPr="00013D2D">
          <w:rPr>
            <w:rStyle w:val="Hyperlink"/>
            <w:noProof/>
            <w:lang w:val="en-US"/>
          </w:rPr>
          <w:t>Figure 1</w:t>
        </w:r>
        <w:r w:rsidRPr="00013D2D">
          <w:rPr>
            <w:rStyle w:val="Hyperlink"/>
            <w:noProof/>
            <w:lang w:val="en-US"/>
          </w:rPr>
          <w:noBreakHyphen/>
          <w:t>112 HTTP presentation module for XML input data</w:t>
        </w:r>
        <w:r>
          <w:rPr>
            <w:noProof/>
            <w:webHidden/>
          </w:rPr>
          <w:tab/>
        </w:r>
        <w:r>
          <w:rPr>
            <w:noProof/>
            <w:webHidden/>
          </w:rPr>
          <w:fldChar w:fldCharType="begin"/>
        </w:r>
        <w:r>
          <w:rPr>
            <w:noProof/>
            <w:webHidden/>
          </w:rPr>
          <w:instrText xml:space="preserve"> PAGEREF _Toc373485080 \h </w:instrText>
        </w:r>
        <w:r>
          <w:rPr>
            <w:noProof/>
            <w:webHidden/>
          </w:rPr>
        </w:r>
        <w:r>
          <w:rPr>
            <w:noProof/>
            <w:webHidden/>
          </w:rPr>
          <w:fldChar w:fldCharType="separate"/>
        </w:r>
        <w:r>
          <w:rPr>
            <w:noProof/>
            <w:webHidden/>
          </w:rPr>
          <w:t>237</w:t>
        </w:r>
        <w:r>
          <w:rPr>
            <w:noProof/>
            <w:webHidden/>
          </w:rPr>
          <w:fldChar w:fldCharType="end"/>
        </w:r>
      </w:hyperlink>
    </w:p>
    <w:p w14:paraId="104B2084"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81" w:history="1">
        <w:r w:rsidRPr="00013D2D">
          <w:rPr>
            <w:rStyle w:val="Hyperlink"/>
            <w:noProof/>
            <w:lang w:val="en-US"/>
          </w:rPr>
          <w:t>Figure 1</w:t>
        </w:r>
        <w:r w:rsidRPr="00013D2D">
          <w:rPr>
            <w:rStyle w:val="Hyperlink"/>
            <w:noProof/>
            <w:lang w:val="en-US"/>
          </w:rPr>
          <w:noBreakHyphen/>
          <w:t>113 Commarea generated from XML input data</w:t>
        </w:r>
        <w:r>
          <w:rPr>
            <w:noProof/>
            <w:webHidden/>
          </w:rPr>
          <w:tab/>
        </w:r>
        <w:r>
          <w:rPr>
            <w:noProof/>
            <w:webHidden/>
          </w:rPr>
          <w:fldChar w:fldCharType="begin"/>
        </w:r>
        <w:r>
          <w:rPr>
            <w:noProof/>
            <w:webHidden/>
          </w:rPr>
          <w:instrText xml:space="preserve"> PAGEREF _Toc373485081 \h </w:instrText>
        </w:r>
        <w:r>
          <w:rPr>
            <w:noProof/>
            <w:webHidden/>
          </w:rPr>
        </w:r>
        <w:r>
          <w:rPr>
            <w:noProof/>
            <w:webHidden/>
          </w:rPr>
          <w:fldChar w:fldCharType="separate"/>
        </w:r>
        <w:r>
          <w:rPr>
            <w:noProof/>
            <w:webHidden/>
          </w:rPr>
          <w:t>238</w:t>
        </w:r>
        <w:r>
          <w:rPr>
            <w:noProof/>
            <w:webHidden/>
          </w:rPr>
          <w:fldChar w:fldCharType="end"/>
        </w:r>
      </w:hyperlink>
    </w:p>
    <w:p w14:paraId="2D2B0EFE"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82" w:history="1">
        <w:r w:rsidRPr="00013D2D">
          <w:rPr>
            <w:rStyle w:val="Hyperlink"/>
            <w:noProof/>
            <w:lang w:val="en-US"/>
          </w:rPr>
          <w:t>Figure 1</w:t>
        </w:r>
        <w:r w:rsidRPr="00013D2D">
          <w:rPr>
            <w:rStyle w:val="Hyperlink"/>
            <w:noProof/>
            <w:lang w:val="en-US"/>
          </w:rPr>
          <w:noBreakHyphen/>
          <w:t>114 HTML form with XML input data embedded in a text field</w:t>
        </w:r>
        <w:r>
          <w:rPr>
            <w:noProof/>
            <w:webHidden/>
          </w:rPr>
          <w:tab/>
        </w:r>
        <w:r>
          <w:rPr>
            <w:noProof/>
            <w:webHidden/>
          </w:rPr>
          <w:fldChar w:fldCharType="begin"/>
        </w:r>
        <w:r>
          <w:rPr>
            <w:noProof/>
            <w:webHidden/>
          </w:rPr>
          <w:instrText xml:space="preserve"> PAGEREF _Toc373485082 \h </w:instrText>
        </w:r>
        <w:r>
          <w:rPr>
            <w:noProof/>
            <w:webHidden/>
          </w:rPr>
        </w:r>
        <w:r>
          <w:rPr>
            <w:noProof/>
            <w:webHidden/>
          </w:rPr>
          <w:fldChar w:fldCharType="separate"/>
        </w:r>
        <w:r>
          <w:rPr>
            <w:noProof/>
            <w:webHidden/>
          </w:rPr>
          <w:t>238</w:t>
        </w:r>
        <w:r>
          <w:rPr>
            <w:noProof/>
            <w:webHidden/>
          </w:rPr>
          <w:fldChar w:fldCharType="end"/>
        </w:r>
      </w:hyperlink>
    </w:p>
    <w:p w14:paraId="67EAF219"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83" w:history="1">
        <w:r w:rsidRPr="00013D2D">
          <w:rPr>
            <w:rStyle w:val="Hyperlink"/>
            <w:noProof/>
            <w:lang w:val="en-US"/>
          </w:rPr>
          <w:t>Figure 1</w:t>
        </w:r>
        <w:r w:rsidRPr="00013D2D">
          <w:rPr>
            <w:rStyle w:val="Hyperlink"/>
            <w:noProof/>
            <w:lang w:val="en-US"/>
          </w:rPr>
          <w:noBreakHyphen/>
          <w:t>115 XML input data in URL-encoded format (HTTP GET method)</w:t>
        </w:r>
        <w:r>
          <w:rPr>
            <w:noProof/>
            <w:webHidden/>
          </w:rPr>
          <w:tab/>
        </w:r>
        <w:r>
          <w:rPr>
            <w:noProof/>
            <w:webHidden/>
          </w:rPr>
          <w:fldChar w:fldCharType="begin"/>
        </w:r>
        <w:r>
          <w:rPr>
            <w:noProof/>
            <w:webHidden/>
          </w:rPr>
          <w:instrText xml:space="preserve"> PAGEREF _Toc373485083 \h </w:instrText>
        </w:r>
        <w:r>
          <w:rPr>
            <w:noProof/>
            <w:webHidden/>
          </w:rPr>
        </w:r>
        <w:r>
          <w:rPr>
            <w:noProof/>
            <w:webHidden/>
          </w:rPr>
          <w:fldChar w:fldCharType="separate"/>
        </w:r>
        <w:r>
          <w:rPr>
            <w:noProof/>
            <w:webHidden/>
          </w:rPr>
          <w:t>238</w:t>
        </w:r>
        <w:r>
          <w:rPr>
            <w:noProof/>
            <w:webHidden/>
          </w:rPr>
          <w:fldChar w:fldCharType="end"/>
        </w:r>
      </w:hyperlink>
    </w:p>
    <w:p w14:paraId="3B56A264"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84" w:history="1">
        <w:r w:rsidRPr="00013D2D">
          <w:rPr>
            <w:rStyle w:val="Hyperlink"/>
            <w:noProof/>
            <w:lang w:val="en-US"/>
          </w:rPr>
          <w:t>Figure 1</w:t>
        </w:r>
        <w:r w:rsidRPr="00013D2D">
          <w:rPr>
            <w:rStyle w:val="Hyperlink"/>
            <w:noProof/>
            <w:lang w:val="en-US"/>
          </w:rPr>
          <w:noBreakHyphen/>
          <w:t>116 XML input data in URL-encoded format (HTTP POST method)</w:t>
        </w:r>
        <w:r>
          <w:rPr>
            <w:noProof/>
            <w:webHidden/>
          </w:rPr>
          <w:tab/>
        </w:r>
        <w:r>
          <w:rPr>
            <w:noProof/>
            <w:webHidden/>
          </w:rPr>
          <w:fldChar w:fldCharType="begin"/>
        </w:r>
        <w:r>
          <w:rPr>
            <w:noProof/>
            <w:webHidden/>
          </w:rPr>
          <w:instrText xml:space="preserve"> PAGEREF _Toc373485084 \h </w:instrText>
        </w:r>
        <w:r>
          <w:rPr>
            <w:noProof/>
            <w:webHidden/>
          </w:rPr>
        </w:r>
        <w:r>
          <w:rPr>
            <w:noProof/>
            <w:webHidden/>
          </w:rPr>
          <w:fldChar w:fldCharType="separate"/>
        </w:r>
        <w:r>
          <w:rPr>
            <w:noProof/>
            <w:webHidden/>
          </w:rPr>
          <w:t>239</w:t>
        </w:r>
        <w:r>
          <w:rPr>
            <w:noProof/>
            <w:webHidden/>
          </w:rPr>
          <w:fldChar w:fldCharType="end"/>
        </w:r>
      </w:hyperlink>
    </w:p>
    <w:p w14:paraId="05A0B318"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85" w:history="1">
        <w:r w:rsidRPr="00013D2D">
          <w:rPr>
            <w:rStyle w:val="Hyperlink"/>
            <w:noProof/>
            <w:lang w:val="en-US"/>
          </w:rPr>
          <w:t>Figure 1</w:t>
        </w:r>
        <w:r w:rsidRPr="00013D2D">
          <w:rPr>
            <w:rStyle w:val="Hyperlink"/>
            <w:noProof/>
            <w:lang w:val="en-US"/>
          </w:rPr>
          <w:noBreakHyphen/>
          <w:t>117 VIRTEL transaction definition for XML input data</w:t>
        </w:r>
        <w:r>
          <w:rPr>
            <w:noProof/>
            <w:webHidden/>
          </w:rPr>
          <w:tab/>
        </w:r>
        <w:r>
          <w:rPr>
            <w:noProof/>
            <w:webHidden/>
          </w:rPr>
          <w:fldChar w:fldCharType="begin"/>
        </w:r>
        <w:r>
          <w:rPr>
            <w:noProof/>
            <w:webHidden/>
          </w:rPr>
          <w:instrText xml:space="preserve"> PAGEREF _Toc373485085 \h </w:instrText>
        </w:r>
        <w:r>
          <w:rPr>
            <w:noProof/>
            <w:webHidden/>
          </w:rPr>
        </w:r>
        <w:r>
          <w:rPr>
            <w:noProof/>
            <w:webHidden/>
          </w:rPr>
          <w:fldChar w:fldCharType="separate"/>
        </w:r>
        <w:r>
          <w:rPr>
            <w:noProof/>
            <w:webHidden/>
          </w:rPr>
          <w:t>239</w:t>
        </w:r>
        <w:r>
          <w:rPr>
            <w:noProof/>
            <w:webHidden/>
          </w:rPr>
          <w:fldChar w:fldCharType="end"/>
        </w:r>
      </w:hyperlink>
    </w:p>
    <w:p w14:paraId="01034E41"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86" w:history="1">
        <w:r w:rsidRPr="00013D2D">
          <w:rPr>
            <w:rStyle w:val="Hyperlink"/>
            <w:noProof/>
            <w:lang w:val="en-US"/>
          </w:rPr>
          <w:t>Figure 1</w:t>
        </w:r>
        <w:r w:rsidRPr="00013D2D">
          <w:rPr>
            <w:rStyle w:val="Hyperlink"/>
            <w:noProof/>
            <w:lang w:val="en-US"/>
          </w:rPr>
          <w:noBreakHyphen/>
          <w:t>118 Example XML input data with attributes and repeating groups</w:t>
        </w:r>
        <w:r>
          <w:rPr>
            <w:noProof/>
            <w:webHidden/>
          </w:rPr>
          <w:tab/>
        </w:r>
        <w:r>
          <w:rPr>
            <w:noProof/>
            <w:webHidden/>
          </w:rPr>
          <w:fldChar w:fldCharType="begin"/>
        </w:r>
        <w:r>
          <w:rPr>
            <w:noProof/>
            <w:webHidden/>
          </w:rPr>
          <w:instrText xml:space="preserve"> PAGEREF _Toc373485086 \h </w:instrText>
        </w:r>
        <w:r>
          <w:rPr>
            <w:noProof/>
            <w:webHidden/>
          </w:rPr>
        </w:r>
        <w:r>
          <w:rPr>
            <w:noProof/>
            <w:webHidden/>
          </w:rPr>
          <w:fldChar w:fldCharType="separate"/>
        </w:r>
        <w:r>
          <w:rPr>
            <w:noProof/>
            <w:webHidden/>
          </w:rPr>
          <w:t>240</w:t>
        </w:r>
        <w:r>
          <w:rPr>
            <w:noProof/>
            <w:webHidden/>
          </w:rPr>
          <w:fldChar w:fldCharType="end"/>
        </w:r>
      </w:hyperlink>
    </w:p>
    <w:p w14:paraId="76DDBF5E"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87" w:history="1">
        <w:r w:rsidRPr="00013D2D">
          <w:rPr>
            <w:rStyle w:val="Hyperlink"/>
            <w:noProof/>
            <w:lang w:val="en-US"/>
          </w:rPr>
          <w:t>Figure 1</w:t>
        </w:r>
        <w:r w:rsidRPr="00013D2D">
          <w:rPr>
            <w:rStyle w:val="Hyperlink"/>
            <w:noProof/>
            <w:lang w:val="en-US"/>
          </w:rPr>
          <w:noBreakHyphen/>
          <w:t>119 Presentation module for XML input with attributes and repeating groups</w:t>
        </w:r>
        <w:r>
          <w:rPr>
            <w:noProof/>
            <w:webHidden/>
          </w:rPr>
          <w:tab/>
        </w:r>
        <w:r>
          <w:rPr>
            <w:noProof/>
            <w:webHidden/>
          </w:rPr>
          <w:fldChar w:fldCharType="begin"/>
        </w:r>
        <w:r>
          <w:rPr>
            <w:noProof/>
            <w:webHidden/>
          </w:rPr>
          <w:instrText xml:space="preserve"> PAGEREF _Toc373485087 \h </w:instrText>
        </w:r>
        <w:r>
          <w:rPr>
            <w:noProof/>
            <w:webHidden/>
          </w:rPr>
        </w:r>
        <w:r>
          <w:rPr>
            <w:noProof/>
            <w:webHidden/>
          </w:rPr>
          <w:fldChar w:fldCharType="separate"/>
        </w:r>
        <w:r>
          <w:rPr>
            <w:noProof/>
            <w:webHidden/>
          </w:rPr>
          <w:t>240</w:t>
        </w:r>
        <w:r>
          <w:rPr>
            <w:noProof/>
            <w:webHidden/>
          </w:rPr>
          <w:fldChar w:fldCharType="end"/>
        </w:r>
      </w:hyperlink>
    </w:p>
    <w:p w14:paraId="34037C5A"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88" w:history="1">
        <w:r w:rsidRPr="00013D2D">
          <w:rPr>
            <w:rStyle w:val="Hyperlink"/>
            <w:noProof/>
            <w:lang w:val="en-US"/>
          </w:rPr>
          <w:t>Figure 1</w:t>
        </w:r>
        <w:r w:rsidRPr="00013D2D">
          <w:rPr>
            <w:rStyle w:val="Hyperlink"/>
            <w:noProof/>
            <w:lang w:val="en-US"/>
          </w:rPr>
          <w:noBreakHyphen/>
          <w:t>120 Commarea generated from XML input with attributes and repeating groups</w:t>
        </w:r>
        <w:r>
          <w:rPr>
            <w:noProof/>
            <w:webHidden/>
          </w:rPr>
          <w:tab/>
        </w:r>
        <w:r>
          <w:rPr>
            <w:noProof/>
            <w:webHidden/>
          </w:rPr>
          <w:fldChar w:fldCharType="begin"/>
        </w:r>
        <w:r>
          <w:rPr>
            <w:noProof/>
            <w:webHidden/>
          </w:rPr>
          <w:instrText xml:space="preserve"> PAGEREF _Toc373485088 \h </w:instrText>
        </w:r>
        <w:r>
          <w:rPr>
            <w:noProof/>
            <w:webHidden/>
          </w:rPr>
        </w:r>
        <w:r>
          <w:rPr>
            <w:noProof/>
            <w:webHidden/>
          </w:rPr>
          <w:fldChar w:fldCharType="separate"/>
        </w:r>
        <w:r>
          <w:rPr>
            <w:noProof/>
            <w:webHidden/>
          </w:rPr>
          <w:t>240</w:t>
        </w:r>
        <w:r>
          <w:rPr>
            <w:noProof/>
            <w:webHidden/>
          </w:rPr>
          <w:fldChar w:fldCharType="end"/>
        </w:r>
      </w:hyperlink>
    </w:p>
    <w:p w14:paraId="04C649D0"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89" w:history="1">
        <w:r w:rsidRPr="00013D2D">
          <w:rPr>
            <w:rStyle w:val="Hyperlink"/>
            <w:noProof/>
            <w:lang w:val="en-US"/>
          </w:rPr>
          <w:t>Figure 1</w:t>
        </w:r>
        <w:r w:rsidRPr="00013D2D">
          <w:rPr>
            <w:rStyle w:val="Hyperlink"/>
            <w:noProof/>
            <w:lang w:val="en-US"/>
          </w:rPr>
          <w:noBreakHyphen/>
          <w:t>121 Example XML input data with redefinition of fields</w:t>
        </w:r>
        <w:r>
          <w:rPr>
            <w:noProof/>
            <w:webHidden/>
          </w:rPr>
          <w:tab/>
        </w:r>
        <w:r>
          <w:rPr>
            <w:noProof/>
            <w:webHidden/>
          </w:rPr>
          <w:fldChar w:fldCharType="begin"/>
        </w:r>
        <w:r>
          <w:rPr>
            <w:noProof/>
            <w:webHidden/>
          </w:rPr>
          <w:instrText xml:space="preserve"> PAGEREF _Toc373485089 \h </w:instrText>
        </w:r>
        <w:r>
          <w:rPr>
            <w:noProof/>
            <w:webHidden/>
          </w:rPr>
        </w:r>
        <w:r>
          <w:rPr>
            <w:noProof/>
            <w:webHidden/>
          </w:rPr>
          <w:fldChar w:fldCharType="separate"/>
        </w:r>
        <w:r>
          <w:rPr>
            <w:noProof/>
            <w:webHidden/>
          </w:rPr>
          <w:t>241</w:t>
        </w:r>
        <w:r>
          <w:rPr>
            <w:noProof/>
            <w:webHidden/>
          </w:rPr>
          <w:fldChar w:fldCharType="end"/>
        </w:r>
      </w:hyperlink>
    </w:p>
    <w:p w14:paraId="460A5E1E"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90" w:history="1">
        <w:r w:rsidRPr="00013D2D">
          <w:rPr>
            <w:rStyle w:val="Hyperlink"/>
            <w:noProof/>
            <w:lang w:val="en-US"/>
          </w:rPr>
          <w:t>Figure 1</w:t>
        </w:r>
        <w:r w:rsidRPr="00013D2D">
          <w:rPr>
            <w:rStyle w:val="Hyperlink"/>
            <w:noProof/>
            <w:lang w:val="en-US"/>
          </w:rPr>
          <w:noBreakHyphen/>
          <w:t>122 Presentation module for XML input with redefinition of fields</w:t>
        </w:r>
        <w:r>
          <w:rPr>
            <w:noProof/>
            <w:webHidden/>
          </w:rPr>
          <w:tab/>
        </w:r>
        <w:r>
          <w:rPr>
            <w:noProof/>
            <w:webHidden/>
          </w:rPr>
          <w:fldChar w:fldCharType="begin"/>
        </w:r>
        <w:r>
          <w:rPr>
            <w:noProof/>
            <w:webHidden/>
          </w:rPr>
          <w:instrText xml:space="preserve"> PAGEREF _Toc373485090 \h </w:instrText>
        </w:r>
        <w:r>
          <w:rPr>
            <w:noProof/>
            <w:webHidden/>
          </w:rPr>
        </w:r>
        <w:r>
          <w:rPr>
            <w:noProof/>
            <w:webHidden/>
          </w:rPr>
          <w:fldChar w:fldCharType="separate"/>
        </w:r>
        <w:r>
          <w:rPr>
            <w:noProof/>
            <w:webHidden/>
          </w:rPr>
          <w:t>242</w:t>
        </w:r>
        <w:r>
          <w:rPr>
            <w:noProof/>
            <w:webHidden/>
          </w:rPr>
          <w:fldChar w:fldCharType="end"/>
        </w:r>
      </w:hyperlink>
    </w:p>
    <w:p w14:paraId="16C98F86"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91" w:history="1">
        <w:r w:rsidRPr="00013D2D">
          <w:rPr>
            <w:rStyle w:val="Hyperlink"/>
            <w:noProof/>
            <w:lang w:val="en-US"/>
          </w:rPr>
          <w:t>Figure 1</w:t>
        </w:r>
        <w:r w:rsidRPr="00013D2D">
          <w:rPr>
            <w:rStyle w:val="Hyperlink"/>
            <w:noProof/>
            <w:lang w:val="en-US"/>
          </w:rPr>
          <w:noBreakHyphen/>
          <w:t>123 Commarea generated from XML input with redefinition of fields</w:t>
        </w:r>
        <w:r>
          <w:rPr>
            <w:noProof/>
            <w:webHidden/>
          </w:rPr>
          <w:tab/>
        </w:r>
        <w:r>
          <w:rPr>
            <w:noProof/>
            <w:webHidden/>
          </w:rPr>
          <w:fldChar w:fldCharType="begin"/>
        </w:r>
        <w:r>
          <w:rPr>
            <w:noProof/>
            <w:webHidden/>
          </w:rPr>
          <w:instrText xml:space="preserve"> PAGEREF _Toc373485091 \h </w:instrText>
        </w:r>
        <w:r>
          <w:rPr>
            <w:noProof/>
            <w:webHidden/>
          </w:rPr>
        </w:r>
        <w:r>
          <w:rPr>
            <w:noProof/>
            <w:webHidden/>
          </w:rPr>
          <w:fldChar w:fldCharType="separate"/>
        </w:r>
        <w:r>
          <w:rPr>
            <w:noProof/>
            <w:webHidden/>
          </w:rPr>
          <w:t>242</w:t>
        </w:r>
        <w:r>
          <w:rPr>
            <w:noProof/>
            <w:webHidden/>
          </w:rPr>
          <w:fldChar w:fldCharType="end"/>
        </w:r>
      </w:hyperlink>
    </w:p>
    <w:p w14:paraId="4D93CD5D"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92" w:history="1">
        <w:r w:rsidRPr="00013D2D">
          <w:rPr>
            <w:rStyle w:val="Hyperlink"/>
            <w:noProof/>
            <w:lang w:val="en-US"/>
          </w:rPr>
          <w:t>Figure 1</w:t>
        </w:r>
        <w:r w:rsidRPr="00013D2D">
          <w:rPr>
            <w:rStyle w:val="Hyperlink"/>
            <w:noProof/>
            <w:lang w:val="en-US"/>
          </w:rPr>
          <w:noBreakHyphen/>
          <w:t>124 HTTP presentation module for XML output</w:t>
        </w:r>
        <w:r>
          <w:rPr>
            <w:noProof/>
            <w:webHidden/>
          </w:rPr>
          <w:tab/>
        </w:r>
        <w:r>
          <w:rPr>
            <w:noProof/>
            <w:webHidden/>
          </w:rPr>
          <w:fldChar w:fldCharType="begin"/>
        </w:r>
        <w:r>
          <w:rPr>
            <w:noProof/>
            <w:webHidden/>
          </w:rPr>
          <w:instrText xml:space="preserve"> PAGEREF _Toc373485092 \h </w:instrText>
        </w:r>
        <w:r>
          <w:rPr>
            <w:noProof/>
            <w:webHidden/>
          </w:rPr>
        </w:r>
        <w:r>
          <w:rPr>
            <w:noProof/>
            <w:webHidden/>
          </w:rPr>
          <w:fldChar w:fldCharType="separate"/>
        </w:r>
        <w:r>
          <w:rPr>
            <w:noProof/>
            <w:webHidden/>
          </w:rPr>
          <w:t>243</w:t>
        </w:r>
        <w:r>
          <w:rPr>
            <w:noProof/>
            <w:webHidden/>
          </w:rPr>
          <w:fldChar w:fldCharType="end"/>
        </w:r>
      </w:hyperlink>
    </w:p>
    <w:p w14:paraId="3A3A3FC7"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93" w:history="1">
        <w:r w:rsidRPr="00013D2D">
          <w:rPr>
            <w:rStyle w:val="Hyperlink"/>
            <w:noProof/>
            <w:lang w:val="en-US"/>
          </w:rPr>
          <w:t>Figure 1</w:t>
        </w:r>
        <w:r w:rsidRPr="00013D2D">
          <w:rPr>
            <w:rStyle w:val="Hyperlink"/>
            <w:noProof/>
            <w:lang w:val="en-US"/>
          </w:rPr>
          <w:noBreakHyphen/>
          <w:t>125 Example page template for XML output data</w:t>
        </w:r>
        <w:r>
          <w:rPr>
            <w:noProof/>
            <w:webHidden/>
          </w:rPr>
          <w:tab/>
        </w:r>
        <w:r>
          <w:rPr>
            <w:noProof/>
            <w:webHidden/>
          </w:rPr>
          <w:fldChar w:fldCharType="begin"/>
        </w:r>
        <w:r>
          <w:rPr>
            <w:noProof/>
            <w:webHidden/>
          </w:rPr>
          <w:instrText xml:space="preserve"> PAGEREF _Toc373485093 \h </w:instrText>
        </w:r>
        <w:r>
          <w:rPr>
            <w:noProof/>
            <w:webHidden/>
          </w:rPr>
        </w:r>
        <w:r>
          <w:rPr>
            <w:noProof/>
            <w:webHidden/>
          </w:rPr>
          <w:fldChar w:fldCharType="separate"/>
        </w:r>
        <w:r>
          <w:rPr>
            <w:noProof/>
            <w:webHidden/>
          </w:rPr>
          <w:t>244</w:t>
        </w:r>
        <w:r>
          <w:rPr>
            <w:noProof/>
            <w:webHidden/>
          </w:rPr>
          <w:fldChar w:fldCharType="end"/>
        </w:r>
      </w:hyperlink>
    </w:p>
    <w:p w14:paraId="67AD8AB6"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94" w:history="1">
        <w:r w:rsidRPr="00013D2D">
          <w:rPr>
            <w:rStyle w:val="Hyperlink"/>
            <w:noProof/>
            <w:lang w:val="en-US"/>
          </w:rPr>
          <w:t>Figure 1</w:t>
        </w:r>
        <w:r w:rsidRPr="00013D2D">
          <w:rPr>
            <w:rStyle w:val="Hyperlink"/>
            <w:noProof/>
            <w:lang w:val="en-US"/>
          </w:rPr>
          <w:noBreakHyphen/>
          <w:t>126 MAP$ statements for VIRTEL XML parser/generator</w:t>
        </w:r>
        <w:r>
          <w:rPr>
            <w:noProof/>
            <w:webHidden/>
          </w:rPr>
          <w:tab/>
        </w:r>
        <w:r>
          <w:rPr>
            <w:noProof/>
            <w:webHidden/>
          </w:rPr>
          <w:fldChar w:fldCharType="begin"/>
        </w:r>
        <w:r>
          <w:rPr>
            <w:noProof/>
            <w:webHidden/>
          </w:rPr>
          <w:instrText xml:space="preserve"> PAGEREF _Toc373485094 \h </w:instrText>
        </w:r>
        <w:r>
          <w:rPr>
            <w:noProof/>
            <w:webHidden/>
          </w:rPr>
        </w:r>
        <w:r>
          <w:rPr>
            <w:noProof/>
            <w:webHidden/>
          </w:rPr>
          <w:fldChar w:fldCharType="separate"/>
        </w:r>
        <w:r>
          <w:rPr>
            <w:noProof/>
            <w:webHidden/>
          </w:rPr>
          <w:t>245</w:t>
        </w:r>
        <w:r>
          <w:rPr>
            <w:noProof/>
            <w:webHidden/>
          </w:rPr>
          <w:fldChar w:fldCharType="end"/>
        </w:r>
      </w:hyperlink>
    </w:p>
    <w:p w14:paraId="07AF44A8"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95" w:history="1">
        <w:r w:rsidRPr="00013D2D">
          <w:rPr>
            <w:rStyle w:val="Hyperlink"/>
            <w:noProof/>
            <w:lang w:val="en-US"/>
          </w:rPr>
          <w:t>Figure 1</w:t>
        </w:r>
        <w:r w:rsidRPr="00013D2D">
          <w:rPr>
            <w:rStyle w:val="Hyperlink"/>
            <w:noProof/>
            <w:lang w:val="en-US"/>
          </w:rPr>
          <w:noBreakHyphen/>
          <w:t>127 VIRTEL transaction definition for XML-to-commarea conversion</w:t>
        </w:r>
        <w:r>
          <w:rPr>
            <w:noProof/>
            <w:webHidden/>
          </w:rPr>
          <w:tab/>
        </w:r>
        <w:r>
          <w:rPr>
            <w:noProof/>
            <w:webHidden/>
          </w:rPr>
          <w:fldChar w:fldCharType="begin"/>
        </w:r>
        <w:r>
          <w:rPr>
            <w:noProof/>
            <w:webHidden/>
          </w:rPr>
          <w:instrText xml:space="preserve"> PAGEREF _Toc373485095 \h </w:instrText>
        </w:r>
        <w:r>
          <w:rPr>
            <w:noProof/>
            <w:webHidden/>
          </w:rPr>
        </w:r>
        <w:r>
          <w:rPr>
            <w:noProof/>
            <w:webHidden/>
          </w:rPr>
          <w:fldChar w:fldCharType="separate"/>
        </w:r>
        <w:r>
          <w:rPr>
            <w:noProof/>
            <w:webHidden/>
          </w:rPr>
          <w:t>246</w:t>
        </w:r>
        <w:r>
          <w:rPr>
            <w:noProof/>
            <w:webHidden/>
          </w:rPr>
          <w:fldChar w:fldCharType="end"/>
        </w:r>
      </w:hyperlink>
    </w:p>
    <w:p w14:paraId="69E9A105"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96" w:history="1">
        <w:r w:rsidRPr="00013D2D">
          <w:rPr>
            <w:rStyle w:val="Hyperlink"/>
            <w:noProof/>
            <w:lang w:val="en-US"/>
          </w:rPr>
          <w:t>Figure 1</w:t>
        </w:r>
        <w:r w:rsidRPr="00013D2D">
          <w:rPr>
            <w:rStyle w:val="Hyperlink"/>
            <w:noProof/>
            <w:lang w:val="en-US"/>
          </w:rPr>
          <w:noBreakHyphen/>
          <w:t>128 Initial scenario for XML-to-commarea conversion</w:t>
        </w:r>
        <w:r>
          <w:rPr>
            <w:noProof/>
            <w:webHidden/>
          </w:rPr>
          <w:tab/>
        </w:r>
        <w:r>
          <w:rPr>
            <w:noProof/>
            <w:webHidden/>
          </w:rPr>
          <w:fldChar w:fldCharType="begin"/>
        </w:r>
        <w:r>
          <w:rPr>
            <w:noProof/>
            <w:webHidden/>
          </w:rPr>
          <w:instrText xml:space="preserve"> PAGEREF _Toc373485096 \h </w:instrText>
        </w:r>
        <w:r>
          <w:rPr>
            <w:noProof/>
            <w:webHidden/>
          </w:rPr>
        </w:r>
        <w:r>
          <w:rPr>
            <w:noProof/>
            <w:webHidden/>
          </w:rPr>
          <w:fldChar w:fldCharType="separate"/>
        </w:r>
        <w:r>
          <w:rPr>
            <w:noProof/>
            <w:webHidden/>
          </w:rPr>
          <w:t>246</w:t>
        </w:r>
        <w:r>
          <w:rPr>
            <w:noProof/>
            <w:webHidden/>
          </w:rPr>
          <w:fldChar w:fldCharType="end"/>
        </w:r>
      </w:hyperlink>
    </w:p>
    <w:p w14:paraId="42D31B4D"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97" w:history="1">
        <w:r w:rsidRPr="00013D2D">
          <w:rPr>
            <w:rStyle w:val="Hyperlink"/>
            <w:noProof/>
            <w:lang w:val="en-US"/>
          </w:rPr>
          <w:t>Figure 1</w:t>
        </w:r>
        <w:r w:rsidRPr="00013D2D">
          <w:rPr>
            <w:rStyle w:val="Hyperlink"/>
            <w:noProof/>
            <w:lang w:val="en-US"/>
          </w:rPr>
          <w:noBreakHyphen/>
          <w:t>129 Input request for XML-to-commarea conversion</w:t>
        </w:r>
        <w:r>
          <w:rPr>
            <w:noProof/>
            <w:webHidden/>
          </w:rPr>
          <w:tab/>
        </w:r>
        <w:r>
          <w:rPr>
            <w:noProof/>
            <w:webHidden/>
          </w:rPr>
          <w:fldChar w:fldCharType="begin"/>
        </w:r>
        <w:r>
          <w:rPr>
            <w:noProof/>
            <w:webHidden/>
          </w:rPr>
          <w:instrText xml:space="preserve"> PAGEREF _Toc373485097 \h </w:instrText>
        </w:r>
        <w:r>
          <w:rPr>
            <w:noProof/>
            <w:webHidden/>
          </w:rPr>
        </w:r>
        <w:r>
          <w:rPr>
            <w:noProof/>
            <w:webHidden/>
          </w:rPr>
          <w:fldChar w:fldCharType="separate"/>
        </w:r>
        <w:r>
          <w:rPr>
            <w:noProof/>
            <w:webHidden/>
          </w:rPr>
          <w:t>247</w:t>
        </w:r>
        <w:r>
          <w:rPr>
            <w:noProof/>
            <w:webHidden/>
          </w:rPr>
          <w:fldChar w:fldCharType="end"/>
        </w:r>
      </w:hyperlink>
    </w:p>
    <w:p w14:paraId="37CB34B0"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98" w:history="1">
        <w:r w:rsidRPr="00013D2D">
          <w:rPr>
            <w:rStyle w:val="Hyperlink"/>
            <w:noProof/>
            <w:lang w:val="en-US"/>
          </w:rPr>
          <w:t>Figure 1</w:t>
        </w:r>
        <w:r w:rsidRPr="00013D2D">
          <w:rPr>
            <w:rStyle w:val="Hyperlink"/>
            <w:noProof/>
            <w:lang w:val="en-US"/>
          </w:rPr>
          <w:noBreakHyphen/>
          <w:t>130 Page template for XML-to-commarea conversion</w:t>
        </w:r>
        <w:r>
          <w:rPr>
            <w:noProof/>
            <w:webHidden/>
          </w:rPr>
          <w:tab/>
        </w:r>
        <w:r>
          <w:rPr>
            <w:noProof/>
            <w:webHidden/>
          </w:rPr>
          <w:fldChar w:fldCharType="begin"/>
        </w:r>
        <w:r>
          <w:rPr>
            <w:noProof/>
            <w:webHidden/>
          </w:rPr>
          <w:instrText xml:space="preserve"> PAGEREF _Toc373485098 \h </w:instrText>
        </w:r>
        <w:r>
          <w:rPr>
            <w:noProof/>
            <w:webHidden/>
          </w:rPr>
        </w:r>
        <w:r>
          <w:rPr>
            <w:noProof/>
            <w:webHidden/>
          </w:rPr>
          <w:fldChar w:fldCharType="separate"/>
        </w:r>
        <w:r>
          <w:rPr>
            <w:noProof/>
            <w:webHidden/>
          </w:rPr>
          <w:t>247</w:t>
        </w:r>
        <w:r>
          <w:rPr>
            <w:noProof/>
            <w:webHidden/>
          </w:rPr>
          <w:fldChar w:fldCharType="end"/>
        </w:r>
      </w:hyperlink>
    </w:p>
    <w:p w14:paraId="09B10401" w14:textId="77777777" w:rsidR="00A87DE6" w:rsidRPr="00FD11C7" w:rsidRDefault="00A87DE6">
      <w:pPr>
        <w:pStyle w:val="TableofFigures"/>
        <w:tabs>
          <w:tab w:val="right" w:leader="dot" w:pos="9912"/>
        </w:tabs>
        <w:rPr>
          <w:rFonts w:ascii="Calibri" w:hAnsi="Calibri"/>
          <w:noProof/>
          <w:sz w:val="22"/>
          <w:szCs w:val="22"/>
          <w:lang w:val="en-US"/>
        </w:rPr>
      </w:pPr>
      <w:hyperlink w:anchor="_Toc373485099" w:history="1">
        <w:r w:rsidRPr="00013D2D">
          <w:rPr>
            <w:rStyle w:val="Hyperlink"/>
            <w:noProof/>
            <w:lang w:val="en-US"/>
          </w:rPr>
          <w:t>Figure 1</w:t>
        </w:r>
        <w:r w:rsidRPr="00013D2D">
          <w:rPr>
            <w:rStyle w:val="Hyperlink"/>
            <w:noProof/>
            <w:lang w:val="en-US"/>
          </w:rPr>
          <w:noBreakHyphen/>
          <w:t>131 Output response from XML-to-commarea conversion</w:t>
        </w:r>
        <w:r>
          <w:rPr>
            <w:noProof/>
            <w:webHidden/>
          </w:rPr>
          <w:tab/>
        </w:r>
        <w:r>
          <w:rPr>
            <w:noProof/>
            <w:webHidden/>
          </w:rPr>
          <w:fldChar w:fldCharType="begin"/>
        </w:r>
        <w:r>
          <w:rPr>
            <w:noProof/>
            <w:webHidden/>
          </w:rPr>
          <w:instrText xml:space="preserve"> PAGEREF _Toc373485099 \h </w:instrText>
        </w:r>
        <w:r>
          <w:rPr>
            <w:noProof/>
            <w:webHidden/>
          </w:rPr>
        </w:r>
        <w:r>
          <w:rPr>
            <w:noProof/>
            <w:webHidden/>
          </w:rPr>
          <w:fldChar w:fldCharType="separate"/>
        </w:r>
        <w:r>
          <w:rPr>
            <w:noProof/>
            <w:webHidden/>
          </w:rPr>
          <w:t>247</w:t>
        </w:r>
        <w:r>
          <w:rPr>
            <w:noProof/>
            <w:webHidden/>
          </w:rPr>
          <w:fldChar w:fldCharType="end"/>
        </w:r>
      </w:hyperlink>
    </w:p>
    <w:p w14:paraId="66F35973"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00" w:history="1">
        <w:r w:rsidRPr="00013D2D">
          <w:rPr>
            <w:rStyle w:val="Hyperlink"/>
            <w:noProof/>
            <w:lang w:val="en-US"/>
          </w:rPr>
          <w:t>Figure 1</w:t>
        </w:r>
        <w:r w:rsidRPr="00013D2D">
          <w:rPr>
            <w:rStyle w:val="Hyperlink"/>
            <w:noProof/>
            <w:lang w:val="en-US"/>
          </w:rPr>
          <w:noBreakHyphen/>
          <w:t>132 VIRTEL transaction definition for commarea-to-XML conversion</w:t>
        </w:r>
        <w:r>
          <w:rPr>
            <w:noProof/>
            <w:webHidden/>
          </w:rPr>
          <w:tab/>
        </w:r>
        <w:r>
          <w:rPr>
            <w:noProof/>
            <w:webHidden/>
          </w:rPr>
          <w:fldChar w:fldCharType="begin"/>
        </w:r>
        <w:r>
          <w:rPr>
            <w:noProof/>
            <w:webHidden/>
          </w:rPr>
          <w:instrText xml:space="preserve"> PAGEREF _Toc373485100 \h </w:instrText>
        </w:r>
        <w:r>
          <w:rPr>
            <w:noProof/>
            <w:webHidden/>
          </w:rPr>
        </w:r>
        <w:r>
          <w:rPr>
            <w:noProof/>
            <w:webHidden/>
          </w:rPr>
          <w:fldChar w:fldCharType="separate"/>
        </w:r>
        <w:r>
          <w:rPr>
            <w:noProof/>
            <w:webHidden/>
          </w:rPr>
          <w:t>248</w:t>
        </w:r>
        <w:r>
          <w:rPr>
            <w:noProof/>
            <w:webHidden/>
          </w:rPr>
          <w:fldChar w:fldCharType="end"/>
        </w:r>
      </w:hyperlink>
    </w:p>
    <w:p w14:paraId="20BB8EBC"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01" w:history="1">
        <w:r w:rsidRPr="00013D2D">
          <w:rPr>
            <w:rStyle w:val="Hyperlink"/>
            <w:noProof/>
            <w:lang w:val="en-US"/>
          </w:rPr>
          <w:t>Figure 1</w:t>
        </w:r>
        <w:r w:rsidRPr="00013D2D">
          <w:rPr>
            <w:rStyle w:val="Hyperlink"/>
            <w:noProof/>
            <w:lang w:val="en-US"/>
          </w:rPr>
          <w:noBreakHyphen/>
          <w:t>133 Initial scenario for commarea-to-XML conversion</w:t>
        </w:r>
        <w:r>
          <w:rPr>
            <w:noProof/>
            <w:webHidden/>
          </w:rPr>
          <w:tab/>
        </w:r>
        <w:r>
          <w:rPr>
            <w:noProof/>
            <w:webHidden/>
          </w:rPr>
          <w:fldChar w:fldCharType="begin"/>
        </w:r>
        <w:r>
          <w:rPr>
            <w:noProof/>
            <w:webHidden/>
          </w:rPr>
          <w:instrText xml:space="preserve"> PAGEREF _Toc373485101 \h </w:instrText>
        </w:r>
        <w:r>
          <w:rPr>
            <w:noProof/>
            <w:webHidden/>
          </w:rPr>
        </w:r>
        <w:r>
          <w:rPr>
            <w:noProof/>
            <w:webHidden/>
          </w:rPr>
          <w:fldChar w:fldCharType="separate"/>
        </w:r>
        <w:r>
          <w:rPr>
            <w:noProof/>
            <w:webHidden/>
          </w:rPr>
          <w:t>248</w:t>
        </w:r>
        <w:r>
          <w:rPr>
            <w:noProof/>
            <w:webHidden/>
          </w:rPr>
          <w:fldChar w:fldCharType="end"/>
        </w:r>
      </w:hyperlink>
    </w:p>
    <w:p w14:paraId="565F82BC"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02" w:history="1">
        <w:r w:rsidRPr="00013D2D">
          <w:rPr>
            <w:rStyle w:val="Hyperlink"/>
            <w:noProof/>
            <w:lang w:val="en-US"/>
          </w:rPr>
          <w:t>Figure 1</w:t>
        </w:r>
        <w:r w:rsidRPr="00013D2D">
          <w:rPr>
            <w:rStyle w:val="Hyperlink"/>
            <w:noProof/>
            <w:lang w:val="en-US"/>
          </w:rPr>
          <w:noBreakHyphen/>
          <w:t>134 Input request for commarea-to-XML conversion</w:t>
        </w:r>
        <w:r>
          <w:rPr>
            <w:noProof/>
            <w:webHidden/>
          </w:rPr>
          <w:tab/>
        </w:r>
        <w:r>
          <w:rPr>
            <w:noProof/>
            <w:webHidden/>
          </w:rPr>
          <w:fldChar w:fldCharType="begin"/>
        </w:r>
        <w:r>
          <w:rPr>
            <w:noProof/>
            <w:webHidden/>
          </w:rPr>
          <w:instrText xml:space="preserve"> PAGEREF _Toc373485102 \h </w:instrText>
        </w:r>
        <w:r>
          <w:rPr>
            <w:noProof/>
            <w:webHidden/>
          </w:rPr>
        </w:r>
        <w:r>
          <w:rPr>
            <w:noProof/>
            <w:webHidden/>
          </w:rPr>
          <w:fldChar w:fldCharType="separate"/>
        </w:r>
        <w:r>
          <w:rPr>
            <w:noProof/>
            <w:webHidden/>
          </w:rPr>
          <w:t>248</w:t>
        </w:r>
        <w:r>
          <w:rPr>
            <w:noProof/>
            <w:webHidden/>
          </w:rPr>
          <w:fldChar w:fldCharType="end"/>
        </w:r>
      </w:hyperlink>
    </w:p>
    <w:p w14:paraId="2927483B"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03" w:history="1">
        <w:r w:rsidRPr="00013D2D">
          <w:rPr>
            <w:rStyle w:val="Hyperlink"/>
            <w:noProof/>
            <w:lang w:val="en-US"/>
          </w:rPr>
          <w:t>Figure 1</w:t>
        </w:r>
        <w:r w:rsidRPr="00013D2D">
          <w:rPr>
            <w:rStyle w:val="Hyperlink"/>
            <w:noProof/>
            <w:lang w:val="en-US"/>
          </w:rPr>
          <w:noBreakHyphen/>
          <w:t>135 Page template for commarea-to-XML conversion</w:t>
        </w:r>
        <w:r>
          <w:rPr>
            <w:noProof/>
            <w:webHidden/>
          </w:rPr>
          <w:tab/>
        </w:r>
        <w:r>
          <w:rPr>
            <w:noProof/>
            <w:webHidden/>
          </w:rPr>
          <w:fldChar w:fldCharType="begin"/>
        </w:r>
        <w:r>
          <w:rPr>
            <w:noProof/>
            <w:webHidden/>
          </w:rPr>
          <w:instrText xml:space="preserve"> PAGEREF _Toc373485103 \h </w:instrText>
        </w:r>
        <w:r>
          <w:rPr>
            <w:noProof/>
            <w:webHidden/>
          </w:rPr>
        </w:r>
        <w:r>
          <w:rPr>
            <w:noProof/>
            <w:webHidden/>
          </w:rPr>
          <w:fldChar w:fldCharType="separate"/>
        </w:r>
        <w:r>
          <w:rPr>
            <w:noProof/>
            <w:webHidden/>
          </w:rPr>
          <w:t>249</w:t>
        </w:r>
        <w:r>
          <w:rPr>
            <w:noProof/>
            <w:webHidden/>
          </w:rPr>
          <w:fldChar w:fldCharType="end"/>
        </w:r>
      </w:hyperlink>
    </w:p>
    <w:p w14:paraId="630AC26B"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04" w:history="1">
        <w:r w:rsidRPr="00013D2D">
          <w:rPr>
            <w:rStyle w:val="Hyperlink"/>
            <w:noProof/>
            <w:lang w:val="en-US"/>
          </w:rPr>
          <w:t>Figure 1</w:t>
        </w:r>
        <w:r w:rsidRPr="00013D2D">
          <w:rPr>
            <w:rStyle w:val="Hyperlink"/>
            <w:noProof/>
            <w:lang w:val="en-US"/>
          </w:rPr>
          <w:noBreakHyphen/>
          <w:t>136 Output response from commarea-to-XML conversion</w:t>
        </w:r>
        <w:r>
          <w:rPr>
            <w:noProof/>
            <w:webHidden/>
          </w:rPr>
          <w:tab/>
        </w:r>
        <w:r>
          <w:rPr>
            <w:noProof/>
            <w:webHidden/>
          </w:rPr>
          <w:fldChar w:fldCharType="begin"/>
        </w:r>
        <w:r>
          <w:rPr>
            <w:noProof/>
            <w:webHidden/>
          </w:rPr>
          <w:instrText xml:space="preserve"> PAGEREF _Toc373485104 \h </w:instrText>
        </w:r>
        <w:r>
          <w:rPr>
            <w:noProof/>
            <w:webHidden/>
          </w:rPr>
        </w:r>
        <w:r>
          <w:rPr>
            <w:noProof/>
            <w:webHidden/>
          </w:rPr>
          <w:fldChar w:fldCharType="separate"/>
        </w:r>
        <w:r>
          <w:rPr>
            <w:noProof/>
            <w:webHidden/>
          </w:rPr>
          <w:t>249</w:t>
        </w:r>
        <w:r>
          <w:rPr>
            <w:noProof/>
            <w:webHidden/>
          </w:rPr>
          <w:fldChar w:fldCharType="end"/>
        </w:r>
      </w:hyperlink>
    </w:p>
    <w:p w14:paraId="2ED16B8C"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05" w:history="1">
        <w:r w:rsidRPr="00013D2D">
          <w:rPr>
            <w:rStyle w:val="Hyperlink"/>
            <w:noProof/>
            <w:lang w:val="en-US"/>
          </w:rPr>
          <w:t>Figure 1</w:t>
        </w:r>
        <w:r w:rsidRPr="00013D2D">
          <w:rPr>
            <w:rStyle w:val="Hyperlink"/>
            <w:noProof/>
            <w:lang w:val="en-US"/>
          </w:rPr>
          <w:noBreakHyphen/>
          <w:t>137 Automatic scenario generation: MAPGJCL job</w:t>
        </w:r>
        <w:r>
          <w:rPr>
            <w:noProof/>
            <w:webHidden/>
          </w:rPr>
          <w:tab/>
        </w:r>
        <w:r>
          <w:rPr>
            <w:noProof/>
            <w:webHidden/>
          </w:rPr>
          <w:fldChar w:fldCharType="begin"/>
        </w:r>
        <w:r>
          <w:rPr>
            <w:noProof/>
            <w:webHidden/>
          </w:rPr>
          <w:instrText xml:space="preserve"> PAGEREF _Toc373485105 \h </w:instrText>
        </w:r>
        <w:r>
          <w:rPr>
            <w:noProof/>
            <w:webHidden/>
          </w:rPr>
        </w:r>
        <w:r>
          <w:rPr>
            <w:noProof/>
            <w:webHidden/>
          </w:rPr>
          <w:fldChar w:fldCharType="separate"/>
        </w:r>
        <w:r>
          <w:rPr>
            <w:noProof/>
            <w:webHidden/>
          </w:rPr>
          <w:t>250</w:t>
        </w:r>
        <w:r>
          <w:rPr>
            <w:noProof/>
            <w:webHidden/>
          </w:rPr>
          <w:fldChar w:fldCharType="end"/>
        </w:r>
      </w:hyperlink>
    </w:p>
    <w:p w14:paraId="3317AA2F"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06" w:history="1">
        <w:r w:rsidRPr="00013D2D">
          <w:rPr>
            <w:rStyle w:val="Hyperlink"/>
            <w:noProof/>
            <w:lang w:val="en-US"/>
          </w:rPr>
          <w:t>Figure 1</w:t>
        </w:r>
        <w:r w:rsidRPr="00013D2D">
          <w:rPr>
            <w:rStyle w:val="Hyperlink"/>
            <w:noProof/>
            <w:lang w:val="en-US"/>
          </w:rPr>
          <w:noBreakHyphen/>
          <w:t>138 Rule for routing an incoming e-mail on an SMTP line</w:t>
        </w:r>
        <w:r>
          <w:rPr>
            <w:noProof/>
            <w:webHidden/>
          </w:rPr>
          <w:tab/>
        </w:r>
        <w:r>
          <w:rPr>
            <w:noProof/>
            <w:webHidden/>
          </w:rPr>
          <w:fldChar w:fldCharType="begin"/>
        </w:r>
        <w:r>
          <w:rPr>
            <w:noProof/>
            <w:webHidden/>
          </w:rPr>
          <w:instrText xml:space="preserve"> PAGEREF _Toc373485106 \h </w:instrText>
        </w:r>
        <w:r>
          <w:rPr>
            <w:noProof/>
            <w:webHidden/>
          </w:rPr>
        </w:r>
        <w:r>
          <w:rPr>
            <w:noProof/>
            <w:webHidden/>
          </w:rPr>
          <w:fldChar w:fldCharType="separate"/>
        </w:r>
        <w:r>
          <w:rPr>
            <w:noProof/>
            <w:webHidden/>
          </w:rPr>
          <w:t>253</w:t>
        </w:r>
        <w:r>
          <w:rPr>
            <w:noProof/>
            <w:webHidden/>
          </w:rPr>
          <w:fldChar w:fldCharType="end"/>
        </w:r>
      </w:hyperlink>
    </w:p>
    <w:p w14:paraId="2DE89C20"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07" w:history="1">
        <w:r w:rsidRPr="00013D2D">
          <w:rPr>
            <w:rStyle w:val="Hyperlink"/>
            <w:noProof/>
            <w:lang w:val="en-US"/>
          </w:rPr>
          <w:t>Figure 1</w:t>
        </w:r>
        <w:r w:rsidRPr="00013D2D">
          <w:rPr>
            <w:rStyle w:val="Hyperlink"/>
            <w:noProof/>
            <w:lang w:val="en-US"/>
          </w:rPr>
          <w:noBreakHyphen/>
          <w:t>139 Entry point for file transfer by SMTP</w:t>
        </w:r>
        <w:r>
          <w:rPr>
            <w:noProof/>
            <w:webHidden/>
          </w:rPr>
          <w:tab/>
        </w:r>
        <w:r>
          <w:rPr>
            <w:noProof/>
            <w:webHidden/>
          </w:rPr>
          <w:fldChar w:fldCharType="begin"/>
        </w:r>
        <w:r>
          <w:rPr>
            <w:noProof/>
            <w:webHidden/>
          </w:rPr>
          <w:instrText xml:space="preserve"> PAGEREF _Toc373485107 \h </w:instrText>
        </w:r>
        <w:r>
          <w:rPr>
            <w:noProof/>
            <w:webHidden/>
          </w:rPr>
        </w:r>
        <w:r>
          <w:rPr>
            <w:noProof/>
            <w:webHidden/>
          </w:rPr>
          <w:fldChar w:fldCharType="separate"/>
        </w:r>
        <w:r>
          <w:rPr>
            <w:noProof/>
            <w:webHidden/>
          </w:rPr>
          <w:t>254</w:t>
        </w:r>
        <w:r>
          <w:rPr>
            <w:noProof/>
            <w:webHidden/>
          </w:rPr>
          <w:fldChar w:fldCharType="end"/>
        </w:r>
      </w:hyperlink>
    </w:p>
    <w:p w14:paraId="4FBA434D"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08" w:history="1">
        <w:r w:rsidRPr="00013D2D">
          <w:rPr>
            <w:rStyle w:val="Hyperlink"/>
            <w:noProof/>
            <w:lang w:val="en-US"/>
          </w:rPr>
          <w:t>Figure 1</w:t>
        </w:r>
        <w:r w:rsidRPr="00013D2D">
          <w:rPr>
            <w:rStyle w:val="Hyperlink"/>
            <w:noProof/>
            <w:lang w:val="en-US"/>
          </w:rPr>
          <w:noBreakHyphen/>
          <w:t>140 Transaction for file transfer by SMTP</w:t>
        </w:r>
        <w:r>
          <w:rPr>
            <w:noProof/>
            <w:webHidden/>
          </w:rPr>
          <w:tab/>
        </w:r>
        <w:r>
          <w:rPr>
            <w:noProof/>
            <w:webHidden/>
          </w:rPr>
          <w:fldChar w:fldCharType="begin"/>
        </w:r>
        <w:r>
          <w:rPr>
            <w:noProof/>
            <w:webHidden/>
          </w:rPr>
          <w:instrText xml:space="preserve"> PAGEREF _Toc373485108 \h </w:instrText>
        </w:r>
        <w:r>
          <w:rPr>
            <w:noProof/>
            <w:webHidden/>
          </w:rPr>
        </w:r>
        <w:r>
          <w:rPr>
            <w:noProof/>
            <w:webHidden/>
          </w:rPr>
          <w:fldChar w:fldCharType="separate"/>
        </w:r>
        <w:r>
          <w:rPr>
            <w:noProof/>
            <w:webHidden/>
          </w:rPr>
          <w:t>254</w:t>
        </w:r>
        <w:r>
          <w:rPr>
            <w:noProof/>
            <w:webHidden/>
          </w:rPr>
          <w:fldChar w:fldCharType="end"/>
        </w:r>
      </w:hyperlink>
    </w:p>
    <w:p w14:paraId="37B4CC59"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09" w:history="1">
        <w:r w:rsidRPr="00013D2D">
          <w:rPr>
            <w:rStyle w:val="Hyperlink"/>
            <w:noProof/>
            <w:lang w:val="en-US"/>
          </w:rPr>
          <w:t>Figure 1</w:t>
        </w:r>
        <w:r w:rsidRPr="00013D2D">
          <w:rPr>
            <w:rStyle w:val="Hyperlink"/>
            <w:noProof/>
            <w:lang w:val="en-US"/>
          </w:rPr>
          <w:noBreakHyphen/>
          <w:t>141 Entry point for application started by SMTP</w:t>
        </w:r>
        <w:r>
          <w:rPr>
            <w:noProof/>
            <w:webHidden/>
          </w:rPr>
          <w:tab/>
        </w:r>
        <w:r>
          <w:rPr>
            <w:noProof/>
            <w:webHidden/>
          </w:rPr>
          <w:fldChar w:fldCharType="begin"/>
        </w:r>
        <w:r>
          <w:rPr>
            <w:noProof/>
            <w:webHidden/>
          </w:rPr>
          <w:instrText xml:space="preserve"> PAGEREF _Toc373485109 \h </w:instrText>
        </w:r>
        <w:r>
          <w:rPr>
            <w:noProof/>
            <w:webHidden/>
          </w:rPr>
        </w:r>
        <w:r>
          <w:rPr>
            <w:noProof/>
            <w:webHidden/>
          </w:rPr>
          <w:fldChar w:fldCharType="separate"/>
        </w:r>
        <w:r>
          <w:rPr>
            <w:noProof/>
            <w:webHidden/>
          </w:rPr>
          <w:t>255</w:t>
        </w:r>
        <w:r>
          <w:rPr>
            <w:noProof/>
            <w:webHidden/>
          </w:rPr>
          <w:fldChar w:fldCharType="end"/>
        </w:r>
      </w:hyperlink>
    </w:p>
    <w:p w14:paraId="2E1030F9"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10" w:history="1">
        <w:r w:rsidRPr="00013D2D">
          <w:rPr>
            <w:rStyle w:val="Hyperlink"/>
            <w:noProof/>
            <w:lang w:val="en-US"/>
          </w:rPr>
          <w:t>Figure 1</w:t>
        </w:r>
        <w:r w:rsidRPr="00013D2D">
          <w:rPr>
            <w:rStyle w:val="Hyperlink"/>
            <w:noProof/>
            <w:lang w:val="en-US"/>
          </w:rPr>
          <w:noBreakHyphen/>
          <w:t>142 Transaction for application started by SMTP</w:t>
        </w:r>
        <w:r>
          <w:rPr>
            <w:noProof/>
            <w:webHidden/>
          </w:rPr>
          <w:tab/>
        </w:r>
        <w:r>
          <w:rPr>
            <w:noProof/>
            <w:webHidden/>
          </w:rPr>
          <w:fldChar w:fldCharType="begin"/>
        </w:r>
        <w:r>
          <w:rPr>
            <w:noProof/>
            <w:webHidden/>
          </w:rPr>
          <w:instrText xml:space="preserve"> PAGEREF _Toc373485110 \h </w:instrText>
        </w:r>
        <w:r>
          <w:rPr>
            <w:noProof/>
            <w:webHidden/>
          </w:rPr>
        </w:r>
        <w:r>
          <w:rPr>
            <w:noProof/>
            <w:webHidden/>
          </w:rPr>
          <w:fldChar w:fldCharType="separate"/>
        </w:r>
        <w:r>
          <w:rPr>
            <w:noProof/>
            <w:webHidden/>
          </w:rPr>
          <w:t>255</w:t>
        </w:r>
        <w:r>
          <w:rPr>
            <w:noProof/>
            <w:webHidden/>
          </w:rPr>
          <w:fldChar w:fldCharType="end"/>
        </w:r>
      </w:hyperlink>
    </w:p>
    <w:p w14:paraId="3E33949A"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11" w:history="1">
        <w:r w:rsidRPr="00013D2D">
          <w:rPr>
            <w:rStyle w:val="Hyperlink"/>
            <w:noProof/>
            <w:lang w:val="en-US"/>
          </w:rPr>
          <w:t>Figure 1</w:t>
        </w:r>
        <w:r w:rsidRPr="00013D2D">
          <w:rPr>
            <w:rStyle w:val="Hyperlink"/>
            <w:noProof/>
            <w:lang w:val="en-US"/>
          </w:rPr>
          <w:noBreakHyphen/>
          <w:t>143 CICS definitions for application started by e-mail</w:t>
        </w:r>
        <w:r>
          <w:rPr>
            <w:noProof/>
            <w:webHidden/>
          </w:rPr>
          <w:tab/>
        </w:r>
        <w:r>
          <w:rPr>
            <w:noProof/>
            <w:webHidden/>
          </w:rPr>
          <w:fldChar w:fldCharType="begin"/>
        </w:r>
        <w:r>
          <w:rPr>
            <w:noProof/>
            <w:webHidden/>
          </w:rPr>
          <w:instrText xml:space="preserve"> PAGEREF _Toc373485111 \h </w:instrText>
        </w:r>
        <w:r>
          <w:rPr>
            <w:noProof/>
            <w:webHidden/>
          </w:rPr>
        </w:r>
        <w:r>
          <w:rPr>
            <w:noProof/>
            <w:webHidden/>
          </w:rPr>
          <w:fldChar w:fldCharType="separate"/>
        </w:r>
        <w:r>
          <w:rPr>
            <w:noProof/>
            <w:webHidden/>
          </w:rPr>
          <w:t>256</w:t>
        </w:r>
        <w:r>
          <w:rPr>
            <w:noProof/>
            <w:webHidden/>
          </w:rPr>
          <w:fldChar w:fldCharType="end"/>
        </w:r>
      </w:hyperlink>
    </w:p>
    <w:p w14:paraId="5BD8B11C"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12" w:history="1">
        <w:r w:rsidRPr="00013D2D">
          <w:rPr>
            <w:rStyle w:val="Hyperlink"/>
            <w:noProof/>
            <w:lang w:val="en-US"/>
          </w:rPr>
          <w:t>Figure 1</w:t>
        </w:r>
        <w:r w:rsidRPr="00013D2D">
          <w:rPr>
            <w:rStyle w:val="Hyperlink"/>
            <w:noProof/>
            <w:lang w:val="en-US"/>
          </w:rPr>
          <w:noBreakHyphen/>
          <w:t>144 Example VIRTCT for VIRTEL Batch</w:t>
        </w:r>
        <w:r>
          <w:rPr>
            <w:noProof/>
            <w:webHidden/>
          </w:rPr>
          <w:tab/>
        </w:r>
        <w:r>
          <w:rPr>
            <w:noProof/>
            <w:webHidden/>
          </w:rPr>
          <w:fldChar w:fldCharType="begin"/>
        </w:r>
        <w:r>
          <w:rPr>
            <w:noProof/>
            <w:webHidden/>
          </w:rPr>
          <w:instrText xml:space="preserve"> PAGEREF _Toc373485112 \h </w:instrText>
        </w:r>
        <w:r>
          <w:rPr>
            <w:noProof/>
            <w:webHidden/>
          </w:rPr>
        </w:r>
        <w:r>
          <w:rPr>
            <w:noProof/>
            <w:webHidden/>
          </w:rPr>
          <w:fldChar w:fldCharType="separate"/>
        </w:r>
        <w:r>
          <w:rPr>
            <w:noProof/>
            <w:webHidden/>
          </w:rPr>
          <w:t>258</w:t>
        </w:r>
        <w:r>
          <w:rPr>
            <w:noProof/>
            <w:webHidden/>
          </w:rPr>
          <w:fldChar w:fldCharType="end"/>
        </w:r>
      </w:hyperlink>
    </w:p>
    <w:p w14:paraId="230F5EDB"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13" w:history="1">
        <w:r w:rsidRPr="00013D2D">
          <w:rPr>
            <w:rStyle w:val="Hyperlink"/>
            <w:noProof/>
            <w:lang w:val="en-US"/>
          </w:rPr>
          <w:t>Figure 1</w:t>
        </w:r>
        <w:r w:rsidRPr="00013D2D">
          <w:rPr>
            <w:rStyle w:val="Hyperlink"/>
            <w:noProof/>
            <w:lang w:val="en-US"/>
          </w:rPr>
          <w:noBreakHyphen/>
          <w:t>145 Job to build configuration file for VIRTEL Batch</w:t>
        </w:r>
        <w:r>
          <w:rPr>
            <w:noProof/>
            <w:webHidden/>
          </w:rPr>
          <w:tab/>
        </w:r>
        <w:r>
          <w:rPr>
            <w:noProof/>
            <w:webHidden/>
          </w:rPr>
          <w:fldChar w:fldCharType="begin"/>
        </w:r>
        <w:r>
          <w:rPr>
            <w:noProof/>
            <w:webHidden/>
          </w:rPr>
          <w:instrText xml:space="preserve"> PAGEREF _Toc373485113 \h </w:instrText>
        </w:r>
        <w:r>
          <w:rPr>
            <w:noProof/>
            <w:webHidden/>
          </w:rPr>
        </w:r>
        <w:r>
          <w:rPr>
            <w:noProof/>
            <w:webHidden/>
          </w:rPr>
          <w:fldChar w:fldCharType="separate"/>
        </w:r>
        <w:r>
          <w:rPr>
            <w:noProof/>
            <w:webHidden/>
          </w:rPr>
          <w:t>259</w:t>
        </w:r>
        <w:r>
          <w:rPr>
            <w:noProof/>
            <w:webHidden/>
          </w:rPr>
          <w:fldChar w:fldCharType="end"/>
        </w:r>
      </w:hyperlink>
    </w:p>
    <w:p w14:paraId="1FB6CFAD"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14" w:history="1">
        <w:r w:rsidRPr="00013D2D">
          <w:rPr>
            <w:rStyle w:val="Hyperlink"/>
            <w:noProof/>
            <w:lang w:val="en-US"/>
          </w:rPr>
          <w:t>Figure 1</w:t>
        </w:r>
        <w:r w:rsidRPr="00013D2D">
          <w:rPr>
            <w:rStyle w:val="Hyperlink"/>
            <w:noProof/>
            <w:lang w:val="en-US"/>
          </w:rPr>
          <w:noBreakHyphen/>
          <w:t>146 Job to allocate page template file for VIRTEL Batch</w:t>
        </w:r>
        <w:r>
          <w:rPr>
            <w:noProof/>
            <w:webHidden/>
          </w:rPr>
          <w:tab/>
        </w:r>
        <w:r>
          <w:rPr>
            <w:noProof/>
            <w:webHidden/>
          </w:rPr>
          <w:fldChar w:fldCharType="begin"/>
        </w:r>
        <w:r>
          <w:rPr>
            <w:noProof/>
            <w:webHidden/>
          </w:rPr>
          <w:instrText xml:space="preserve"> PAGEREF _Toc373485114 \h </w:instrText>
        </w:r>
        <w:r>
          <w:rPr>
            <w:noProof/>
            <w:webHidden/>
          </w:rPr>
        </w:r>
        <w:r>
          <w:rPr>
            <w:noProof/>
            <w:webHidden/>
          </w:rPr>
          <w:fldChar w:fldCharType="separate"/>
        </w:r>
        <w:r>
          <w:rPr>
            <w:noProof/>
            <w:webHidden/>
          </w:rPr>
          <w:t>260</w:t>
        </w:r>
        <w:r>
          <w:rPr>
            <w:noProof/>
            <w:webHidden/>
          </w:rPr>
          <w:fldChar w:fldCharType="end"/>
        </w:r>
      </w:hyperlink>
    </w:p>
    <w:p w14:paraId="4349EAB3"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15" w:history="1">
        <w:r w:rsidRPr="00013D2D">
          <w:rPr>
            <w:rStyle w:val="Hyperlink"/>
            <w:noProof/>
            <w:lang w:val="en-US"/>
          </w:rPr>
          <w:t>Figure 1</w:t>
        </w:r>
        <w:r w:rsidRPr="00013D2D">
          <w:rPr>
            <w:rStyle w:val="Hyperlink"/>
            <w:noProof/>
            <w:lang w:val="en-US"/>
          </w:rPr>
          <w:noBreakHyphen/>
          <w:t>147 Job to allocate work files for VIRTEL Batch</w:t>
        </w:r>
        <w:r>
          <w:rPr>
            <w:noProof/>
            <w:webHidden/>
          </w:rPr>
          <w:tab/>
        </w:r>
        <w:r>
          <w:rPr>
            <w:noProof/>
            <w:webHidden/>
          </w:rPr>
          <w:fldChar w:fldCharType="begin"/>
        </w:r>
        <w:r>
          <w:rPr>
            <w:noProof/>
            <w:webHidden/>
          </w:rPr>
          <w:instrText xml:space="preserve"> PAGEREF _Toc373485115 \h </w:instrText>
        </w:r>
        <w:r>
          <w:rPr>
            <w:noProof/>
            <w:webHidden/>
          </w:rPr>
        </w:r>
        <w:r>
          <w:rPr>
            <w:noProof/>
            <w:webHidden/>
          </w:rPr>
          <w:fldChar w:fldCharType="separate"/>
        </w:r>
        <w:r>
          <w:rPr>
            <w:noProof/>
            <w:webHidden/>
          </w:rPr>
          <w:t>261</w:t>
        </w:r>
        <w:r>
          <w:rPr>
            <w:noProof/>
            <w:webHidden/>
          </w:rPr>
          <w:fldChar w:fldCharType="end"/>
        </w:r>
      </w:hyperlink>
    </w:p>
    <w:p w14:paraId="05BDC07A"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16" w:history="1">
        <w:r w:rsidRPr="00013D2D">
          <w:rPr>
            <w:rStyle w:val="Hyperlink"/>
            <w:noProof/>
            <w:lang w:val="en-US"/>
          </w:rPr>
          <w:t>Figure 1</w:t>
        </w:r>
        <w:r w:rsidRPr="00013D2D">
          <w:rPr>
            <w:rStyle w:val="Hyperlink"/>
            <w:noProof/>
            <w:lang w:val="en-US"/>
          </w:rPr>
          <w:noBreakHyphen/>
          <w:t>148 Example JCL for VIRTEL Batch</w:t>
        </w:r>
        <w:r>
          <w:rPr>
            <w:noProof/>
            <w:webHidden/>
          </w:rPr>
          <w:tab/>
        </w:r>
        <w:r>
          <w:rPr>
            <w:noProof/>
            <w:webHidden/>
          </w:rPr>
          <w:fldChar w:fldCharType="begin"/>
        </w:r>
        <w:r>
          <w:rPr>
            <w:noProof/>
            <w:webHidden/>
          </w:rPr>
          <w:instrText xml:space="preserve"> PAGEREF _Toc373485116 \h </w:instrText>
        </w:r>
        <w:r>
          <w:rPr>
            <w:noProof/>
            <w:webHidden/>
          </w:rPr>
        </w:r>
        <w:r>
          <w:rPr>
            <w:noProof/>
            <w:webHidden/>
          </w:rPr>
          <w:fldChar w:fldCharType="separate"/>
        </w:r>
        <w:r>
          <w:rPr>
            <w:noProof/>
            <w:webHidden/>
          </w:rPr>
          <w:t>262</w:t>
        </w:r>
        <w:r>
          <w:rPr>
            <w:noProof/>
            <w:webHidden/>
          </w:rPr>
          <w:fldChar w:fldCharType="end"/>
        </w:r>
      </w:hyperlink>
    </w:p>
    <w:p w14:paraId="5B8DCDED"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17" w:history="1">
        <w:r w:rsidRPr="00013D2D">
          <w:rPr>
            <w:rStyle w:val="Hyperlink"/>
            <w:noProof/>
            <w:lang w:val="en-US"/>
          </w:rPr>
          <w:t>Figure 1</w:t>
        </w:r>
        <w:r w:rsidRPr="00013D2D">
          <w:rPr>
            <w:rStyle w:val="Hyperlink"/>
            <w:noProof/>
            <w:lang w:val="en-US"/>
          </w:rPr>
          <w:noBreakHyphen/>
          <w:t>149 Example VIRTEL Batch GET commands</w:t>
        </w:r>
        <w:r>
          <w:rPr>
            <w:noProof/>
            <w:webHidden/>
          </w:rPr>
          <w:tab/>
        </w:r>
        <w:r>
          <w:rPr>
            <w:noProof/>
            <w:webHidden/>
          </w:rPr>
          <w:fldChar w:fldCharType="begin"/>
        </w:r>
        <w:r>
          <w:rPr>
            <w:noProof/>
            <w:webHidden/>
          </w:rPr>
          <w:instrText xml:space="preserve"> PAGEREF _Toc373485117 \h </w:instrText>
        </w:r>
        <w:r>
          <w:rPr>
            <w:noProof/>
            <w:webHidden/>
          </w:rPr>
        </w:r>
        <w:r>
          <w:rPr>
            <w:noProof/>
            <w:webHidden/>
          </w:rPr>
          <w:fldChar w:fldCharType="separate"/>
        </w:r>
        <w:r>
          <w:rPr>
            <w:noProof/>
            <w:webHidden/>
          </w:rPr>
          <w:t>263</w:t>
        </w:r>
        <w:r>
          <w:rPr>
            <w:noProof/>
            <w:webHidden/>
          </w:rPr>
          <w:fldChar w:fldCharType="end"/>
        </w:r>
      </w:hyperlink>
    </w:p>
    <w:p w14:paraId="6A21F37B"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18" w:history="1">
        <w:r w:rsidRPr="00013D2D">
          <w:rPr>
            <w:rStyle w:val="Hyperlink"/>
            <w:noProof/>
            <w:lang w:val="en-US"/>
          </w:rPr>
          <w:t>Figure 1</w:t>
        </w:r>
        <w:r w:rsidRPr="00013D2D">
          <w:rPr>
            <w:rStyle w:val="Hyperlink"/>
            <w:noProof/>
            <w:lang w:val="en-US"/>
          </w:rPr>
          <w:noBreakHyphen/>
          <w:t>150 Example VIRTEL Batch GET requests</w:t>
        </w:r>
        <w:r>
          <w:rPr>
            <w:noProof/>
            <w:webHidden/>
          </w:rPr>
          <w:tab/>
        </w:r>
        <w:r>
          <w:rPr>
            <w:noProof/>
            <w:webHidden/>
          </w:rPr>
          <w:fldChar w:fldCharType="begin"/>
        </w:r>
        <w:r>
          <w:rPr>
            <w:noProof/>
            <w:webHidden/>
          </w:rPr>
          <w:instrText xml:space="preserve"> PAGEREF _Toc373485118 \h </w:instrText>
        </w:r>
        <w:r>
          <w:rPr>
            <w:noProof/>
            <w:webHidden/>
          </w:rPr>
        </w:r>
        <w:r>
          <w:rPr>
            <w:noProof/>
            <w:webHidden/>
          </w:rPr>
          <w:fldChar w:fldCharType="separate"/>
        </w:r>
        <w:r>
          <w:rPr>
            <w:noProof/>
            <w:webHidden/>
          </w:rPr>
          <w:t>263</w:t>
        </w:r>
        <w:r>
          <w:rPr>
            <w:noProof/>
            <w:webHidden/>
          </w:rPr>
          <w:fldChar w:fldCharType="end"/>
        </w:r>
      </w:hyperlink>
    </w:p>
    <w:p w14:paraId="3386B596"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19" w:history="1">
        <w:r w:rsidRPr="00013D2D">
          <w:rPr>
            <w:rStyle w:val="Hyperlink"/>
            <w:noProof/>
            <w:lang w:val="en-US"/>
          </w:rPr>
          <w:t>Figure 1</w:t>
        </w:r>
        <w:r w:rsidRPr="00013D2D">
          <w:rPr>
            <w:rStyle w:val="Hyperlink"/>
            <w:noProof/>
            <w:lang w:val="en-US"/>
          </w:rPr>
          <w:noBreakHyphen/>
          <w:t>151 Example VIRTEL Batch POST command</w:t>
        </w:r>
        <w:r>
          <w:rPr>
            <w:noProof/>
            <w:webHidden/>
          </w:rPr>
          <w:tab/>
        </w:r>
        <w:r>
          <w:rPr>
            <w:noProof/>
            <w:webHidden/>
          </w:rPr>
          <w:fldChar w:fldCharType="begin"/>
        </w:r>
        <w:r>
          <w:rPr>
            <w:noProof/>
            <w:webHidden/>
          </w:rPr>
          <w:instrText xml:space="preserve"> PAGEREF _Toc373485119 \h </w:instrText>
        </w:r>
        <w:r>
          <w:rPr>
            <w:noProof/>
            <w:webHidden/>
          </w:rPr>
        </w:r>
        <w:r>
          <w:rPr>
            <w:noProof/>
            <w:webHidden/>
          </w:rPr>
          <w:fldChar w:fldCharType="separate"/>
        </w:r>
        <w:r>
          <w:rPr>
            <w:noProof/>
            <w:webHidden/>
          </w:rPr>
          <w:t>264</w:t>
        </w:r>
        <w:r>
          <w:rPr>
            <w:noProof/>
            <w:webHidden/>
          </w:rPr>
          <w:fldChar w:fldCharType="end"/>
        </w:r>
      </w:hyperlink>
    </w:p>
    <w:p w14:paraId="51F117A7"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20" w:history="1">
        <w:r w:rsidRPr="00013D2D">
          <w:rPr>
            <w:rStyle w:val="Hyperlink"/>
            <w:noProof/>
            <w:lang w:val="en-US"/>
          </w:rPr>
          <w:t>Figure 1</w:t>
        </w:r>
        <w:r w:rsidRPr="00013D2D">
          <w:rPr>
            <w:rStyle w:val="Hyperlink"/>
            <w:noProof/>
            <w:lang w:val="en-US"/>
          </w:rPr>
          <w:noBreakHyphen/>
          <w:t>152 Example VIRTEL Batch POST request</w:t>
        </w:r>
        <w:r>
          <w:rPr>
            <w:noProof/>
            <w:webHidden/>
          </w:rPr>
          <w:tab/>
        </w:r>
        <w:r>
          <w:rPr>
            <w:noProof/>
            <w:webHidden/>
          </w:rPr>
          <w:fldChar w:fldCharType="begin"/>
        </w:r>
        <w:r>
          <w:rPr>
            <w:noProof/>
            <w:webHidden/>
          </w:rPr>
          <w:instrText xml:space="preserve"> PAGEREF _Toc373485120 \h </w:instrText>
        </w:r>
        <w:r>
          <w:rPr>
            <w:noProof/>
            <w:webHidden/>
          </w:rPr>
        </w:r>
        <w:r>
          <w:rPr>
            <w:noProof/>
            <w:webHidden/>
          </w:rPr>
          <w:fldChar w:fldCharType="separate"/>
        </w:r>
        <w:r>
          <w:rPr>
            <w:noProof/>
            <w:webHidden/>
          </w:rPr>
          <w:t>264</w:t>
        </w:r>
        <w:r>
          <w:rPr>
            <w:noProof/>
            <w:webHidden/>
          </w:rPr>
          <w:fldChar w:fldCharType="end"/>
        </w:r>
      </w:hyperlink>
    </w:p>
    <w:p w14:paraId="29254B8B"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21" w:history="1">
        <w:r w:rsidRPr="00013D2D">
          <w:rPr>
            <w:rStyle w:val="Hyperlink"/>
            <w:noProof/>
            <w:lang w:val="en-US"/>
          </w:rPr>
          <w:t>Figure 1</w:t>
        </w:r>
        <w:r w:rsidRPr="00013D2D">
          <w:rPr>
            <w:rStyle w:val="Hyperlink"/>
            <w:noProof/>
            <w:lang w:val="en-US"/>
          </w:rPr>
          <w:noBreakHyphen/>
          <w:t>153 Example VIRTEL Batch RAW command</w:t>
        </w:r>
        <w:r>
          <w:rPr>
            <w:noProof/>
            <w:webHidden/>
          </w:rPr>
          <w:tab/>
        </w:r>
        <w:r>
          <w:rPr>
            <w:noProof/>
            <w:webHidden/>
          </w:rPr>
          <w:fldChar w:fldCharType="begin"/>
        </w:r>
        <w:r>
          <w:rPr>
            <w:noProof/>
            <w:webHidden/>
          </w:rPr>
          <w:instrText xml:space="preserve"> PAGEREF _Toc373485121 \h </w:instrText>
        </w:r>
        <w:r>
          <w:rPr>
            <w:noProof/>
            <w:webHidden/>
          </w:rPr>
        </w:r>
        <w:r>
          <w:rPr>
            <w:noProof/>
            <w:webHidden/>
          </w:rPr>
          <w:fldChar w:fldCharType="separate"/>
        </w:r>
        <w:r>
          <w:rPr>
            <w:noProof/>
            <w:webHidden/>
          </w:rPr>
          <w:t>265</w:t>
        </w:r>
        <w:r>
          <w:rPr>
            <w:noProof/>
            <w:webHidden/>
          </w:rPr>
          <w:fldChar w:fldCharType="end"/>
        </w:r>
      </w:hyperlink>
    </w:p>
    <w:p w14:paraId="16CFE03A"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22" w:history="1">
        <w:r w:rsidRPr="00013D2D">
          <w:rPr>
            <w:rStyle w:val="Hyperlink"/>
            <w:noProof/>
            <w:lang w:val="en-US"/>
          </w:rPr>
          <w:t>Figure 2</w:t>
        </w:r>
        <w:r w:rsidRPr="00013D2D">
          <w:rPr>
            <w:rStyle w:val="Hyperlink"/>
            <w:noProof/>
            <w:lang w:val="en-US"/>
          </w:rPr>
          <w:noBreakHyphen/>
          <w:t>1 Transaction definition for outgoing e-mails</w:t>
        </w:r>
        <w:r>
          <w:rPr>
            <w:noProof/>
            <w:webHidden/>
          </w:rPr>
          <w:tab/>
        </w:r>
        <w:r>
          <w:rPr>
            <w:noProof/>
            <w:webHidden/>
          </w:rPr>
          <w:fldChar w:fldCharType="begin"/>
        </w:r>
        <w:r>
          <w:rPr>
            <w:noProof/>
            <w:webHidden/>
          </w:rPr>
          <w:instrText xml:space="preserve"> PAGEREF _Toc373485122 \h </w:instrText>
        </w:r>
        <w:r>
          <w:rPr>
            <w:noProof/>
            <w:webHidden/>
          </w:rPr>
        </w:r>
        <w:r>
          <w:rPr>
            <w:noProof/>
            <w:webHidden/>
          </w:rPr>
          <w:fldChar w:fldCharType="separate"/>
        </w:r>
        <w:r>
          <w:rPr>
            <w:noProof/>
            <w:webHidden/>
          </w:rPr>
          <w:t>266</w:t>
        </w:r>
        <w:r>
          <w:rPr>
            <w:noProof/>
            <w:webHidden/>
          </w:rPr>
          <w:fldChar w:fldCharType="end"/>
        </w:r>
      </w:hyperlink>
    </w:p>
    <w:p w14:paraId="3FD9C48C"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23" w:history="1">
        <w:r w:rsidRPr="00013D2D">
          <w:rPr>
            <w:rStyle w:val="Hyperlink"/>
            <w:noProof/>
            <w:lang w:val="en-US"/>
          </w:rPr>
          <w:t>Figure 3</w:t>
        </w:r>
        <w:r w:rsidRPr="00013D2D">
          <w:rPr>
            <w:rStyle w:val="Hyperlink"/>
            <w:noProof/>
            <w:lang w:val="en-US"/>
          </w:rPr>
          <w:noBreakHyphen/>
          <w:t>1 Defining an alternate CICS transaction code for an application</w:t>
        </w:r>
        <w:r>
          <w:rPr>
            <w:noProof/>
            <w:webHidden/>
          </w:rPr>
          <w:tab/>
        </w:r>
        <w:r>
          <w:rPr>
            <w:noProof/>
            <w:webHidden/>
          </w:rPr>
          <w:fldChar w:fldCharType="begin"/>
        </w:r>
        <w:r>
          <w:rPr>
            <w:noProof/>
            <w:webHidden/>
          </w:rPr>
          <w:instrText xml:space="preserve"> PAGEREF _Toc373485123 \h </w:instrText>
        </w:r>
        <w:r>
          <w:rPr>
            <w:noProof/>
            <w:webHidden/>
          </w:rPr>
        </w:r>
        <w:r>
          <w:rPr>
            <w:noProof/>
            <w:webHidden/>
          </w:rPr>
          <w:fldChar w:fldCharType="separate"/>
        </w:r>
        <w:r>
          <w:rPr>
            <w:noProof/>
            <w:webHidden/>
          </w:rPr>
          <w:t>269</w:t>
        </w:r>
        <w:r>
          <w:rPr>
            <w:noProof/>
            <w:webHidden/>
          </w:rPr>
          <w:fldChar w:fldCharType="end"/>
        </w:r>
      </w:hyperlink>
    </w:p>
    <w:p w14:paraId="20560089"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24" w:history="1">
        <w:r w:rsidRPr="00013D2D">
          <w:rPr>
            <w:rStyle w:val="Hyperlink"/>
            <w:noProof/>
            <w:lang w:val="en-US"/>
          </w:rPr>
          <w:t>Figure 3</w:t>
        </w:r>
        <w:r w:rsidRPr="00013D2D">
          <w:rPr>
            <w:rStyle w:val="Hyperlink"/>
            <w:noProof/>
            <w:lang w:val="en-US"/>
          </w:rPr>
          <w:noBreakHyphen/>
          <w:t>2 Invoking the alternate transaction code from VIRTEL</w:t>
        </w:r>
        <w:r>
          <w:rPr>
            <w:noProof/>
            <w:webHidden/>
          </w:rPr>
          <w:tab/>
        </w:r>
        <w:r>
          <w:rPr>
            <w:noProof/>
            <w:webHidden/>
          </w:rPr>
          <w:fldChar w:fldCharType="begin"/>
        </w:r>
        <w:r>
          <w:rPr>
            <w:noProof/>
            <w:webHidden/>
          </w:rPr>
          <w:instrText xml:space="preserve"> PAGEREF _Toc373485124 \h </w:instrText>
        </w:r>
        <w:r>
          <w:rPr>
            <w:noProof/>
            <w:webHidden/>
          </w:rPr>
        </w:r>
        <w:r>
          <w:rPr>
            <w:noProof/>
            <w:webHidden/>
          </w:rPr>
          <w:fldChar w:fldCharType="separate"/>
        </w:r>
        <w:r>
          <w:rPr>
            <w:noProof/>
            <w:webHidden/>
          </w:rPr>
          <w:t>269</w:t>
        </w:r>
        <w:r>
          <w:rPr>
            <w:noProof/>
            <w:webHidden/>
          </w:rPr>
          <w:fldChar w:fldCharType="end"/>
        </w:r>
      </w:hyperlink>
    </w:p>
    <w:p w14:paraId="1E5F3ACC"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25" w:history="1">
        <w:r w:rsidRPr="00013D2D">
          <w:rPr>
            <w:rStyle w:val="Hyperlink"/>
            <w:noProof/>
            <w:lang w:val="en-US"/>
          </w:rPr>
          <w:t>Figure 3</w:t>
        </w:r>
        <w:r w:rsidRPr="00013D2D">
          <w:rPr>
            <w:rStyle w:val="Hyperlink"/>
            <w:noProof/>
            <w:lang w:val="en-US"/>
          </w:rPr>
          <w:noBreakHyphen/>
          <w:t>3 Detecting VIRTEL by testing the transaction code</w:t>
        </w:r>
        <w:r>
          <w:rPr>
            <w:noProof/>
            <w:webHidden/>
          </w:rPr>
          <w:tab/>
        </w:r>
        <w:r>
          <w:rPr>
            <w:noProof/>
            <w:webHidden/>
          </w:rPr>
          <w:fldChar w:fldCharType="begin"/>
        </w:r>
        <w:r>
          <w:rPr>
            <w:noProof/>
            <w:webHidden/>
          </w:rPr>
          <w:instrText xml:space="preserve"> PAGEREF _Toc373485125 \h </w:instrText>
        </w:r>
        <w:r>
          <w:rPr>
            <w:noProof/>
            <w:webHidden/>
          </w:rPr>
        </w:r>
        <w:r>
          <w:rPr>
            <w:noProof/>
            <w:webHidden/>
          </w:rPr>
          <w:fldChar w:fldCharType="separate"/>
        </w:r>
        <w:r>
          <w:rPr>
            <w:noProof/>
            <w:webHidden/>
          </w:rPr>
          <w:t>269</w:t>
        </w:r>
        <w:r>
          <w:rPr>
            <w:noProof/>
            <w:webHidden/>
          </w:rPr>
          <w:fldChar w:fldCharType="end"/>
        </w:r>
      </w:hyperlink>
    </w:p>
    <w:p w14:paraId="465F7256"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26" w:history="1">
        <w:r w:rsidRPr="00013D2D">
          <w:rPr>
            <w:rStyle w:val="Hyperlink"/>
            <w:noProof/>
            <w:lang w:val="en-US"/>
          </w:rPr>
          <w:t>Figure 3</w:t>
        </w:r>
        <w:r w:rsidRPr="00013D2D">
          <w:rPr>
            <w:rStyle w:val="Hyperlink"/>
            <w:noProof/>
            <w:lang w:val="en-US"/>
          </w:rPr>
          <w:noBreakHyphen/>
          <w:t>4 Invoking a CICS transaction with additional parameters</w:t>
        </w:r>
        <w:r>
          <w:rPr>
            <w:noProof/>
            <w:webHidden/>
          </w:rPr>
          <w:tab/>
        </w:r>
        <w:r>
          <w:rPr>
            <w:noProof/>
            <w:webHidden/>
          </w:rPr>
          <w:fldChar w:fldCharType="begin"/>
        </w:r>
        <w:r>
          <w:rPr>
            <w:noProof/>
            <w:webHidden/>
          </w:rPr>
          <w:instrText xml:space="preserve"> PAGEREF _Toc373485126 \h </w:instrText>
        </w:r>
        <w:r>
          <w:rPr>
            <w:noProof/>
            <w:webHidden/>
          </w:rPr>
        </w:r>
        <w:r>
          <w:rPr>
            <w:noProof/>
            <w:webHidden/>
          </w:rPr>
          <w:fldChar w:fldCharType="separate"/>
        </w:r>
        <w:r>
          <w:rPr>
            <w:noProof/>
            <w:webHidden/>
          </w:rPr>
          <w:t>270</w:t>
        </w:r>
        <w:r>
          <w:rPr>
            <w:noProof/>
            <w:webHidden/>
          </w:rPr>
          <w:fldChar w:fldCharType="end"/>
        </w:r>
      </w:hyperlink>
    </w:p>
    <w:p w14:paraId="56B218FE"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27" w:history="1">
        <w:r w:rsidRPr="00013D2D">
          <w:rPr>
            <w:rStyle w:val="Hyperlink"/>
            <w:noProof/>
            <w:lang w:val="en-US"/>
          </w:rPr>
          <w:t>Figure 3</w:t>
        </w:r>
        <w:r w:rsidRPr="00013D2D">
          <w:rPr>
            <w:rStyle w:val="Hyperlink"/>
            <w:noProof/>
            <w:lang w:val="en-US"/>
          </w:rPr>
          <w:noBreakHyphen/>
          <w:t>5 Detecting VIRTEL by inspecting the contents of the TIOA</w:t>
        </w:r>
        <w:r>
          <w:rPr>
            <w:noProof/>
            <w:webHidden/>
          </w:rPr>
          <w:tab/>
        </w:r>
        <w:r>
          <w:rPr>
            <w:noProof/>
            <w:webHidden/>
          </w:rPr>
          <w:fldChar w:fldCharType="begin"/>
        </w:r>
        <w:r>
          <w:rPr>
            <w:noProof/>
            <w:webHidden/>
          </w:rPr>
          <w:instrText xml:space="preserve"> PAGEREF _Toc373485127 \h </w:instrText>
        </w:r>
        <w:r>
          <w:rPr>
            <w:noProof/>
            <w:webHidden/>
          </w:rPr>
        </w:r>
        <w:r>
          <w:rPr>
            <w:noProof/>
            <w:webHidden/>
          </w:rPr>
          <w:fldChar w:fldCharType="separate"/>
        </w:r>
        <w:r>
          <w:rPr>
            <w:noProof/>
            <w:webHidden/>
          </w:rPr>
          <w:t>270</w:t>
        </w:r>
        <w:r>
          <w:rPr>
            <w:noProof/>
            <w:webHidden/>
          </w:rPr>
          <w:fldChar w:fldCharType="end"/>
        </w:r>
      </w:hyperlink>
    </w:p>
    <w:p w14:paraId="0975BA9E"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28" w:history="1">
        <w:r w:rsidRPr="00013D2D">
          <w:rPr>
            <w:rStyle w:val="Hyperlink"/>
            <w:noProof/>
            <w:lang w:val="en-US"/>
          </w:rPr>
          <w:t>Figure 3</w:t>
        </w:r>
        <w:r w:rsidRPr="00013D2D">
          <w:rPr>
            <w:rStyle w:val="Hyperlink"/>
            <w:noProof/>
            <w:lang w:val="en-US"/>
          </w:rPr>
          <w:noBreakHyphen/>
          <w:t>6 Defining the VIRTEL terminal pool</w:t>
        </w:r>
        <w:r>
          <w:rPr>
            <w:noProof/>
            <w:webHidden/>
          </w:rPr>
          <w:tab/>
        </w:r>
        <w:r>
          <w:rPr>
            <w:noProof/>
            <w:webHidden/>
          </w:rPr>
          <w:fldChar w:fldCharType="begin"/>
        </w:r>
        <w:r>
          <w:rPr>
            <w:noProof/>
            <w:webHidden/>
          </w:rPr>
          <w:instrText xml:space="preserve"> PAGEREF _Toc373485128 \h </w:instrText>
        </w:r>
        <w:r>
          <w:rPr>
            <w:noProof/>
            <w:webHidden/>
          </w:rPr>
        </w:r>
        <w:r>
          <w:rPr>
            <w:noProof/>
            <w:webHidden/>
          </w:rPr>
          <w:fldChar w:fldCharType="separate"/>
        </w:r>
        <w:r>
          <w:rPr>
            <w:noProof/>
            <w:webHidden/>
          </w:rPr>
          <w:t>271</w:t>
        </w:r>
        <w:r>
          <w:rPr>
            <w:noProof/>
            <w:webHidden/>
          </w:rPr>
          <w:fldChar w:fldCharType="end"/>
        </w:r>
      </w:hyperlink>
    </w:p>
    <w:p w14:paraId="0484F9EC"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29" w:history="1">
        <w:r w:rsidRPr="00013D2D">
          <w:rPr>
            <w:rStyle w:val="Hyperlink"/>
            <w:noProof/>
            <w:lang w:val="en-US"/>
          </w:rPr>
          <w:t>Figure 3</w:t>
        </w:r>
        <w:r w:rsidRPr="00013D2D">
          <w:rPr>
            <w:rStyle w:val="Hyperlink"/>
            <w:noProof/>
            <w:lang w:val="en-US"/>
          </w:rPr>
          <w:noBreakHyphen/>
          <w:t>7 VTAM definition for the VIRTEL terminal pool</w:t>
        </w:r>
        <w:r>
          <w:rPr>
            <w:noProof/>
            <w:webHidden/>
          </w:rPr>
          <w:tab/>
        </w:r>
        <w:r>
          <w:rPr>
            <w:noProof/>
            <w:webHidden/>
          </w:rPr>
          <w:fldChar w:fldCharType="begin"/>
        </w:r>
        <w:r>
          <w:rPr>
            <w:noProof/>
            <w:webHidden/>
          </w:rPr>
          <w:instrText xml:space="preserve"> PAGEREF _Toc373485129 \h </w:instrText>
        </w:r>
        <w:r>
          <w:rPr>
            <w:noProof/>
            <w:webHidden/>
          </w:rPr>
        </w:r>
        <w:r>
          <w:rPr>
            <w:noProof/>
            <w:webHidden/>
          </w:rPr>
          <w:fldChar w:fldCharType="separate"/>
        </w:r>
        <w:r>
          <w:rPr>
            <w:noProof/>
            <w:webHidden/>
          </w:rPr>
          <w:t>271</w:t>
        </w:r>
        <w:r>
          <w:rPr>
            <w:noProof/>
            <w:webHidden/>
          </w:rPr>
          <w:fldChar w:fldCharType="end"/>
        </w:r>
      </w:hyperlink>
    </w:p>
    <w:p w14:paraId="7C7480E3"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30" w:history="1">
        <w:r w:rsidRPr="00013D2D">
          <w:rPr>
            <w:rStyle w:val="Hyperlink"/>
            <w:noProof/>
            <w:lang w:val="en-US"/>
          </w:rPr>
          <w:t>Figure 3</w:t>
        </w:r>
        <w:r w:rsidRPr="00013D2D">
          <w:rPr>
            <w:rStyle w:val="Hyperlink"/>
            <w:noProof/>
            <w:lang w:val="en-US"/>
          </w:rPr>
          <w:noBreakHyphen/>
          <w:t>8 Detecting VIRTEL by testing the CICS terminal id</w:t>
        </w:r>
        <w:r>
          <w:rPr>
            <w:noProof/>
            <w:webHidden/>
          </w:rPr>
          <w:tab/>
        </w:r>
        <w:r>
          <w:rPr>
            <w:noProof/>
            <w:webHidden/>
          </w:rPr>
          <w:fldChar w:fldCharType="begin"/>
        </w:r>
        <w:r>
          <w:rPr>
            <w:noProof/>
            <w:webHidden/>
          </w:rPr>
          <w:instrText xml:space="preserve"> PAGEREF _Toc373485130 \h </w:instrText>
        </w:r>
        <w:r>
          <w:rPr>
            <w:noProof/>
            <w:webHidden/>
          </w:rPr>
        </w:r>
        <w:r>
          <w:rPr>
            <w:noProof/>
            <w:webHidden/>
          </w:rPr>
          <w:fldChar w:fldCharType="separate"/>
        </w:r>
        <w:r>
          <w:rPr>
            <w:noProof/>
            <w:webHidden/>
          </w:rPr>
          <w:t>271</w:t>
        </w:r>
        <w:r>
          <w:rPr>
            <w:noProof/>
            <w:webHidden/>
          </w:rPr>
          <w:fldChar w:fldCharType="end"/>
        </w:r>
      </w:hyperlink>
    </w:p>
    <w:p w14:paraId="1C818079"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31" w:history="1">
        <w:r w:rsidRPr="00013D2D">
          <w:rPr>
            <w:rStyle w:val="Hyperlink"/>
            <w:noProof/>
            <w:lang w:val="en-US"/>
          </w:rPr>
          <w:t>Figure 3</w:t>
        </w:r>
        <w:r w:rsidRPr="00013D2D">
          <w:rPr>
            <w:rStyle w:val="Hyperlink"/>
            <w:noProof/>
            <w:lang w:val="en-US"/>
          </w:rPr>
          <w:noBreakHyphen/>
          <w:t>9 Detecting VIRTEL by testing the VTAM LU name</w:t>
        </w:r>
        <w:r>
          <w:rPr>
            <w:noProof/>
            <w:webHidden/>
          </w:rPr>
          <w:tab/>
        </w:r>
        <w:r>
          <w:rPr>
            <w:noProof/>
            <w:webHidden/>
          </w:rPr>
          <w:fldChar w:fldCharType="begin"/>
        </w:r>
        <w:r>
          <w:rPr>
            <w:noProof/>
            <w:webHidden/>
          </w:rPr>
          <w:instrText xml:space="preserve"> PAGEREF _Toc373485131 \h </w:instrText>
        </w:r>
        <w:r>
          <w:rPr>
            <w:noProof/>
            <w:webHidden/>
          </w:rPr>
        </w:r>
        <w:r>
          <w:rPr>
            <w:noProof/>
            <w:webHidden/>
          </w:rPr>
          <w:fldChar w:fldCharType="separate"/>
        </w:r>
        <w:r>
          <w:rPr>
            <w:noProof/>
            <w:webHidden/>
          </w:rPr>
          <w:t>271</w:t>
        </w:r>
        <w:r>
          <w:rPr>
            <w:noProof/>
            <w:webHidden/>
          </w:rPr>
          <w:fldChar w:fldCharType="end"/>
        </w:r>
      </w:hyperlink>
    </w:p>
    <w:p w14:paraId="2F2A6D1D"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32" w:history="1">
        <w:r w:rsidRPr="00013D2D">
          <w:rPr>
            <w:rStyle w:val="Hyperlink"/>
            <w:noProof/>
            <w:lang w:val="en-US"/>
          </w:rPr>
          <w:t>Figure 3</w:t>
        </w:r>
        <w:r w:rsidRPr="00013D2D">
          <w:rPr>
            <w:rStyle w:val="Hyperlink"/>
            <w:noProof/>
            <w:lang w:val="en-US"/>
          </w:rPr>
          <w:noBreakHyphen/>
          <w:t>10 Format of structured field FA88</w:t>
        </w:r>
        <w:r>
          <w:rPr>
            <w:noProof/>
            <w:webHidden/>
          </w:rPr>
          <w:tab/>
        </w:r>
        <w:r>
          <w:rPr>
            <w:noProof/>
            <w:webHidden/>
          </w:rPr>
          <w:fldChar w:fldCharType="begin"/>
        </w:r>
        <w:r>
          <w:rPr>
            <w:noProof/>
            <w:webHidden/>
          </w:rPr>
          <w:instrText xml:space="preserve"> PAGEREF _Toc373485132 \h </w:instrText>
        </w:r>
        <w:r>
          <w:rPr>
            <w:noProof/>
            <w:webHidden/>
          </w:rPr>
        </w:r>
        <w:r>
          <w:rPr>
            <w:noProof/>
            <w:webHidden/>
          </w:rPr>
          <w:fldChar w:fldCharType="separate"/>
        </w:r>
        <w:r>
          <w:rPr>
            <w:noProof/>
            <w:webHidden/>
          </w:rPr>
          <w:t>272</w:t>
        </w:r>
        <w:r>
          <w:rPr>
            <w:noProof/>
            <w:webHidden/>
          </w:rPr>
          <w:fldChar w:fldCharType="end"/>
        </w:r>
      </w:hyperlink>
    </w:p>
    <w:p w14:paraId="09A8AC22"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33" w:history="1">
        <w:r w:rsidRPr="00013D2D">
          <w:rPr>
            <w:rStyle w:val="Hyperlink"/>
            <w:noProof/>
            <w:lang w:val="en-US"/>
          </w:rPr>
          <w:t>Figure 3</w:t>
        </w:r>
        <w:r w:rsidRPr="00013D2D">
          <w:rPr>
            <w:rStyle w:val="Hyperlink"/>
            <w:noProof/>
            <w:lang w:val="en-US"/>
          </w:rPr>
          <w:noBreakHyphen/>
          <w:t>11 Format of structured field response FA88</w:t>
        </w:r>
        <w:r>
          <w:rPr>
            <w:noProof/>
            <w:webHidden/>
          </w:rPr>
          <w:tab/>
        </w:r>
        <w:r>
          <w:rPr>
            <w:noProof/>
            <w:webHidden/>
          </w:rPr>
          <w:fldChar w:fldCharType="begin"/>
        </w:r>
        <w:r>
          <w:rPr>
            <w:noProof/>
            <w:webHidden/>
          </w:rPr>
          <w:instrText xml:space="preserve"> PAGEREF _Toc373485133 \h </w:instrText>
        </w:r>
        <w:r>
          <w:rPr>
            <w:noProof/>
            <w:webHidden/>
          </w:rPr>
        </w:r>
        <w:r>
          <w:rPr>
            <w:noProof/>
            <w:webHidden/>
          </w:rPr>
          <w:fldChar w:fldCharType="separate"/>
        </w:r>
        <w:r>
          <w:rPr>
            <w:noProof/>
            <w:webHidden/>
          </w:rPr>
          <w:t>272</w:t>
        </w:r>
        <w:r>
          <w:rPr>
            <w:noProof/>
            <w:webHidden/>
          </w:rPr>
          <w:fldChar w:fldCharType="end"/>
        </w:r>
      </w:hyperlink>
    </w:p>
    <w:p w14:paraId="26E0497A"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34" w:history="1">
        <w:r w:rsidRPr="00013D2D">
          <w:rPr>
            <w:rStyle w:val="Hyperlink"/>
            <w:noProof/>
            <w:lang w:val="en-US"/>
          </w:rPr>
          <w:t>Figure 3</w:t>
        </w:r>
        <w:r w:rsidRPr="00013D2D">
          <w:rPr>
            <w:rStyle w:val="Hyperlink"/>
            <w:noProof/>
            <w:lang w:val="en-US"/>
          </w:rPr>
          <w:noBreakHyphen/>
          <w:t>12 Format of structured field FAC8 code 06</w:t>
        </w:r>
        <w:r>
          <w:rPr>
            <w:noProof/>
            <w:webHidden/>
          </w:rPr>
          <w:tab/>
        </w:r>
        <w:r>
          <w:rPr>
            <w:noProof/>
            <w:webHidden/>
          </w:rPr>
          <w:fldChar w:fldCharType="begin"/>
        </w:r>
        <w:r>
          <w:rPr>
            <w:noProof/>
            <w:webHidden/>
          </w:rPr>
          <w:instrText xml:space="preserve"> PAGEREF _Toc373485134 \h </w:instrText>
        </w:r>
        <w:r>
          <w:rPr>
            <w:noProof/>
            <w:webHidden/>
          </w:rPr>
        </w:r>
        <w:r>
          <w:rPr>
            <w:noProof/>
            <w:webHidden/>
          </w:rPr>
          <w:fldChar w:fldCharType="separate"/>
        </w:r>
        <w:r>
          <w:rPr>
            <w:noProof/>
            <w:webHidden/>
          </w:rPr>
          <w:t>273</w:t>
        </w:r>
        <w:r>
          <w:rPr>
            <w:noProof/>
            <w:webHidden/>
          </w:rPr>
          <w:fldChar w:fldCharType="end"/>
        </w:r>
      </w:hyperlink>
    </w:p>
    <w:p w14:paraId="056F9ED9"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35" w:history="1">
        <w:r w:rsidRPr="00013D2D">
          <w:rPr>
            <w:rStyle w:val="Hyperlink"/>
            <w:noProof/>
            <w:lang w:val="en-US"/>
          </w:rPr>
          <w:t>Figure 3</w:t>
        </w:r>
        <w:r w:rsidRPr="00013D2D">
          <w:rPr>
            <w:rStyle w:val="Hyperlink"/>
            <w:noProof/>
            <w:lang w:val="en-US"/>
          </w:rPr>
          <w:noBreakHyphen/>
          <w:t>13 Format of structured field FAC8 code 07</w:t>
        </w:r>
        <w:r>
          <w:rPr>
            <w:noProof/>
            <w:webHidden/>
          </w:rPr>
          <w:tab/>
        </w:r>
        <w:r>
          <w:rPr>
            <w:noProof/>
            <w:webHidden/>
          </w:rPr>
          <w:fldChar w:fldCharType="begin"/>
        </w:r>
        <w:r>
          <w:rPr>
            <w:noProof/>
            <w:webHidden/>
          </w:rPr>
          <w:instrText xml:space="preserve"> PAGEREF _Toc373485135 \h </w:instrText>
        </w:r>
        <w:r>
          <w:rPr>
            <w:noProof/>
            <w:webHidden/>
          </w:rPr>
        </w:r>
        <w:r>
          <w:rPr>
            <w:noProof/>
            <w:webHidden/>
          </w:rPr>
          <w:fldChar w:fldCharType="separate"/>
        </w:r>
        <w:r>
          <w:rPr>
            <w:noProof/>
            <w:webHidden/>
          </w:rPr>
          <w:t>273</w:t>
        </w:r>
        <w:r>
          <w:rPr>
            <w:noProof/>
            <w:webHidden/>
          </w:rPr>
          <w:fldChar w:fldCharType="end"/>
        </w:r>
      </w:hyperlink>
    </w:p>
    <w:p w14:paraId="262D8FEC"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36" w:history="1">
        <w:r w:rsidRPr="00013D2D">
          <w:rPr>
            <w:rStyle w:val="Hyperlink"/>
            <w:noProof/>
            <w:lang w:val="en-US"/>
          </w:rPr>
          <w:t>Figure 3</w:t>
        </w:r>
        <w:r w:rsidRPr="00013D2D">
          <w:rPr>
            <w:rStyle w:val="Hyperlink"/>
            <w:noProof/>
            <w:lang w:val="en-US"/>
          </w:rPr>
          <w:noBreakHyphen/>
          <w:t>14 Example of sending structured field FAC8</w:t>
        </w:r>
        <w:r>
          <w:rPr>
            <w:noProof/>
            <w:webHidden/>
          </w:rPr>
          <w:tab/>
        </w:r>
        <w:r>
          <w:rPr>
            <w:noProof/>
            <w:webHidden/>
          </w:rPr>
          <w:fldChar w:fldCharType="begin"/>
        </w:r>
        <w:r>
          <w:rPr>
            <w:noProof/>
            <w:webHidden/>
          </w:rPr>
          <w:instrText xml:space="preserve"> PAGEREF _Toc373485136 \h </w:instrText>
        </w:r>
        <w:r>
          <w:rPr>
            <w:noProof/>
            <w:webHidden/>
          </w:rPr>
        </w:r>
        <w:r>
          <w:rPr>
            <w:noProof/>
            <w:webHidden/>
          </w:rPr>
          <w:fldChar w:fldCharType="separate"/>
        </w:r>
        <w:r>
          <w:rPr>
            <w:noProof/>
            <w:webHidden/>
          </w:rPr>
          <w:t>274</w:t>
        </w:r>
        <w:r>
          <w:rPr>
            <w:noProof/>
            <w:webHidden/>
          </w:rPr>
          <w:fldChar w:fldCharType="end"/>
        </w:r>
      </w:hyperlink>
    </w:p>
    <w:p w14:paraId="3CF72734"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37" w:history="1">
        <w:r w:rsidRPr="00013D2D">
          <w:rPr>
            <w:rStyle w:val="Hyperlink"/>
            <w:noProof/>
            <w:lang w:val="en-US"/>
          </w:rPr>
          <w:t>Figure 3</w:t>
        </w:r>
        <w:r w:rsidRPr="00013D2D">
          <w:rPr>
            <w:rStyle w:val="Hyperlink"/>
            <w:noProof/>
            <w:lang w:val="en-US"/>
          </w:rPr>
          <w:noBreakHyphen/>
          <w:t>15 Format of structured field FAE5 – format 1</w:t>
        </w:r>
        <w:r>
          <w:rPr>
            <w:noProof/>
            <w:webHidden/>
          </w:rPr>
          <w:tab/>
        </w:r>
        <w:r>
          <w:rPr>
            <w:noProof/>
            <w:webHidden/>
          </w:rPr>
          <w:fldChar w:fldCharType="begin"/>
        </w:r>
        <w:r>
          <w:rPr>
            <w:noProof/>
            <w:webHidden/>
          </w:rPr>
          <w:instrText xml:space="preserve"> PAGEREF _Toc373485137 \h </w:instrText>
        </w:r>
        <w:r>
          <w:rPr>
            <w:noProof/>
            <w:webHidden/>
          </w:rPr>
        </w:r>
        <w:r>
          <w:rPr>
            <w:noProof/>
            <w:webHidden/>
          </w:rPr>
          <w:fldChar w:fldCharType="separate"/>
        </w:r>
        <w:r>
          <w:rPr>
            <w:noProof/>
            <w:webHidden/>
          </w:rPr>
          <w:t>275</w:t>
        </w:r>
        <w:r>
          <w:rPr>
            <w:noProof/>
            <w:webHidden/>
          </w:rPr>
          <w:fldChar w:fldCharType="end"/>
        </w:r>
      </w:hyperlink>
    </w:p>
    <w:p w14:paraId="70A7C0E4"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38" w:history="1">
        <w:r w:rsidRPr="00013D2D">
          <w:rPr>
            <w:rStyle w:val="Hyperlink"/>
            <w:noProof/>
            <w:lang w:val="en-US"/>
          </w:rPr>
          <w:t>Figure 3</w:t>
        </w:r>
        <w:r w:rsidRPr="00013D2D">
          <w:rPr>
            <w:rStyle w:val="Hyperlink"/>
            <w:noProof/>
            <w:lang w:val="en-US"/>
          </w:rPr>
          <w:noBreakHyphen/>
          <w:t>16 Format of structured field FAE5 – format 2</w:t>
        </w:r>
        <w:r>
          <w:rPr>
            <w:noProof/>
            <w:webHidden/>
          </w:rPr>
          <w:tab/>
        </w:r>
        <w:r>
          <w:rPr>
            <w:noProof/>
            <w:webHidden/>
          </w:rPr>
          <w:fldChar w:fldCharType="begin"/>
        </w:r>
        <w:r>
          <w:rPr>
            <w:noProof/>
            <w:webHidden/>
          </w:rPr>
          <w:instrText xml:space="preserve"> PAGEREF _Toc373485138 \h </w:instrText>
        </w:r>
        <w:r>
          <w:rPr>
            <w:noProof/>
            <w:webHidden/>
          </w:rPr>
        </w:r>
        <w:r>
          <w:rPr>
            <w:noProof/>
            <w:webHidden/>
          </w:rPr>
          <w:fldChar w:fldCharType="separate"/>
        </w:r>
        <w:r>
          <w:rPr>
            <w:noProof/>
            <w:webHidden/>
          </w:rPr>
          <w:t>275</w:t>
        </w:r>
        <w:r>
          <w:rPr>
            <w:noProof/>
            <w:webHidden/>
          </w:rPr>
          <w:fldChar w:fldCharType="end"/>
        </w:r>
      </w:hyperlink>
    </w:p>
    <w:p w14:paraId="6E9FE436"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39" w:history="1">
        <w:r w:rsidRPr="00013D2D">
          <w:rPr>
            <w:rStyle w:val="Hyperlink"/>
            <w:noProof/>
            <w:lang w:val="en-US"/>
          </w:rPr>
          <w:t>Figure 3</w:t>
        </w:r>
        <w:r w:rsidRPr="00013D2D">
          <w:rPr>
            <w:rStyle w:val="Hyperlink"/>
            <w:noProof/>
            <w:lang w:val="en-US"/>
          </w:rPr>
          <w:noBreakHyphen/>
          <w:t>17 Example of sending structured field FAE5</w:t>
        </w:r>
        <w:r>
          <w:rPr>
            <w:noProof/>
            <w:webHidden/>
          </w:rPr>
          <w:tab/>
        </w:r>
        <w:r>
          <w:rPr>
            <w:noProof/>
            <w:webHidden/>
          </w:rPr>
          <w:fldChar w:fldCharType="begin"/>
        </w:r>
        <w:r>
          <w:rPr>
            <w:noProof/>
            <w:webHidden/>
          </w:rPr>
          <w:instrText xml:space="preserve"> PAGEREF _Toc373485139 \h </w:instrText>
        </w:r>
        <w:r>
          <w:rPr>
            <w:noProof/>
            <w:webHidden/>
          </w:rPr>
        </w:r>
        <w:r>
          <w:rPr>
            <w:noProof/>
            <w:webHidden/>
          </w:rPr>
          <w:fldChar w:fldCharType="separate"/>
        </w:r>
        <w:r>
          <w:rPr>
            <w:noProof/>
            <w:webHidden/>
          </w:rPr>
          <w:t>276</w:t>
        </w:r>
        <w:r>
          <w:rPr>
            <w:noProof/>
            <w:webHidden/>
          </w:rPr>
          <w:fldChar w:fldCharType="end"/>
        </w:r>
      </w:hyperlink>
    </w:p>
    <w:p w14:paraId="0702CF5A"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40" w:history="1">
        <w:r w:rsidRPr="00013D2D">
          <w:rPr>
            <w:rStyle w:val="Hyperlink"/>
            <w:noProof/>
            <w:lang w:val="en-US"/>
          </w:rPr>
          <w:t>Figure 3</w:t>
        </w:r>
        <w:r w:rsidRPr="00013D2D">
          <w:rPr>
            <w:rStyle w:val="Hyperlink"/>
            <w:noProof/>
            <w:lang w:val="en-US"/>
          </w:rPr>
          <w:noBreakHyphen/>
          <w:t>18 Example of VIRTEL Web Integration application using CALL VIRSETA</w:t>
        </w:r>
        <w:r>
          <w:rPr>
            <w:noProof/>
            <w:webHidden/>
          </w:rPr>
          <w:tab/>
        </w:r>
        <w:r>
          <w:rPr>
            <w:noProof/>
            <w:webHidden/>
          </w:rPr>
          <w:fldChar w:fldCharType="begin"/>
        </w:r>
        <w:r>
          <w:rPr>
            <w:noProof/>
            <w:webHidden/>
          </w:rPr>
          <w:instrText xml:space="preserve"> PAGEREF _Toc373485140 \h </w:instrText>
        </w:r>
        <w:r>
          <w:rPr>
            <w:noProof/>
            <w:webHidden/>
          </w:rPr>
        </w:r>
        <w:r>
          <w:rPr>
            <w:noProof/>
            <w:webHidden/>
          </w:rPr>
          <w:fldChar w:fldCharType="separate"/>
        </w:r>
        <w:r>
          <w:rPr>
            <w:noProof/>
            <w:webHidden/>
          </w:rPr>
          <w:t>278</w:t>
        </w:r>
        <w:r>
          <w:rPr>
            <w:noProof/>
            <w:webHidden/>
          </w:rPr>
          <w:fldChar w:fldCharType="end"/>
        </w:r>
      </w:hyperlink>
    </w:p>
    <w:p w14:paraId="11D95A2F"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41" w:history="1">
        <w:r w:rsidRPr="00013D2D">
          <w:rPr>
            <w:rStyle w:val="Hyperlink"/>
            <w:noProof/>
            <w:lang w:val="en-US"/>
          </w:rPr>
          <w:t>Figure 3</w:t>
        </w:r>
        <w:r w:rsidRPr="00013D2D">
          <w:rPr>
            <w:rStyle w:val="Hyperlink"/>
            <w:noProof/>
            <w:lang w:val="en-US"/>
          </w:rPr>
          <w:noBreakHyphen/>
          <w:t>19 Example of VIRTEL Web Integration application using CALL VIRSETV</w:t>
        </w:r>
        <w:r>
          <w:rPr>
            <w:noProof/>
            <w:webHidden/>
          </w:rPr>
          <w:tab/>
        </w:r>
        <w:r>
          <w:rPr>
            <w:noProof/>
            <w:webHidden/>
          </w:rPr>
          <w:fldChar w:fldCharType="begin"/>
        </w:r>
        <w:r>
          <w:rPr>
            <w:noProof/>
            <w:webHidden/>
          </w:rPr>
          <w:instrText xml:space="preserve"> PAGEREF _Toc373485141 \h </w:instrText>
        </w:r>
        <w:r>
          <w:rPr>
            <w:noProof/>
            <w:webHidden/>
          </w:rPr>
        </w:r>
        <w:r>
          <w:rPr>
            <w:noProof/>
            <w:webHidden/>
          </w:rPr>
          <w:fldChar w:fldCharType="separate"/>
        </w:r>
        <w:r>
          <w:rPr>
            <w:noProof/>
            <w:webHidden/>
          </w:rPr>
          <w:t>280</w:t>
        </w:r>
        <w:r>
          <w:rPr>
            <w:noProof/>
            <w:webHidden/>
          </w:rPr>
          <w:fldChar w:fldCharType="end"/>
        </w:r>
      </w:hyperlink>
    </w:p>
    <w:p w14:paraId="5A65702D"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42" w:history="1">
        <w:r w:rsidRPr="00013D2D">
          <w:rPr>
            <w:rStyle w:val="Hyperlink"/>
            <w:noProof/>
            <w:lang w:val="en-US"/>
          </w:rPr>
          <w:t>Figure 3</w:t>
        </w:r>
        <w:r w:rsidRPr="00013D2D">
          <w:rPr>
            <w:rStyle w:val="Hyperlink"/>
            <w:noProof/>
            <w:lang w:val="en-US"/>
          </w:rPr>
          <w:noBreakHyphen/>
          <w:t>20 Example of VIRTEL Web Integration application using CALL VIRSETAI</w:t>
        </w:r>
        <w:r>
          <w:rPr>
            <w:noProof/>
            <w:webHidden/>
          </w:rPr>
          <w:tab/>
        </w:r>
        <w:r>
          <w:rPr>
            <w:noProof/>
            <w:webHidden/>
          </w:rPr>
          <w:fldChar w:fldCharType="begin"/>
        </w:r>
        <w:r>
          <w:rPr>
            <w:noProof/>
            <w:webHidden/>
          </w:rPr>
          <w:instrText xml:space="preserve"> PAGEREF _Toc373485142 \h </w:instrText>
        </w:r>
        <w:r>
          <w:rPr>
            <w:noProof/>
            <w:webHidden/>
          </w:rPr>
        </w:r>
        <w:r>
          <w:rPr>
            <w:noProof/>
            <w:webHidden/>
          </w:rPr>
          <w:fldChar w:fldCharType="separate"/>
        </w:r>
        <w:r>
          <w:rPr>
            <w:noProof/>
            <w:webHidden/>
          </w:rPr>
          <w:t>282</w:t>
        </w:r>
        <w:r>
          <w:rPr>
            <w:noProof/>
            <w:webHidden/>
          </w:rPr>
          <w:fldChar w:fldCharType="end"/>
        </w:r>
      </w:hyperlink>
    </w:p>
    <w:p w14:paraId="008D438C"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43" w:history="1">
        <w:r w:rsidRPr="00013D2D">
          <w:rPr>
            <w:rStyle w:val="Hyperlink"/>
            <w:noProof/>
            <w:lang w:val="en-US"/>
          </w:rPr>
          <w:t>Figure 3</w:t>
        </w:r>
        <w:r w:rsidRPr="00013D2D">
          <w:rPr>
            <w:rStyle w:val="Hyperlink"/>
            <w:noProof/>
            <w:lang w:val="en-US"/>
          </w:rPr>
          <w:noBreakHyphen/>
          <w:t>21 Example of VIRTEL Web Integration application using CALL VIRSETVI</w:t>
        </w:r>
        <w:r>
          <w:rPr>
            <w:noProof/>
            <w:webHidden/>
          </w:rPr>
          <w:tab/>
        </w:r>
        <w:r>
          <w:rPr>
            <w:noProof/>
            <w:webHidden/>
          </w:rPr>
          <w:fldChar w:fldCharType="begin"/>
        </w:r>
        <w:r>
          <w:rPr>
            <w:noProof/>
            <w:webHidden/>
          </w:rPr>
          <w:instrText xml:space="preserve"> PAGEREF _Toc373485143 \h </w:instrText>
        </w:r>
        <w:r>
          <w:rPr>
            <w:noProof/>
            <w:webHidden/>
          </w:rPr>
        </w:r>
        <w:r>
          <w:rPr>
            <w:noProof/>
            <w:webHidden/>
          </w:rPr>
          <w:fldChar w:fldCharType="separate"/>
        </w:r>
        <w:r>
          <w:rPr>
            <w:noProof/>
            <w:webHidden/>
          </w:rPr>
          <w:t>283</w:t>
        </w:r>
        <w:r>
          <w:rPr>
            <w:noProof/>
            <w:webHidden/>
          </w:rPr>
          <w:fldChar w:fldCharType="end"/>
        </w:r>
      </w:hyperlink>
    </w:p>
    <w:p w14:paraId="4664F321"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44" w:history="1">
        <w:r w:rsidRPr="00013D2D">
          <w:rPr>
            <w:rStyle w:val="Hyperlink"/>
            <w:noProof/>
            <w:lang w:val="en-US"/>
          </w:rPr>
          <w:t>Figure 3</w:t>
        </w:r>
        <w:r w:rsidRPr="00013D2D">
          <w:rPr>
            <w:rStyle w:val="Hyperlink"/>
            <w:noProof/>
            <w:lang w:val="en-US"/>
          </w:rPr>
          <w:noBreakHyphen/>
          <w:t>22 Example of VIRTEL Web Integration application using CALL VIRTEL</w:t>
        </w:r>
        <w:r>
          <w:rPr>
            <w:noProof/>
            <w:webHidden/>
          </w:rPr>
          <w:tab/>
        </w:r>
        <w:r>
          <w:rPr>
            <w:noProof/>
            <w:webHidden/>
          </w:rPr>
          <w:fldChar w:fldCharType="begin"/>
        </w:r>
        <w:r>
          <w:rPr>
            <w:noProof/>
            <w:webHidden/>
          </w:rPr>
          <w:instrText xml:space="preserve"> PAGEREF _Toc373485144 \h </w:instrText>
        </w:r>
        <w:r>
          <w:rPr>
            <w:noProof/>
            <w:webHidden/>
          </w:rPr>
        </w:r>
        <w:r>
          <w:rPr>
            <w:noProof/>
            <w:webHidden/>
          </w:rPr>
          <w:fldChar w:fldCharType="separate"/>
        </w:r>
        <w:r>
          <w:rPr>
            <w:noProof/>
            <w:webHidden/>
          </w:rPr>
          <w:t>285</w:t>
        </w:r>
        <w:r>
          <w:rPr>
            <w:noProof/>
            <w:webHidden/>
          </w:rPr>
          <w:fldChar w:fldCharType="end"/>
        </w:r>
      </w:hyperlink>
    </w:p>
    <w:p w14:paraId="29D00558"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45" w:history="1">
        <w:r w:rsidRPr="00013D2D">
          <w:rPr>
            <w:rStyle w:val="Hyperlink"/>
            <w:noProof/>
            <w:lang w:val="en-US"/>
          </w:rPr>
          <w:t>Figure 3</w:t>
        </w:r>
        <w:r w:rsidRPr="00013D2D">
          <w:rPr>
            <w:rStyle w:val="Hyperlink"/>
            <w:noProof/>
            <w:lang w:val="en-US"/>
          </w:rPr>
          <w:noBreakHyphen/>
          <w:t>23 Format of structured field FAC8 code 12</w:t>
        </w:r>
        <w:r>
          <w:rPr>
            <w:noProof/>
            <w:webHidden/>
          </w:rPr>
          <w:tab/>
        </w:r>
        <w:r>
          <w:rPr>
            <w:noProof/>
            <w:webHidden/>
          </w:rPr>
          <w:fldChar w:fldCharType="begin"/>
        </w:r>
        <w:r>
          <w:rPr>
            <w:noProof/>
            <w:webHidden/>
          </w:rPr>
          <w:instrText xml:space="preserve"> PAGEREF _Toc373485145 \h </w:instrText>
        </w:r>
        <w:r>
          <w:rPr>
            <w:noProof/>
            <w:webHidden/>
          </w:rPr>
        </w:r>
        <w:r>
          <w:rPr>
            <w:noProof/>
            <w:webHidden/>
          </w:rPr>
          <w:fldChar w:fldCharType="separate"/>
        </w:r>
        <w:r>
          <w:rPr>
            <w:noProof/>
            <w:webHidden/>
          </w:rPr>
          <w:t>290</w:t>
        </w:r>
        <w:r>
          <w:rPr>
            <w:noProof/>
            <w:webHidden/>
          </w:rPr>
          <w:fldChar w:fldCharType="end"/>
        </w:r>
      </w:hyperlink>
    </w:p>
    <w:p w14:paraId="2C69C36F"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46" w:history="1">
        <w:r w:rsidRPr="00013D2D">
          <w:rPr>
            <w:rStyle w:val="Hyperlink"/>
            <w:noProof/>
            <w:lang w:val="en-US"/>
          </w:rPr>
          <w:t>Figure 3</w:t>
        </w:r>
        <w:r w:rsidRPr="00013D2D">
          <w:rPr>
            <w:rStyle w:val="Hyperlink"/>
            <w:noProof/>
            <w:lang w:val="en-US"/>
          </w:rPr>
          <w:noBreakHyphen/>
          <w:t>24 Format of the response to structured field FAC8 code 12</w:t>
        </w:r>
        <w:r>
          <w:rPr>
            <w:noProof/>
            <w:webHidden/>
          </w:rPr>
          <w:tab/>
        </w:r>
        <w:r>
          <w:rPr>
            <w:noProof/>
            <w:webHidden/>
          </w:rPr>
          <w:fldChar w:fldCharType="begin"/>
        </w:r>
        <w:r>
          <w:rPr>
            <w:noProof/>
            <w:webHidden/>
          </w:rPr>
          <w:instrText xml:space="preserve"> PAGEREF _Toc373485146 \h </w:instrText>
        </w:r>
        <w:r>
          <w:rPr>
            <w:noProof/>
            <w:webHidden/>
          </w:rPr>
        </w:r>
        <w:r>
          <w:rPr>
            <w:noProof/>
            <w:webHidden/>
          </w:rPr>
          <w:fldChar w:fldCharType="separate"/>
        </w:r>
        <w:r>
          <w:rPr>
            <w:noProof/>
            <w:webHidden/>
          </w:rPr>
          <w:t>290</w:t>
        </w:r>
        <w:r>
          <w:rPr>
            <w:noProof/>
            <w:webHidden/>
          </w:rPr>
          <w:fldChar w:fldCharType="end"/>
        </w:r>
      </w:hyperlink>
    </w:p>
    <w:p w14:paraId="707B3138"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47" w:history="1">
        <w:r w:rsidRPr="00013D2D">
          <w:rPr>
            <w:rStyle w:val="Hyperlink"/>
            <w:noProof/>
            <w:lang w:val="en-US"/>
          </w:rPr>
          <w:t>Figure 3</w:t>
        </w:r>
        <w:r w:rsidRPr="00013D2D">
          <w:rPr>
            <w:rStyle w:val="Hyperlink"/>
            <w:noProof/>
            <w:lang w:val="en-US"/>
          </w:rPr>
          <w:noBreakHyphen/>
          <w:t>25 Format of structured field FAC8 code 13</w:t>
        </w:r>
        <w:r>
          <w:rPr>
            <w:noProof/>
            <w:webHidden/>
          </w:rPr>
          <w:tab/>
        </w:r>
        <w:r>
          <w:rPr>
            <w:noProof/>
            <w:webHidden/>
          </w:rPr>
          <w:fldChar w:fldCharType="begin"/>
        </w:r>
        <w:r>
          <w:rPr>
            <w:noProof/>
            <w:webHidden/>
          </w:rPr>
          <w:instrText xml:space="preserve"> PAGEREF _Toc373485147 \h </w:instrText>
        </w:r>
        <w:r>
          <w:rPr>
            <w:noProof/>
            <w:webHidden/>
          </w:rPr>
        </w:r>
        <w:r>
          <w:rPr>
            <w:noProof/>
            <w:webHidden/>
          </w:rPr>
          <w:fldChar w:fldCharType="separate"/>
        </w:r>
        <w:r>
          <w:rPr>
            <w:noProof/>
            <w:webHidden/>
          </w:rPr>
          <w:t>291</w:t>
        </w:r>
        <w:r>
          <w:rPr>
            <w:noProof/>
            <w:webHidden/>
          </w:rPr>
          <w:fldChar w:fldCharType="end"/>
        </w:r>
      </w:hyperlink>
    </w:p>
    <w:p w14:paraId="411C1E84"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48" w:history="1">
        <w:r w:rsidRPr="00013D2D">
          <w:rPr>
            <w:rStyle w:val="Hyperlink"/>
            <w:noProof/>
            <w:lang w:val="en-US"/>
          </w:rPr>
          <w:t>Figure 3</w:t>
        </w:r>
        <w:r w:rsidRPr="00013D2D">
          <w:rPr>
            <w:rStyle w:val="Hyperlink"/>
            <w:noProof/>
            <w:lang w:val="en-US"/>
          </w:rPr>
          <w:noBreakHyphen/>
          <w:t>26 Format of the response to structured field FAC8 code 13</w:t>
        </w:r>
        <w:r>
          <w:rPr>
            <w:noProof/>
            <w:webHidden/>
          </w:rPr>
          <w:tab/>
        </w:r>
        <w:r>
          <w:rPr>
            <w:noProof/>
            <w:webHidden/>
          </w:rPr>
          <w:fldChar w:fldCharType="begin"/>
        </w:r>
        <w:r>
          <w:rPr>
            <w:noProof/>
            <w:webHidden/>
          </w:rPr>
          <w:instrText xml:space="preserve"> PAGEREF _Toc373485148 \h </w:instrText>
        </w:r>
        <w:r>
          <w:rPr>
            <w:noProof/>
            <w:webHidden/>
          </w:rPr>
        </w:r>
        <w:r>
          <w:rPr>
            <w:noProof/>
            <w:webHidden/>
          </w:rPr>
          <w:fldChar w:fldCharType="separate"/>
        </w:r>
        <w:r>
          <w:rPr>
            <w:noProof/>
            <w:webHidden/>
          </w:rPr>
          <w:t>291</w:t>
        </w:r>
        <w:r>
          <w:rPr>
            <w:noProof/>
            <w:webHidden/>
          </w:rPr>
          <w:fldChar w:fldCharType="end"/>
        </w:r>
      </w:hyperlink>
    </w:p>
    <w:p w14:paraId="6ECB7A74"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49" w:history="1">
        <w:r w:rsidRPr="00013D2D">
          <w:rPr>
            <w:rStyle w:val="Hyperlink"/>
            <w:noProof/>
            <w:lang w:val="en-US"/>
          </w:rPr>
          <w:t>Figure 3</w:t>
        </w:r>
        <w:r w:rsidRPr="00013D2D">
          <w:rPr>
            <w:rStyle w:val="Hyperlink"/>
            <w:noProof/>
            <w:lang w:val="en-US"/>
          </w:rPr>
          <w:noBreakHyphen/>
          <w:t>27 Example of sending structured field FAC8 code 12 and 13</w:t>
        </w:r>
        <w:r>
          <w:rPr>
            <w:noProof/>
            <w:webHidden/>
          </w:rPr>
          <w:tab/>
        </w:r>
        <w:r>
          <w:rPr>
            <w:noProof/>
            <w:webHidden/>
          </w:rPr>
          <w:fldChar w:fldCharType="begin"/>
        </w:r>
        <w:r>
          <w:rPr>
            <w:noProof/>
            <w:webHidden/>
          </w:rPr>
          <w:instrText xml:space="preserve"> PAGEREF _Toc373485149 \h </w:instrText>
        </w:r>
        <w:r>
          <w:rPr>
            <w:noProof/>
            <w:webHidden/>
          </w:rPr>
        </w:r>
        <w:r>
          <w:rPr>
            <w:noProof/>
            <w:webHidden/>
          </w:rPr>
          <w:fldChar w:fldCharType="separate"/>
        </w:r>
        <w:r>
          <w:rPr>
            <w:noProof/>
            <w:webHidden/>
          </w:rPr>
          <w:t>293</w:t>
        </w:r>
        <w:r>
          <w:rPr>
            <w:noProof/>
            <w:webHidden/>
          </w:rPr>
          <w:fldChar w:fldCharType="end"/>
        </w:r>
      </w:hyperlink>
    </w:p>
    <w:p w14:paraId="0F259F71"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50" w:history="1">
        <w:r w:rsidRPr="00013D2D">
          <w:rPr>
            <w:rStyle w:val="Hyperlink"/>
            <w:noProof/>
            <w:lang w:val="en-US"/>
          </w:rPr>
          <w:t>Figure 3</w:t>
        </w:r>
        <w:r w:rsidRPr="00013D2D">
          <w:rPr>
            <w:rStyle w:val="Hyperlink"/>
            <w:noProof/>
            <w:lang w:val="en-US"/>
          </w:rPr>
          <w:noBreakHyphen/>
          <w:t>28 Format of structured field FAD4</w:t>
        </w:r>
        <w:r>
          <w:rPr>
            <w:noProof/>
            <w:webHidden/>
          </w:rPr>
          <w:tab/>
        </w:r>
        <w:r>
          <w:rPr>
            <w:noProof/>
            <w:webHidden/>
          </w:rPr>
          <w:fldChar w:fldCharType="begin"/>
        </w:r>
        <w:r>
          <w:rPr>
            <w:noProof/>
            <w:webHidden/>
          </w:rPr>
          <w:instrText xml:space="preserve"> PAGEREF _Toc373485150 \h </w:instrText>
        </w:r>
        <w:r>
          <w:rPr>
            <w:noProof/>
            <w:webHidden/>
          </w:rPr>
        </w:r>
        <w:r>
          <w:rPr>
            <w:noProof/>
            <w:webHidden/>
          </w:rPr>
          <w:fldChar w:fldCharType="separate"/>
        </w:r>
        <w:r>
          <w:rPr>
            <w:noProof/>
            <w:webHidden/>
          </w:rPr>
          <w:t>294</w:t>
        </w:r>
        <w:r>
          <w:rPr>
            <w:noProof/>
            <w:webHidden/>
          </w:rPr>
          <w:fldChar w:fldCharType="end"/>
        </w:r>
      </w:hyperlink>
    </w:p>
    <w:p w14:paraId="316269B9"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51" w:history="1">
        <w:r w:rsidRPr="00013D2D">
          <w:rPr>
            <w:rStyle w:val="Hyperlink"/>
            <w:noProof/>
            <w:lang w:val="en-US"/>
          </w:rPr>
          <w:t>Figure 3</w:t>
        </w:r>
        <w:r w:rsidRPr="00013D2D">
          <w:rPr>
            <w:rStyle w:val="Hyperlink"/>
            <w:noProof/>
            <w:lang w:val="en-US"/>
          </w:rPr>
          <w:noBreakHyphen/>
          <w:t>29 Example of sending structured field FAD4</w:t>
        </w:r>
        <w:r>
          <w:rPr>
            <w:noProof/>
            <w:webHidden/>
          </w:rPr>
          <w:tab/>
        </w:r>
        <w:r>
          <w:rPr>
            <w:noProof/>
            <w:webHidden/>
          </w:rPr>
          <w:fldChar w:fldCharType="begin"/>
        </w:r>
        <w:r>
          <w:rPr>
            <w:noProof/>
            <w:webHidden/>
          </w:rPr>
          <w:instrText xml:space="preserve"> PAGEREF _Toc373485151 \h </w:instrText>
        </w:r>
        <w:r>
          <w:rPr>
            <w:noProof/>
            <w:webHidden/>
          </w:rPr>
        </w:r>
        <w:r>
          <w:rPr>
            <w:noProof/>
            <w:webHidden/>
          </w:rPr>
          <w:fldChar w:fldCharType="separate"/>
        </w:r>
        <w:r>
          <w:rPr>
            <w:noProof/>
            <w:webHidden/>
          </w:rPr>
          <w:t>295</w:t>
        </w:r>
        <w:r>
          <w:rPr>
            <w:noProof/>
            <w:webHidden/>
          </w:rPr>
          <w:fldChar w:fldCharType="end"/>
        </w:r>
      </w:hyperlink>
    </w:p>
    <w:p w14:paraId="277EB679"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52" w:history="1">
        <w:r w:rsidRPr="00013D2D">
          <w:rPr>
            <w:rStyle w:val="Hyperlink"/>
            <w:noProof/>
            <w:lang w:val="en-US"/>
          </w:rPr>
          <w:t>Figure 3</w:t>
        </w:r>
        <w:r w:rsidRPr="00013D2D">
          <w:rPr>
            <w:rStyle w:val="Hyperlink"/>
            <w:noProof/>
            <w:lang w:val="en-US"/>
          </w:rPr>
          <w:noBreakHyphen/>
          <w:t>30 Example of e-mail generated by structured field FAD4</w:t>
        </w:r>
        <w:r>
          <w:rPr>
            <w:noProof/>
            <w:webHidden/>
          </w:rPr>
          <w:tab/>
        </w:r>
        <w:r>
          <w:rPr>
            <w:noProof/>
            <w:webHidden/>
          </w:rPr>
          <w:fldChar w:fldCharType="begin"/>
        </w:r>
        <w:r>
          <w:rPr>
            <w:noProof/>
            <w:webHidden/>
          </w:rPr>
          <w:instrText xml:space="preserve"> PAGEREF _Toc373485152 \h </w:instrText>
        </w:r>
        <w:r>
          <w:rPr>
            <w:noProof/>
            <w:webHidden/>
          </w:rPr>
        </w:r>
        <w:r>
          <w:rPr>
            <w:noProof/>
            <w:webHidden/>
          </w:rPr>
          <w:fldChar w:fldCharType="separate"/>
        </w:r>
        <w:r>
          <w:rPr>
            <w:noProof/>
            <w:webHidden/>
          </w:rPr>
          <w:t>296</w:t>
        </w:r>
        <w:r>
          <w:rPr>
            <w:noProof/>
            <w:webHidden/>
          </w:rPr>
          <w:fldChar w:fldCharType="end"/>
        </w:r>
      </w:hyperlink>
    </w:p>
    <w:p w14:paraId="432B18BF"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53" w:history="1">
        <w:r w:rsidRPr="00013D2D">
          <w:rPr>
            <w:rStyle w:val="Hyperlink"/>
            <w:noProof/>
            <w:lang w:val="en-US"/>
          </w:rPr>
          <w:t>Figure 4</w:t>
        </w:r>
        <w:r w:rsidRPr="00013D2D">
          <w:rPr>
            <w:rStyle w:val="Hyperlink"/>
            <w:noProof/>
            <w:lang w:val="en-US"/>
          </w:rPr>
          <w:noBreakHyphen/>
          <w:t>1 Example of signon dialog box displayed by browser</w:t>
        </w:r>
        <w:r>
          <w:rPr>
            <w:noProof/>
            <w:webHidden/>
          </w:rPr>
          <w:tab/>
        </w:r>
        <w:r>
          <w:rPr>
            <w:noProof/>
            <w:webHidden/>
          </w:rPr>
          <w:fldChar w:fldCharType="begin"/>
        </w:r>
        <w:r>
          <w:rPr>
            <w:noProof/>
            <w:webHidden/>
          </w:rPr>
          <w:instrText xml:space="preserve"> PAGEREF _Toc373485153 \h </w:instrText>
        </w:r>
        <w:r>
          <w:rPr>
            <w:noProof/>
            <w:webHidden/>
          </w:rPr>
        </w:r>
        <w:r>
          <w:rPr>
            <w:noProof/>
            <w:webHidden/>
          </w:rPr>
          <w:fldChar w:fldCharType="separate"/>
        </w:r>
        <w:r>
          <w:rPr>
            <w:noProof/>
            <w:webHidden/>
          </w:rPr>
          <w:t>298</w:t>
        </w:r>
        <w:r>
          <w:rPr>
            <w:noProof/>
            <w:webHidden/>
          </w:rPr>
          <w:fldChar w:fldCharType="end"/>
        </w:r>
      </w:hyperlink>
    </w:p>
    <w:p w14:paraId="67613A97"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54" w:history="1">
        <w:r w:rsidRPr="00013D2D">
          <w:rPr>
            <w:rStyle w:val="Hyperlink"/>
            <w:noProof/>
            <w:lang w:val="en-US"/>
          </w:rPr>
          <w:t>Figure 4</w:t>
        </w:r>
        <w:r w:rsidRPr="00013D2D">
          <w:rPr>
            <w:rStyle w:val="Hyperlink"/>
            <w:noProof/>
            <w:lang w:val="en-US"/>
          </w:rPr>
          <w:noBreakHyphen/>
          <w:t>2 CRYPTn parameter for password encryption using WEB2AJAX.htm</w:t>
        </w:r>
        <w:r>
          <w:rPr>
            <w:noProof/>
            <w:webHidden/>
          </w:rPr>
          <w:tab/>
        </w:r>
        <w:r>
          <w:rPr>
            <w:noProof/>
            <w:webHidden/>
          </w:rPr>
          <w:fldChar w:fldCharType="begin"/>
        </w:r>
        <w:r>
          <w:rPr>
            <w:noProof/>
            <w:webHidden/>
          </w:rPr>
          <w:instrText xml:space="preserve"> PAGEREF _Toc373485154 \h </w:instrText>
        </w:r>
        <w:r>
          <w:rPr>
            <w:noProof/>
            <w:webHidden/>
          </w:rPr>
        </w:r>
        <w:r>
          <w:rPr>
            <w:noProof/>
            <w:webHidden/>
          </w:rPr>
          <w:fldChar w:fldCharType="separate"/>
        </w:r>
        <w:r>
          <w:rPr>
            <w:noProof/>
            <w:webHidden/>
          </w:rPr>
          <w:t>300</w:t>
        </w:r>
        <w:r>
          <w:rPr>
            <w:noProof/>
            <w:webHidden/>
          </w:rPr>
          <w:fldChar w:fldCharType="end"/>
        </w:r>
      </w:hyperlink>
    </w:p>
    <w:p w14:paraId="18119F94"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55" w:history="1">
        <w:r w:rsidRPr="00013D2D">
          <w:rPr>
            <w:rStyle w:val="Hyperlink"/>
            <w:noProof/>
            <w:lang w:val="en-US"/>
          </w:rPr>
          <w:t>Figure 4</w:t>
        </w:r>
        <w:r w:rsidRPr="00013D2D">
          <w:rPr>
            <w:rStyle w:val="Hyperlink"/>
            <w:noProof/>
            <w:lang w:val="en-US"/>
          </w:rPr>
          <w:noBreakHyphen/>
          <w:t>3 HTML security: Example transaction with security type 4</w:t>
        </w:r>
        <w:r>
          <w:rPr>
            <w:noProof/>
            <w:webHidden/>
          </w:rPr>
          <w:tab/>
        </w:r>
        <w:r>
          <w:rPr>
            <w:noProof/>
            <w:webHidden/>
          </w:rPr>
          <w:fldChar w:fldCharType="begin"/>
        </w:r>
        <w:r>
          <w:rPr>
            <w:noProof/>
            <w:webHidden/>
          </w:rPr>
          <w:instrText xml:space="preserve"> PAGEREF _Toc373485155 \h </w:instrText>
        </w:r>
        <w:r>
          <w:rPr>
            <w:noProof/>
            <w:webHidden/>
          </w:rPr>
        </w:r>
        <w:r>
          <w:rPr>
            <w:noProof/>
            <w:webHidden/>
          </w:rPr>
          <w:fldChar w:fldCharType="separate"/>
        </w:r>
        <w:r>
          <w:rPr>
            <w:noProof/>
            <w:webHidden/>
          </w:rPr>
          <w:t>300</w:t>
        </w:r>
        <w:r>
          <w:rPr>
            <w:noProof/>
            <w:webHidden/>
          </w:rPr>
          <w:fldChar w:fldCharType="end"/>
        </w:r>
      </w:hyperlink>
    </w:p>
    <w:p w14:paraId="7723B9BE"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56" w:history="1">
        <w:r w:rsidRPr="00013D2D">
          <w:rPr>
            <w:rStyle w:val="Hyperlink"/>
            <w:noProof/>
            <w:lang w:val="en-US"/>
          </w:rPr>
          <w:t>Figure 4</w:t>
        </w:r>
        <w:r w:rsidRPr="00013D2D">
          <w:rPr>
            <w:rStyle w:val="Hyperlink"/>
            <w:noProof/>
            <w:lang w:val="en-US"/>
          </w:rPr>
          <w:noBreakHyphen/>
          <w:t>4 HTML security: Example page template</w:t>
        </w:r>
        <w:r>
          <w:rPr>
            <w:noProof/>
            <w:webHidden/>
          </w:rPr>
          <w:tab/>
        </w:r>
        <w:r>
          <w:rPr>
            <w:noProof/>
            <w:webHidden/>
          </w:rPr>
          <w:fldChar w:fldCharType="begin"/>
        </w:r>
        <w:r>
          <w:rPr>
            <w:noProof/>
            <w:webHidden/>
          </w:rPr>
          <w:instrText xml:space="preserve"> PAGEREF _Toc373485156 \h </w:instrText>
        </w:r>
        <w:r>
          <w:rPr>
            <w:noProof/>
            <w:webHidden/>
          </w:rPr>
        </w:r>
        <w:r>
          <w:rPr>
            <w:noProof/>
            <w:webHidden/>
          </w:rPr>
          <w:fldChar w:fldCharType="separate"/>
        </w:r>
        <w:r>
          <w:rPr>
            <w:noProof/>
            <w:webHidden/>
          </w:rPr>
          <w:t>301</w:t>
        </w:r>
        <w:r>
          <w:rPr>
            <w:noProof/>
            <w:webHidden/>
          </w:rPr>
          <w:fldChar w:fldCharType="end"/>
        </w:r>
      </w:hyperlink>
    </w:p>
    <w:p w14:paraId="3099AB14"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57" w:history="1">
        <w:r w:rsidRPr="00013D2D">
          <w:rPr>
            <w:rStyle w:val="Hyperlink"/>
            <w:noProof/>
            <w:lang w:val="en-US"/>
          </w:rPr>
          <w:t>Figure 4</w:t>
        </w:r>
        <w:r w:rsidRPr="00013D2D">
          <w:rPr>
            <w:rStyle w:val="Hyperlink"/>
            <w:noProof/>
            <w:lang w:val="en-US"/>
          </w:rPr>
          <w:noBreakHyphen/>
          <w:t>5 HTTP security by rule: List of rules</w:t>
        </w:r>
        <w:r>
          <w:rPr>
            <w:noProof/>
            <w:webHidden/>
          </w:rPr>
          <w:tab/>
        </w:r>
        <w:r>
          <w:rPr>
            <w:noProof/>
            <w:webHidden/>
          </w:rPr>
          <w:fldChar w:fldCharType="begin"/>
        </w:r>
        <w:r>
          <w:rPr>
            <w:noProof/>
            <w:webHidden/>
          </w:rPr>
          <w:instrText xml:space="preserve"> PAGEREF _Toc373485157 \h </w:instrText>
        </w:r>
        <w:r>
          <w:rPr>
            <w:noProof/>
            <w:webHidden/>
          </w:rPr>
        </w:r>
        <w:r>
          <w:rPr>
            <w:noProof/>
            <w:webHidden/>
          </w:rPr>
          <w:fldChar w:fldCharType="separate"/>
        </w:r>
        <w:r>
          <w:rPr>
            <w:noProof/>
            <w:webHidden/>
          </w:rPr>
          <w:t>302</w:t>
        </w:r>
        <w:r>
          <w:rPr>
            <w:noProof/>
            <w:webHidden/>
          </w:rPr>
          <w:fldChar w:fldCharType="end"/>
        </w:r>
      </w:hyperlink>
    </w:p>
    <w:p w14:paraId="1244FE40"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58" w:history="1">
        <w:r w:rsidRPr="00013D2D">
          <w:rPr>
            <w:rStyle w:val="Hyperlink"/>
            <w:noProof/>
            <w:lang w:val="en-US"/>
          </w:rPr>
          <w:t>Figure 4</w:t>
        </w:r>
        <w:r w:rsidRPr="00013D2D">
          <w:rPr>
            <w:rStyle w:val="Hyperlink"/>
            <w:noProof/>
            <w:lang w:val="en-US"/>
          </w:rPr>
          <w:noBreakHyphen/>
          <w:t>6 HTTP security by rule: Users authorized by cookie</w:t>
        </w:r>
        <w:r>
          <w:rPr>
            <w:noProof/>
            <w:webHidden/>
          </w:rPr>
          <w:tab/>
        </w:r>
        <w:r>
          <w:rPr>
            <w:noProof/>
            <w:webHidden/>
          </w:rPr>
          <w:fldChar w:fldCharType="begin"/>
        </w:r>
        <w:r>
          <w:rPr>
            <w:noProof/>
            <w:webHidden/>
          </w:rPr>
          <w:instrText xml:space="preserve"> PAGEREF _Toc373485158 \h </w:instrText>
        </w:r>
        <w:r>
          <w:rPr>
            <w:noProof/>
            <w:webHidden/>
          </w:rPr>
        </w:r>
        <w:r>
          <w:rPr>
            <w:noProof/>
            <w:webHidden/>
          </w:rPr>
          <w:fldChar w:fldCharType="separate"/>
        </w:r>
        <w:r>
          <w:rPr>
            <w:noProof/>
            <w:webHidden/>
          </w:rPr>
          <w:t>302</w:t>
        </w:r>
        <w:r>
          <w:rPr>
            <w:noProof/>
            <w:webHidden/>
          </w:rPr>
          <w:fldChar w:fldCharType="end"/>
        </w:r>
      </w:hyperlink>
    </w:p>
    <w:p w14:paraId="7BDAAADF"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59" w:history="1">
        <w:r w:rsidRPr="00013D2D">
          <w:rPr>
            <w:rStyle w:val="Hyperlink"/>
            <w:noProof/>
            <w:lang w:val="en-US"/>
          </w:rPr>
          <w:t>Figure 4</w:t>
        </w:r>
        <w:r w:rsidRPr="00013D2D">
          <w:rPr>
            <w:rStyle w:val="Hyperlink"/>
            <w:noProof/>
            <w:lang w:val="en-US"/>
          </w:rPr>
          <w:noBreakHyphen/>
          <w:t>7 HTTP security by rule: Internal network, working hours</w:t>
        </w:r>
        <w:r>
          <w:rPr>
            <w:noProof/>
            <w:webHidden/>
          </w:rPr>
          <w:tab/>
        </w:r>
        <w:r>
          <w:rPr>
            <w:noProof/>
            <w:webHidden/>
          </w:rPr>
          <w:fldChar w:fldCharType="begin"/>
        </w:r>
        <w:r>
          <w:rPr>
            <w:noProof/>
            <w:webHidden/>
          </w:rPr>
          <w:instrText xml:space="preserve"> PAGEREF _Toc373485159 \h </w:instrText>
        </w:r>
        <w:r>
          <w:rPr>
            <w:noProof/>
            <w:webHidden/>
          </w:rPr>
        </w:r>
        <w:r>
          <w:rPr>
            <w:noProof/>
            <w:webHidden/>
          </w:rPr>
          <w:fldChar w:fldCharType="separate"/>
        </w:r>
        <w:r>
          <w:rPr>
            <w:noProof/>
            <w:webHidden/>
          </w:rPr>
          <w:t>303</w:t>
        </w:r>
        <w:r>
          <w:rPr>
            <w:noProof/>
            <w:webHidden/>
          </w:rPr>
          <w:fldChar w:fldCharType="end"/>
        </w:r>
      </w:hyperlink>
    </w:p>
    <w:p w14:paraId="0EDA341C"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60" w:history="1">
        <w:r w:rsidRPr="00013D2D">
          <w:rPr>
            <w:rStyle w:val="Hyperlink"/>
            <w:noProof/>
            <w:lang w:val="en-US"/>
          </w:rPr>
          <w:t>Figure 4</w:t>
        </w:r>
        <w:r w:rsidRPr="00013D2D">
          <w:rPr>
            <w:rStyle w:val="Hyperlink"/>
            <w:noProof/>
            <w:lang w:val="en-US"/>
          </w:rPr>
          <w:noBreakHyphen/>
          <w:t>8 HTTP security by rule: Other users</w:t>
        </w:r>
        <w:r>
          <w:rPr>
            <w:noProof/>
            <w:webHidden/>
          </w:rPr>
          <w:tab/>
        </w:r>
        <w:r>
          <w:rPr>
            <w:noProof/>
            <w:webHidden/>
          </w:rPr>
          <w:fldChar w:fldCharType="begin"/>
        </w:r>
        <w:r>
          <w:rPr>
            <w:noProof/>
            <w:webHidden/>
          </w:rPr>
          <w:instrText xml:space="preserve"> PAGEREF _Toc373485160 \h </w:instrText>
        </w:r>
        <w:r>
          <w:rPr>
            <w:noProof/>
            <w:webHidden/>
          </w:rPr>
        </w:r>
        <w:r>
          <w:rPr>
            <w:noProof/>
            <w:webHidden/>
          </w:rPr>
          <w:fldChar w:fldCharType="separate"/>
        </w:r>
        <w:r>
          <w:rPr>
            <w:noProof/>
            <w:webHidden/>
          </w:rPr>
          <w:t>303</w:t>
        </w:r>
        <w:r>
          <w:rPr>
            <w:noProof/>
            <w:webHidden/>
          </w:rPr>
          <w:fldChar w:fldCharType="end"/>
        </w:r>
      </w:hyperlink>
    </w:p>
    <w:p w14:paraId="640DDCD4"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61" w:history="1">
        <w:r w:rsidRPr="00013D2D">
          <w:rPr>
            <w:rStyle w:val="Hyperlink"/>
            <w:noProof/>
            <w:lang w:val="en-US"/>
          </w:rPr>
          <w:t>Figure 5</w:t>
        </w:r>
        <w:r w:rsidRPr="00013D2D">
          <w:rPr>
            <w:rStyle w:val="Hyperlink"/>
            <w:noProof/>
            <w:lang w:val="en-US"/>
          </w:rPr>
          <w:noBreakHyphen/>
          <w:t>1 Example of TSO transaction TSO specifying logmode SNX32705</w:t>
        </w:r>
        <w:r>
          <w:rPr>
            <w:noProof/>
            <w:webHidden/>
          </w:rPr>
          <w:tab/>
        </w:r>
        <w:r>
          <w:rPr>
            <w:noProof/>
            <w:webHidden/>
          </w:rPr>
          <w:fldChar w:fldCharType="begin"/>
        </w:r>
        <w:r>
          <w:rPr>
            <w:noProof/>
            <w:webHidden/>
          </w:rPr>
          <w:instrText xml:space="preserve"> PAGEREF _Toc373485161 \h </w:instrText>
        </w:r>
        <w:r>
          <w:rPr>
            <w:noProof/>
            <w:webHidden/>
          </w:rPr>
        </w:r>
        <w:r>
          <w:rPr>
            <w:noProof/>
            <w:webHidden/>
          </w:rPr>
          <w:fldChar w:fldCharType="separate"/>
        </w:r>
        <w:r>
          <w:rPr>
            <w:noProof/>
            <w:webHidden/>
          </w:rPr>
          <w:t>305</w:t>
        </w:r>
        <w:r>
          <w:rPr>
            <w:noProof/>
            <w:webHidden/>
          </w:rPr>
          <w:fldChar w:fldCharType="end"/>
        </w:r>
      </w:hyperlink>
    </w:p>
    <w:p w14:paraId="02DD95E0"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62" w:history="1">
        <w:r w:rsidRPr="00013D2D">
          <w:rPr>
            <w:rStyle w:val="Hyperlink"/>
            <w:noProof/>
            <w:lang w:val="en-US"/>
          </w:rPr>
          <w:t>Figure 5</w:t>
        </w:r>
        <w:r w:rsidRPr="00013D2D">
          <w:rPr>
            <w:rStyle w:val="Hyperlink"/>
            <w:noProof/>
            <w:lang w:val="en-US"/>
          </w:rPr>
          <w:noBreakHyphen/>
          <w:t>2 VTAM definition of terminal groups</w:t>
        </w:r>
        <w:r>
          <w:rPr>
            <w:noProof/>
            <w:webHidden/>
          </w:rPr>
          <w:tab/>
        </w:r>
        <w:r>
          <w:rPr>
            <w:noProof/>
            <w:webHidden/>
          </w:rPr>
          <w:fldChar w:fldCharType="begin"/>
        </w:r>
        <w:r>
          <w:rPr>
            <w:noProof/>
            <w:webHidden/>
          </w:rPr>
          <w:instrText xml:space="preserve"> PAGEREF _Toc373485162 \h </w:instrText>
        </w:r>
        <w:r>
          <w:rPr>
            <w:noProof/>
            <w:webHidden/>
          </w:rPr>
        </w:r>
        <w:r>
          <w:rPr>
            <w:noProof/>
            <w:webHidden/>
          </w:rPr>
          <w:fldChar w:fldCharType="separate"/>
        </w:r>
        <w:r>
          <w:rPr>
            <w:noProof/>
            <w:webHidden/>
          </w:rPr>
          <w:t>305</w:t>
        </w:r>
        <w:r>
          <w:rPr>
            <w:noProof/>
            <w:webHidden/>
          </w:rPr>
          <w:fldChar w:fldCharType="end"/>
        </w:r>
      </w:hyperlink>
    </w:p>
    <w:p w14:paraId="09CB5239"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63" w:history="1">
        <w:r w:rsidRPr="00013D2D">
          <w:rPr>
            <w:rStyle w:val="Hyperlink"/>
            <w:noProof/>
            <w:lang w:val="en-US"/>
          </w:rPr>
          <w:t>Figure 5</w:t>
        </w:r>
        <w:r w:rsidRPr="00013D2D">
          <w:rPr>
            <w:rStyle w:val="Hyperlink"/>
            <w:noProof/>
            <w:lang w:val="en-US"/>
          </w:rPr>
          <w:noBreakHyphen/>
          <w:t>3 Example rule for selection of logmode by URL</w:t>
        </w:r>
        <w:r>
          <w:rPr>
            <w:noProof/>
            <w:webHidden/>
          </w:rPr>
          <w:tab/>
        </w:r>
        <w:r>
          <w:rPr>
            <w:noProof/>
            <w:webHidden/>
          </w:rPr>
          <w:fldChar w:fldCharType="begin"/>
        </w:r>
        <w:r>
          <w:rPr>
            <w:noProof/>
            <w:webHidden/>
          </w:rPr>
          <w:instrText xml:space="preserve"> PAGEREF _Toc373485163 \h </w:instrText>
        </w:r>
        <w:r>
          <w:rPr>
            <w:noProof/>
            <w:webHidden/>
          </w:rPr>
        </w:r>
        <w:r>
          <w:rPr>
            <w:noProof/>
            <w:webHidden/>
          </w:rPr>
          <w:fldChar w:fldCharType="separate"/>
        </w:r>
        <w:r>
          <w:rPr>
            <w:noProof/>
            <w:webHidden/>
          </w:rPr>
          <w:t>306</w:t>
        </w:r>
        <w:r>
          <w:rPr>
            <w:noProof/>
            <w:webHidden/>
          </w:rPr>
          <w:fldChar w:fldCharType="end"/>
        </w:r>
      </w:hyperlink>
    </w:p>
    <w:p w14:paraId="581E0FC0"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64" w:history="1">
        <w:r w:rsidRPr="00013D2D">
          <w:rPr>
            <w:rStyle w:val="Hyperlink"/>
            <w:noProof/>
            <w:lang w:val="en-US"/>
          </w:rPr>
          <w:t>Figure 5</w:t>
        </w:r>
        <w:r w:rsidRPr="00013D2D">
          <w:rPr>
            <w:rStyle w:val="Hyperlink"/>
            <w:noProof/>
            <w:lang w:val="en-US"/>
          </w:rPr>
          <w:noBreakHyphen/>
          <w:t>4 Definition of model 5 terminals in the W2HPOOL pool</w:t>
        </w:r>
        <w:r>
          <w:rPr>
            <w:noProof/>
            <w:webHidden/>
          </w:rPr>
          <w:tab/>
        </w:r>
        <w:r>
          <w:rPr>
            <w:noProof/>
            <w:webHidden/>
          </w:rPr>
          <w:fldChar w:fldCharType="begin"/>
        </w:r>
        <w:r>
          <w:rPr>
            <w:noProof/>
            <w:webHidden/>
          </w:rPr>
          <w:instrText xml:space="preserve"> PAGEREF _Toc373485164 \h </w:instrText>
        </w:r>
        <w:r>
          <w:rPr>
            <w:noProof/>
            <w:webHidden/>
          </w:rPr>
        </w:r>
        <w:r>
          <w:rPr>
            <w:noProof/>
            <w:webHidden/>
          </w:rPr>
          <w:fldChar w:fldCharType="separate"/>
        </w:r>
        <w:r>
          <w:rPr>
            <w:noProof/>
            <w:webHidden/>
          </w:rPr>
          <w:t>306</w:t>
        </w:r>
        <w:r>
          <w:rPr>
            <w:noProof/>
            <w:webHidden/>
          </w:rPr>
          <w:fldChar w:fldCharType="end"/>
        </w:r>
      </w:hyperlink>
    </w:p>
    <w:p w14:paraId="144F2EAE"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65" w:history="1">
        <w:r w:rsidRPr="00013D2D">
          <w:rPr>
            <w:rStyle w:val="Hyperlink"/>
            <w:noProof/>
            <w:lang w:val="en-US"/>
          </w:rPr>
          <w:t>Figure 5</w:t>
        </w:r>
        <w:r w:rsidRPr="00013D2D">
          <w:rPr>
            <w:rStyle w:val="Hyperlink"/>
            <w:noProof/>
            <w:lang w:val="en-US"/>
          </w:rPr>
          <w:noBreakHyphen/>
          <w:t>5 Example of entry point with last page</w:t>
        </w:r>
        <w:r>
          <w:rPr>
            <w:noProof/>
            <w:webHidden/>
          </w:rPr>
          <w:tab/>
        </w:r>
        <w:r>
          <w:rPr>
            <w:noProof/>
            <w:webHidden/>
          </w:rPr>
          <w:fldChar w:fldCharType="begin"/>
        </w:r>
        <w:r>
          <w:rPr>
            <w:noProof/>
            <w:webHidden/>
          </w:rPr>
          <w:instrText xml:space="preserve"> PAGEREF _Toc373485165 \h </w:instrText>
        </w:r>
        <w:r>
          <w:rPr>
            <w:noProof/>
            <w:webHidden/>
          </w:rPr>
        </w:r>
        <w:r>
          <w:rPr>
            <w:noProof/>
            <w:webHidden/>
          </w:rPr>
          <w:fldChar w:fldCharType="separate"/>
        </w:r>
        <w:r>
          <w:rPr>
            <w:noProof/>
            <w:webHidden/>
          </w:rPr>
          <w:t>309</w:t>
        </w:r>
        <w:r>
          <w:rPr>
            <w:noProof/>
            <w:webHidden/>
          </w:rPr>
          <w:fldChar w:fldCharType="end"/>
        </w:r>
      </w:hyperlink>
    </w:p>
    <w:p w14:paraId="3CBE9005" w14:textId="77777777" w:rsidR="00A87DE6" w:rsidRPr="00FD11C7" w:rsidRDefault="00A87DE6">
      <w:pPr>
        <w:pStyle w:val="TableofFigures"/>
        <w:tabs>
          <w:tab w:val="right" w:leader="dot" w:pos="9912"/>
        </w:tabs>
        <w:rPr>
          <w:rFonts w:ascii="Calibri" w:hAnsi="Calibri"/>
          <w:noProof/>
          <w:sz w:val="22"/>
          <w:szCs w:val="22"/>
          <w:lang w:val="en-US"/>
        </w:rPr>
      </w:pPr>
      <w:hyperlink w:anchor="_Toc373485166" w:history="1">
        <w:r w:rsidRPr="00013D2D">
          <w:rPr>
            <w:rStyle w:val="Hyperlink"/>
            <w:noProof/>
            <w:lang w:val="en-US"/>
          </w:rPr>
          <w:t>Figure 5</w:t>
        </w:r>
        <w:r w:rsidRPr="00013D2D">
          <w:rPr>
            <w:rStyle w:val="Hyperlink"/>
            <w:noProof/>
            <w:lang w:val="en-US"/>
          </w:rPr>
          <w:noBreakHyphen/>
          <w:t>6 Example of default URL</w:t>
        </w:r>
        <w:r>
          <w:rPr>
            <w:noProof/>
            <w:webHidden/>
          </w:rPr>
          <w:tab/>
        </w:r>
        <w:r>
          <w:rPr>
            <w:noProof/>
            <w:webHidden/>
          </w:rPr>
          <w:fldChar w:fldCharType="begin"/>
        </w:r>
        <w:r>
          <w:rPr>
            <w:noProof/>
            <w:webHidden/>
          </w:rPr>
          <w:instrText xml:space="preserve"> PAGEREF _Toc373485166 \h </w:instrText>
        </w:r>
        <w:r>
          <w:rPr>
            <w:noProof/>
            <w:webHidden/>
          </w:rPr>
        </w:r>
        <w:r>
          <w:rPr>
            <w:noProof/>
            <w:webHidden/>
          </w:rPr>
          <w:fldChar w:fldCharType="separate"/>
        </w:r>
        <w:r>
          <w:rPr>
            <w:noProof/>
            <w:webHidden/>
          </w:rPr>
          <w:t>310</w:t>
        </w:r>
        <w:r>
          <w:rPr>
            <w:noProof/>
            <w:webHidden/>
          </w:rPr>
          <w:fldChar w:fldCharType="end"/>
        </w:r>
      </w:hyperlink>
    </w:p>
    <w:p w14:paraId="75A7DC3E" w14:textId="77777777" w:rsidR="00774472" w:rsidRPr="0045652F" w:rsidRDefault="00774472">
      <w:pPr>
        <w:pStyle w:val="TOC2"/>
        <w:rPr>
          <w:noProof w:val="0"/>
          <w:lang w:val="en-US"/>
        </w:rPr>
      </w:pPr>
      <w:r w:rsidRPr="0045652F">
        <w:rPr>
          <w:noProof w:val="0"/>
          <w:lang w:val="en-US"/>
        </w:rPr>
        <w:fldChar w:fldCharType="end"/>
      </w:r>
    </w:p>
    <w:p w14:paraId="43B91ADA" w14:textId="77777777" w:rsidR="003D7F90" w:rsidRDefault="003D7F90" w:rsidP="003D7F90">
      <w:pPr>
        <w:ind w:left="0"/>
        <w:rPr>
          <w:lang w:val="en-US"/>
        </w:rPr>
        <w:sectPr w:rsidR="003D7F90" w:rsidSect="00286E46">
          <w:headerReference w:type="even" r:id="rId16"/>
          <w:headerReference w:type="default" r:id="rId17"/>
          <w:footerReference w:type="even" r:id="rId18"/>
          <w:footerReference w:type="default" r:id="rId19"/>
          <w:headerReference w:type="first" r:id="rId20"/>
          <w:footerReference w:type="first" r:id="rId21"/>
          <w:type w:val="oddPage"/>
          <w:pgSz w:w="11907" w:h="16840" w:code="9"/>
          <w:pgMar w:top="567" w:right="851" w:bottom="567" w:left="567" w:header="720" w:footer="720" w:gutter="567"/>
          <w:pgNumType w:fmt="lowerRoman"/>
          <w:cols w:space="720"/>
        </w:sectPr>
      </w:pPr>
    </w:p>
    <w:p w14:paraId="2F47FF6D" w14:textId="77777777" w:rsidR="003D7F90" w:rsidRDefault="003D7F90">
      <w:pPr>
        <w:pStyle w:val="Heading1"/>
        <w:rPr>
          <w:lang w:val="en-US"/>
        </w:rPr>
        <w:sectPr w:rsidR="003D7F90" w:rsidSect="00286E46">
          <w:headerReference w:type="first" r:id="rId22"/>
          <w:footerReference w:type="first" r:id="rId23"/>
          <w:type w:val="continuous"/>
          <w:pgSz w:w="11907" w:h="16840" w:code="9"/>
          <w:pgMar w:top="567" w:right="851" w:bottom="567" w:left="567" w:header="720" w:footer="720" w:gutter="567"/>
          <w:cols w:space="720"/>
        </w:sectPr>
      </w:pPr>
      <w:bookmarkStart w:id="6" w:name="_Toc93996962"/>
    </w:p>
    <w:p w14:paraId="781ED774" w14:textId="77777777" w:rsidR="00774472" w:rsidRPr="0045652F" w:rsidRDefault="00774472">
      <w:pPr>
        <w:pStyle w:val="Heading1"/>
        <w:rPr>
          <w:lang w:val="en-US"/>
        </w:rPr>
      </w:pPr>
      <w:bookmarkStart w:id="7" w:name="_Toc373484905"/>
      <w:r w:rsidRPr="0045652F">
        <w:rPr>
          <w:lang w:val="en-US"/>
        </w:rPr>
        <w:lastRenderedPageBreak/>
        <w:t>Incoming Calls</w:t>
      </w:r>
      <w:bookmarkEnd w:id="6"/>
      <w:bookmarkEnd w:id="7"/>
    </w:p>
    <w:p w14:paraId="523C7BB2" w14:textId="77777777" w:rsidR="00774472" w:rsidRPr="0045652F" w:rsidRDefault="00774472">
      <w:pPr>
        <w:pStyle w:val="Heading2"/>
        <w:rPr>
          <w:lang w:val="en-US"/>
        </w:rPr>
      </w:pPr>
      <w:bookmarkStart w:id="8" w:name="_Toc373484906"/>
      <w:r w:rsidRPr="0045652F">
        <w:rPr>
          <w:lang w:val="en-US"/>
        </w:rPr>
        <w:t>VIRTEL Web Access</w:t>
      </w:r>
      <w:bookmarkEnd w:id="8"/>
    </w:p>
    <w:p w14:paraId="75622D8F" w14:textId="77777777" w:rsidR="00774472" w:rsidRPr="0045652F" w:rsidRDefault="00774472">
      <w:pPr>
        <w:pStyle w:val="Heading3"/>
        <w:rPr>
          <w:lang w:val="en-US"/>
        </w:rPr>
      </w:pPr>
      <w:bookmarkStart w:id="9" w:name="_Toc505769781"/>
      <w:bookmarkStart w:id="10" w:name="_Toc506115165"/>
      <w:bookmarkStart w:id="11" w:name="_Toc93996964"/>
      <w:bookmarkStart w:id="12" w:name="_Toc373484907"/>
      <w:r w:rsidRPr="0045652F">
        <w:rPr>
          <w:lang w:val="en-US"/>
        </w:rPr>
        <w:t>Introduction</w:t>
      </w:r>
      <w:bookmarkEnd w:id="9"/>
      <w:bookmarkEnd w:id="10"/>
      <w:bookmarkEnd w:id="11"/>
      <w:bookmarkEnd w:id="12"/>
    </w:p>
    <w:p w14:paraId="527AB53E" w14:textId="77777777" w:rsidR="00774472" w:rsidRPr="0045652F" w:rsidRDefault="00774472">
      <w:pPr>
        <w:pStyle w:val="Heading4"/>
        <w:rPr>
          <w:lang w:val="en-US"/>
        </w:rPr>
      </w:pPr>
      <w:r w:rsidRPr="0045652F">
        <w:rPr>
          <w:lang w:val="en-US"/>
        </w:rPr>
        <w:t>VIRTEL Web Access (VWA)</w:t>
      </w:r>
    </w:p>
    <w:p w14:paraId="4887F3C0" w14:textId="77777777" w:rsidR="00774472" w:rsidRPr="0045652F" w:rsidRDefault="00774472">
      <w:pPr>
        <w:rPr>
          <w:lang w:val="en-US"/>
        </w:rPr>
      </w:pPr>
      <w:r w:rsidRPr="0045652F">
        <w:rPr>
          <w:szCs w:val="19"/>
          <w:lang w:val="en-US"/>
        </w:rPr>
        <w:fldChar w:fldCharType="begin"/>
      </w:r>
      <w:r w:rsidRPr="0045652F">
        <w:rPr>
          <w:lang w:val="en-US"/>
        </w:rPr>
        <w:instrText xml:space="preserve"> XE "VWA" </w:instrText>
      </w:r>
      <w:r w:rsidRPr="0045652F">
        <w:rPr>
          <w:szCs w:val="19"/>
          <w:lang w:val="en-US"/>
        </w:rPr>
        <w:fldChar w:fldCharType="end"/>
      </w:r>
      <w:r w:rsidRPr="0045652F">
        <w:rPr>
          <w:szCs w:val="19"/>
          <w:lang w:val="en-US"/>
        </w:rPr>
        <w:fldChar w:fldCharType="begin"/>
      </w:r>
      <w:r w:rsidRPr="0045652F">
        <w:rPr>
          <w:lang w:val="en-US"/>
        </w:rPr>
        <w:instrText xml:space="preserve"> XE "VIRTEL Web Access" </w:instrText>
      </w:r>
      <w:r w:rsidRPr="0045652F">
        <w:rPr>
          <w:szCs w:val="19"/>
          <w:lang w:val="en-US"/>
        </w:rPr>
        <w:fldChar w:fldCharType="end"/>
      </w:r>
      <w:r w:rsidRPr="0045652F">
        <w:rPr>
          <w:szCs w:val="19"/>
          <w:lang w:val="en-US"/>
        </w:rPr>
        <w:fldChar w:fldCharType="begin"/>
      </w:r>
      <w:r w:rsidRPr="0045652F">
        <w:rPr>
          <w:lang w:val="en-US"/>
        </w:rPr>
        <w:instrText xml:space="preserve"> XE "Web Access" </w:instrText>
      </w:r>
      <w:r w:rsidRPr="0045652F">
        <w:rPr>
          <w:szCs w:val="19"/>
          <w:lang w:val="en-US"/>
        </w:rPr>
        <w:fldChar w:fldCharType="end"/>
      </w:r>
      <w:r w:rsidRPr="0045652F">
        <w:rPr>
          <w:szCs w:val="19"/>
          <w:lang w:val="en-US"/>
        </w:rPr>
        <w:fldChar w:fldCharType="begin"/>
      </w:r>
      <w:r w:rsidRPr="0045652F">
        <w:rPr>
          <w:lang w:val="en-US"/>
        </w:rPr>
        <w:instrText xml:space="preserve"> XE "</w:instrText>
      </w:r>
      <w:r w:rsidRPr="0045652F">
        <w:rPr>
          <w:szCs w:val="19"/>
          <w:lang w:val="en-US"/>
        </w:rPr>
        <w:instrText>Web-to-Host</w:instrText>
      </w:r>
      <w:r w:rsidRPr="0045652F">
        <w:rPr>
          <w:lang w:val="en-US"/>
        </w:rPr>
        <w:instrText xml:space="preserve">" </w:instrText>
      </w:r>
      <w:r w:rsidRPr="0045652F">
        <w:rPr>
          <w:szCs w:val="19"/>
          <w:lang w:val="en-US"/>
        </w:rPr>
        <w:fldChar w:fldCharType="end"/>
      </w:r>
      <w:r w:rsidRPr="0045652F">
        <w:rPr>
          <w:szCs w:val="19"/>
          <w:lang w:val="en-US"/>
        </w:rPr>
        <w:fldChar w:fldCharType="begin"/>
      </w:r>
      <w:r w:rsidRPr="0045652F">
        <w:rPr>
          <w:lang w:val="en-US"/>
        </w:rPr>
        <w:instrText xml:space="preserve"> XE "</w:instrText>
      </w:r>
      <w:r w:rsidRPr="0045652F">
        <w:rPr>
          <w:szCs w:val="19"/>
          <w:lang w:val="en-US"/>
        </w:rPr>
        <w:instrText>WEB2HOST</w:instrText>
      </w:r>
      <w:r w:rsidRPr="0045652F">
        <w:rPr>
          <w:lang w:val="en-US"/>
        </w:rPr>
        <w:instrText xml:space="preserve">" </w:instrText>
      </w:r>
      <w:r w:rsidRPr="0045652F">
        <w:rPr>
          <w:szCs w:val="19"/>
          <w:lang w:val="en-US"/>
        </w:rPr>
        <w:fldChar w:fldCharType="end"/>
      </w:r>
      <w:r w:rsidRPr="0045652F">
        <w:rPr>
          <w:szCs w:val="19"/>
          <w:lang w:val="en-US"/>
        </w:rPr>
        <w:fldChar w:fldCharType="begin"/>
      </w:r>
      <w:r w:rsidRPr="0045652F">
        <w:rPr>
          <w:lang w:val="en-US"/>
        </w:rPr>
        <w:instrText xml:space="preserve"> XE "W2H" </w:instrText>
      </w:r>
      <w:r w:rsidRPr="0045652F">
        <w:rPr>
          <w:szCs w:val="19"/>
          <w:lang w:val="en-US"/>
        </w:rPr>
        <w:fldChar w:fldCharType="end"/>
      </w:r>
      <w:r w:rsidRPr="0045652F">
        <w:rPr>
          <w:szCs w:val="19"/>
          <w:lang w:val="en-US"/>
        </w:rPr>
        <w:t xml:space="preserve">VIRTEL Web Access, formerly known as </w:t>
      </w:r>
      <w:r w:rsidRPr="0045652F">
        <w:rPr>
          <w:lang w:val="en-US"/>
        </w:rPr>
        <w:t>“Web-to-Host” (W2H), is a set of functions which enable information produced by host applications to be presented in an Internet browser.</w:t>
      </w:r>
    </w:p>
    <w:p w14:paraId="229ED9A1" w14:textId="77777777" w:rsidR="00774472" w:rsidRPr="0045652F" w:rsidRDefault="00774472">
      <w:pPr>
        <w:rPr>
          <w:lang w:val="en-US"/>
        </w:rPr>
      </w:pPr>
    </w:p>
    <w:p w14:paraId="430FB6E7" w14:textId="77777777" w:rsidR="00774472" w:rsidRPr="0045652F" w:rsidRDefault="00774472">
      <w:pPr>
        <w:rPr>
          <w:lang w:val="en-US"/>
        </w:rPr>
      </w:pPr>
      <w:r w:rsidRPr="0045652F">
        <w:rPr>
          <w:lang w:val="en-US"/>
        </w:rPr>
        <w:t>The principle of operation of this program relies on the production of HTML pages stored in a directory at the host site containing standard tags and also tags specific to VIRTEL.  Invoked by a browser or a program, these pages form the basis of translation “on the fly” of the specific tags, thus enabling the dynamic generation of pages sent to the browser.  The VWA model also includes functions which allow dynamic modification of the presentation of the 3270 screens in an HTML page, with the aim of making the interface as “clickable” as possible.  This chapter describes the set of functions required to support this function and presupposes a certain knowledge of the development of HTML pages.</w:t>
      </w:r>
    </w:p>
    <w:p w14:paraId="4CE88559" w14:textId="77777777" w:rsidR="00774472" w:rsidRPr="0045652F" w:rsidRDefault="00774472">
      <w:pPr>
        <w:rPr>
          <w:lang w:val="en-US"/>
        </w:rPr>
      </w:pPr>
    </w:p>
    <w:p w14:paraId="0F508179" w14:textId="77777777" w:rsidR="00774472" w:rsidRPr="0045652F" w:rsidRDefault="00774472">
      <w:pPr>
        <w:rPr>
          <w:lang w:val="en-US"/>
        </w:rPr>
      </w:pPr>
      <w:r w:rsidRPr="0045652F">
        <w:rPr>
          <w:lang w:val="en-US"/>
        </w:rPr>
        <w:t>Some fundamental principles must be taken into consideration:</w:t>
      </w:r>
    </w:p>
    <w:p w14:paraId="1E83C624" w14:textId="77777777" w:rsidR="00774472" w:rsidRPr="0045652F" w:rsidRDefault="00774472">
      <w:pPr>
        <w:rPr>
          <w:lang w:val="en-US"/>
        </w:rPr>
      </w:pPr>
    </w:p>
    <w:p w14:paraId="40551BFC" w14:textId="77777777" w:rsidR="00774472" w:rsidRPr="0045652F" w:rsidRDefault="00774472" w:rsidP="004647A9">
      <w:pPr>
        <w:numPr>
          <w:ilvl w:val="0"/>
          <w:numId w:val="1"/>
        </w:numPr>
        <w:rPr>
          <w:lang w:val="en-US"/>
        </w:rPr>
      </w:pPr>
      <w:r w:rsidRPr="0045652F">
        <w:rPr>
          <w:lang w:val="en-US"/>
        </w:rPr>
        <w:t>Sessions between a browser and an HTTP server are in disconnected mode, while they are in connected mode between VIRTEL and the host application.</w:t>
      </w:r>
    </w:p>
    <w:p w14:paraId="1C1F6246" w14:textId="77777777" w:rsidR="00774472" w:rsidRPr="0045652F" w:rsidRDefault="00774472" w:rsidP="004647A9">
      <w:pPr>
        <w:numPr>
          <w:ilvl w:val="0"/>
          <w:numId w:val="1"/>
        </w:numPr>
        <w:rPr>
          <w:lang w:val="en-US"/>
        </w:rPr>
      </w:pPr>
      <w:r w:rsidRPr="0045652F">
        <w:rPr>
          <w:lang w:val="en-US"/>
        </w:rPr>
        <w:t>The flow of information between an HTTP server and a client’s browser always occurs on the initiative of the client.</w:t>
      </w:r>
    </w:p>
    <w:p w14:paraId="7B09D518" w14:textId="77777777" w:rsidR="00774472" w:rsidRPr="0045652F" w:rsidRDefault="00774472" w:rsidP="004647A9">
      <w:pPr>
        <w:numPr>
          <w:ilvl w:val="0"/>
          <w:numId w:val="1"/>
        </w:numPr>
        <w:rPr>
          <w:lang w:val="en-US"/>
        </w:rPr>
      </w:pPr>
      <w:r w:rsidRPr="0045652F">
        <w:rPr>
          <w:lang w:val="en-US"/>
        </w:rPr>
        <w:t>A single request from the browser will only invoke a single response from the HTTP server, while the transmission of a message to an application on the host may generate several response messages at once (for example, a message to clear the screen followed by a new screen image).</w:t>
      </w:r>
    </w:p>
    <w:p w14:paraId="4340E65D" w14:textId="77777777" w:rsidR="00774472" w:rsidRPr="0045652F" w:rsidRDefault="00774472">
      <w:pPr>
        <w:rPr>
          <w:lang w:val="en-US"/>
        </w:rPr>
      </w:pPr>
    </w:p>
    <w:p w14:paraId="2BD26650" w14:textId="77777777" w:rsidR="00774472" w:rsidRPr="0045652F" w:rsidRDefault="00774472">
      <w:pPr>
        <w:rPr>
          <w:lang w:val="en-US"/>
        </w:rPr>
      </w:pPr>
      <w:r w:rsidRPr="0045652F">
        <w:rPr>
          <w:lang w:val="en-US"/>
        </w:rPr>
        <w:t>These differences give rise to a need to ensure maintenance of session context between a client and a host application.  This is done by the SESSION-CODE tag embedded in each template page.</w:t>
      </w:r>
    </w:p>
    <w:p w14:paraId="41ABCD73" w14:textId="77777777" w:rsidR="00774472" w:rsidRPr="0045652F" w:rsidRDefault="00774472">
      <w:pPr>
        <w:rPr>
          <w:lang w:val="en-US"/>
        </w:rPr>
      </w:pPr>
    </w:p>
    <w:p w14:paraId="76F58C11" w14:textId="77777777" w:rsidR="00774472" w:rsidRPr="0045652F" w:rsidRDefault="00774472">
      <w:pPr>
        <w:rPr>
          <w:lang w:val="en-US"/>
        </w:rPr>
      </w:pPr>
      <w:r w:rsidRPr="0045652F">
        <w:rPr>
          <w:lang w:val="en-US"/>
        </w:rPr>
        <w:t>Although the HTML pages used to display 3270 data contain specific VIRTEL tags, these pages can be developed using standard web development tools.  The pages containing VIRTEL specific tags are stored in a VIRTEL directory along with any images and other elements required.</w:t>
      </w:r>
    </w:p>
    <w:p w14:paraId="450B5978" w14:textId="77777777" w:rsidR="00774472" w:rsidRPr="0045652F" w:rsidRDefault="00774472">
      <w:pPr>
        <w:pStyle w:val="Heading4"/>
        <w:rPr>
          <w:lang w:val="en-US"/>
        </w:rPr>
      </w:pPr>
      <w:r w:rsidRPr="0045652F">
        <w:rPr>
          <w:lang w:val="en-US"/>
        </w:rPr>
        <w:lastRenderedPageBreak/>
        <w:t>VIRTEL Web Modernisation (VWM)</w:t>
      </w:r>
    </w:p>
    <w:p w14:paraId="5F741CA5" w14:textId="77777777" w:rsidR="00774472" w:rsidRPr="0045652F" w:rsidRDefault="00774472">
      <w:pPr>
        <w:keepNext/>
        <w:keepLines/>
        <w:rPr>
          <w:lang w:val="en-US"/>
        </w:rPr>
      </w:pPr>
      <w:r w:rsidRPr="0045652F">
        <w:rPr>
          <w:szCs w:val="19"/>
          <w:lang w:val="en-US"/>
        </w:rPr>
        <w:fldChar w:fldCharType="begin"/>
      </w:r>
      <w:r w:rsidRPr="0045652F">
        <w:rPr>
          <w:lang w:val="en-US"/>
        </w:rPr>
        <w:instrText xml:space="preserve"> XE "VWM" </w:instrText>
      </w:r>
      <w:r w:rsidRPr="0045652F">
        <w:rPr>
          <w:szCs w:val="19"/>
          <w:lang w:val="en-US"/>
        </w:rPr>
        <w:fldChar w:fldCharType="end"/>
      </w:r>
      <w:r w:rsidRPr="0045652F">
        <w:rPr>
          <w:szCs w:val="19"/>
          <w:lang w:val="en-US"/>
        </w:rPr>
        <w:fldChar w:fldCharType="begin"/>
      </w:r>
      <w:r w:rsidRPr="0045652F">
        <w:rPr>
          <w:lang w:val="en-US"/>
        </w:rPr>
        <w:instrText xml:space="preserve"> XE "VIRTEL Web Modernisation" </w:instrText>
      </w:r>
      <w:r w:rsidRPr="0045652F">
        <w:rPr>
          <w:szCs w:val="19"/>
          <w:lang w:val="en-US"/>
        </w:rPr>
        <w:fldChar w:fldCharType="end"/>
      </w:r>
      <w:r w:rsidRPr="0045652F">
        <w:rPr>
          <w:szCs w:val="19"/>
          <w:lang w:val="en-US"/>
        </w:rPr>
        <w:fldChar w:fldCharType="begin"/>
      </w:r>
      <w:r w:rsidRPr="0045652F">
        <w:rPr>
          <w:lang w:val="en-US"/>
        </w:rPr>
        <w:instrText xml:space="preserve"> XE "Web Modernisation" </w:instrText>
      </w:r>
      <w:r w:rsidRPr="0045652F">
        <w:rPr>
          <w:szCs w:val="19"/>
          <w:lang w:val="en-US"/>
        </w:rPr>
        <w:fldChar w:fldCharType="end"/>
      </w:r>
      <w:r w:rsidRPr="0045652F">
        <w:rPr>
          <w:szCs w:val="19"/>
          <w:lang w:val="en-US"/>
        </w:rPr>
        <w:fldChar w:fldCharType="begin"/>
      </w:r>
      <w:r w:rsidRPr="0045652F">
        <w:rPr>
          <w:lang w:val="en-US"/>
        </w:rPr>
        <w:instrText xml:space="preserve"> XE "</w:instrText>
      </w:r>
      <w:r w:rsidRPr="0045652F">
        <w:rPr>
          <w:szCs w:val="19"/>
          <w:lang w:val="en-US"/>
        </w:rPr>
        <w:instrText>Host-Web-Services</w:instrText>
      </w:r>
      <w:r w:rsidRPr="0045652F">
        <w:rPr>
          <w:lang w:val="en-US"/>
        </w:rPr>
        <w:instrText xml:space="preserve">" </w:instrText>
      </w:r>
      <w:r w:rsidRPr="0045652F">
        <w:rPr>
          <w:szCs w:val="19"/>
          <w:lang w:val="en-US"/>
        </w:rPr>
        <w:fldChar w:fldCharType="end"/>
      </w:r>
      <w:r w:rsidRPr="0045652F">
        <w:rPr>
          <w:szCs w:val="19"/>
          <w:lang w:val="en-US"/>
        </w:rPr>
        <w:fldChar w:fldCharType="begin"/>
      </w:r>
      <w:r w:rsidRPr="0045652F">
        <w:rPr>
          <w:lang w:val="en-US"/>
        </w:rPr>
        <w:instrText xml:space="preserve"> XE "HWS" </w:instrText>
      </w:r>
      <w:r w:rsidRPr="0045652F">
        <w:rPr>
          <w:szCs w:val="19"/>
          <w:lang w:val="en-US"/>
        </w:rPr>
        <w:fldChar w:fldCharType="end"/>
      </w:r>
      <w:r w:rsidRPr="0045652F">
        <w:rPr>
          <w:szCs w:val="19"/>
          <w:lang w:val="en-US"/>
        </w:rPr>
        <w:t>VIRTEL Web Modernisation, formerly known as</w:t>
      </w:r>
      <w:r w:rsidRPr="0045652F">
        <w:rPr>
          <w:lang w:val="en-US"/>
        </w:rPr>
        <w:t xml:space="preserve"> “Host-Web-Services” (HWS), allows the presentation of host applications to be modified, without modifying the application itself.  The presentation can be adapted to a format (HTML, XML, Excel, etc) suited to the requester, while hiding the details of navigation within the 3270 transactions.</w:t>
      </w:r>
    </w:p>
    <w:p w14:paraId="047BCDCC" w14:textId="77777777" w:rsidR="00774472" w:rsidRPr="0045652F" w:rsidRDefault="00774472">
      <w:pPr>
        <w:keepNext/>
        <w:keepLines/>
        <w:rPr>
          <w:lang w:val="en-US"/>
        </w:rPr>
      </w:pPr>
    </w:p>
    <w:p w14:paraId="1C92B526" w14:textId="77777777" w:rsidR="00774472" w:rsidRPr="0045652F" w:rsidRDefault="00774472">
      <w:pPr>
        <w:keepNext/>
        <w:keepLines/>
        <w:rPr>
          <w:lang w:val="en-US"/>
        </w:rPr>
      </w:pPr>
      <w:r w:rsidRPr="0045652F">
        <w:rPr>
          <w:lang w:val="en-US"/>
        </w:rPr>
        <w:t xml:space="preserve">This function is implemented through a combination of the VIRTEL Web Access functions described in “Creating HTML and XML template pages” </w:t>
      </w:r>
      <w:r w:rsidRPr="0045652F">
        <w:rPr>
          <w:lang w:val="en-US"/>
        </w:rPr>
        <w:fldChar w:fldCharType="begin"/>
      </w:r>
      <w:r w:rsidRPr="0045652F">
        <w:rPr>
          <w:lang w:val="en-US"/>
        </w:rPr>
        <w:instrText xml:space="preserve"> PAGEREF _Ref93998726 \p \h </w:instrText>
      </w:r>
      <w:r w:rsidRPr="0045652F">
        <w:rPr>
          <w:lang w:val="en-US"/>
        </w:rPr>
      </w:r>
      <w:r w:rsidRPr="0045652F">
        <w:rPr>
          <w:lang w:val="en-US"/>
        </w:rPr>
        <w:fldChar w:fldCharType="separate"/>
      </w:r>
      <w:r w:rsidR="00A87DE6">
        <w:rPr>
          <w:noProof/>
          <w:lang w:val="en-US"/>
        </w:rPr>
        <w:t>sur la page 27</w:t>
      </w:r>
      <w:r w:rsidRPr="0045652F">
        <w:rPr>
          <w:lang w:val="en-US"/>
        </w:rPr>
        <w:fldChar w:fldCharType="end"/>
      </w:r>
      <w:r w:rsidRPr="0045652F">
        <w:rPr>
          <w:lang w:val="en-US"/>
        </w:rPr>
        <w:t xml:space="preserve"> and the “scenario language” described in “Web-to-Host Scenarios” </w:t>
      </w:r>
      <w:r w:rsidRPr="0045652F">
        <w:rPr>
          <w:lang w:val="en-US"/>
        </w:rPr>
        <w:fldChar w:fldCharType="begin"/>
      </w:r>
      <w:r w:rsidRPr="0045652F">
        <w:rPr>
          <w:lang w:val="en-US"/>
        </w:rPr>
        <w:instrText xml:space="preserve"> PAGEREF _Ref163988399 \p \h </w:instrText>
      </w:r>
      <w:r w:rsidRPr="0045652F">
        <w:rPr>
          <w:lang w:val="en-US"/>
        </w:rPr>
      </w:r>
      <w:r w:rsidRPr="0045652F">
        <w:rPr>
          <w:lang w:val="en-US"/>
        </w:rPr>
        <w:fldChar w:fldCharType="separate"/>
      </w:r>
      <w:r w:rsidR="00A87DE6">
        <w:rPr>
          <w:noProof/>
          <w:lang w:val="en-US"/>
        </w:rPr>
        <w:t>sur la page 115</w:t>
      </w:r>
      <w:r w:rsidRPr="0045652F">
        <w:rPr>
          <w:lang w:val="en-US"/>
        </w:rPr>
        <w:fldChar w:fldCharType="end"/>
      </w:r>
      <w:r w:rsidRPr="0045652F">
        <w:rPr>
          <w:lang w:val="en-US"/>
        </w:rPr>
        <w:t>.</w:t>
      </w:r>
    </w:p>
    <w:p w14:paraId="433C2276" w14:textId="77777777" w:rsidR="00774472" w:rsidRPr="0045652F" w:rsidRDefault="00774472">
      <w:pPr>
        <w:keepNext/>
        <w:keepLines/>
        <w:rPr>
          <w:lang w:val="en-US"/>
        </w:rPr>
      </w:pPr>
    </w:p>
    <w:p w14:paraId="7502D06C" w14:textId="77777777" w:rsidR="00774472" w:rsidRPr="0045652F" w:rsidRDefault="00774472">
      <w:pPr>
        <w:rPr>
          <w:lang w:val="en-US"/>
        </w:rPr>
      </w:pPr>
      <w:r w:rsidRPr="0045652F">
        <w:rPr>
          <w:lang w:val="en-US"/>
        </w:rPr>
        <w:t>VIRTEL Web Modernisation allows “frozen” or “untouchable” 3270 transactions to be accessed by intermediate servers (n-tier architecture) or from a browser, while hiding the details of navigation within the transactions.  Variable input data for the transaction can either be included in the URL (GET method), or sent as data with the HTTP request (POST method).</w:t>
      </w:r>
    </w:p>
    <w:p w14:paraId="0802AAFC" w14:textId="77777777" w:rsidR="00774472" w:rsidRPr="0045652F" w:rsidRDefault="00774472">
      <w:pPr>
        <w:pStyle w:val="Heading4"/>
        <w:rPr>
          <w:lang w:val="en-US"/>
        </w:rPr>
      </w:pPr>
      <w:r w:rsidRPr="0045652F">
        <w:rPr>
          <w:lang w:val="en-US"/>
        </w:rPr>
        <w:t>VIRTEL Web Integration (VWI)</w:t>
      </w:r>
    </w:p>
    <w:p w14:paraId="696640D0" w14:textId="77777777" w:rsidR="00774472" w:rsidRPr="0045652F" w:rsidRDefault="00774472">
      <w:pPr>
        <w:keepNext/>
        <w:keepLines/>
        <w:rPr>
          <w:lang w:val="en-US"/>
        </w:rPr>
      </w:pPr>
      <w:r w:rsidRPr="0045652F">
        <w:rPr>
          <w:szCs w:val="19"/>
          <w:lang w:val="en-US"/>
        </w:rPr>
        <w:fldChar w:fldCharType="begin"/>
      </w:r>
      <w:r w:rsidRPr="0045652F">
        <w:rPr>
          <w:lang w:val="en-US"/>
        </w:rPr>
        <w:instrText xml:space="preserve"> XE "VWI" </w:instrText>
      </w:r>
      <w:r w:rsidRPr="0045652F">
        <w:rPr>
          <w:szCs w:val="19"/>
          <w:lang w:val="en-US"/>
        </w:rPr>
        <w:fldChar w:fldCharType="end"/>
      </w:r>
      <w:r w:rsidRPr="0045652F">
        <w:rPr>
          <w:szCs w:val="19"/>
          <w:lang w:val="en-US"/>
        </w:rPr>
        <w:fldChar w:fldCharType="begin"/>
      </w:r>
      <w:r w:rsidRPr="0045652F">
        <w:rPr>
          <w:lang w:val="en-US"/>
        </w:rPr>
        <w:instrText xml:space="preserve"> XE "VIRTEL Web Integration" </w:instrText>
      </w:r>
      <w:r w:rsidRPr="0045652F">
        <w:rPr>
          <w:szCs w:val="19"/>
          <w:lang w:val="en-US"/>
        </w:rPr>
        <w:fldChar w:fldCharType="end"/>
      </w:r>
      <w:r w:rsidRPr="0045652F">
        <w:rPr>
          <w:szCs w:val="19"/>
          <w:lang w:val="en-US"/>
        </w:rPr>
        <w:fldChar w:fldCharType="begin"/>
      </w:r>
      <w:r w:rsidRPr="0045652F">
        <w:rPr>
          <w:lang w:val="en-US"/>
        </w:rPr>
        <w:instrText xml:space="preserve"> XE "Web Integration" </w:instrText>
      </w:r>
      <w:r w:rsidRPr="0045652F">
        <w:rPr>
          <w:szCs w:val="19"/>
          <w:lang w:val="en-US"/>
        </w:rPr>
        <w:fldChar w:fldCharType="end"/>
      </w:r>
      <w:r w:rsidRPr="0045652F">
        <w:rPr>
          <w:szCs w:val="19"/>
          <w:lang w:val="en-US"/>
        </w:rPr>
        <w:fldChar w:fldCharType="begin"/>
      </w:r>
      <w:r w:rsidRPr="0045652F">
        <w:rPr>
          <w:lang w:val="en-US"/>
        </w:rPr>
        <w:instrText xml:space="preserve"> XE "</w:instrText>
      </w:r>
      <w:r w:rsidRPr="0045652F">
        <w:rPr>
          <w:szCs w:val="19"/>
          <w:lang w:val="en-US"/>
        </w:rPr>
        <w:instrText>Host-for-Web</w:instrText>
      </w:r>
      <w:r w:rsidRPr="0045652F">
        <w:rPr>
          <w:lang w:val="en-US"/>
        </w:rPr>
        <w:instrText xml:space="preserve">" </w:instrText>
      </w:r>
      <w:r w:rsidRPr="0045652F">
        <w:rPr>
          <w:szCs w:val="19"/>
          <w:lang w:val="en-US"/>
        </w:rPr>
        <w:fldChar w:fldCharType="end"/>
      </w:r>
      <w:r w:rsidRPr="0045652F">
        <w:rPr>
          <w:szCs w:val="19"/>
          <w:lang w:val="en-US"/>
        </w:rPr>
        <w:fldChar w:fldCharType="begin"/>
      </w:r>
      <w:r w:rsidRPr="0045652F">
        <w:rPr>
          <w:lang w:val="en-US"/>
        </w:rPr>
        <w:instrText xml:space="preserve"> XE "</w:instrText>
      </w:r>
      <w:r w:rsidRPr="0045652F">
        <w:rPr>
          <w:szCs w:val="19"/>
          <w:lang w:val="en-US"/>
        </w:rPr>
        <w:instrText>HOST4WEB</w:instrText>
      </w:r>
      <w:r w:rsidRPr="0045652F">
        <w:rPr>
          <w:lang w:val="en-US"/>
        </w:rPr>
        <w:instrText xml:space="preserve">" </w:instrText>
      </w:r>
      <w:r w:rsidRPr="0045652F">
        <w:rPr>
          <w:szCs w:val="19"/>
          <w:lang w:val="en-US"/>
        </w:rPr>
        <w:fldChar w:fldCharType="end"/>
      </w:r>
      <w:r w:rsidRPr="0045652F">
        <w:rPr>
          <w:szCs w:val="19"/>
          <w:lang w:val="en-US"/>
        </w:rPr>
        <w:fldChar w:fldCharType="begin"/>
      </w:r>
      <w:r w:rsidRPr="0045652F">
        <w:rPr>
          <w:lang w:val="en-US"/>
        </w:rPr>
        <w:instrText xml:space="preserve"> XE "H4W" </w:instrText>
      </w:r>
      <w:r w:rsidRPr="0045652F">
        <w:rPr>
          <w:szCs w:val="19"/>
          <w:lang w:val="en-US"/>
        </w:rPr>
        <w:fldChar w:fldCharType="end"/>
      </w:r>
      <w:r w:rsidRPr="0045652F">
        <w:rPr>
          <w:szCs w:val="19"/>
          <w:lang w:val="en-US"/>
        </w:rPr>
        <w:t>The objective of VIRTEL Web Integration, formerly known as “</w:t>
      </w:r>
      <w:r w:rsidRPr="0045652F">
        <w:rPr>
          <w:lang w:val="en-US"/>
        </w:rPr>
        <w:t>Host-for-Web” (H4W), is to allow a host application to take maximum control of its web interface.  This is in complete contrast to VWA/VWM, whose objective is to avoid modification of host applications.</w:t>
      </w:r>
    </w:p>
    <w:p w14:paraId="12D15F68" w14:textId="77777777" w:rsidR="00774472" w:rsidRPr="0045652F" w:rsidRDefault="00774472">
      <w:pPr>
        <w:keepNext/>
        <w:keepLines/>
        <w:rPr>
          <w:lang w:val="en-US"/>
        </w:rPr>
      </w:pPr>
    </w:p>
    <w:p w14:paraId="0545C538" w14:textId="77777777" w:rsidR="00774472" w:rsidRPr="0045652F" w:rsidRDefault="00774472">
      <w:pPr>
        <w:keepNext/>
        <w:keepLines/>
        <w:rPr>
          <w:lang w:val="en-US"/>
        </w:rPr>
      </w:pPr>
      <w:r w:rsidRPr="0045652F">
        <w:rPr>
          <w:lang w:val="en-US"/>
        </w:rPr>
        <w:t>To control its web interface, an application has at its disposal primarily the 3270 screen, the VIRTEL table variable facility, the HTML page template, and a set of VIRTEL commands contained in structured fields.  Additionally, for browser requests which enter VIRTEL using an entry point which specifies emulation type “HOST4WEB”, the application can also use a set of VIRTEL control commands which can be embedded in the 3270 screen via a BMS map, ISPF panel, or 3270 datastream.  These HOST4WEB commands, available from VIRTEL version 4.28 onwards, provide the same general functions as the structured field commands in earlier versions.</w:t>
      </w:r>
    </w:p>
    <w:p w14:paraId="60AB9DCE" w14:textId="77777777" w:rsidR="00774472" w:rsidRPr="0045652F" w:rsidRDefault="00774472">
      <w:pPr>
        <w:keepNext/>
        <w:keepLines/>
        <w:rPr>
          <w:lang w:val="en-US"/>
        </w:rPr>
      </w:pPr>
    </w:p>
    <w:p w14:paraId="32D1C4F9" w14:textId="77777777" w:rsidR="00774472" w:rsidRPr="0045652F" w:rsidRDefault="00774472">
      <w:pPr>
        <w:keepNext/>
        <w:keepLines/>
        <w:rPr>
          <w:lang w:val="en-US"/>
        </w:rPr>
      </w:pPr>
      <w:r w:rsidRPr="0045652F">
        <w:rPr>
          <w:lang w:val="en-US"/>
        </w:rPr>
        <w:t>Table variables, structured field commands, and HOST4WEB commands, are sent by the application to the 3270 session using standard methods (EXEC CICS SEND, ISPEXEC DISPLAY PANEL, TSO TPUT, etc).  VIRTEL intercepts and acts upon these commands, for example by selecting the page template or loading data which can be referenced by VIRTEL orders embedded in the page templates and used to build lists of values or data tables.</w:t>
      </w:r>
    </w:p>
    <w:p w14:paraId="347E55D5" w14:textId="77777777" w:rsidR="00774472" w:rsidRPr="0045652F" w:rsidRDefault="00774472">
      <w:pPr>
        <w:keepNext/>
        <w:keepLines/>
        <w:rPr>
          <w:lang w:val="en-US"/>
        </w:rPr>
      </w:pPr>
    </w:p>
    <w:p w14:paraId="6DAF89E4" w14:textId="77777777" w:rsidR="00774472" w:rsidRPr="0045652F" w:rsidRDefault="00774472">
      <w:pPr>
        <w:rPr>
          <w:lang w:val="en-US"/>
        </w:rPr>
      </w:pPr>
      <w:r w:rsidRPr="0045652F">
        <w:rPr>
          <w:lang w:val="en-US"/>
        </w:rPr>
        <w:t xml:space="preserve">For more information, refer to the VIRTEL Programming Interface documentation </w:t>
      </w:r>
      <w:r w:rsidRPr="0045652F">
        <w:rPr>
          <w:lang w:val="en-US"/>
        </w:rPr>
        <w:fldChar w:fldCharType="begin"/>
      </w:r>
      <w:r w:rsidRPr="0045652F">
        <w:rPr>
          <w:lang w:val="en-US"/>
        </w:rPr>
        <w:instrText xml:space="preserve"> PAGEREF _Ref94000280 \p \h </w:instrText>
      </w:r>
      <w:r w:rsidRPr="0045652F">
        <w:rPr>
          <w:lang w:val="en-US"/>
        </w:rPr>
      </w:r>
      <w:r w:rsidRPr="0045652F">
        <w:rPr>
          <w:lang w:val="en-US"/>
        </w:rPr>
        <w:fldChar w:fldCharType="separate"/>
      </w:r>
      <w:r w:rsidR="00A87DE6">
        <w:rPr>
          <w:noProof/>
          <w:lang w:val="en-US"/>
        </w:rPr>
        <w:t>sur la page 267</w:t>
      </w:r>
      <w:r w:rsidRPr="0045652F">
        <w:rPr>
          <w:lang w:val="en-US"/>
        </w:rPr>
        <w:fldChar w:fldCharType="end"/>
      </w:r>
      <w:r w:rsidRPr="0045652F">
        <w:rPr>
          <w:lang w:val="en-US"/>
        </w:rPr>
        <w:t>.</w:t>
      </w:r>
    </w:p>
    <w:p w14:paraId="0249F4E8" w14:textId="77777777" w:rsidR="00774472" w:rsidRPr="0045652F" w:rsidRDefault="00774472">
      <w:pPr>
        <w:pStyle w:val="Heading4"/>
        <w:keepLines/>
        <w:rPr>
          <w:lang w:val="en-US"/>
        </w:rPr>
      </w:pPr>
      <w:bookmarkStart w:id="13" w:name="_Ref107128774"/>
      <w:r w:rsidRPr="0045652F">
        <w:rPr>
          <w:lang w:val="en-US"/>
        </w:rPr>
        <w:lastRenderedPageBreak/>
        <w:t>Service Transactions</w:t>
      </w:r>
      <w:bookmarkEnd w:id="13"/>
    </w:p>
    <w:p w14:paraId="6A450C2B" w14:textId="77777777" w:rsidR="00774472" w:rsidRPr="0045652F" w:rsidRDefault="00774472">
      <w:pPr>
        <w:keepNext/>
        <w:keepLines/>
        <w:rPr>
          <w:lang w:val="en-US"/>
        </w:rPr>
      </w:pPr>
      <w:r w:rsidRPr="0045652F">
        <w:rPr>
          <w:lang w:val="en-US"/>
        </w:rPr>
        <w:fldChar w:fldCharType="begin"/>
      </w:r>
      <w:r w:rsidRPr="0045652F">
        <w:rPr>
          <w:lang w:val="en-US"/>
        </w:rPr>
        <w:instrText xml:space="preserve"> XE "Service Transaction" </w:instrText>
      </w:r>
      <w:r w:rsidRPr="0045652F">
        <w:rPr>
          <w:lang w:val="en-US"/>
        </w:rPr>
        <w:fldChar w:fldCharType="end"/>
      </w:r>
      <w:r w:rsidRPr="0045652F">
        <w:rPr>
          <w:lang w:val="en-US"/>
        </w:rPr>
        <w:t xml:space="preserve">A </w:t>
      </w:r>
      <w:r w:rsidRPr="0045652F">
        <w:rPr>
          <w:i/>
          <w:iCs/>
          <w:lang w:val="en-US"/>
        </w:rPr>
        <w:t>Service Transaction</w:t>
      </w:r>
      <w:r w:rsidRPr="0045652F">
        <w:rPr>
          <w:lang w:val="en-US"/>
        </w:rPr>
        <w:t xml:space="preserve"> is a long-running VIRTEL transaction which maintains a session with a host application and uses this session to serve a series of HTTP request / responses.  Unlike a regular HTTP transaction, which serves requests only from its originating user, identified by a specific VIRTEL SESSION-CODE, a service transaction can serve a different user each time it processes an HTTP request.  Service transactions are typically used to provide fast access to public information such as the lists of field values displayed by the “VIRTEL Suggest” feature.</w:t>
      </w:r>
    </w:p>
    <w:p w14:paraId="75F0CE0C" w14:textId="77777777" w:rsidR="00774472" w:rsidRPr="0045652F" w:rsidRDefault="00774472">
      <w:pPr>
        <w:keepNext/>
        <w:keepLines/>
        <w:rPr>
          <w:lang w:val="en-US"/>
        </w:rPr>
      </w:pPr>
    </w:p>
    <w:p w14:paraId="321D9FF1" w14:textId="77777777" w:rsidR="00774472" w:rsidRPr="0045652F" w:rsidRDefault="00774472">
      <w:pPr>
        <w:keepNext/>
        <w:keepLines/>
        <w:rPr>
          <w:lang w:val="en-US"/>
        </w:rPr>
      </w:pPr>
      <w:r w:rsidRPr="0045652F">
        <w:rPr>
          <w:lang w:val="en-US"/>
        </w:rPr>
        <w:t xml:space="preserve">A service transaction is started by an HTTP URL in exactly the same way as a regular transaction, but when it has finished processing its first HTTP request, it indicates its readiness to serve another user, either by means of the script command &amp;) described under the heading “Transactions — </w:t>
      </w:r>
      <w:bookmarkStart w:id="14" w:name="_Toc29883630"/>
      <w:bookmarkStart w:id="15" w:name="_Ref89489084"/>
      <w:bookmarkStart w:id="16" w:name="_Ref89679451"/>
      <w:bookmarkStart w:id="17" w:name="_Toc97542984"/>
      <w:r w:rsidRPr="0045652F">
        <w:rPr>
          <w:lang w:val="en-US"/>
        </w:rPr>
        <w:t>Connection / Disconnection Script</w:t>
      </w:r>
      <w:bookmarkEnd w:id="14"/>
      <w:bookmarkEnd w:id="15"/>
      <w:r w:rsidRPr="0045652F">
        <w:rPr>
          <w:lang w:val="en-US"/>
        </w:rPr>
        <w:t>s</w:t>
      </w:r>
      <w:bookmarkEnd w:id="16"/>
      <w:bookmarkEnd w:id="17"/>
      <w:r w:rsidRPr="0045652F">
        <w:rPr>
          <w:lang w:val="en-US"/>
        </w:rPr>
        <w:t xml:space="preserve">” in the VIRTEL Connectivity Reference documentation, or by means of the ACTION$  SERVE-ANOTHER-USER command in a scenario (see “Dynamic modification of 3270 screen presentation” </w:t>
      </w:r>
      <w:r w:rsidRPr="0045652F">
        <w:rPr>
          <w:lang w:val="en-US"/>
        </w:rPr>
        <w:fldChar w:fldCharType="begin"/>
      </w:r>
      <w:r w:rsidRPr="0045652F">
        <w:rPr>
          <w:lang w:val="en-US"/>
        </w:rPr>
        <w:instrText xml:space="preserve"> PAGEREF _Ref107128875 \p \h </w:instrText>
      </w:r>
      <w:r w:rsidRPr="0045652F">
        <w:rPr>
          <w:lang w:val="en-US"/>
        </w:rPr>
      </w:r>
      <w:r w:rsidRPr="0045652F">
        <w:rPr>
          <w:lang w:val="en-US"/>
        </w:rPr>
        <w:fldChar w:fldCharType="separate"/>
      </w:r>
      <w:r w:rsidR="00A87DE6">
        <w:rPr>
          <w:noProof/>
          <w:lang w:val="en-US"/>
        </w:rPr>
        <w:t>sur la page 154</w:t>
      </w:r>
      <w:r w:rsidRPr="0045652F">
        <w:rPr>
          <w:lang w:val="en-US"/>
        </w:rPr>
        <w:fldChar w:fldCharType="end"/>
      </w:r>
      <w:r w:rsidRPr="0045652F">
        <w:rPr>
          <w:lang w:val="en-US"/>
        </w:rPr>
        <w:t>).</w:t>
      </w:r>
    </w:p>
    <w:p w14:paraId="358DA483" w14:textId="77777777" w:rsidR="00774472" w:rsidRPr="0045652F" w:rsidRDefault="00774472">
      <w:pPr>
        <w:keepNext/>
        <w:keepLines/>
        <w:rPr>
          <w:lang w:val="en-US"/>
        </w:rPr>
      </w:pPr>
    </w:p>
    <w:p w14:paraId="15ED05C4" w14:textId="77777777" w:rsidR="00774472" w:rsidRPr="0045652F" w:rsidRDefault="00774472">
      <w:pPr>
        <w:keepLines/>
        <w:rPr>
          <w:lang w:val="en-US"/>
        </w:rPr>
      </w:pPr>
      <w:r w:rsidRPr="0045652F">
        <w:rPr>
          <w:lang w:val="en-US"/>
        </w:rPr>
        <w:t>A service transaction remains connected to the host application between input messages.  It is then eligible to process any HTTP request which specifies the same entry point and transaction name.  Since service transactions can potentially be used by many different users, a typical service transaction will provide information which is not sensitive to being signed-on as a particular user.</w:t>
      </w:r>
    </w:p>
    <w:p w14:paraId="4102F151" w14:textId="77777777" w:rsidR="00774472" w:rsidRPr="0045652F" w:rsidRDefault="00774472">
      <w:pPr>
        <w:pStyle w:val="Heading3"/>
        <w:pageBreakBefore/>
        <w:tabs>
          <w:tab w:val="num" w:pos="2781"/>
        </w:tabs>
        <w:rPr>
          <w:szCs w:val="23"/>
          <w:lang w:val="en-US"/>
        </w:rPr>
      </w:pPr>
      <w:bookmarkStart w:id="18" w:name="_Toc505769782"/>
      <w:bookmarkStart w:id="19" w:name="_Toc506115166"/>
      <w:bookmarkStart w:id="20" w:name="_Toc71540620"/>
      <w:bookmarkStart w:id="21" w:name="_Ref72653090"/>
      <w:bookmarkStart w:id="22" w:name="_Ref72653096"/>
      <w:bookmarkStart w:id="23" w:name="_Toc93996965"/>
      <w:bookmarkStart w:id="24" w:name="_Ref206410638"/>
      <w:bookmarkStart w:id="25" w:name="_Ref261955149"/>
      <w:bookmarkStart w:id="26" w:name="_Toc373484908"/>
      <w:r w:rsidRPr="0045652F">
        <w:rPr>
          <w:szCs w:val="23"/>
          <w:lang w:val="en-US"/>
        </w:rPr>
        <w:lastRenderedPageBreak/>
        <w:t>VIRTEL URL formats</w:t>
      </w:r>
      <w:bookmarkEnd w:id="20"/>
      <w:bookmarkEnd w:id="21"/>
      <w:bookmarkEnd w:id="22"/>
      <w:bookmarkEnd w:id="23"/>
      <w:bookmarkEnd w:id="24"/>
      <w:bookmarkEnd w:id="25"/>
      <w:bookmarkEnd w:id="26"/>
    </w:p>
    <w:p w14:paraId="28F08459" w14:textId="77777777" w:rsidR="00774472" w:rsidRPr="0045652F" w:rsidRDefault="00774472">
      <w:pPr>
        <w:pStyle w:val="Heading4"/>
        <w:rPr>
          <w:lang w:val="en-US"/>
        </w:rPr>
      </w:pPr>
      <w:bookmarkStart w:id="27" w:name="_Toc93996966"/>
      <w:r w:rsidRPr="0045652F">
        <w:rPr>
          <w:lang w:val="en-US"/>
        </w:rPr>
        <w:t>Static pages</w:t>
      </w:r>
      <w:bookmarkEnd w:id="27"/>
    </w:p>
    <w:p w14:paraId="2E120E98" w14:textId="77777777" w:rsidR="00774472" w:rsidRPr="0045652F" w:rsidRDefault="00774472">
      <w:pPr>
        <w:keepNext/>
        <w:keepLines/>
        <w:rPr>
          <w:lang w:val="en-US"/>
        </w:rPr>
      </w:pPr>
      <w:r w:rsidRPr="0045652F">
        <w:rPr>
          <w:lang w:val="en-US"/>
        </w:rPr>
        <w:t>The general form of the URL for an HTML page stored in a VIRTEL directory is:</w:t>
      </w:r>
    </w:p>
    <w:p w14:paraId="05C6A2E8" w14:textId="77777777" w:rsidR="00774472" w:rsidRPr="0045652F" w:rsidRDefault="00774472">
      <w:pPr>
        <w:keepNext/>
        <w:keepLines/>
        <w:rPr>
          <w:lang w:val="en-US"/>
        </w:rPr>
      </w:pPr>
    </w:p>
    <w:p w14:paraId="30644EE9" w14:textId="77777777" w:rsidR="00774472" w:rsidRPr="0045652F" w:rsidRDefault="00774472">
      <w:pPr>
        <w:pStyle w:val="Listing"/>
        <w:rPr>
          <w:lang w:val="en-US"/>
        </w:rPr>
      </w:pPr>
      <w:r w:rsidRPr="0045652F">
        <w:rPr>
          <w:lang w:val="en-US"/>
        </w:rPr>
        <w:t>http://ipaddr:port/pathname/pagename</w:t>
      </w:r>
    </w:p>
    <w:p w14:paraId="13341611" w14:textId="77777777" w:rsidR="00774472" w:rsidRPr="0045652F" w:rsidRDefault="00774472">
      <w:pPr>
        <w:keepNext/>
        <w:keepLines/>
        <w:rPr>
          <w:lang w:val="en-US"/>
        </w:rPr>
      </w:pPr>
    </w:p>
    <w:p w14:paraId="503F4059" w14:textId="77777777" w:rsidR="00774472" w:rsidRPr="0045652F" w:rsidRDefault="00774472">
      <w:pPr>
        <w:pStyle w:val="ListBullet"/>
        <w:keepLines/>
        <w:rPr>
          <w:lang w:val="en-US"/>
        </w:rPr>
      </w:pPr>
      <w:r w:rsidRPr="0045652F">
        <w:rPr>
          <w:rFonts w:ascii="Courier New" w:hAnsi="Courier New" w:cs="Courier New"/>
          <w:i/>
          <w:iCs/>
          <w:lang w:val="en-US"/>
        </w:rPr>
        <w:t>ipaddr</w:t>
      </w:r>
      <w:r w:rsidRPr="0045652F">
        <w:rPr>
          <w:rFonts w:ascii="Courier New" w:hAnsi="Courier New" w:cs="Courier New"/>
          <w:lang w:val="en-US"/>
        </w:rPr>
        <w:t>:</w:t>
      </w:r>
      <w:r w:rsidRPr="0045652F">
        <w:rPr>
          <w:rFonts w:ascii="Courier New" w:hAnsi="Courier New" w:cs="Courier New"/>
          <w:i/>
          <w:iCs/>
          <w:lang w:val="en-US"/>
        </w:rPr>
        <w:t>port</w:t>
      </w:r>
      <w:r w:rsidRPr="0045652F">
        <w:rPr>
          <w:rFonts w:ascii="Courier New" w:hAnsi="Courier New" w:cs="Courier New"/>
          <w:lang w:val="en-US"/>
        </w:rPr>
        <w:t xml:space="preserve"> </w:t>
      </w:r>
      <w:r w:rsidRPr="0045652F">
        <w:rPr>
          <w:lang w:val="en-US"/>
        </w:rPr>
        <w:t>corresponds to the “Local ident” field of an HTTP line defined to VIRTEL.  The rules of the line are used to select the entry point.  This entry point, which must specify emulation type HTML, contains the list of transactions which the user is authorized to invoke.</w:t>
      </w:r>
    </w:p>
    <w:p w14:paraId="25947CB0" w14:textId="77777777" w:rsidR="00774472" w:rsidRPr="0045652F" w:rsidRDefault="00774472">
      <w:pPr>
        <w:pStyle w:val="ListBullet"/>
        <w:rPr>
          <w:lang w:val="en-US"/>
        </w:rPr>
      </w:pPr>
      <w:r w:rsidRPr="0045652F">
        <w:rPr>
          <w:rFonts w:ascii="Courier New" w:hAnsi="Courier New" w:cs="Courier New"/>
          <w:i/>
          <w:iCs/>
          <w:lang w:val="en-US"/>
        </w:rPr>
        <w:t xml:space="preserve">pathname </w:t>
      </w:r>
      <w:r w:rsidRPr="0045652F">
        <w:rPr>
          <w:lang w:val="en-US"/>
        </w:rPr>
        <w:t>represents a VIRTEL directory containing HTML pages or other elements.  Refer to the section “How the path name corresponds to a VIRTEL directory” below for details of how the pathname is used to select the VIRTEL directory.</w:t>
      </w:r>
    </w:p>
    <w:p w14:paraId="4C80240F" w14:textId="77777777" w:rsidR="00774472" w:rsidRPr="0045652F" w:rsidRDefault="00774472">
      <w:pPr>
        <w:pStyle w:val="ListBullet"/>
        <w:rPr>
          <w:lang w:val="en-US"/>
        </w:rPr>
      </w:pPr>
      <w:r w:rsidRPr="0045652F">
        <w:rPr>
          <w:rFonts w:ascii="Courier New" w:hAnsi="Courier New" w:cs="Courier New"/>
          <w:i/>
          <w:iCs/>
          <w:lang w:val="en-US"/>
        </w:rPr>
        <w:t xml:space="preserve">pagename </w:t>
      </w:r>
      <w:r w:rsidRPr="0045652F">
        <w:rPr>
          <w:lang w:val="en-US"/>
        </w:rPr>
        <w:t xml:space="preserve">is the name of an element (HTML page, etc.) in the specified directory.  VIRTEL converts the element name to upper case (unless “case sensitive” is specified in the directory definition), and truncates the name if necessary to the maximum length specified in the directory definition (see “Directory management” </w:t>
      </w:r>
      <w:r w:rsidRPr="0045652F">
        <w:rPr>
          <w:lang w:val="en-US"/>
        </w:rPr>
        <w:fldChar w:fldCharType="begin"/>
      </w:r>
      <w:r w:rsidRPr="0045652F">
        <w:rPr>
          <w:lang w:val="en-US"/>
        </w:rPr>
        <w:instrText xml:space="preserve"> PAGEREF _Ref61950074 \p \h </w:instrText>
      </w:r>
      <w:r w:rsidRPr="0045652F">
        <w:rPr>
          <w:lang w:val="en-US"/>
        </w:rPr>
      </w:r>
      <w:r w:rsidRPr="0045652F">
        <w:rPr>
          <w:lang w:val="en-US"/>
        </w:rPr>
        <w:fldChar w:fldCharType="separate"/>
      </w:r>
      <w:r w:rsidR="00A87DE6">
        <w:rPr>
          <w:noProof/>
          <w:lang w:val="en-US"/>
        </w:rPr>
        <w:t>sur la page 20</w:t>
      </w:r>
      <w:r w:rsidRPr="0045652F">
        <w:rPr>
          <w:lang w:val="en-US"/>
        </w:rPr>
        <w:fldChar w:fldCharType="end"/>
      </w:r>
      <w:r w:rsidRPr="0045652F">
        <w:rPr>
          <w:lang w:val="en-US"/>
        </w:rPr>
        <w:t>).</w:t>
      </w:r>
    </w:p>
    <w:p w14:paraId="6AF42F29" w14:textId="77777777" w:rsidR="00774472" w:rsidRPr="0045652F" w:rsidRDefault="00774472">
      <w:pPr>
        <w:rPr>
          <w:lang w:val="en-US"/>
        </w:rPr>
      </w:pPr>
    </w:p>
    <w:p w14:paraId="34C21E53" w14:textId="77777777" w:rsidR="00774472" w:rsidRPr="0045652F" w:rsidRDefault="00774472">
      <w:pPr>
        <w:keepNext/>
        <w:keepLines/>
        <w:rPr>
          <w:lang w:val="en-US"/>
        </w:rPr>
      </w:pPr>
      <w:r w:rsidRPr="0045652F">
        <w:rPr>
          <w:lang w:val="en-US"/>
        </w:rPr>
        <w:t>VIRTEL also accepts certain abbreviated forms of the URL:</w:t>
      </w:r>
    </w:p>
    <w:p w14:paraId="16121552" w14:textId="77777777" w:rsidR="00774472" w:rsidRPr="0045652F" w:rsidRDefault="00774472">
      <w:pPr>
        <w:keepNext/>
        <w:keepLines/>
        <w:rPr>
          <w:lang w:val="en-US"/>
        </w:rPr>
      </w:pPr>
    </w:p>
    <w:p w14:paraId="4EC8A2FC" w14:textId="77777777" w:rsidR="00774472" w:rsidRPr="0045652F" w:rsidRDefault="00774472">
      <w:pPr>
        <w:pStyle w:val="Listing"/>
        <w:rPr>
          <w:lang w:val="en-US"/>
        </w:rPr>
      </w:pPr>
      <w:r w:rsidRPr="0045652F">
        <w:rPr>
          <w:lang w:val="en-US"/>
        </w:rPr>
        <w:t>http://ipaddr:port/pathname/</w:t>
      </w:r>
    </w:p>
    <w:p w14:paraId="0221803B" w14:textId="77777777" w:rsidR="00774472" w:rsidRPr="0045652F" w:rsidRDefault="00774472">
      <w:pPr>
        <w:keepNext/>
        <w:keepLines/>
        <w:rPr>
          <w:lang w:val="en-US"/>
        </w:rPr>
      </w:pPr>
    </w:p>
    <w:p w14:paraId="5A411360" w14:textId="77777777" w:rsidR="00774472" w:rsidRPr="0045652F" w:rsidRDefault="00774472">
      <w:pPr>
        <w:pStyle w:val="ListBullet"/>
        <w:keepNext/>
        <w:keepLines/>
        <w:rPr>
          <w:lang w:val="en-US"/>
        </w:rPr>
      </w:pPr>
      <w:r w:rsidRPr="0045652F">
        <w:rPr>
          <w:rFonts w:ascii="Courier New" w:hAnsi="Courier New" w:cs="Courier New"/>
          <w:i/>
          <w:iCs/>
          <w:lang w:val="en-US"/>
        </w:rPr>
        <w:t>ipaddr</w:t>
      </w:r>
      <w:r w:rsidRPr="0045652F">
        <w:rPr>
          <w:rFonts w:ascii="Courier New" w:hAnsi="Courier New" w:cs="Courier New"/>
          <w:lang w:val="en-US"/>
        </w:rPr>
        <w:t>:</w:t>
      </w:r>
      <w:r w:rsidRPr="0045652F">
        <w:rPr>
          <w:rFonts w:ascii="Courier New" w:hAnsi="Courier New" w:cs="Courier New"/>
          <w:i/>
          <w:iCs/>
          <w:lang w:val="en-US"/>
        </w:rPr>
        <w:t>port</w:t>
      </w:r>
      <w:r w:rsidRPr="0045652F">
        <w:rPr>
          <w:rFonts w:ascii="Courier New" w:hAnsi="Courier New" w:cs="Courier New"/>
          <w:lang w:val="en-US"/>
        </w:rPr>
        <w:t xml:space="preserve"> </w:t>
      </w:r>
      <w:r w:rsidRPr="0045652F">
        <w:rPr>
          <w:lang w:val="en-US"/>
        </w:rPr>
        <w:t>is the address of the HTTP line, as before.</w:t>
      </w:r>
    </w:p>
    <w:p w14:paraId="0D912FB5" w14:textId="77777777" w:rsidR="00774472" w:rsidRPr="0045652F" w:rsidRDefault="00774472">
      <w:pPr>
        <w:pStyle w:val="ListBullet"/>
        <w:keepLines/>
        <w:rPr>
          <w:lang w:val="en-US"/>
        </w:rPr>
      </w:pPr>
      <w:r w:rsidRPr="0045652F">
        <w:rPr>
          <w:rFonts w:ascii="Courier New" w:hAnsi="Courier New" w:cs="Courier New"/>
          <w:i/>
          <w:iCs/>
          <w:lang w:val="en-US"/>
        </w:rPr>
        <w:t xml:space="preserve">pathname </w:t>
      </w:r>
      <w:r w:rsidRPr="0045652F">
        <w:rPr>
          <w:lang w:val="en-US"/>
        </w:rPr>
        <w:t xml:space="preserve">represents a VIRTEL directory, as described above.  In this case, VIRTEL loads a default page from this directory.  The default page name is the same as the entry point name.  </w:t>
      </w:r>
      <w:r w:rsidRPr="0045652F">
        <w:rPr>
          <w:i/>
          <w:iCs/>
          <w:lang w:val="en-US"/>
        </w:rPr>
        <w:t>Note: the trailing slash is compulsory.</w:t>
      </w:r>
    </w:p>
    <w:p w14:paraId="15DFF777" w14:textId="77777777" w:rsidR="00774472" w:rsidRPr="0045652F" w:rsidRDefault="00774472">
      <w:pPr>
        <w:rPr>
          <w:lang w:val="en-US"/>
        </w:rPr>
      </w:pPr>
    </w:p>
    <w:p w14:paraId="4C25595C" w14:textId="77777777" w:rsidR="00774472" w:rsidRPr="0045652F" w:rsidRDefault="00774472">
      <w:pPr>
        <w:pStyle w:val="Listing"/>
        <w:rPr>
          <w:lang w:val="en-US"/>
        </w:rPr>
      </w:pPr>
      <w:r w:rsidRPr="0045652F">
        <w:rPr>
          <w:lang w:val="en-US"/>
        </w:rPr>
        <w:t>http://ipaddr:port/pagename</w:t>
      </w:r>
    </w:p>
    <w:p w14:paraId="4FE2030D" w14:textId="77777777" w:rsidR="00774472" w:rsidRPr="0045652F" w:rsidRDefault="00774472">
      <w:pPr>
        <w:keepNext/>
        <w:keepLines/>
        <w:rPr>
          <w:lang w:val="en-US"/>
        </w:rPr>
      </w:pPr>
    </w:p>
    <w:p w14:paraId="2C9BE164" w14:textId="77777777" w:rsidR="00774472" w:rsidRPr="0045652F" w:rsidRDefault="00774472">
      <w:pPr>
        <w:pStyle w:val="ListBullet"/>
        <w:keepNext/>
        <w:keepLines/>
        <w:rPr>
          <w:lang w:val="en-US"/>
        </w:rPr>
      </w:pPr>
      <w:r w:rsidRPr="0045652F">
        <w:rPr>
          <w:rFonts w:ascii="Courier New" w:hAnsi="Courier New" w:cs="Courier New"/>
          <w:i/>
          <w:iCs/>
          <w:lang w:val="en-US"/>
        </w:rPr>
        <w:t>ipaddr</w:t>
      </w:r>
      <w:r w:rsidRPr="0045652F">
        <w:rPr>
          <w:rFonts w:ascii="Courier New" w:hAnsi="Courier New" w:cs="Courier New"/>
          <w:lang w:val="en-US"/>
        </w:rPr>
        <w:t>:</w:t>
      </w:r>
      <w:r w:rsidRPr="0045652F">
        <w:rPr>
          <w:rFonts w:ascii="Courier New" w:hAnsi="Courier New" w:cs="Courier New"/>
          <w:i/>
          <w:iCs/>
          <w:lang w:val="en-US"/>
        </w:rPr>
        <w:t>port</w:t>
      </w:r>
      <w:r w:rsidRPr="0045652F">
        <w:rPr>
          <w:rFonts w:ascii="Courier New" w:hAnsi="Courier New" w:cs="Courier New"/>
          <w:lang w:val="en-US"/>
        </w:rPr>
        <w:t xml:space="preserve"> </w:t>
      </w:r>
      <w:r w:rsidRPr="0045652F">
        <w:rPr>
          <w:lang w:val="en-US"/>
        </w:rPr>
        <w:t>is the address of the HTTP line, as before.</w:t>
      </w:r>
    </w:p>
    <w:p w14:paraId="732280BB" w14:textId="77777777" w:rsidR="00774472" w:rsidRPr="0045652F" w:rsidRDefault="00774472">
      <w:pPr>
        <w:pStyle w:val="ListBullet"/>
        <w:keepLines/>
        <w:rPr>
          <w:lang w:val="en-US"/>
        </w:rPr>
      </w:pPr>
      <w:r w:rsidRPr="0045652F">
        <w:rPr>
          <w:rFonts w:ascii="Courier New" w:hAnsi="Courier New" w:cs="Courier New"/>
          <w:i/>
          <w:iCs/>
          <w:lang w:val="en-US"/>
        </w:rPr>
        <w:t xml:space="preserve">pagename </w:t>
      </w:r>
      <w:r w:rsidRPr="0045652F">
        <w:rPr>
          <w:lang w:val="en-US"/>
        </w:rPr>
        <w:t xml:space="preserve">is the name of a page to be loaded from the default directory.  The default directory corresponds to a default </w:t>
      </w:r>
      <w:r w:rsidRPr="0045652F">
        <w:rPr>
          <w:i/>
          <w:iCs/>
          <w:lang w:val="en-US"/>
        </w:rPr>
        <w:t>pathname</w:t>
      </w:r>
      <w:r w:rsidRPr="0045652F">
        <w:rPr>
          <w:lang w:val="en-US"/>
        </w:rPr>
        <w:t xml:space="preserve"> equal to the entry point name.</w:t>
      </w:r>
    </w:p>
    <w:p w14:paraId="0DB18A1C" w14:textId="77777777" w:rsidR="00774472" w:rsidRPr="0045652F" w:rsidRDefault="00774472">
      <w:pPr>
        <w:rPr>
          <w:lang w:val="en-US"/>
        </w:rPr>
      </w:pPr>
    </w:p>
    <w:p w14:paraId="6F0C1788" w14:textId="77777777" w:rsidR="00774472" w:rsidRPr="0045652F" w:rsidRDefault="00774472">
      <w:pPr>
        <w:pStyle w:val="Listing"/>
        <w:rPr>
          <w:lang w:val="en-US"/>
        </w:rPr>
      </w:pPr>
      <w:r w:rsidRPr="0045652F">
        <w:rPr>
          <w:lang w:val="en-US"/>
        </w:rPr>
        <w:t>http://ipaddr:port</w:t>
      </w:r>
    </w:p>
    <w:p w14:paraId="3DEFA18F" w14:textId="77777777" w:rsidR="00774472" w:rsidRPr="0045652F" w:rsidRDefault="00774472">
      <w:pPr>
        <w:keepNext/>
        <w:keepLines/>
        <w:rPr>
          <w:lang w:val="en-US"/>
        </w:rPr>
      </w:pPr>
    </w:p>
    <w:p w14:paraId="2D15CD2F" w14:textId="77777777" w:rsidR="00774472" w:rsidRPr="0045652F" w:rsidRDefault="00774472">
      <w:pPr>
        <w:pStyle w:val="ListBullet"/>
        <w:keepNext/>
        <w:keepLines/>
        <w:rPr>
          <w:lang w:val="en-US"/>
        </w:rPr>
      </w:pPr>
      <w:r w:rsidRPr="0045652F">
        <w:rPr>
          <w:rFonts w:ascii="Courier New" w:hAnsi="Courier New" w:cs="Courier New"/>
          <w:i/>
          <w:iCs/>
          <w:lang w:val="en-US"/>
        </w:rPr>
        <w:t>ipaddr</w:t>
      </w:r>
      <w:r w:rsidRPr="0045652F">
        <w:rPr>
          <w:rFonts w:ascii="Courier New" w:hAnsi="Courier New" w:cs="Courier New"/>
          <w:lang w:val="en-US"/>
        </w:rPr>
        <w:t>:</w:t>
      </w:r>
      <w:r w:rsidRPr="0045652F">
        <w:rPr>
          <w:rFonts w:ascii="Courier New" w:hAnsi="Courier New" w:cs="Courier New"/>
          <w:i/>
          <w:iCs/>
          <w:lang w:val="en-US"/>
        </w:rPr>
        <w:t>port</w:t>
      </w:r>
      <w:r w:rsidRPr="0045652F">
        <w:rPr>
          <w:rFonts w:ascii="Courier New" w:hAnsi="Courier New" w:cs="Courier New"/>
          <w:lang w:val="en-US"/>
        </w:rPr>
        <w:t xml:space="preserve"> </w:t>
      </w:r>
      <w:r w:rsidRPr="0045652F">
        <w:rPr>
          <w:lang w:val="en-US"/>
        </w:rPr>
        <w:t>is the address of the HTTP line, as before.</w:t>
      </w:r>
    </w:p>
    <w:p w14:paraId="386D3C92" w14:textId="77777777" w:rsidR="00774472" w:rsidRPr="0045652F" w:rsidRDefault="00774472">
      <w:pPr>
        <w:pStyle w:val="ListBullet"/>
        <w:keepLines/>
        <w:rPr>
          <w:lang w:val="en-US"/>
        </w:rPr>
      </w:pPr>
      <w:r w:rsidRPr="0045652F">
        <w:rPr>
          <w:lang w:val="en-US"/>
        </w:rPr>
        <w:t xml:space="preserve">In this case, VIRTEL loads the default URL.  VIRTEL obtains the default URL from the “TIOA at logon” field of the default transaction.  The default transaction is a type 4 transaction which has the same name as the entry point.  See example 7 below for an example of a default URL.  If the “TIOA at logon” field of the default transaction is blank, then VIRTEL loads the default page from the default directory.  The default page has the same name as the entry point, and the default directory corresponds to a default </w:t>
      </w:r>
      <w:r w:rsidRPr="0045652F">
        <w:rPr>
          <w:i/>
          <w:iCs/>
          <w:lang w:val="en-US"/>
        </w:rPr>
        <w:t>pathname</w:t>
      </w:r>
      <w:r w:rsidRPr="0045652F">
        <w:rPr>
          <w:lang w:val="en-US"/>
        </w:rPr>
        <w:t xml:space="preserve"> equal to the entry point name.</w:t>
      </w:r>
    </w:p>
    <w:p w14:paraId="51B9853B" w14:textId="77777777" w:rsidR="00774472" w:rsidRPr="0045652F" w:rsidRDefault="00774472">
      <w:pPr>
        <w:pStyle w:val="Heading4"/>
        <w:rPr>
          <w:lang w:val="en-US"/>
        </w:rPr>
      </w:pPr>
      <w:bookmarkStart w:id="28" w:name="_Ref72653057"/>
      <w:bookmarkStart w:id="29" w:name="_Toc93996967"/>
      <w:r w:rsidRPr="0045652F">
        <w:rPr>
          <w:lang w:val="en-US"/>
        </w:rPr>
        <w:lastRenderedPageBreak/>
        <w:t>How the path name corresponds to a VIRTEL directory</w:t>
      </w:r>
      <w:bookmarkEnd w:id="29"/>
    </w:p>
    <w:p w14:paraId="5538FA41" w14:textId="77777777" w:rsidR="00774472" w:rsidRPr="0045652F" w:rsidRDefault="00774472">
      <w:pPr>
        <w:keepNext/>
        <w:keepLines/>
        <w:rPr>
          <w:lang w:val="en-US"/>
        </w:rPr>
      </w:pPr>
      <w:r w:rsidRPr="0045652F">
        <w:rPr>
          <w:lang w:val="en-US"/>
        </w:rPr>
        <w:t xml:space="preserve">The </w:t>
      </w:r>
      <w:r w:rsidRPr="0045652F">
        <w:rPr>
          <w:i/>
          <w:iCs/>
          <w:lang w:val="en-US"/>
        </w:rPr>
        <w:t>pathname</w:t>
      </w:r>
      <w:r w:rsidRPr="0045652F">
        <w:rPr>
          <w:lang w:val="en-US"/>
        </w:rPr>
        <w:t xml:space="preserve"> specified in a VIRTEL URL is used to select a VIRTEL directory which contains HTML page templates and other elements such as CSS stylesheets, JavaScript procedures, and GIF or JPEG images.  VIRTEL directories have a simple 8-character case-insensitive name, whereas the </w:t>
      </w:r>
      <w:r w:rsidRPr="0045652F">
        <w:rPr>
          <w:i/>
          <w:iCs/>
          <w:lang w:val="en-US"/>
        </w:rPr>
        <w:t>pathname</w:t>
      </w:r>
      <w:r w:rsidRPr="0045652F">
        <w:rPr>
          <w:lang w:val="en-US"/>
        </w:rPr>
        <w:t xml:space="preserve"> is expressed in Unix-style syntax (one or more case-sensitive components separated by slashes)</w:t>
      </w:r>
      <w:r w:rsidRPr="0045652F">
        <w:rPr>
          <w:i/>
          <w:iCs/>
          <w:lang w:val="en-US"/>
        </w:rPr>
        <w:t>,</w:t>
      </w:r>
      <w:r w:rsidRPr="0045652F">
        <w:rPr>
          <w:lang w:val="en-US"/>
        </w:rPr>
        <w:t xml:space="preserve"> as is conventional for web applications.  VIRTEL must therefore translate the Unix-style </w:t>
      </w:r>
      <w:r w:rsidRPr="0045652F">
        <w:rPr>
          <w:i/>
          <w:iCs/>
          <w:lang w:val="en-US"/>
        </w:rPr>
        <w:t>pathname</w:t>
      </w:r>
      <w:r w:rsidRPr="0045652F">
        <w:rPr>
          <w:lang w:val="en-US"/>
        </w:rPr>
        <w:t xml:space="preserve"> into a VIRTEL directory name.</w:t>
      </w:r>
    </w:p>
    <w:p w14:paraId="05E576F1" w14:textId="77777777" w:rsidR="00774472" w:rsidRPr="0045652F" w:rsidRDefault="00774472">
      <w:pPr>
        <w:keepNext/>
        <w:keepLines/>
        <w:rPr>
          <w:lang w:val="en-US"/>
        </w:rPr>
      </w:pPr>
    </w:p>
    <w:p w14:paraId="4F10C189" w14:textId="77777777" w:rsidR="00774472" w:rsidRPr="0045652F" w:rsidRDefault="00774472">
      <w:pPr>
        <w:keepNext/>
        <w:keepLines/>
        <w:rPr>
          <w:lang w:val="en-US"/>
        </w:rPr>
      </w:pPr>
      <w:r w:rsidRPr="0045652F">
        <w:rPr>
          <w:lang w:val="en-US"/>
        </w:rPr>
        <w:t xml:space="preserve">The process of mapping a </w:t>
      </w:r>
      <w:r w:rsidRPr="0045652F">
        <w:rPr>
          <w:i/>
          <w:iCs/>
          <w:lang w:val="en-US"/>
        </w:rPr>
        <w:t>pathname</w:t>
      </w:r>
      <w:r w:rsidRPr="0045652F">
        <w:rPr>
          <w:lang w:val="en-US"/>
        </w:rPr>
        <w:t xml:space="preserve"> to a VIRTEL directory name is carried out by means of VIRTEL transactions which are defined under the entry point selected for each request by the rules of the HTTP line.  The entry point contains both processing transactions (application types 1, 2, and 3) and directory transactions (application type 4).</w:t>
      </w:r>
    </w:p>
    <w:p w14:paraId="50DD7145" w14:textId="77777777" w:rsidR="00774472" w:rsidRPr="0045652F" w:rsidRDefault="00774472">
      <w:pPr>
        <w:keepNext/>
        <w:keepLines/>
        <w:rPr>
          <w:lang w:val="en-US"/>
        </w:rPr>
      </w:pPr>
    </w:p>
    <w:p w14:paraId="5A4F4F5D" w14:textId="77777777" w:rsidR="00774472" w:rsidRPr="0045652F" w:rsidRDefault="00774472">
      <w:pPr>
        <w:rPr>
          <w:lang w:val="en-US"/>
        </w:rPr>
      </w:pPr>
      <w:r w:rsidRPr="0045652F">
        <w:rPr>
          <w:lang w:val="en-US"/>
        </w:rPr>
        <w:t xml:space="preserve">To find the directory which corresponds to the </w:t>
      </w:r>
      <w:r w:rsidRPr="0045652F">
        <w:rPr>
          <w:i/>
          <w:iCs/>
          <w:lang w:val="en-US"/>
        </w:rPr>
        <w:t>pathname,</w:t>
      </w:r>
      <w:r w:rsidRPr="0045652F">
        <w:rPr>
          <w:lang w:val="en-US"/>
        </w:rPr>
        <w:t xml:space="preserve"> VIRTEL looks for a type 4 transaction whose external name matches the first component of the </w:t>
      </w:r>
      <w:r w:rsidRPr="0045652F">
        <w:rPr>
          <w:i/>
          <w:iCs/>
          <w:lang w:val="en-US"/>
        </w:rPr>
        <w:t>pathname</w:t>
      </w:r>
      <w:r w:rsidRPr="0045652F">
        <w:rPr>
          <w:lang w:val="en-US"/>
        </w:rPr>
        <w:t xml:space="preserve">, and whose “Check URL prefix” field is either blank or matches the start of the </w:t>
      </w:r>
      <w:r w:rsidRPr="0045652F">
        <w:rPr>
          <w:i/>
          <w:iCs/>
          <w:lang w:val="en-US"/>
        </w:rPr>
        <w:t>pathname</w:t>
      </w:r>
      <w:r w:rsidRPr="0045652F">
        <w:rPr>
          <w:lang w:val="en-US"/>
        </w:rPr>
        <w:t>.  The name of the VIRTEL directory is contained in the “Application name” field of the first such matching transaction found under the entry point.</w:t>
      </w:r>
    </w:p>
    <w:p w14:paraId="2FA480D2" w14:textId="77777777" w:rsidR="00774472" w:rsidRPr="0045652F" w:rsidRDefault="00774472">
      <w:pPr>
        <w:rPr>
          <w:lang w:val="en-US"/>
        </w:rPr>
      </w:pPr>
    </w:p>
    <w:p w14:paraId="54EED08E" w14:textId="77777777" w:rsidR="00774472" w:rsidRPr="0045652F" w:rsidRDefault="00774472">
      <w:pPr>
        <w:rPr>
          <w:i/>
          <w:iCs/>
          <w:lang w:val="en-US"/>
        </w:rPr>
      </w:pPr>
      <w:r w:rsidRPr="0045652F">
        <w:rPr>
          <w:i/>
          <w:iCs/>
          <w:lang w:val="en-US"/>
        </w:rPr>
        <w:t>Notes:</w:t>
      </w:r>
    </w:p>
    <w:p w14:paraId="68C3B060" w14:textId="77777777" w:rsidR="00774472" w:rsidRPr="0045652F" w:rsidRDefault="00774472">
      <w:pPr>
        <w:pStyle w:val="ListBullet"/>
        <w:rPr>
          <w:lang w:val="en-US"/>
        </w:rPr>
      </w:pPr>
      <w:r w:rsidRPr="0045652F">
        <w:rPr>
          <w:lang w:val="en-US"/>
        </w:rPr>
        <w:t xml:space="preserve">The comparison of the first component of the </w:t>
      </w:r>
      <w:r w:rsidRPr="0045652F">
        <w:rPr>
          <w:i/>
          <w:lang w:val="en-US"/>
        </w:rPr>
        <w:t>pathname</w:t>
      </w:r>
      <w:r w:rsidRPr="0045652F">
        <w:rPr>
          <w:iCs/>
          <w:lang w:val="en-US"/>
        </w:rPr>
        <w:t xml:space="preserve"> </w:t>
      </w:r>
      <w:r w:rsidRPr="0045652F">
        <w:rPr>
          <w:lang w:val="en-US"/>
        </w:rPr>
        <w:t xml:space="preserve">with the transaction external name is case insensitive, and if the first component of the </w:t>
      </w:r>
      <w:r w:rsidRPr="0045652F">
        <w:rPr>
          <w:i/>
          <w:iCs/>
          <w:lang w:val="en-US"/>
        </w:rPr>
        <w:t>pathname</w:t>
      </w:r>
      <w:r w:rsidRPr="0045652F">
        <w:rPr>
          <w:lang w:val="en-US"/>
        </w:rPr>
        <w:t xml:space="preserve"> is longer than 8 characters, only the first 8 characters are compared.</w:t>
      </w:r>
    </w:p>
    <w:p w14:paraId="36523615" w14:textId="77777777" w:rsidR="00774472" w:rsidRPr="0045652F" w:rsidRDefault="00774472">
      <w:pPr>
        <w:pStyle w:val="ListBullet"/>
        <w:rPr>
          <w:lang w:val="en-US"/>
        </w:rPr>
      </w:pPr>
      <w:r w:rsidRPr="0045652F">
        <w:rPr>
          <w:lang w:val="en-US"/>
        </w:rPr>
        <w:t xml:space="preserve">The comparison of the beginning of the </w:t>
      </w:r>
      <w:r w:rsidRPr="0045652F">
        <w:rPr>
          <w:i/>
          <w:lang w:val="en-US"/>
        </w:rPr>
        <w:t>pathname</w:t>
      </w:r>
      <w:r w:rsidRPr="0045652F">
        <w:rPr>
          <w:lang w:val="en-US"/>
        </w:rPr>
        <w:t xml:space="preserve"> against the transaction’s “Check URL prefix” field is case sensitive.</w:t>
      </w:r>
    </w:p>
    <w:p w14:paraId="0AF189FD" w14:textId="77777777" w:rsidR="00774472" w:rsidRPr="0045652F" w:rsidRDefault="00774472">
      <w:pPr>
        <w:pStyle w:val="ListBullet"/>
        <w:rPr>
          <w:lang w:val="en-US"/>
        </w:rPr>
      </w:pPr>
      <w:r w:rsidRPr="0045652F">
        <w:rPr>
          <w:lang w:val="en-US"/>
        </w:rPr>
        <w:t>The “Check URL prefix” field may contain “%20” to represent a blank and “?” to ignore a character position.</w:t>
      </w:r>
    </w:p>
    <w:p w14:paraId="6F4777E3" w14:textId="77777777" w:rsidR="00774472" w:rsidRPr="0045652F" w:rsidRDefault="00774472">
      <w:pPr>
        <w:pStyle w:val="ListBullet"/>
        <w:rPr>
          <w:lang w:val="en-US"/>
        </w:rPr>
      </w:pPr>
      <w:r w:rsidRPr="0045652F">
        <w:rPr>
          <w:lang w:val="en-US"/>
        </w:rPr>
        <w:t xml:space="preserve">If the “Check URL prefix” field is completely blank it is considered to match any </w:t>
      </w:r>
      <w:r w:rsidRPr="0045652F">
        <w:rPr>
          <w:i/>
          <w:iCs/>
          <w:lang w:val="en-US"/>
        </w:rPr>
        <w:t>pathname</w:t>
      </w:r>
      <w:r w:rsidRPr="0045652F">
        <w:rPr>
          <w:lang w:val="en-US"/>
        </w:rPr>
        <w:t xml:space="preserve"> whose first component matches the transaction external name.</w:t>
      </w:r>
    </w:p>
    <w:p w14:paraId="23CF3C86" w14:textId="77777777" w:rsidR="00774472" w:rsidRPr="0045652F" w:rsidRDefault="00774472">
      <w:pPr>
        <w:pStyle w:val="Heading5"/>
        <w:rPr>
          <w:lang w:val="en-US"/>
        </w:rPr>
      </w:pPr>
      <w:r w:rsidRPr="0045652F">
        <w:rPr>
          <w:lang w:val="en-US"/>
        </w:rPr>
        <w:t>Examples</w:t>
      </w:r>
    </w:p>
    <w:p w14:paraId="60519A4C" w14:textId="77777777" w:rsidR="00774472" w:rsidRPr="0045652F" w:rsidRDefault="00774472">
      <w:pPr>
        <w:pStyle w:val="ecran0"/>
        <w:rPr>
          <w:lang w:val="en-US"/>
        </w:rPr>
      </w:pPr>
      <w:r w:rsidRPr="0045652F">
        <w:rPr>
          <w:lang w:val="en-US"/>
        </w:rPr>
        <w:t>Assume that entry point WEB2HOST contains the following transactions:</w:t>
      </w:r>
    </w:p>
    <w:p w14:paraId="35994999" w14:textId="77777777" w:rsidR="00774472" w:rsidRPr="0045652F" w:rsidRDefault="00774472">
      <w:pPr>
        <w:pStyle w:val="Ecran80"/>
        <w:rPr>
          <w:noProof w:val="0"/>
          <w:lang w:val="en-US"/>
        </w:rPr>
      </w:pPr>
      <w:r w:rsidRPr="0045652F">
        <w:rPr>
          <w:noProof w:val="0"/>
          <w:lang w:val="en-US"/>
        </w:rPr>
        <w:t xml:space="preserve"> LIST of TRANSACTIONS prefixed by: W2H    ----------- Applid: SPVIRH2  17:53:47 </w:t>
      </w:r>
    </w:p>
    <w:p w14:paraId="54A95350" w14:textId="77777777" w:rsidR="00774472" w:rsidRPr="0045652F" w:rsidRDefault="00774472">
      <w:pPr>
        <w:pStyle w:val="Ecran80"/>
        <w:rPr>
          <w:noProof w:val="0"/>
          <w:lang w:val="en-US"/>
        </w:rPr>
      </w:pPr>
      <w:r w:rsidRPr="0045652F">
        <w:rPr>
          <w:noProof w:val="0"/>
          <w:lang w:val="en-US"/>
        </w:rPr>
        <w:t xml:space="preserve">                                                                                </w:t>
      </w:r>
    </w:p>
    <w:p w14:paraId="7EEE1101" w14:textId="77777777" w:rsidR="00774472" w:rsidRPr="0045652F" w:rsidRDefault="00774472">
      <w:pPr>
        <w:pStyle w:val="Ecran80"/>
        <w:rPr>
          <w:noProof w:val="0"/>
          <w:lang w:val="en-US"/>
        </w:rPr>
      </w:pPr>
      <w:r w:rsidRPr="0045652F">
        <w:rPr>
          <w:noProof w:val="0"/>
          <w:lang w:val="en-US"/>
        </w:rPr>
        <w:t xml:space="preserve"> Internal External     Description                                  Application </w:t>
      </w:r>
    </w:p>
    <w:p w14:paraId="0E0F579D" w14:textId="77777777" w:rsidR="00774472" w:rsidRPr="0045652F" w:rsidRDefault="00774472">
      <w:pPr>
        <w:pStyle w:val="Ecran80"/>
        <w:rPr>
          <w:noProof w:val="0"/>
          <w:lang w:val="en-US"/>
        </w:rPr>
      </w:pPr>
      <w:r w:rsidRPr="0045652F">
        <w:rPr>
          <w:noProof w:val="0"/>
          <w:lang w:val="en-US"/>
        </w:rPr>
        <w:t xml:space="preserve"> Name     Name                                                                  </w:t>
      </w:r>
    </w:p>
    <w:p w14:paraId="7DA0EC6F" w14:textId="77777777" w:rsidR="00774472" w:rsidRPr="0045652F" w:rsidRDefault="00774472">
      <w:pPr>
        <w:pStyle w:val="Ecran80"/>
        <w:rPr>
          <w:noProof w:val="0"/>
          <w:lang w:val="en-US"/>
        </w:rPr>
      </w:pPr>
      <w:r w:rsidRPr="0045652F">
        <w:rPr>
          <w:noProof w:val="0"/>
          <w:lang w:val="en-US"/>
        </w:rPr>
        <w:t xml:space="preserve"> W2H-00   WEB2HOST Default HTML directory (URL prefix blank)          W2H-DIR   </w:t>
      </w:r>
    </w:p>
    <w:p w14:paraId="219B6CB1" w14:textId="77777777" w:rsidR="00774472" w:rsidRPr="0045652F" w:rsidRDefault="00774472">
      <w:pPr>
        <w:pStyle w:val="Ecran80"/>
        <w:rPr>
          <w:noProof w:val="0"/>
          <w:lang w:val="en-US"/>
        </w:rPr>
      </w:pPr>
      <w:r w:rsidRPr="0045652F">
        <w:rPr>
          <w:noProof w:val="0"/>
          <w:lang w:val="en-US"/>
        </w:rPr>
        <w:t xml:space="preserve"> W2H-04   home     User directory (URL prefix /home/user1)            USER1DIR  </w:t>
      </w:r>
    </w:p>
    <w:p w14:paraId="62A57A45" w14:textId="77777777" w:rsidR="00774472" w:rsidRPr="0045652F" w:rsidRDefault="00774472">
      <w:pPr>
        <w:pStyle w:val="Ecran80"/>
        <w:rPr>
          <w:noProof w:val="0"/>
          <w:lang w:val="en-US"/>
        </w:rPr>
      </w:pPr>
      <w:r w:rsidRPr="0045652F">
        <w:rPr>
          <w:noProof w:val="0"/>
          <w:lang w:val="en-US"/>
        </w:rPr>
        <w:t xml:space="preserve"> W2H-05   home     User directory (URL prefix /home/user2)            USER2DIR  </w:t>
      </w:r>
    </w:p>
    <w:p w14:paraId="01509D36" w14:textId="77777777" w:rsidR="00774472" w:rsidRPr="0045652F" w:rsidRDefault="00774472">
      <w:pPr>
        <w:pStyle w:val="Ecran80"/>
        <w:rPr>
          <w:noProof w:val="0"/>
          <w:lang w:val="en-US"/>
        </w:rPr>
      </w:pPr>
      <w:r w:rsidRPr="0045652F">
        <w:rPr>
          <w:noProof w:val="0"/>
          <w:lang w:val="en-US"/>
        </w:rPr>
        <w:t xml:space="preserve"> W2H-06   IMAGES   All /images directories (URL prefix blank)         W2H-DIR   </w:t>
      </w:r>
    </w:p>
    <w:p w14:paraId="0CABC290" w14:textId="77777777" w:rsidR="00774472" w:rsidRPr="0045652F" w:rsidRDefault="00774472">
      <w:pPr>
        <w:pStyle w:val="Ecran80"/>
        <w:rPr>
          <w:noProof w:val="0"/>
          <w:lang w:val="en-US"/>
        </w:rPr>
      </w:pPr>
      <w:r w:rsidRPr="0045652F">
        <w:rPr>
          <w:noProof w:val="0"/>
          <w:lang w:val="en-US"/>
        </w:rPr>
        <w:t xml:space="preserve"> W2H-10   cics     CICS application                                   DBDCCICS  </w:t>
      </w:r>
    </w:p>
    <w:p w14:paraId="3453CCA8" w14:textId="77777777" w:rsidR="00774472" w:rsidRPr="0045652F" w:rsidRDefault="00774472">
      <w:pPr>
        <w:pStyle w:val="Ecran80"/>
        <w:rPr>
          <w:noProof w:val="0"/>
          <w:lang w:val="en-US"/>
        </w:rPr>
      </w:pPr>
      <w:r w:rsidRPr="0045652F">
        <w:rPr>
          <w:noProof w:val="0"/>
          <w:lang w:val="en-US"/>
        </w:rPr>
        <w:t xml:space="preserve"> W2H-20   tso      TSO application                                    TSO       </w:t>
      </w:r>
    </w:p>
    <w:p w14:paraId="0DDF0CCF" w14:textId="77777777" w:rsidR="00774472" w:rsidRPr="0045652F" w:rsidRDefault="00774472">
      <w:pPr>
        <w:pStyle w:val="Ecran80"/>
        <w:rPr>
          <w:noProof w:val="0"/>
          <w:lang w:val="en-US"/>
        </w:rPr>
      </w:pPr>
      <w:r w:rsidRPr="0045652F">
        <w:rPr>
          <w:noProof w:val="0"/>
          <w:lang w:val="en-US"/>
        </w:rPr>
        <w:t xml:space="preserve">                                                                                </w:t>
      </w:r>
    </w:p>
    <w:p w14:paraId="40FB0CC5" w14:textId="77777777" w:rsidR="00774472" w:rsidRPr="0045652F" w:rsidRDefault="00774472">
      <w:pPr>
        <w:pStyle w:val="Ecran80"/>
        <w:rPr>
          <w:noProof w:val="0"/>
          <w:lang w:val="en-US"/>
        </w:rPr>
      </w:pPr>
      <w:r w:rsidRPr="0045652F">
        <w:rPr>
          <w:noProof w:val="0"/>
          <w:lang w:val="en-US"/>
        </w:rPr>
        <w:t xml:space="preserve">                                                                                </w:t>
      </w:r>
    </w:p>
    <w:p w14:paraId="7A25C029" w14:textId="77777777" w:rsidR="00774472" w:rsidRPr="0045652F" w:rsidRDefault="00774472">
      <w:pPr>
        <w:pStyle w:val="Caption"/>
        <w:rPr>
          <w:szCs w:val="19"/>
          <w:lang w:val="en-US"/>
        </w:rPr>
      </w:pPr>
      <w:bookmarkStart w:id="30" w:name="_Toc373484969"/>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w:t>
      </w:r>
      <w:r w:rsidRPr="0045652F">
        <w:rPr>
          <w:lang w:val="en-US"/>
        </w:rPr>
        <w:fldChar w:fldCharType="end"/>
      </w:r>
      <w:r w:rsidRPr="0045652F">
        <w:rPr>
          <w:szCs w:val="19"/>
          <w:lang w:val="en-US"/>
        </w:rPr>
        <w:t xml:space="preserve"> Transactions under entry point WEB2HOST</w:t>
      </w:r>
      <w:bookmarkEnd w:id="30"/>
    </w:p>
    <w:p w14:paraId="1549DE48" w14:textId="77777777" w:rsidR="00774472" w:rsidRPr="0045652F" w:rsidRDefault="00774472">
      <w:pPr>
        <w:rPr>
          <w:lang w:val="en-US"/>
        </w:rPr>
      </w:pPr>
      <w:r w:rsidRPr="0045652F">
        <w:rPr>
          <w:lang w:val="en-US"/>
        </w:rPr>
        <w:t>In this example, transactions W2H-00, W2H-04, W2H-05, and W2H-06 are “application type 4” (directory transactions).  Transactions W2H-10 and W2H-20 are “application type 1” (processing transactions) and play no part in the directory selection process.</w:t>
      </w:r>
    </w:p>
    <w:p w14:paraId="4DE12D86" w14:textId="77777777" w:rsidR="00774472" w:rsidRPr="0045652F" w:rsidRDefault="00774472">
      <w:pPr>
        <w:rPr>
          <w:lang w:val="en-US"/>
        </w:rPr>
      </w:pPr>
    </w:p>
    <w:p w14:paraId="529C3E74" w14:textId="77777777" w:rsidR="00774472" w:rsidRPr="0045652F" w:rsidRDefault="00774472">
      <w:pPr>
        <w:pStyle w:val="ecran0"/>
        <w:rPr>
          <w:lang w:val="en-US"/>
        </w:rPr>
      </w:pPr>
      <w:r w:rsidRPr="0045652F">
        <w:rPr>
          <w:lang w:val="en-US"/>
        </w:rPr>
        <w:lastRenderedPageBreak/>
        <w:t>The figure below shows an example of the detail of a directory transaction:</w:t>
      </w:r>
    </w:p>
    <w:p w14:paraId="4F14BAA3" w14:textId="77777777" w:rsidR="00774472" w:rsidRPr="0045652F" w:rsidRDefault="00774472">
      <w:pPr>
        <w:pStyle w:val="Ecran80"/>
        <w:rPr>
          <w:noProof w:val="0"/>
          <w:lang w:val="en-US"/>
        </w:rPr>
      </w:pPr>
      <w:r w:rsidRPr="0045652F">
        <w:rPr>
          <w:noProof w:val="0"/>
          <w:lang w:val="en-US"/>
        </w:rPr>
        <w:t xml:space="preserve"> TRANSACTION DETAIL DEFINITION ---------------------- Applid: SPVIRH2  15:18:38 </w:t>
      </w:r>
    </w:p>
    <w:p w14:paraId="6948D887" w14:textId="77777777" w:rsidR="00774472" w:rsidRPr="0045652F" w:rsidRDefault="00774472">
      <w:pPr>
        <w:pStyle w:val="Ecran80"/>
        <w:rPr>
          <w:noProof w:val="0"/>
          <w:lang w:val="en-US"/>
        </w:rPr>
      </w:pPr>
      <w:r w:rsidRPr="0045652F">
        <w:rPr>
          <w:noProof w:val="0"/>
          <w:lang w:val="en-US"/>
        </w:rPr>
        <w:t xml:space="preserve">                                                                                </w:t>
      </w:r>
    </w:p>
    <w:p w14:paraId="2AA7A0AA" w14:textId="77777777" w:rsidR="00774472" w:rsidRPr="0045652F" w:rsidRDefault="00774472">
      <w:pPr>
        <w:pStyle w:val="Ecran80"/>
        <w:rPr>
          <w:noProof w:val="0"/>
          <w:lang w:val="en-US"/>
        </w:rPr>
      </w:pPr>
      <w:r w:rsidRPr="0045652F">
        <w:rPr>
          <w:noProof w:val="0"/>
          <w:lang w:val="en-US"/>
        </w:rPr>
        <w:t xml:space="preserve"> Internal name ===&gt; W2H-04                 To associate with an entry point name</w:t>
      </w:r>
    </w:p>
    <w:p w14:paraId="7BCB69A1" w14:textId="77777777" w:rsidR="00774472" w:rsidRPr="0045652F" w:rsidRDefault="00774472">
      <w:pPr>
        <w:pStyle w:val="Ecran80"/>
        <w:rPr>
          <w:noProof w:val="0"/>
          <w:lang w:val="en-US"/>
        </w:rPr>
      </w:pPr>
      <w:r w:rsidRPr="0045652F">
        <w:rPr>
          <w:noProof w:val="0"/>
          <w:lang w:val="en-US"/>
        </w:rPr>
        <w:t xml:space="preserve"> External name ===&gt; home                   Name displayed on user menu          </w:t>
      </w:r>
    </w:p>
    <w:p w14:paraId="45A03774" w14:textId="77777777" w:rsidR="00774472" w:rsidRPr="0045652F" w:rsidRDefault="00774472">
      <w:pPr>
        <w:pStyle w:val="Ecran80"/>
        <w:rPr>
          <w:noProof w:val="0"/>
          <w:lang w:val="en-US"/>
        </w:rPr>
      </w:pPr>
      <w:r w:rsidRPr="0045652F">
        <w:rPr>
          <w:noProof w:val="0"/>
          <w:lang w:val="en-US"/>
        </w:rPr>
        <w:t xml:space="preserve"> Description   ===&gt; User directory (URL prefix /home/user1)                     </w:t>
      </w:r>
    </w:p>
    <w:p w14:paraId="2E7C419F" w14:textId="77777777" w:rsidR="00774472" w:rsidRPr="0045652F" w:rsidRDefault="00774472">
      <w:pPr>
        <w:pStyle w:val="Ecran80"/>
        <w:rPr>
          <w:noProof w:val="0"/>
          <w:lang w:val="en-US"/>
        </w:rPr>
      </w:pPr>
      <w:r w:rsidRPr="0045652F">
        <w:rPr>
          <w:noProof w:val="0"/>
          <w:lang w:val="en-US"/>
        </w:rPr>
        <w:t xml:space="preserve"> Application   ===&gt; USER1DIR               Application to be called             </w:t>
      </w:r>
    </w:p>
    <w:p w14:paraId="6FEE3A7D" w14:textId="77777777" w:rsidR="00774472" w:rsidRPr="0045652F" w:rsidRDefault="00774472">
      <w:pPr>
        <w:pStyle w:val="Ecran80"/>
        <w:rPr>
          <w:noProof w:val="0"/>
          <w:lang w:val="en-US"/>
        </w:rPr>
      </w:pPr>
      <w:r w:rsidRPr="0045652F">
        <w:rPr>
          <w:noProof w:val="0"/>
          <w:lang w:val="en-US"/>
        </w:rPr>
        <w:t xml:space="preserve"> </w:t>
      </w:r>
      <w:r w:rsidR="00402441">
        <w:rPr>
          <w:noProof w:val="0"/>
          <w:lang w:val="en-US"/>
        </w:rPr>
        <w:t xml:space="preserve">PassTicket    ===&gt; 0  Name ===&gt;           0=no 1=yes 2=unsigned                </w:t>
      </w:r>
    </w:p>
    <w:p w14:paraId="2146C36D" w14:textId="77777777" w:rsidR="00774472" w:rsidRPr="0045652F" w:rsidRDefault="00774472">
      <w:pPr>
        <w:pStyle w:val="Ecran80"/>
        <w:rPr>
          <w:noProof w:val="0"/>
          <w:lang w:val="en-US"/>
        </w:rPr>
      </w:pPr>
      <w:r w:rsidRPr="0045652F">
        <w:rPr>
          <w:noProof w:val="0"/>
          <w:lang w:val="en-US"/>
        </w:rPr>
        <w:t xml:space="preserve"> Application type   ===&gt; 4                 1=VTAM 2=VIRTEL 3=SERV 4=PAGE 5=LINE </w:t>
      </w:r>
    </w:p>
    <w:p w14:paraId="32C3E35F" w14:textId="77777777" w:rsidR="00774472" w:rsidRPr="0045652F" w:rsidRDefault="00774472">
      <w:pPr>
        <w:pStyle w:val="Ecran80"/>
        <w:rPr>
          <w:noProof w:val="0"/>
          <w:lang w:val="en-US"/>
        </w:rPr>
      </w:pPr>
      <w:r w:rsidRPr="0045652F">
        <w:rPr>
          <w:noProof w:val="0"/>
          <w:lang w:val="en-US"/>
        </w:rPr>
        <w:t xml:space="preserve"> Pseudo-terminals   ===&gt; DELOC             Prefix of name of partner terminals  </w:t>
      </w:r>
    </w:p>
    <w:p w14:paraId="1FF684E3" w14:textId="77777777" w:rsidR="00774472" w:rsidRPr="0045652F" w:rsidRDefault="00774472">
      <w:pPr>
        <w:pStyle w:val="Ecran80"/>
        <w:rPr>
          <w:noProof w:val="0"/>
          <w:lang w:val="en-US"/>
        </w:rPr>
      </w:pPr>
      <w:r w:rsidRPr="0045652F">
        <w:rPr>
          <w:noProof w:val="0"/>
          <w:lang w:val="en-US"/>
        </w:rPr>
        <w:t xml:space="preserve"> Logmode            ===&gt;                   Specify when LOGMODE must be changed </w:t>
      </w:r>
    </w:p>
    <w:p w14:paraId="4F54B5FB" w14:textId="77777777" w:rsidR="00774472" w:rsidRPr="0045652F" w:rsidRDefault="00774472">
      <w:pPr>
        <w:pStyle w:val="Ecran80"/>
        <w:rPr>
          <w:noProof w:val="0"/>
          <w:lang w:val="en-US"/>
        </w:rPr>
      </w:pPr>
      <w:r w:rsidRPr="0045652F">
        <w:rPr>
          <w:noProof w:val="0"/>
          <w:lang w:val="en-US"/>
        </w:rPr>
        <w:t xml:space="preserve"> How started        ===&gt; 2                 1=menu 2=sub-menu 3=auto             </w:t>
      </w:r>
    </w:p>
    <w:p w14:paraId="7FD63CE4" w14:textId="77777777" w:rsidR="00774472" w:rsidRPr="0045652F" w:rsidRDefault="00774472">
      <w:pPr>
        <w:pStyle w:val="Ecran80"/>
        <w:rPr>
          <w:noProof w:val="0"/>
          <w:lang w:val="en-US"/>
        </w:rPr>
      </w:pPr>
      <w:r w:rsidRPr="0045652F">
        <w:rPr>
          <w:noProof w:val="0"/>
          <w:lang w:val="en-US"/>
        </w:rPr>
        <w:t xml:space="preserve"> Security           ===&gt; 0                 0=none 1=basic 2=NTLM 3=TLS 4=HTML   </w:t>
      </w:r>
    </w:p>
    <w:p w14:paraId="58EAE772" w14:textId="77777777" w:rsidR="00774472" w:rsidRPr="0045652F" w:rsidRDefault="00774472">
      <w:pPr>
        <w:pStyle w:val="Ecran80"/>
        <w:rPr>
          <w:noProof w:val="0"/>
          <w:lang w:val="en-US"/>
        </w:rPr>
      </w:pPr>
      <w:r w:rsidRPr="0045652F">
        <w:rPr>
          <w:noProof w:val="0"/>
          <w:lang w:val="en-US"/>
        </w:rPr>
        <w:t xml:space="preserve"> H4W commands ?     ===&gt;                   0=no 1=yes 2=if2VIRTEL 4=auto        </w:t>
      </w:r>
    </w:p>
    <w:p w14:paraId="46BDDA8D" w14:textId="77777777" w:rsidR="00774472" w:rsidRPr="0045652F" w:rsidRDefault="00774472">
      <w:pPr>
        <w:pStyle w:val="Ecran80"/>
        <w:rPr>
          <w:noProof w:val="0"/>
          <w:lang w:val="en-US"/>
        </w:rPr>
      </w:pPr>
      <w:r w:rsidRPr="0045652F">
        <w:rPr>
          <w:noProof w:val="0"/>
          <w:lang w:val="en-US"/>
        </w:rPr>
        <w:t xml:space="preserve"> Check URL Prefix   ===&gt; /home/user1                                            </w:t>
      </w:r>
    </w:p>
    <w:p w14:paraId="7C7640C4" w14:textId="77777777" w:rsidR="00774472" w:rsidRPr="0045652F" w:rsidRDefault="00774472">
      <w:pPr>
        <w:pStyle w:val="Ecran80"/>
        <w:rPr>
          <w:noProof w:val="0"/>
          <w:lang w:val="en-US"/>
        </w:rPr>
      </w:pPr>
      <w:r w:rsidRPr="0045652F">
        <w:rPr>
          <w:noProof w:val="0"/>
          <w:lang w:val="en-US"/>
        </w:rPr>
        <w:t xml:space="preserve">                                                                                </w:t>
      </w:r>
    </w:p>
    <w:p w14:paraId="5F9F8E78" w14:textId="77777777" w:rsidR="00774472" w:rsidRPr="0045652F" w:rsidRDefault="00774472">
      <w:pPr>
        <w:pStyle w:val="Ecran80"/>
        <w:rPr>
          <w:noProof w:val="0"/>
          <w:lang w:val="en-US"/>
        </w:rPr>
      </w:pPr>
      <w:r w:rsidRPr="0045652F">
        <w:rPr>
          <w:noProof w:val="0"/>
          <w:lang w:val="en-US"/>
        </w:rPr>
        <w:t xml:space="preserve"> TIOA at logon      ===&gt;                                                        </w:t>
      </w:r>
    </w:p>
    <w:p w14:paraId="072987C2" w14:textId="77777777" w:rsidR="00774472" w:rsidRPr="0045652F" w:rsidRDefault="00774472">
      <w:pPr>
        <w:pStyle w:val="Ecran80"/>
        <w:rPr>
          <w:noProof w:val="0"/>
          <w:lang w:val="en-US"/>
        </w:rPr>
      </w:pPr>
      <w:r w:rsidRPr="0045652F">
        <w:rPr>
          <w:noProof w:val="0"/>
          <w:lang w:val="en-US"/>
        </w:rPr>
        <w:t xml:space="preserve">                                                                                </w:t>
      </w:r>
    </w:p>
    <w:p w14:paraId="5F49E21C" w14:textId="77777777" w:rsidR="00774472" w:rsidRPr="0045652F" w:rsidRDefault="00774472">
      <w:pPr>
        <w:pStyle w:val="Ecran80"/>
        <w:rPr>
          <w:noProof w:val="0"/>
          <w:lang w:val="en-US"/>
        </w:rPr>
      </w:pPr>
      <w:r w:rsidRPr="0045652F">
        <w:rPr>
          <w:noProof w:val="0"/>
          <w:lang w:val="en-US"/>
        </w:rPr>
        <w:t xml:space="preserve"> TIOA at logoff     ===&gt;                                                        </w:t>
      </w:r>
    </w:p>
    <w:p w14:paraId="307434B3" w14:textId="77777777" w:rsidR="00774472" w:rsidRPr="0045652F" w:rsidRDefault="00774472">
      <w:pPr>
        <w:pStyle w:val="Ecran80"/>
        <w:rPr>
          <w:noProof w:val="0"/>
          <w:lang w:val="en-US"/>
        </w:rPr>
      </w:pPr>
      <w:r w:rsidRPr="0045652F">
        <w:rPr>
          <w:noProof w:val="0"/>
          <w:lang w:val="en-US"/>
        </w:rPr>
        <w:t xml:space="preserve">                                                                                </w:t>
      </w:r>
    </w:p>
    <w:p w14:paraId="75167969" w14:textId="77777777" w:rsidR="00774472" w:rsidRPr="0045652F" w:rsidRDefault="00774472">
      <w:pPr>
        <w:pStyle w:val="Ecran80"/>
        <w:rPr>
          <w:noProof w:val="0"/>
          <w:lang w:val="en-US"/>
        </w:rPr>
      </w:pPr>
      <w:r w:rsidRPr="0045652F">
        <w:rPr>
          <w:noProof w:val="0"/>
          <w:lang w:val="en-US"/>
        </w:rPr>
        <w:t xml:space="preserve"> Initial Scenario   ===&gt;                   Final Scenario      ===&gt;             </w:t>
      </w:r>
    </w:p>
    <w:p w14:paraId="7A3CAECC" w14:textId="77777777" w:rsidR="00774472" w:rsidRPr="0045652F" w:rsidRDefault="00774472">
      <w:pPr>
        <w:pStyle w:val="Ecran80"/>
        <w:rPr>
          <w:noProof w:val="0"/>
          <w:lang w:val="en-US"/>
        </w:rPr>
      </w:pPr>
      <w:r w:rsidRPr="0045652F">
        <w:rPr>
          <w:noProof w:val="0"/>
          <w:lang w:val="en-US"/>
        </w:rPr>
        <w:t xml:space="preserve"> Input Scenario     ===&gt;                   Output Scenario     ===&gt;             </w:t>
      </w:r>
    </w:p>
    <w:p w14:paraId="050AB97B" w14:textId="77777777" w:rsidR="00774472" w:rsidRPr="0045652F" w:rsidRDefault="00774472">
      <w:pPr>
        <w:pStyle w:val="Ecran80"/>
        <w:rPr>
          <w:noProof w:val="0"/>
          <w:lang w:val="en-US"/>
        </w:rPr>
      </w:pPr>
      <w:r w:rsidRPr="0045652F">
        <w:rPr>
          <w:noProof w:val="0"/>
          <w:lang w:val="en-US"/>
        </w:rPr>
        <w:t xml:space="preserve">                                                                                </w:t>
      </w:r>
    </w:p>
    <w:p w14:paraId="077A506B" w14:textId="77777777" w:rsidR="00774472" w:rsidRPr="0045652F" w:rsidRDefault="00774472">
      <w:pPr>
        <w:pStyle w:val="Ecran80"/>
        <w:rPr>
          <w:noProof w:val="0"/>
          <w:lang w:val="en-US"/>
        </w:rPr>
      </w:pPr>
      <w:r w:rsidRPr="0045652F">
        <w:rPr>
          <w:noProof w:val="0"/>
          <w:lang w:val="en-US"/>
        </w:rPr>
        <w:t xml:space="preserve"> P1=Update                          P3=Return                       P12=Server  </w:t>
      </w:r>
    </w:p>
    <w:p w14:paraId="7A6BDD34" w14:textId="77777777" w:rsidR="00774472" w:rsidRPr="0045652F" w:rsidRDefault="00774472">
      <w:pPr>
        <w:pStyle w:val="Ecran80"/>
        <w:rPr>
          <w:noProof w:val="0"/>
          <w:lang w:val="en-US"/>
        </w:rPr>
      </w:pPr>
      <w:r w:rsidRPr="0045652F">
        <w:rPr>
          <w:noProof w:val="0"/>
          <w:lang w:val="en-US"/>
        </w:rPr>
        <w:t xml:space="preserve">                                                                                </w:t>
      </w:r>
    </w:p>
    <w:p w14:paraId="171206E9" w14:textId="77777777" w:rsidR="00774472" w:rsidRPr="0045652F" w:rsidRDefault="00774472">
      <w:pPr>
        <w:pStyle w:val="Caption"/>
        <w:rPr>
          <w:szCs w:val="19"/>
          <w:lang w:val="en-US"/>
        </w:rPr>
      </w:pPr>
      <w:bookmarkStart w:id="31" w:name="_Toc373484970"/>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w:t>
      </w:r>
      <w:r w:rsidRPr="0045652F">
        <w:rPr>
          <w:lang w:val="en-US"/>
        </w:rPr>
        <w:fldChar w:fldCharType="end"/>
      </w:r>
      <w:r w:rsidRPr="0045652F">
        <w:rPr>
          <w:szCs w:val="19"/>
          <w:lang w:val="en-US"/>
        </w:rPr>
        <w:t xml:space="preserve"> Example of a directory transaction</w:t>
      </w:r>
      <w:bookmarkEnd w:id="31"/>
    </w:p>
    <w:p w14:paraId="299FC53B" w14:textId="77777777" w:rsidR="00774472" w:rsidRPr="0045652F" w:rsidRDefault="00774472">
      <w:pPr>
        <w:pStyle w:val="Heading6"/>
        <w:rPr>
          <w:lang w:val="en-US"/>
        </w:rPr>
      </w:pPr>
      <w:r w:rsidRPr="0045652F">
        <w:rPr>
          <w:lang w:val="en-US"/>
        </w:rPr>
        <w:t>Example 1: Neither pathname nor pagename specified</w:t>
      </w:r>
    </w:p>
    <w:p w14:paraId="715E1ED4" w14:textId="77777777" w:rsidR="00774472" w:rsidRPr="0045652F" w:rsidRDefault="00774472">
      <w:pPr>
        <w:pStyle w:val="Listing"/>
        <w:rPr>
          <w:lang w:val="en-US"/>
        </w:rPr>
      </w:pPr>
      <w:r w:rsidRPr="0045652F">
        <w:rPr>
          <w:lang w:val="en-US"/>
        </w:rPr>
        <w:t>http://ipaddr:port</w:t>
      </w:r>
    </w:p>
    <w:p w14:paraId="42D1A646" w14:textId="77777777" w:rsidR="00774472" w:rsidRPr="0045652F" w:rsidRDefault="00774472">
      <w:pPr>
        <w:keepNext/>
        <w:keepLines/>
        <w:rPr>
          <w:lang w:val="en-US"/>
        </w:rPr>
      </w:pPr>
    </w:p>
    <w:p w14:paraId="7FE49D9F" w14:textId="77777777" w:rsidR="00774472" w:rsidRPr="0045652F" w:rsidRDefault="00774472">
      <w:pPr>
        <w:keepLines/>
        <w:rPr>
          <w:lang w:val="en-US"/>
        </w:rPr>
      </w:pPr>
      <w:r w:rsidRPr="0045652F">
        <w:rPr>
          <w:lang w:val="en-US"/>
        </w:rPr>
        <w:t xml:space="preserve">The </w:t>
      </w:r>
      <w:r w:rsidRPr="0045652F">
        <w:rPr>
          <w:i/>
          <w:iCs/>
          <w:lang w:val="en-US"/>
        </w:rPr>
        <w:t xml:space="preserve">pathname </w:t>
      </w:r>
      <w:r w:rsidRPr="0045652F">
        <w:rPr>
          <w:lang w:val="en-US"/>
        </w:rPr>
        <w:t xml:space="preserve">defaults to the entry point name, WEB2HOST, which matches transaction W2H-00.  The </w:t>
      </w:r>
      <w:r w:rsidRPr="0045652F">
        <w:rPr>
          <w:i/>
          <w:iCs/>
          <w:lang w:val="en-US"/>
        </w:rPr>
        <w:t>pagename</w:t>
      </w:r>
      <w:r w:rsidRPr="0045652F">
        <w:rPr>
          <w:lang w:val="en-US"/>
        </w:rPr>
        <w:t xml:space="preserve"> also defaults to WEB2HOST.  VIRTEL therefore fetches page WEB2HOST from the directory W2H-DIR.</w:t>
      </w:r>
    </w:p>
    <w:p w14:paraId="007FE6EF" w14:textId="77777777" w:rsidR="00774472" w:rsidRPr="0045652F" w:rsidRDefault="00774472">
      <w:pPr>
        <w:pStyle w:val="Heading6"/>
        <w:rPr>
          <w:lang w:val="en-US"/>
        </w:rPr>
      </w:pPr>
      <w:r w:rsidRPr="0045652F">
        <w:rPr>
          <w:lang w:val="en-US"/>
        </w:rPr>
        <w:t>Example 2: Pagename specified</w:t>
      </w:r>
    </w:p>
    <w:p w14:paraId="45CB1034" w14:textId="77777777" w:rsidR="00774472" w:rsidRPr="0045652F" w:rsidRDefault="00774472">
      <w:pPr>
        <w:pStyle w:val="Listing"/>
        <w:rPr>
          <w:lang w:val="en-US"/>
        </w:rPr>
      </w:pPr>
      <w:r w:rsidRPr="0045652F">
        <w:rPr>
          <w:lang w:val="en-US"/>
        </w:rPr>
        <w:t>http://ipaddr:port/menu.htm</w:t>
      </w:r>
    </w:p>
    <w:p w14:paraId="1A396945" w14:textId="77777777" w:rsidR="00774472" w:rsidRPr="0045652F" w:rsidRDefault="00774472">
      <w:pPr>
        <w:keepNext/>
        <w:keepLines/>
        <w:rPr>
          <w:lang w:val="en-US"/>
        </w:rPr>
      </w:pPr>
    </w:p>
    <w:p w14:paraId="27883ADC" w14:textId="77777777" w:rsidR="00774472" w:rsidRPr="0045652F" w:rsidRDefault="00774472">
      <w:pPr>
        <w:keepLines/>
        <w:rPr>
          <w:lang w:val="en-US"/>
        </w:rPr>
      </w:pPr>
      <w:r w:rsidRPr="0045652F">
        <w:rPr>
          <w:lang w:val="en-US"/>
        </w:rPr>
        <w:t xml:space="preserve">The </w:t>
      </w:r>
      <w:r w:rsidRPr="0045652F">
        <w:rPr>
          <w:i/>
          <w:iCs/>
          <w:lang w:val="en-US"/>
        </w:rPr>
        <w:t xml:space="preserve">pathname </w:t>
      </w:r>
      <w:r w:rsidRPr="0045652F">
        <w:rPr>
          <w:lang w:val="en-US"/>
        </w:rPr>
        <w:t>defaults to the entry point name, WEB2HOST, which matches transaction W2H-00.  VIRTEL therefore fetches page menu.htm from the directory W2H-DIR.</w:t>
      </w:r>
    </w:p>
    <w:p w14:paraId="3046C5A4" w14:textId="77777777" w:rsidR="00774472" w:rsidRPr="0045652F" w:rsidRDefault="00774472">
      <w:pPr>
        <w:pStyle w:val="Heading6"/>
        <w:rPr>
          <w:lang w:val="en-US"/>
        </w:rPr>
      </w:pPr>
      <w:r w:rsidRPr="0045652F">
        <w:rPr>
          <w:lang w:val="en-US"/>
        </w:rPr>
        <w:t>Example 3: Pathname specified</w:t>
      </w:r>
    </w:p>
    <w:p w14:paraId="2618F581" w14:textId="77777777" w:rsidR="00774472" w:rsidRPr="0045652F" w:rsidRDefault="00774472">
      <w:pPr>
        <w:pStyle w:val="Listing"/>
        <w:rPr>
          <w:lang w:val="en-US"/>
        </w:rPr>
      </w:pPr>
      <w:r w:rsidRPr="0045652F">
        <w:rPr>
          <w:lang w:val="en-US"/>
        </w:rPr>
        <w:t>http://ipaddr:port/home/user1/</w:t>
      </w:r>
    </w:p>
    <w:p w14:paraId="268F0FEF" w14:textId="77777777" w:rsidR="00774472" w:rsidRPr="0045652F" w:rsidRDefault="00774472">
      <w:pPr>
        <w:keepNext/>
        <w:keepLines/>
        <w:rPr>
          <w:lang w:val="en-US"/>
        </w:rPr>
      </w:pPr>
    </w:p>
    <w:p w14:paraId="596314E5" w14:textId="77777777" w:rsidR="00774472" w:rsidRPr="0045652F" w:rsidRDefault="00774472">
      <w:pPr>
        <w:keepLines/>
        <w:rPr>
          <w:lang w:val="en-US"/>
        </w:rPr>
      </w:pPr>
      <w:r w:rsidRPr="0045652F">
        <w:rPr>
          <w:lang w:val="en-US"/>
        </w:rPr>
        <w:t xml:space="preserve">The </w:t>
      </w:r>
      <w:r w:rsidRPr="0045652F">
        <w:rPr>
          <w:i/>
          <w:iCs/>
          <w:lang w:val="en-US"/>
        </w:rPr>
        <w:t xml:space="preserve">pathname </w:t>
      </w:r>
      <w:r w:rsidRPr="0045652F">
        <w:rPr>
          <w:lang w:val="en-US"/>
        </w:rPr>
        <w:t xml:space="preserve">/home/user1 matches transaction W2H-04.  The </w:t>
      </w:r>
      <w:r w:rsidRPr="0045652F">
        <w:rPr>
          <w:i/>
          <w:iCs/>
          <w:lang w:val="en-US"/>
        </w:rPr>
        <w:t>pagename</w:t>
      </w:r>
      <w:r w:rsidRPr="0045652F">
        <w:rPr>
          <w:lang w:val="en-US"/>
        </w:rPr>
        <w:t xml:space="preserve"> defaults to the entry point name, WEB2HOST.  VIRTEL therefore fetches page WEB2HOST from the directory USER1DIR.</w:t>
      </w:r>
    </w:p>
    <w:p w14:paraId="4925838F" w14:textId="77777777" w:rsidR="00774472" w:rsidRPr="0045652F" w:rsidRDefault="00774472">
      <w:pPr>
        <w:pStyle w:val="Heading6"/>
        <w:rPr>
          <w:lang w:val="en-US"/>
        </w:rPr>
      </w:pPr>
      <w:r w:rsidRPr="0045652F">
        <w:rPr>
          <w:lang w:val="en-US"/>
        </w:rPr>
        <w:t>Example 4: Pathname and pagename specified</w:t>
      </w:r>
    </w:p>
    <w:p w14:paraId="3F34F425" w14:textId="77777777" w:rsidR="00774472" w:rsidRPr="0045652F" w:rsidRDefault="00774472">
      <w:pPr>
        <w:pStyle w:val="Listing"/>
        <w:rPr>
          <w:lang w:val="en-US"/>
        </w:rPr>
      </w:pPr>
      <w:r w:rsidRPr="0045652F">
        <w:rPr>
          <w:lang w:val="en-US"/>
        </w:rPr>
        <w:t>http://ipaddr:port/home/user2/index.html</w:t>
      </w:r>
    </w:p>
    <w:p w14:paraId="6D86F832" w14:textId="77777777" w:rsidR="00774472" w:rsidRPr="0045652F" w:rsidRDefault="00774472">
      <w:pPr>
        <w:keepNext/>
        <w:keepLines/>
        <w:rPr>
          <w:lang w:val="en-US"/>
        </w:rPr>
      </w:pPr>
    </w:p>
    <w:p w14:paraId="6DEC7E50" w14:textId="77777777" w:rsidR="00774472" w:rsidRPr="0045652F" w:rsidRDefault="00774472">
      <w:pPr>
        <w:keepLines/>
        <w:rPr>
          <w:lang w:val="en-US"/>
        </w:rPr>
      </w:pPr>
      <w:r w:rsidRPr="0045652F">
        <w:rPr>
          <w:lang w:val="en-US"/>
        </w:rPr>
        <w:t xml:space="preserve">The </w:t>
      </w:r>
      <w:r w:rsidRPr="0045652F">
        <w:rPr>
          <w:i/>
          <w:iCs/>
          <w:lang w:val="en-US"/>
        </w:rPr>
        <w:t xml:space="preserve">pathname </w:t>
      </w:r>
      <w:r w:rsidRPr="0045652F">
        <w:rPr>
          <w:lang w:val="en-US"/>
        </w:rPr>
        <w:t>/home/user2 matches transaction W2H-05.  VIRTEL therefore fetches page index.html from the directory USER2DIR.</w:t>
      </w:r>
    </w:p>
    <w:p w14:paraId="24B6AF7C" w14:textId="77777777" w:rsidR="00774472" w:rsidRPr="0045652F" w:rsidRDefault="00774472">
      <w:pPr>
        <w:pStyle w:val="Heading6"/>
        <w:rPr>
          <w:lang w:val="en-US"/>
        </w:rPr>
      </w:pPr>
      <w:r w:rsidRPr="0045652F">
        <w:rPr>
          <w:lang w:val="en-US"/>
        </w:rPr>
        <w:t>Example 5: Undefined pathname specified</w:t>
      </w:r>
    </w:p>
    <w:p w14:paraId="0F76FB98" w14:textId="77777777" w:rsidR="00774472" w:rsidRPr="0045652F" w:rsidRDefault="00774472">
      <w:pPr>
        <w:pStyle w:val="Listing"/>
        <w:rPr>
          <w:lang w:val="en-US"/>
        </w:rPr>
      </w:pPr>
      <w:r w:rsidRPr="0045652F">
        <w:rPr>
          <w:lang w:val="en-US"/>
        </w:rPr>
        <w:t>http://ipaddr:port/home/user3/index.html</w:t>
      </w:r>
    </w:p>
    <w:p w14:paraId="629EBE00" w14:textId="77777777" w:rsidR="00774472" w:rsidRPr="0045652F" w:rsidRDefault="00774472">
      <w:pPr>
        <w:keepNext/>
        <w:keepLines/>
        <w:rPr>
          <w:lang w:val="en-US"/>
        </w:rPr>
      </w:pPr>
    </w:p>
    <w:p w14:paraId="7EEBE049" w14:textId="77777777" w:rsidR="00774472" w:rsidRPr="0045652F" w:rsidRDefault="00774472">
      <w:pPr>
        <w:keepLines/>
        <w:rPr>
          <w:lang w:val="en-US"/>
        </w:rPr>
      </w:pPr>
      <w:r w:rsidRPr="0045652F">
        <w:rPr>
          <w:lang w:val="en-US"/>
        </w:rPr>
        <w:t xml:space="preserve">In this case the </w:t>
      </w:r>
      <w:r w:rsidRPr="0045652F">
        <w:rPr>
          <w:i/>
          <w:iCs/>
          <w:lang w:val="en-US"/>
        </w:rPr>
        <w:t xml:space="preserve">pathname </w:t>
      </w:r>
      <w:r w:rsidRPr="0045652F">
        <w:rPr>
          <w:lang w:val="en-US"/>
        </w:rPr>
        <w:t>/home/user3 does not match any transaction.  VIRTEL therefore rejects the request.</w:t>
      </w:r>
    </w:p>
    <w:p w14:paraId="3A084C01" w14:textId="77777777" w:rsidR="00774472" w:rsidRPr="0045652F" w:rsidRDefault="00774472">
      <w:pPr>
        <w:pStyle w:val="Heading6"/>
        <w:rPr>
          <w:lang w:val="en-US"/>
        </w:rPr>
      </w:pPr>
      <w:r w:rsidRPr="0045652F">
        <w:rPr>
          <w:lang w:val="en-US"/>
        </w:rPr>
        <w:lastRenderedPageBreak/>
        <w:t>Example 6: Partly-defined pathname specified</w:t>
      </w:r>
    </w:p>
    <w:p w14:paraId="6B588306" w14:textId="77777777" w:rsidR="00774472" w:rsidRPr="0045652F" w:rsidRDefault="00774472">
      <w:pPr>
        <w:pStyle w:val="Listing"/>
        <w:rPr>
          <w:lang w:val="en-US"/>
        </w:rPr>
      </w:pPr>
      <w:r w:rsidRPr="0045652F">
        <w:rPr>
          <w:lang w:val="en-US"/>
        </w:rPr>
        <w:t>http://ipaddr:port/images/misc/square.gif</w:t>
      </w:r>
    </w:p>
    <w:p w14:paraId="3DA77404" w14:textId="77777777" w:rsidR="00774472" w:rsidRPr="0045652F" w:rsidRDefault="00774472">
      <w:pPr>
        <w:keepNext/>
        <w:keepLines/>
        <w:rPr>
          <w:lang w:val="en-US"/>
        </w:rPr>
      </w:pPr>
    </w:p>
    <w:p w14:paraId="5C1A9A96" w14:textId="77777777" w:rsidR="00774472" w:rsidRPr="0045652F" w:rsidRDefault="00774472">
      <w:pPr>
        <w:keepLines/>
        <w:rPr>
          <w:lang w:val="en-US"/>
        </w:rPr>
      </w:pPr>
      <w:r w:rsidRPr="0045652F">
        <w:rPr>
          <w:lang w:val="en-US"/>
        </w:rPr>
        <w:t xml:space="preserve">The </w:t>
      </w:r>
      <w:r w:rsidRPr="0045652F">
        <w:rPr>
          <w:i/>
          <w:iCs/>
          <w:lang w:val="en-US"/>
        </w:rPr>
        <w:t xml:space="preserve">pathname </w:t>
      </w:r>
      <w:r w:rsidRPr="0045652F">
        <w:rPr>
          <w:lang w:val="en-US"/>
        </w:rPr>
        <w:t>/images/misc is not specifically defined to VIRTEL.  However there is a transaction W2H-06 whose external name is IMAGES and whose “Check URL prefix” field is blank, which matches all pathnames whose first component is /images.  VIRTEL therefore fetches the page square.gif from the directory W2H-DIR.</w:t>
      </w:r>
    </w:p>
    <w:p w14:paraId="03A9643B" w14:textId="77777777" w:rsidR="00774472" w:rsidRPr="0045652F" w:rsidRDefault="00774472">
      <w:pPr>
        <w:pStyle w:val="Heading6"/>
        <w:rPr>
          <w:lang w:val="en-US"/>
        </w:rPr>
      </w:pPr>
      <w:r w:rsidRPr="0045652F">
        <w:rPr>
          <w:lang w:val="en-US"/>
        </w:rPr>
        <w:t>Example 7: Entry point with default URL</w:t>
      </w:r>
    </w:p>
    <w:p w14:paraId="1476E8F4" w14:textId="77777777" w:rsidR="00774472" w:rsidRPr="0045652F" w:rsidRDefault="00774472">
      <w:pPr>
        <w:pStyle w:val="ecran0"/>
        <w:rPr>
          <w:lang w:val="en-US"/>
        </w:rPr>
      </w:pPr>
      <w:r w:rsidRPr="0045652F">
        <w:rPr>
          <w:lang w:val="en-US"/>
        </w:rPr>
        <w:t xml:space="preserve">When a user connects to a VIRTEL line without specifying either </w:t>
      </w:r>
      <w:r w:rsidRPr="0045652F">
        <w:rPr>
          <w:i/>
          <w:iCs/>
          <w:lang w:val="en-US"/>
        </w:rPr>
        <w:t>pathname</w:t>
      </w:r>
      <w:r w:rsidRPr="0045652F">
        <w:rPr>
          <w:lang w:val="en-US"/>
        </w:rPr>
        <w:t xml:space="preserve"> or </w:t>
      </w:r>
      <w:r w:rsidRPr="0045652F">
        <w:rPr>
          <w:i/>
          <w:iCs/>
          <w:lang w:val="en-US"/>
        </w:rPr>
        <w:t>pagename</w:t>
      </w:r>
      <w:r w:rsidRPr="0045652F">
        <w:rPr>
          <w:lang w:val="en-US"/>
        </w:rPr>
        <w:t>, as in the example below, the entry point may be configured to redirect the request to a default URL:</w:t>
      </w:r>
    </w:p>
    <w:p w14:paraId="30D390FD" w14:textId="77777777" w:rsidR="00774472" w:rsidRPr="0045652F" w:rsidRDefault="00774472">
      <w:pPr>
        <w:pStyle w:val="Listing"/>
        <w:rPr>
          <w:lang w:val="en-US"/>
        </w:rPr>
      </w:pPr>
      <w:r w:rsidRPr="0045652F">
        <w:rPr>
          <w:lang w:val="en-US"/>
        </w:rPr>
        <w:t>http://ipaddr:port</w:t>
      </w:r>
    </w:p>
    <w:p w14:paraId="3F6E042A" w14:textId="77777777" w:rsidR="00774472" w:rsidRPr="0045652F" w:rsidRDefault="00774472">
      <w:pPr>
        <w:pStyle w:val="ecran0"/>
        <w:rPr>
          <w:lang w:val="en-US"/>
        </w:rPr>
      </w:pPr>
      <w:r w:rsidRPr="0045652F">
        <w:rPr>
          <w:lang w:val="en-US"/>
        </w:rPr>
        <w:t xml:space="preserve">A default URL may be specified in the transaction whose external name is the same as the entry point name.  In the example type 4 transaction W2H-00 shown below, the default URL for the entry point WEB2HOST is /w2h/WEB2VIRT.htm+Cics and thus the URL </w:t>
      </w:r>
      <w:r w:rsidRPr="0014375F">
        <w:rPr>
          <w:i/>
        </w:rPr>
        <w:t>http://ipaddr:port</w:t>
      </w:r>
      <w:r w:rsidRPr="0045652F">
        <w:rPr>
          <w:lang w:val="en-US"/>
        </w:rPr>
        <w:t xml:space="preserve"> is processed by VIRTEL as if </w:t>
      </w:r>
      <w:r w:rsidRPr="0014375F">
        <w:rPr>
          <w:i/>
        </w:rPr>
        <w:t>http://ipaddr:port/w2h/WEB2VIRT.htm+Cics</w:t>
      </w:r>
      <w:r w:rsidRPr="0014375F">
        <w:t xml:space="preserve"> </w:t>
      </w:r>
      <w:r w:rsidRPr="0045652F">
        <w:rPr>
          <w:lang w:val="en-US"/>
        </w:rPr>
        <w:t>had been specified.</w:t>
      </w:r>
    </w:p>
    <w:p w14:paraId="7AA29952" w14:textId="77777777" w:rsidR="00774472" w:rsidRPr="0045652F" w:rsidRDefault="00774472">
      <w:pPr>
        <w:pStyle w:val="Ecran80"/>
        <w:rPr>
          <w:noProof w:val="0"/>
          <w:lang w:val="en-US"/>
        </w:rPr>
      </w:pPr>
      <w:r w:rsidRPr="0045652F">
        <w:rPr>
          <w:noProof w:val="0"/>
          <w:lang w:val="en-US"/>
        </w:rPr>
        <w:t xml:space="preserve"> TRANSACTION DETAIL DEFINITION ---------------------- Applid: SPVIRH2  15:19:57 </w:t>
      </w:r>
    </w:p>
    <w:p w14:paraId="4AE0C55E" w14:textId="77777777" w:rsidR="00774472" w:rsidRPr="0045652F" w:rsidRDefault="00774472">
      <w:pPr>
        <w:pStyle w:val="Ecran80"/>
        <w:rPr>
          <w:noProof w:val="0"/>
          <w:lang w:val="en-US"/>
        </w:rPr>
      </w:pPr>
      <w:r w:rsidRPr="0045652F">
        <w:rPr>
          <w:noProof w:val="0"/>
          <w:lang w:val="en-US"/>
        </w:rPr>
        <w:t xml:space="preserve">                                                                                </w:t>
      </w:r>
    </w:p>
    <w:p w14:paraId="2C007440" w14:textId="77777777" w:rsidR="00774472" w:rsidRPr="0045652F" w:rsidRDefault="00774472">
      <w:pPr>
        <w:pStyle w:val="Ecran80"/>
        <w:rPr>
          <w:noProof w:val="0"/>
          <w:lang w:val="en-US"/>
        </w:rPr>
      </w:pPr>
      <w:r w:rsidRPr="0045652F">
        <w:rPr>
          <w:noProof w:val="0"/>
          <w:lang w:val="en-US"/>
        </w:rPr>
        <w:t xml:space="preserve"> Internal name ===&gt; W2H-00                 To associate with an entry point name</w:t>
      </w:r>
    </w:p>
    <w:p w14:paraId="28789192" w14:textId="77777777" w:rsidR="00774472" w:rsidRPr="0045652F" w:rsidRDefault="00774472">
      <w:pPr>
        <w:pStyle w:val="Ecran80"/>
        <w:rPr>
          <w:noProof w:val="0"/>
          <w:lang w:val="en-US"/>
        </w:rPr>
      </w:pPr>
      <w:r w:rsidRPr="0045652F">
        <w:rPr>
          <w:noProof w:val="0"/>
          <w:lang w:val="en-US"/>
        </w:rPr>
        <w:t xml:space="preserve"> External name ===&gt; WEB2HOST               Name displayed on user menu          </w:t>
      </w:r>
    </w:p>
    <w:p w14:paraId="34754B1B" w14:textId="77777777" w:rsidR="00774472" w:rsidRPr="0045652F" w:rsidRDefault="00774472">
      <w:pPr>
        <w:pStyle w:val="Ecran80"/>
        <w:rPr>
          <w:noProof w:val="0"/>
        </w:rPr>
      </w:pPr>
      <w:r w:rsidRPr="0045652F">
        <w:rPr>
          <w:noProof w:val="0"/>
          <w:lang w:val="en-US"/>
        </w:rPr>
        <w:t xml:space="preserve"> </w:t>
      </w:r>
      <w:r w:rsidRPr="0045652F">
        <w:rPr>
          <w:noProof w:val="0"/>
        </w:rPr>
        <w:t xml:space="preserve">Description   ===&gt; Répertoire des pages HTML - (Accés par défaut)              </w:t>
      </w:r>
    </w:p>
    <w:p w14:paraId="12CF2613" w14:textId="77777777" w:rsidR="00774472" w:rsidRPr="0045652F" w:rsidRDefault="00774472">
      <w:pPr>
        <w:pStyle w:val="Ecran80"/>
        <w:rPr>
          <w:noProof w:val="0"/>
          <w:lang w:val="en-US"/>
        </w:rPr>
      </w:pPr>
      <w:r w:rsidRPr="0045652F">
        <w:rPr>
          <w:noProof w:val="0"/>
        </w:rPr>
        <w:t xml:space="preserve"> </w:t>
      </w:r>
      <w:r w:rsidRPr="0045652F">
        <w:rPr>
          <w:noProof w:val="0"/>
          <w:lang w:val="en-US"/>
        </w:rPr>
        <w:t xml:space="preserve">Application   ===&gt; W2H-DIR                Application to be called             </w:t>
      </w:r>
    </w:p>
    <w:p w14:paraId="2FF46385" w14:textId="77777777" w:rsidR="00774472" w:rsidRPr="0045652F" w:rsidRDefault="00774472">
      <w:pPr>
        <w:pStyle w:val="Ecran80"/>
        <w:rPr>
          <w:noProof w:val="0"/>
          <w:lang w:val="en-US"/>
        </w:rPr>
      </w:pPr>
      <w:r w:rsidRPr="0045652F">
        <w:rPr>
          <w:noProof w:val="0"/>
          <w:lang w:val="en-US"/>
        </w:rPr>
        <w:t xml:space="preserve"> </w:t>
      </w:r>
      <w:r w:rsidR="00402441">
        <w:rPr>
          <w:noProof w:val="0"/>
          <w:lang w:val="en-US"/>
        </w:rPr>
        <w:t xml:space="preserve">PassTicket    ===&gt; 0  Name ===&gt;           0=no 1=yes 2=unsigned                </w:t>
      </w:r>
    </w:p>
    <w:p w14:paraId="4D9ABD22" w14:textId="77777777" w:rsidR="00774472" w:rsidRPr="0045652F" w:rsidRDefault="00774472">
      <w:pPr>
        <w:pStyle w:val="Ecran80"/>
        <w:rPr>
          <w:noProof w:val="0"/>
          <w:lang w:val="en-US"/>
        </w:rPr>
      </w:pPr>
      <w:r w:rsidRPr="0045652F">
        <w:rPr>
          <w:noProof w:val="0"/>
          <w:lang w:val="en-US"/>
        </w:rPr>
        <w:t xml:space="preserve"> Application type   ===&gt; 4                 1=VTAM 2=VIRTEL 3=SERV 4=PAGE 5=LINE </w:t>
      </w:r>
    </w:p>
    <w:p w14:paraId="445696B2" w14:textId="77777777" w:rsidR="00774472" w:rsidRPr="0045652F" w:rsidRDefault="00774472">
      <w:pPr>
        <w:pStyle w:val="Ecran80"/>
        <w:rPr>
          <w:noProof w:val="0"/>
          <w:lang w:val="en-US"/>
        </w:rPr>
      </w:pPr>
      <w:r w:rsidRPr="0045652F">
        <w:rPr>
          <w:noProof w:val="0"/>
          <w:lang w:val="en-US"/>
        </w:rPr>
        <w:t xml:space="preserve"> Pseudo-terminals   ===&gt; DELOC             Prefix of name of partner terminals  </w:t>
      </w:r>
    </w:p>
    <w:p w14:paraId="48E0003B" w14:textId="77777777" w:rsidR="00774472" w:rsidRPr="0045652F" w:rsidRDefault="00774472">
      <w:pPr>
        <w:pStyle w:val="Ecran80"/>
        <w:rPr>
          <w:noProof w:val="0"/>
          <w:lang w:val="en-US"/>
        </w:rPr>
      </w:pPr>
      <w:r w:rsidRPr="0045652F">
        <w:rPr>
          <w:noProof w:val="0"/>
          <w:lang w:val="en-US"/>
        </w:rPr>
        <w:t xml:space="preserve"> Logmode            ===&gt;                   Specify when LOGMODE must be changed </w:t>
      </w:r>
    </w:p>
    <w:p w14:paraId="5475C1E8" w14:textId="77777777" w:rsidR="00774472" w:rsidRPr="0045652F" w:rsidRDefault="00774472">
      <w:pPr>
        <w:pStyle w:val="Ecran80"/>
        <w:rPr>
          <w:noProof w:val="0"/>
          <w:lang w:val="en-US"/>
        </w:rPr>
      </w:pPr>
      <w:r w:rsidRPr="0045652F">
        <w:rPr>
          <w:noProof w:val="0"/>
          <w:lang w:val="en-US"/>
        </w:rPr>
        <w:t xml:space="preserve"> How started        ===&gt; 2                 1=menu 2=sub-menu 3=auto             </w:t>
      </w:r>
    </w:p>
    <w:p w14:paraId="449CBF64" w14:textId="77777777" w:rsidR="00774472" w:rsidRPr="0045652F" w:rsidRDefault="00774472">
      <w:pPr>
        <w:pStyle w:val="Ecran80"/>
        <w:rPr>
          <w:noProof w:val="0"/>
          <w:lang w:val="en-US"/>
        </w:rPr>
      </w:pPr>
      <w:r w:rsidRPr="0045652F">
        <w:rPr>
          <w:noProof w:val="0"/>
          <w:lang w:val="en-US"/>
        </w:rPr>
        <w:t xml:space="preserve"> Security           ===&gt; 0                 0=none 1=basic 2=NTLM 3=TLS 4=HTML   </w:t>
      </w:r>
    </w:p>
    <w:p w14:paraId="4C673E90" w14:textId="77777777" w:rsidR="00774472" w:rsidRPr="0045652F" w:rsidRDefault="00774472">
      <w:pPr>
        <w:pStyle w:val="Ecran80"/>
        <w:rPr>
          <w:noProof w:val="0"/>
          <w:lang w:val="en-US"/>
        </w:rPr>
      </w:pPr>
      <w:r w:rsidRPr="0045652F">
        <w:rPr>
          <w:noProof w:val="0"/>
          <w:lang w:val="en-US"/>
        </w:rPr>
        <w:t xml:space="preserve"> H4W commands ?     ===&gt;                   0=no 1=yes 2=if2VIRTEL 4=auto        </w:t>
      </w:r>
    </w:p>
    <w:p w14:paraId="2FD7EEFC" w14:textId="77777777" w:rsidR="00774472" w:rsidRPr="0045652F" w:rsidRDefault="00774472">
      <w:pPr>
        <w:pStyle w:val="Ecran80"/>
        <w:rPr>
          <w:noProof w:val="0"/>
          <w:lang w:val="en-US"/>
        </w:rPr>
      </w:pPr>
      <w:r w:rsidRPr="0045652F">
        <w:rPr>
          <w:noProof w:val="0"/>
          <w:lang w:val="en-US"/>
        </w:rPr>
        <w:t xml:space="preserve"> Check URL Prefix   ===&gt;                                                        </w:t>
      </w:r>
    </w:p>
    <w:p w14:paraId="09F7F6C4" w14:textId="77777777" w:rsidR="00774472" w:rsidRPr="0045652F" w:rsidRDefault="00774472">
      <w:pPr>
        <w:pStyle w:val="Ecran80"/>
        <w:rPr>
          <w:noProof w:val="0"/>
          <w:lang w:val="en-US"/>
        </w:rPr>
      </w:pPr>
      <w:r w:rsidRPr="0045652F">
        <w:rPr>
          <w:noProof w:val="0"/>
          <w:lang w:val="en-US"/>
        </w:rPr>
        <w:t xml:space="preserve">                                                                                </w:t>
      </w:r>
    </w:p>
    <w:p w14:paraId="08C2800B" w14:textId="77777777" w:rsidR="00774472" w:rsidRPr="0045652F" w:rsidRDefault="00774472">
      <w:pPr>
        <w:pStyle w:val="Ecran80"/>
        <w:rPr>
          <w:noProof w:val="0"/>
          <w:lang w:val="en-US"/>
        </w:rPr>
      </w:pPr>
      <w:r w:rsidRPr="0045652F">
        <w:rPr>
          <w:noProof w:val="0"/>
          <w:lang w:val="en-US"/>
        </w:rPr>
        <w:t xml:space="preserve"> TIOA at logon      ===&gt; /w2h/WEB2VIRT.htm+Cics                                 </w:t>
      </w:r>
    </w:p>
    <w:p w14:paraId="28B6DA5F" w14:textId="77777777" w:rsidR="00774472" w:rsidRPr="0045652F" w:rsidRDefault="00774472">
      <w:pPr>
        <w:pStyle w:val="Ecran80"/>
        <w:rPr>
          <w:noProof w:val="0"/>
          <w:lang w:val="en-US"/>
        </w:rPr>
      </w:pPr>
      <w:r w:rsidRPr="0045652F">
        <w:rPr>
          <w:noProof w:val="0"/>
          <w:lang w:val="en-US"/>
        </w:rPr>
        <w:t xml:space="preserve">                                                                                </w:t>
      </w:r>
    </w:p>
    <w:p w14:paraId="09E44715" w14:textId="77777777" w:rsidR="00774472" w:rsidRPr="0045652F" w:rsidRDefault="00774472">
      <w:pPr>
        <w:pStyle w:val="Ecran80"/>
        <w:rPr>
          <w:noProof w:val="0"/>
          <w:lang w:val="en-US"/>
        </w:rPr>
      </w:pPr>
      <w:r w:rsidRPr="0045652F">
        <w:rPr>
          <w:noProof w:val="0"/>
          <w:lang w:val="en-US"/>
        </w:rPr>
        <w:t xml:space="preserve"> TIOA at logoff     ===&gt;                                                        </w:t>
      </w:r>
    </w:p>
    <w:p w14:paraId="15879892" w14:textId="77777777" w:rsidR="00774472" w:rsidRPr="0045652F" w:rsidRDefault="00774472">
      <w:pPr>
        <w:pStyle w:val="Ecran80"/>
        <w:rPr>
          <w:noProof w:val="0"/>
          <w:lang w:val="en-US"/>
        </w:rPr>
      </w:pPr>
      <w:r w:rsidRPr="0045652F">
        <w:rPr>
          <w:noProof w:val="0"/>
          <w:lang w:val="en-US"/>
        </w:rPr>
        <w:t xml:space="preserve">                                                                                </w:t>
      </w:r>
    </w:p>
    <w:p w14:paraId="0DF4C566" w14:textId="77777777" w:rsidR="00774472" w:rsidRPr="0045652F" w:rsidRDefault="00774472">
      <w:pPr>
        <w:pStyle w:val="Ecran80"/>
        <w:rPr>
          <w:noProof w:val="0"/>
          <w:lang w:val="en-US"/>
        </w:rPr>
      </w:pPr>
      <w:r w:rsidRPr="0045652F">
        <w:rPr>
          <w:noProof w:val="0"/>
          <w:lang w:val="en-US"/>
        </w:rPr>
        <w:t xml:space="preserve"> Initial Scenario   ===&gt;                   Final Scenario      ===&gt;             </w:t>
      </w:r>
    </w:p>
    <w:p w14:paraId="0245A1EA" w14:textId="77777777" w:rsidR="00774472" w:rsidRPr="0045652F" w:rsidRDefault="00774472">
      <w:pPr>
        <w:pStyle w:val="Ecran80"/>
        <w:rPr>
          <w:noProof w:val="0"/>
          <w:lang w:val="en-US"/>
        </w:rPr>
      </w:pPr>
      <w:r w:rsidRPr="0045652F">
        <w:rPr>
          <w:noProof w:val="0"/>
          <w:lang w:val="en-US"/>
        </w:rPr>
        <w:t xml:space="preserve"> Input Scenario     ===&gt;                   Output Scenario     ===&gt;             </w:t>
      </w:r>
    </w:p>
    <w:p w14:paraId="446148E7" w14:textId="77777777" w:rsidR="00774472" w:rsidRPr="0045652F" w:rsidRDefault="00774472">
      <w:pPr>
        <w:pStyle w:val="Ecran80"/>
        <w:rPr>
          <w:noProof w:val="0"/>
          <w:lang w:val="en-US"/>
        </w:rPr>
      </w:pPr>
      <w:r w:rsidRPr="0045652F">
        <w:rPr>
          <w:noProof w:val="0"/>
          <w:lang w:val="en-US"/>
        </w:rPr>
        <w:t xml:space="preserve">                                                                                </w:t>
      </w:r>
    </w:p>
    <w:p w14:paraId="633696EA" w14:textId="77777777" w:rsidR="00774472" w:rsidRPr="0045652F" w:rsidRDefault="00774472">
      <w:pPr>
        <w:pStyle w:val="Ecran80"/>
        <w:rPr>
          <w:noProof w:val="0"/>
          <w:lang w:val="en-US"/>
        </w:rPr>
      </w:pPr>
      <w:r w:rsidRPr="0045652F">
        <w:rPr>
          <w:noProof w:val="0"/>
          <w:lang w:val="en-US"/>
        </w:rPr>
        <w:t xml:space="preserve"> P1=Update                          P3=Return                       P12=Server  </w:t>
      </w:r>
    </w:p>
    <w:p w14:paraId="40488D6A" w14:textId="77777777" w:rsidR="00774472" w:rsidRPr="0045652F" w:rsidRDefault="00774472">
      <w:pPr>
        <w:pStyle w:val="Ecran80"/>
        <w:rPr>
          <w:noProof w:val="0"/>
          <w:lang w:val="en-US"/>
        </w:rPr>
      </w:pPr>
      <w:r w:rsidRPr="0045652F">
        <w:rPr>
          <w:noProof w:val="0"/>
          <w:lang w:val="en-US"/>
        </w:rPr>
        <w:t xml:space="preserve">                                                                                </w:t>
      </w:r>
    </w:p>
    <w:p w14:paraId="3A65DF65" w14:textId="77777777" w:rsidR="00774472" w:rsidRPr="0045652F" w:rsidRDefault="00774472">
      <w:pPr>
        <w:pStyle w:val="Caption"/>
        <w:rPr>
          <w:szCs w:val="19"/>
          <w:lang w:val="en-US"/>
        </w:rPr>
      </w:pPr>
      <w:bookmarkStart w:id="32" w:name="_Toc37348497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3</w:t>
      </w:r>
      <w:r w:rsidRPr="0045652F">
        <w:rPr>
          <w:lang w:val="en-US"/>
        </w:rPr>
        <w:fldChar w:fldCharType="end"/>
      </w:r>
      <w:r w:rsidRPr="0045652F">
        <w:rPr>
          <w:szCs w:val="19"/>
          <w:lang w:val="en-US"/>
        </w:rPr>
        <w:t xml:space="preserve"> Example of a default transaction with default URL</w:t>
      </w:r>
      <w:bookmarkEnd w:id="32"/>
    </w:p>
    <w:p w14:paraId="7137EEE5" w14:textId="77777777" w:rsidR="00774472" w:rsidRPr="0045652F" w:rsidRDefault="00774472">
      <w:pPr>
        <w:rPr>
          <w:lang w:val="en-US"/>
        </w:rPr>
      </w:pPr>
    </w:p>
    <w:p w14:paraId="09D4B2CB" w14:textId="77777777" w:rsidR="00774472" w:rsidRPr="0045652F" w:rsidRDefault="00774472">
      <w:pPr>
        <w:pStyle w:val="Heading4"/>
        <w:keepLines/>
        <w:rPr>
          <w:lang w:val="en-US"/>
        </w:rPr>
      </w:pPr>
      <w:bookmarkStart w:id="33" w:name="_Toc93996968"/>
      <w:r w:rsidRPr="0045652F">
        <w:rPr>
          <w:lang w:val="en-US"/>
        </w:rPr>
        <w:lastRenderedPageBreak/>
        <w:t>Dynamic pages</w:t>
      </w:r>
      <w:bookmarkEnd w:id="28"/>
      <w:bookmarkEnd w:id="33"/>
    </w:p>
    <w:p w14:paraId="3FDBC2EE" w14:textId="77777777" w:rsidR="00774472" w:rsidRPr="0045652F" w:rsidRDefault="00774472">
      <w:pPr>
        <w:keepNext/>
        <w:keepLines/>
        <w:rPr>
          <w:lang w:val="en-US"/>
        </w:rPr>
      </w:pPr>
      <w:r w:rsidRPr="0045652F">
        <w:rPr>
          <w:lang w:val="en-US"/>
        </w:rPr>
        <w:t>The general form of the URL for a VIRTEL Web Access, VIRTEL Web Integration, or VIRTEL Web Modernisation transaction is:</w:t>
      </w:r>
    </w:p>
    <w:p w14:paraId="6CD1EC3D" w14:textId="77777777" w:rsidR="00774472" w:rsidRPr="0045652F" w:rsidRDefault="00774472">
      <w:pPr>
        <w:keepNext/>
        <w:keepLines/>
        <w:rPr>
          <w:lang w:val="en-US"/>
        </w:rPr>
      </w:pPr>
    </w:p>
    <w:p w14:paraId="4C60E0D0" w14:textId="77777777" w:rsidR="00774472" w:rsidRPr="0045652F" w:rsidRDefault="00774472">
      <w:pPr>
        <w:pStyle w:val="Listing"/>
        <w:rPr>
          <w:lang w:val="en-US"/>
        </w:rPr>
      </w:pPr>
      <w:r w:rsidRPr="0045652F">
        <w:rPr>
          <w:lang w:val="en-US"/>
        </w:rPr>
        <w:t>http://ipaddr:port/pathname/pagename+tranname</w:t>
      </w:r>
    </w:p>
    <w:p w14:paraId="3B9D60C2" w14:textId="77777777" w:rsidR="00774472" w:rsidRPr="0045652F" w:rsidRDefault="00774472">
      <w:pPr>
        <w:keepNext/>
        <w:keepLines/>
        <w:rPr>
          <w:lang w:val="en-US"/>
        </w:rPr>
      </w:pPr>
    </w:p>
    <w:p w14:paraId="1F95BA1C" w14:textId="77777777" w:rsidR="00774472" w:rsidRPr="0045652F" w:rsidRDefault="00774472">
      <w:pPr>
        <w:pStyle w:val="ListBullet"/>
        <w:keepNext/>
        <w:keepLines/>
        <w:rPr>
          <w:lang w:val="en-US"/>
        </w:rPr>
      </w:pPr>
      <w:r w:rsidRPr="0045652F">
        <w:rPr>
          <w:rFonts w:ascii="Courier New" w:hAnsi="Courier New" w:cs="Courier New"/>
          <w:i/>
          <w:iCs/>
          <w:lang w:val="en-US"/>
        </w:rPr>
        <w:t>ipaddr</w:t>
      </w:r>
      <w:r w:rsidRPr="0045652F">
        <w:rPr>
          <w:rFonts w:ascii="Courier New" w:hAnsi="Courier New" w:cs="Courier New"/>
          <w:lang w:val="en-US"/>
        </w:rPr>
        <w:t>:</w:t>
      </w:r>
      <w:r w:rsidRPr="0045652F">
        <w:rPr>
          <w:rFonts w:ascii="Courier New" w:hAnsi="Courier New" w:cs="Courier New"/>
          <w:i/>
          <w:iCs/>
          <w:lang w:val="en-US"/>
        </w:rPr>
        <w:t>port</w:t>
      </w:r>
      <w:r w:rsidRPr="0045652F">
        <w:rPr>
          <w:rFonts w:ascii="Courier New" w:hAnsi="Courier New" w:cs="Courier New"/>
          <w:lang w:val="en-US"/>
        </w:rPr>
        <w:t xml:space="preserve"> </w:t>
      </w:r>
      <w:r w:rsidRPr="0045652F">
        <w:rPr>
          <w:lang w:val="en-US"/>
        </w:rPr>
        <w:t>is the address of the HTTP line, as before.</w:t>
      </w:r>
    </w:p>
    <w:p w14:paraId="4E119086"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pathname </w:t>
      </w:r>
      <w:r w:rsidRPr="0045652F">
        <w:rPr>
          <w:lang w:val="en-US"/>
        </w:rPr>
        <w:t>represents a VIRTEL directory, as described earlier.</w:t>
      </w:r>
    </w:p>
    <w:p w14:paraId="12E2420B"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pagename </w:t>
      </w:r>
      <w:r w:rsidRPr="0045652F">
        <w:rPr>
          <w:lang w:val="en-US"/>
        </w:rPr>
        <w:t>is the name of an element (HTML or XML) in the specified directory.  This name may be converted to upper case and truncated to the maximum length defined in the directory definition, as previously described.  This element is used as the “template page” into which VIRTEL inserts dynamic data.</w:t>
      </w:r>
    </w:p>
    <w:p w14:paraId="0D0C5FEA" w14:textId="77777777" w:rsidR="00774472" w:rsidRPr="0045652F" w:rsidRDefault="00774472">
      <w:pPr>
        <w:pStyle w:val="ListBullet"/>
        <w:keepLines/>
        <w:rPr>
          <w:lang w:val="en-US"/>
        </w:rPr>
      </w:pPr>
      <w:r w:rsidRPr="0045652F">
        <w:rPr>
          <w:rFonts w:ascii="Courier New" w:hAnsi="Courier New" w:cs="Courier New"/>
          <w:i/>
          <w:iCs/>
          <w:lang w:val="en-US"/>
        </w:rPr>
        <w:t xml:space="preserve">tranname </w:t>
      </w:r>
      <w:r w:rsidRPr="0045652F">
        <w:rPr>
          <w:lang w:val="en-US"/>
        </w:rPr>
        <w:t>is the external name of a transaction defined under the entry point.  The application program (which may be a CICS transaction or other VTAM application, a VIRTEL sub-application, or an external server) invoked by this transaction provides the dynamic data which VIRTEL inserts into the template page.</w:t>
      </w:r>
    </w:p>
    <w:p w14:paraId="2EC8452A" w14:textId="77777777" w:rsidR="00774472" w:rsidRPr="0045652F" w:rsidRDefault="00774472">
      <w:pPr>
        <w:pStyle w:val="Heading5"/>
        <w:rPr>
          <w:lang w:val="en-US"/>
        </w:rPr>
      </w:pPr>
      <w:bookmarkStart w:id="34" w:name="_Ref261015227"/>
      <w:r w:rsidRPr="0045652F">
        <w:rPr>
          <w:lang w:val="en-US"/>
        </w:rPr>
        <w:t>Dynamic URL with userdata</w:t>
      </w:r>
      <w:bookmarkEnd w:id="34"/>
    </w:p>
    <w:p w14:paraId="541215BA" w14:textId="77777777" w:rsidR="00774472" w:rsidRPr="0045652F" w:rsidRDefault="00774472">
      <w:pPr>
        <w:keepNext/>
        <w:keepLines/>
        <w:rPr>
          <w:lang w:val="en-US"/>
        </w:rPr>
      </w:pPr>
      <w:r w:rsidRPr="0045652F">
        <w:rPr>
          <w:lang w:val="en-US"/>
        </w:rPr>
        <w:t>A second form of URL allows user data to be passed to VIRTEL:</w:t>
      </w:r>
    </w:p>
    <w:p w14:paraId="54D8669F" w14:textId="77777777" w:rsidR="00774472" w:rsidRPr="0045652F" w:rsidRDefault="00774472">
      <w:pPr>
        <w:keepNext/>
        <w:keepLines/>
        <w:rPr>
          <w:lang w:val="en-US"/>
        </w:rPr>
      </w:pPr>
    </w:p>
    <w:p w14:paraId="0CE5CABD" w14:textId="77777777" w:rsidR="00774472" w:rsidRPr="0045652F" w:rsidRDefault="00774472">
      <w:pPr>
        <w:pStyle w:val="Listing"/>
        <w:rPr>
          <w:lang w:val="en-US"/>
        </w:rPr>
      </w:pPr>
      <w:r w:rsidRPr="0045652F">
        <w:rPr>
          <w:lang w:val="en-US"/>
        </w:rPr>
        <w:t>http://ipaddr:port/pathname/pagename+tranname+userdata</w:t>
      </w:r>
    </w:p>
    <w:p w14:paraId="669F7A7E" w14:textId="77777777" w:rsidR="00774472" w:rsidRPr="0045652F" w:rsidRDefault="00774472">
      <w:pPr>
        <w:keepNext/>
        <w:keepLines/>
        <w:rPr>
          <w:lang w:val="en-US"/>
        </w:rPr>
      </w:pPr>
    </w:p>
    <w:p w14:paraId="0F2B18B5" w14:textId="77777777" w:rsidR="00774472" w:rsidRPr="0045652F" w:rsidRDefault="00774472">
      <w:pPr>
        <w:pStyle w:val="ListBullet"/>
        <w:keepNext/>
        <w:keepLines/>
        <w:rPr>
          <w:lang w:val="en-US"/>
        </w:rPr>
      </w:pPr>
      <w:r w:rsidRPr="0045652F">
        <w:rPr>
          <w:rFonts w:ascii="Courier New" w:hAnsi="Courier New" w:cs="Courier New"/>
          <w:i/>
          <w:iCs/>
          <w:lang w:val="en-US"/>
        </w:rPr>
        <w:t>ipaddr</w:t>
      </w:r>
      <w:r w:rsidRPr="0045652F">
        <w:rPr>
          <w:rFonts w:ascii="Courier New" w:hAnsi="Courier New" w:cs="Courier New"/>
          <w:lang w:val="en-US"/>
        </w:rPr>
        <w:t>:</w:t>
      </w:r>
      <w:r w:rsidRPr="0045652F">
        <w:rPr>
          <w:rFonts w:ascii="Courier New" w:hAnsi="Courier New" w:cs="Courier New"/>
          <w:i/>
          <w:iCs/>
          <w:lang w:val="en-US"/>
        </w:rPr>
        <w:t>port</w:t>
      </w:r>
      <w:r w:rsidRPr="0045652F">
        <w:rPr>
          <w:rFonts w:ascii="Courier New" w:hAnsi="Courier New" w:cs="Courier New"/>
          <w:lang w:val="en-US"/>
        </w:rPr>
        <w:t xml:space="preserve"> </w:t>
      </w:r>
      <w:r w:rsidRPr="0045652F">
        <w:rPr>
          <w:lang w:val="en-US"/>
        </w:rPr>
        <w:t>is the address of the HTTP line, as before.</w:t>
      </w:r>
    </w:p>
    <w:p w14:paraId="035F7E92"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pathname </w:t>
      </w:r>
      <w:r w:rsidRPr="0045652F">
        <w:rPr>
          <w:lang w:val="en-US"/>
        </w:rPr>
        <w:t>represents a VIRTEL directory, as described earlier.</w:t>
      </w:r>
    </w:p>
    <w:p w14:paraId="01875DF7"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pagename </w:t>
      </w:r>
      <w:r w:rsidRPr="0045652F">
        <w:rPr>
          <w:lang w:val="en-US"/>
        </w:rPr>
        <w:t>is the name of a template page, as before.</w:t>
      </w:r>
    </w:p>
    <w:p w14:paraId="412C85AD"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tranname </w:t>
      </w:r>
      <w:r w:rsidRPr="0045652F">
        <w:rPr>
          <w:lang w:val="en-US"/>
        </w:rPr>
        <w:t>is the name of the transaction which provides the dynamic data for the template page.</w:t>
      </w:r>
    </w:p>
    <w:p w14:paraId="6411197C" w14:textId="77777777" w:rsidR="00774472" w:rsidRPr="0045652F" w:rsidRDefault="00774472">
      <w:pPr>
        <w:pStyle w:val="ListBullet"/>
        <w:keepLines/>
        <w:rPr>
          <w:lang w:val="en-US"/>
        </w:rPr>
      </w:pPr>
      <w:r w:rsidRPr="0045652F">
        <w:rPr>
          <w:rFonts w:ascii="Courier New" w:hAnsi="Courier New" w:cs="Courier New"/>
          <w:i/>
          <w:iCs/>
          <w:lang w:val="en-US"/>
        </w:rPr>
        <w:t xml:space="preserve">userdata </w:t>
      </w:r>
      <w:r w:rsidRPr="0045652F">
        <w:rPr>
          <w:lang w:val="en-US"/>
        </w:rPr>
        <w:t xml:space="preserve">is a character string which can be tested by the “User Data” field in the rules of the HTTP line (see “Rules” in the VIRTEL Connectivity Reference documentation).  This allows the administrator to assign an entry point to the request based upon the contents of the </w:t>
      </w:r>
      <w:r w:rsidRPr="0045652F">
        <w:rPr>
          <w:i/>
          <w:iCs/>
          <w:lang w:val="en-US"/>
        </w:rPr>
        <w:t>userdata</w:t>
      </w:r>
      <w:r w:rsidRPr="0045652F">
        <w:rPr>
          <w:lang w:val="en-US"/>
        </w:rPr>
        <w:t xml:space="preserve"> in the URL.  The </w:t>
      </w:r>
      <w:r w:rsidRPr="0045652F">
        <w:rPr>
          <w:i/>
          <w:iCs/>
          <w:lang w:val="en-US"/>
        </w:rPr>
        <w:t>userdata</w:t>
      </w:r>
      <w:r w:rsidRPr="0045652F">
        <w:rPr>
          <w:lang w:val="en-US"/>
        </w:rPr>
        <w:t xml:space="preserve"> also becomes the value of the “routing parameter” associated with the </w:t>
      </w:r>
      <w:r w:rsidRPr="0045652F">
        <w:rPr>
          <w:i/>
          <w:iCs/>
          <w:lang w:val="en-US"/>
        </w:rPr>
        <w:t>tranname</w:t>
      </w:r>
      <w:r w:rsidRPr="0045652F">
        <w:rPr>
          <w:lang w:val="en-US"/>
        </w:rPr>
        <w:t xml:space="preserve"> transaction.  The routing parameter can be referenced by the variable &amp;1 in the “</w:t>
      </w:r>
      <w:r w:rsidRPr="0045652F">
        <w:rPr>
          <w:i/>
          <w:iCs/>
          <w:szCs w:val="19"/>
          <w:lang w:val="en-US"/>
        </w:rPr>
        <w:t>TIOA at logon”</w:t>
      </w:r>
      <w:r w:rsidRPr="0045652F">
        <w:rPr>
          <w:szCs w:val="19"/>
          <w:lang w:val="en-US"/>
        </w:rPr>
        <w:t xml:space="preserve"> field of the </w:t>
      </w:r>
      <w:r w:rsidRPr="0045652F">
        <w:rPr>
          <w:i/>
          <w:iCs/>
          <w:szCs w:val="19"/>
          <w:lang w:val="en-US"/>
        </w:rPr>
        <w:t>tranname</w:t>
      </w:r>
      <w:r w:rsidRPr="0045652F">
        <w:rPr>
          <w:szCs w:val="19"/>
          <w:lang w:val="en-US"/>
        </w:rPr>
        <w:t xml:space="preserve"> transaction (see “Defining transaction parameters” in the VIRTEL Connectivity Reference documentation).  Additionally, </w:t>
      </w:r>
      <w:r w:rsidRPr="0045652F">
        <w:rPr>
          <w:lang w:val="en-US"/>
        </w:rPr>
        <w:t>if the rule which is selected specifies “$URL$” in its “Parameter” field, and</w:t>
      </w:r>
      <w:r w:rsidRPr="0045652F">
        <w:rPr>
          <w:szCs w:val="19"/>
          <w:lang w:val="en-US"/>
        </w:rPr>
        <w:t xml:space="preserve"> if the HTTP terminal relays are defined in a logical pool (see “HTTP Terminals” under the heading “Definition of an HTTP line” in the VIRTEL Connectivity Reference documentation), then the routing parameter is used by VIRTEL to select a relay LU for the </w:t>
      </w:r>
      <w:r w:rsidRPr="0045652F">
        <w:rPr>
          <w:i/>
          <w:iCs/>
          <w:szCs w:val="19"/>
          <w:lang w:val="en-US"/>
        </w:rPr>
        <w:t xml:space="preserve">tranname </w:t>
      </w:r>
      <w:r w:rsidRPr="0045652F">
        <w:rPr>
          <w:szCs w:val="19"/>
          <w:lang w:val="en-US"/>
        </w:rPr>
        <w:t>transaction</w:t>
      </w:r>
      <w:r w:rsidRPr="0045652F">
        <w:rPr>
          <w:lang w:val="en-US"/>
        </w:rPr>
        <w:t>.</w:t>
      </w:r>
    </w:p>
    <w:p w14:paraId="7F0B94F7" w14:textId="77777777" w:rsidR="00774472" w:rsidRPr="0045652F" w:rsidRDefault="00774472">
      <w:pPr>
        <w:pStyle w:val="Heading5"/>
        <w:rPr>
          <w:lang w:val="en-US"/>
        </w:rPr>
      </w:pPr>
      <w:r w:rsidRPr="0045652F">
        <w:rPr>
          <w:lang w:val="en-US"/>
        </w:rPr>
        <w:lastRenderedPageBreak/>
        <w:t>Dynamic URL with parameters</w:t>
      </w:r>
    </w:p>
    <w:p w14:paraId="7A5ECFA6" w14:textId="77777777" w:rsidR="00774472" w:rsidRPr="0045652F" w:rsidRDefault="00774472">
      <w:pPr>
        <w:keepNext/>
        <w:keepLines/>
        <w:rPr>
          <w:lang w:val="en-US"/>
        </w:rPr>
      </w:pPr>
      <w:r w:rsidRPr="0045652F">
        <w:rPr>
          <w:lang w:val="en-US"/>
        </w:rPr>
        <w:fldChar w:fldCharType="begin"/>
      </w:r>
      <w:r w:rsidRPr="0045652F">
        <w:rPr>
          <w:lang w:val="en-US"/>
        </w:rPr>
        <w:instrText xml:space="preserve"> XE "Query:URL parameters" </w:instrText>
      </w:r>
      <w:r w:rsidRPr="0045652F">
        <w:rPr>
          <w:lang w:val="en-US"/>
        </w:rPr>
        <w:fldChar w:fldCharType="end"/>
      </w:r>
      <w:r w:rsidRPr="0045652F">
        <w:rPr>
          <w:lang w:val="en-US"/>
        </w:rPr>
        <w:fldChar w:fldCharType="begin"/>
      </w:r>
      <w:r w:rsidRPr="0045652F">
        <w:rPr>
          <w:lang w:val="en-US"/>
        </w:rPr>
        <w:instrText xml:space="preserve"> XE "URL:Query parameters" </w:instrText>
      </w:r>
      <w:r w:rsidRPr="0045652F">
        <w:rPr>
          <w:lang w:val="en-US"/>
        </w:rPr>
        <w:fldChar w:fldCharType="end"/>
      </w:r>
      <w:r w:rsidRPr="0045652F">
        <w:rPr>
          <w:lang w:val="en-US"/>
        </w:rPr>
        <w:t>A third form of URL allows one or more parameters to be passed to a transaction by means of an “Input Scenario” or by a “Connection / Disconnection Script”:</w:t>
      </w:r>
    </w:p>
    <w:p w14:paraId="22510054" w14:textId="77777777" w:rsidR="00774472" w:rsidRPr="0045652F" w:rsidRDefault="00774472">
      <w:pPr>
        <w:keepNext/>
        <w:keepLines/>
        <w:rPr>
          <w:lang w:val="en-US"/>
        </w:rPr>
      </w:pPr>
    </w:p>
    <w:p w14:paraId="18865515" w14:textId="77777777" w:rsidR="00774472" w:rsidRPr="0045652F" w:rsidRDefault="00774472">
      <w:pPr>
        <w:pStyle w:val="Listing"/>
        <w:rPr>
          <w:lang w:val="en-US"/>
        </w:rPr>
      </w:pPr>
      <w:r w:rsidRPr="0045652F">
        <w:rPr>
          <w:lang w:val="en-US"/>
        </w:rPr>
        <w:t>http://ipaddr:port/pathname/pagename+tranname?param1=value&amp;param2=value</w:t>
      </w:r>
    </w:p>
    <w:p w14:paraId="747AD3CD" w14:textId="77777777" w:rsidR="00774472" w:rsidRPr="0045652F" w:rsidRDefault="00774472">
      <w:pPr>
        <w:keepNext/>
        <w:keepLines/>
        <w:rPr>
          <w:lang w:val="en-US"/>
        </w:rPr>
      </w:pPr>
    </w:p>
    <w:p w14:paraId="271C6320" w14:textId="77777777" w:rsidR="00774472" w:rsidRPr="0045652F" w:rsidRDefault="00774472">
      <w:pPr>
        <w:pStyle w:val="ListBullet"/>
        <w:keepNext/>
        <w:keepLines/>
        <w:rPr>
          <w:lang w:val="en-US"/>
        </w:rPr>
      </w:pPr>
      <w:r w:rsidRPr="0045652F">
        <w:rPr>
          <w:rFonts w:ascii="Courier New" w:hAnsi="Courier New" w:cs="Courier New"/>
          <w:i/>
          <w:iCs/>
          <w:lang w:val="en-US"/>
        </w:rPr>
        <w:t>ipaddr</w:t>
      </w:r>
      <w:r w:rsidRPr="0045652F">
        <w:rPr>
          <w:rFonts w:ascii="Courier New" w:hAnsi="Courier New" w:cs="Courier New"/>
          <w:lang w:val="en-US"/>
        </w:rPr>
        <w:t>:</w:t>
      </w:r>
      <w:r w:rsidRPr="0045652F">
        <w:rPr>
          <w:rFonts w:ascii="Courier New" w:hAnsi="Courier New" w:cs="Courier New"/>
          <w:i/>
          <w:iCs/>
          <w:lang w:val="en-US"/>
        </w:rPr>
        <w:t>port</w:t>
      </w:r>
      <w:r w:rsidRPr="0045652F">
        <w:rPr>
          <w:rFonts w:ascii="Courier New" w:hAnsi="Courier New" w:cs="Courier New"/>
          <w:lang w:val="en-US"/>
        </w:rPr>
        <w:t xml:space="preserve"> </w:t>
      </w:r>
      <w:r w:rsidRPr="0045652F">
        <w:rPr>
          <w:lang w:val="en-US"/>
        </w:rPr>
        <w:t>is the address of the HTTP line, as before.</w:t>
      </w:r>
    </w:p>
    <w:p w14:paraId="07137BA6"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pathname </w:t>
      </w:r>
      <w:r w:rsidRPr="0045652F">
        <w:rPr>
          <w:lang w:val="en-US"/>
        </w:rPr>
        <w:t>represents a VIRTEL directory, as described earlier.</w:t>
      </w:r>
    </w:p>
    <w:p w14:paraId="117B4B8D"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pagename </w:t>
      </w:r>
      <w:r w:rsidRPr="0045652F">
        <w:rPr>
          <w:lang w:val="en-US"/>
        </w:rPr>
        <w:t>is the name of a template page, as before.</w:t>
      </w:r>
    </w:p>
    <w:p w14:paraId="420E1532"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tranname </w:t>
      </w:r>
      <w:r w:rsidRPr="0045652F">
        <w:rPr>
          <w:lang w:val="en-US"/>
        </w:rPr>
        <w:t>is the name of the transaction which provides the dynamic data for the template page.  This transaction must be defined with the name of a presentation module in its “</w:t>
      </w:r>
      <w:r w:rsidRPr="0045652F">
        <w:rPr>
          <w:i/>
          <w:iCs/>
          <w:lang w:val="en-US"/>
        </w:rPr>
        <w:t>Output Scenario</w:t>
      </w:r>
      <w:r w:rsidRPr="0045652F">
        <w:rPr>
          <w:lang w:val="en-US"/>
        </w:rPr>
        <w:t>” field.</w:t>
      </w:r>
    </w:p>
    <w:p w14:paraId="3150091D"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param1, param2, ... </w:t>
      </w:r>
      <w:r w:rsidRPr="0045652F">
        <w:rPr>
          <w:lang w:val="en-US"/>
        </w:rPr>
        <w:t xml:space="preserve">are the names of the parameters which the scenario can pick up using the COPY$ INPUT-TO-VARIABLE or COPY$ INPUT-TO-SCREEN instructions (described </w:t>
      </w:r>
      <w:r w:rsidRPr="0045652F">
        <w:rPr>
          <w:lang w:val="en-US"/>
        </w:rPr>
        <w:fldChar w:fldCharType="begin"/>
      </w:r>
      <w:r w:rsidRPr="0045652F">
        <w:rPr>
          <w:lang w:val="en-US"/>
        </w:rPr>
        <w:instrText xml:space="preserve"> PAGEREF _Ref66613147 \p \h </w:instrText>
      </w:r>
      <w:r w:rsidRPr="0045652F">
        <w:rPr>
          <w:lang w:val="en-US"/>
        </w:rPr>
      </w:r>
      <w:r w:rsidRPr="0045652F">
        <w:rPr>
          <w:lang w:val="en-US"/>
        </w:rPr>
        <w:fldChar w:fldCharType="separate"/>
      </w:r>
      <w:r w:rsidR="00A87DE6">
        <w:rPr>
          <w:noProof/>
          <w:lang w:val="en-US"/>
        </w:rPr>
        <w:t>sur la page 161</w:t>
      </w:r>
      <w:r w:rsidRPr="0045652F">
        <w:rPr>
          <w:lang w:val="en-US"/>
        </w:rPr>
        <w:fldChar w:fldCharType="end"/>
      </w:r>
      <w:r w:rsidRPr="0045652F">
        <w:rPr>
          <w:lang w:val="en-US"/>
        </w:rPr>
        <w:t>) or which can be substituted in a script by means of the &amp;=</w:t>
      </w:r>
      <w:r w:rsidRPr="0045652F">
        <w:rPr>
          <w:i/>
          <w:iCs/>
          <w:lang w:val="en-US"/>
        </w:rPr>
        <w:t>paramn</w:t>
      </w:r>
      <w:r w:rsidRPr="0045652F">
        <w:rPr>
          <w:lang w:val="en-US"/>
        </w:rPr>
        <w:t>= system variable (see “Transactions – Connection / Disconnection Scripts” in the VIRTEL Connectivity Reference documentation.  The cumulative length of the URL parameters is limited by the BUFSIZE parameter of the VIRTCT.  If blanks or other special characters are required in the parameter value, then the special characters must be coded in the standard URL escape format %xx where xx is the hexadecimal value of the character in ASCII.  For example, a blank is represented as %20.</w:t>
      </w:r>
    </w:p>
    <w:p w14:paraId="667A713A" w14:textId="77777777" w:rsidR="00774472" w:rsidRPr="0045652F" w:rsidRDefault="00774472">
      <w:pPr>
        <w:pStyle w:val="Heading5"/>
        <w:rPr>
          <w:lang w:val="en-US"/>
        </w:rPr>
      </w:pPr>
      <w:bookmarkStart w:id="35" w:name="_Toc93996969"/>
      <w:r w:rsidRPr="0045652F">
        <w:rPr>
          <w:lang w:val="en-US"/>
        </w:rPr>
        <w:t>Dynamic URL with userdata and parameters</w:t>
      </w:r>
    </w:p>
    <w:p w14:paraId="0256BA28" w14:textId="77777777" w:rsidR="00774472" w:rsidRPr="0045652F" w:rsidRDefault="00774472">
      <w:pPr>
        <w:keepNext/>
        <w:keepLines/>
        <w:rPr>
          <w:lang w:val="en-US"/>
        </w:rPr>
      </w:pPr>
      <w:r w:rsidRPr="0045652F">
        <w:rPr>
          <w:lang w:val="en-US"/>
        </w:rPr>
        <w:t>A URL may contain both userdata and query parameters, as shown in the following example.  The various components of the URL have the same meaning as described in the preceding two sections.</w:t>
      </w:r>
    </w:p>
    <w:p w14:paraId="54303C37" w14:textId="77777777" w:rsidR="00774472" w:rsidRPr="0045652F" w:rsidRDefault="00774472">
      <w:pPr>
        <w:keepNext/>
        <w:keepLines/>
        <w:rPr>
          <w:lang w:val="en-US"/>
        </w:rPr>
      </w:pPr>
    </w:p>
    <w:p w14:paraId="5982DFD9" w14:textId="77777777" w:rsidR="00774472" w:rsidRPr="0045652F" w:rsidRDefault="00774472">
      <w:pPr>
        <w:pStyle w:val="Listing"/>
        <w:rPr>
          <w:lang w:val="en-US"/>
        </w:rPr>
      </w:pPr>
      <w:r w:rsidRPr="0045652F">
        <w:rPr>
          <w:lang w:val="en-US"/>
        </w:rPr>
        <w:t>http://ipaddr:port/pathname/pagename+tranname+userdata?param1=value&amp;param2=value</w:t>
      </w:r>
    </w:p>
    <w:p w14:paraId="0CD27ED2" w14:textId="77777777" w:rsidR="00774472" w:rsidRPr="0045652F" w:rsidRDefault="00774472">
      <w:pPr>
        <w:keepNext/>
        <w:keepLines/>
        <w:rPr>
          <w:lang w:val="en-US"/>
        </w:rPr>
      </w:pPr>
    </w:p>
    <w:p w14:paraId="025802DA" w14:textId="77777777" w:rsidR="00774472" w:rsidRPr="0045652F" w:rsidRDefault="00774472">
      <w:pPr>
        <w:rPr>
          <w:lang w:val="en-US"/>
        </w:rPr>
      </w:pPr>
    </w:p>
    <w:p w14:paraId="05722064" w14:textId="77777777" w:rsidR="00774472" w:rsidRPr="0045652F" w:rsidRDefault="00774472">
      <w:pPr>
        <w:pStyle w:val="Heading4"/>
        <w:rPr>
          <w:lang w:val="en-US"/>
        </w:rPr>
      </w:pPr>
      <w:bookmarkStart w:id="36" w:name="_Ref157231561"/>
      <w:r w:rsidRPr="0045652F">
        <w:rPr>
          <w:lang w:val="en-US"/>
        </w:rPr>
        <w:t>3270 session management</w:t>
      </w:r>
      <w:bookmarkEnd w:id="35"/>
      <w:bookmarkEnd w:id="36"/>
    </w:p>
    <w:p w14:paraId="065162D8" w14:textId="77777777" w:rsidR="00774472" w:rsidRPr="0045652F" w:rsidRDefault="00774472">
      <w:pPr>
        <w:pStyle w:val="Heading5"/>
        <w:rPr>
          <w:lang w:val="en-US"/>
        </w:rPr>
      </w:pPr>
      <w:r w:rsidRPr="0045652F">
        <w:rPr>
          <w:lang w:val="en-US"/>
        </w:rPr>
        <w:t>VirtelSession parameter</w:t>
      </w:r>
    </w:p>
    <w:p w14:paraId="7B4999A6" w14:textId="77777777" w:rsidR="00774472" w:rsidRPr="0045652F" w:rsidRDefault="00774472">
      <w:pPr>
        <w:keepNext/>
        <w:keepLines/>
        <w:rPr>
          <w:lang w:val="en-US"/>
        </w:rPr>
      </w:pPr>
      <w:r w:rsidRPr="0045652F">
        <w:rPr>
          <w:lang w:val="en-US"/>
        </w:rPr>
        <w:fldChar w:fldCharType="begin"/>
      </w:r>
      <w:r w:rsidRPr="0045652F">
        <w:rPr>
          <w:lang w:val="en-US"/>
        </w:rPr>
        <w:instrText xml:space="preserve"> XE "VirtelSession" </w:instrText>
      </w:r>
      <w:r w:rsidRPr="0045652F">
        <w:rPr>
          <w:lang w:val="en-US"/>
        </w:rPr>
        <w:fldChar w:fldCharType="end"/>
      </w:r>
      <w:r w:rsidRPr="0045652F">
        <w:rPr>
          <w:lang w:val="en-US"/>
        </w:rPr>
        <w:t>Once a session has been established with the host 3270 application, the template page allows the user to link to the next screen in the 3270 application dialog by means of a URL in the following format:</w:t>
      </w:r>
    </w:p>
    <w:p w14:paraId="51987828" w14:textId="77777777" w:rsidR="00774472" w:rsidRPr="0045652F" w:rsidRDefault="00774472">
      <w:pPr>
        <w:keepNext/>
        <w:keepLines/>
        <w:rPr>
          <w:lang w:val="en-US"/>
        </w:rPr>
      </w:pPr>
    </w:p>
    <w:p w14:paraId="61467D68" w14:textId="77777777" w:rsidR="00774472" w:rsidRPr="0045652F" w:rsidRDefault="00774472">
      <w:pPr>
        <w:pStyle w:val="Listing"/>
        <w:rPr>
          <w:lang w:val="en-US"/>
        </w:rPr>
      </w:pPr>
      <w:r w:rsidRPr="0045652F">
        <w:rPr>
          <w:lang w:val="en-US"/>
        </w:rPr>
        <w:t>http://ipaddr:port/pathname/pagename++VirtelSession=sessionid</w:t>
      </w:r>
    </w:p>
    <w:p w14:paraId="6845E7AE" w14:textId="77777777" w:rsidR="00774472" w:rsidRPr="0045652F" w:rsidRDefault="00774472">
      <w:pPr>
        <w:keepNext/>
        <w:keepLines/>
        <w:rPr>
          <w:lang w:val="en-US"/>
        </w:rPr>
      </w:pPr>
    </w:p>
    <w:p w14:paraId="5CD5E370" w14:textId="77777777" w:rsidR="00774472" w:rsidRPr="0045652F" w:rsidRDefault="00774472">
      <w:pPr>
        <w:pStyle w:val="ListBullet"/>
        <w:keepNext/>
        <w:keepLines/>
        <w:rPr>
          <w:lang w:val="en-US"/>
        </w:rPr>
      </w:pPr>
      <w:r w:rsidRPr="0045652F">
        <w:rPr>
          <w:rFonts w:ascii="Courier New" w:hAnsi="Courier New" w:cs="Courier New"/>
          <w:i/>
          <w:iCs/>
          <w:lang w:val="en-US"/>
        </w:rPr>
        <w:t>ipaddr</w:t>
      </w:r>
      <w:r w:rsidRPr="0045652F">
        <w:rPr>
          <w:rFonts w:ascii="Courier New" w:hAnsi="Courier New" w:cs="Courier New"/>
          <w:lang w:val="en-US"/>
        </w:rPr>
        <w:t>:</w:t>
      </w:r>
      <w:r w:rsidRPr="0045652F">
        <w:rPr>
          <w:rFonts w:ascii="Courier New" w:hAnsi="Courier New" w:cs="Courier New"/>
          <w:i/>
          <w:iCs/>
          <w:lang w:val="en-US"/>
        </w:rPr>
        <w:t>port</w:t>
      </w:r>
      <w:r w:rsidRPr="0045652F">
        <w:rPr>
          <w:rFonts w:ascii="Courier New" w:hAnsi="Courier New" w:cs="Courier New"/>
          <w:lang w:val="en-US"/>
        </w:rPr>
        <w:t xml:space="preserve"> </w:t>
      </w:r>
      <w:r w:rsidRPr="0045652F">
        <w:rPr>
          <w:lang w:val="en-US"/>
        </w:rPr>
        <w:t>is the address of the HTTP line, as before.</w:t>
      </w:r>
    </w:p>
    <w:p w14:paraId="148328BD"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pathname </w:t>
      </w:r>
      <w:r w:rsidRPr="0045652F">
        <w:rPr>
          <w:lang w:val="en-US"/>
        </w:rPr>
        <w:t>represents a VIRTEL directory, as described earlier.</w:t>
      </w:r>
    </w:p>
    <w:p w14:paraId="06BEA777" w14:textId="77777777" w:rsidR="00774472" w:rsidRPr="0045652F" w:rsidRDefault="00774472">
      <w:pPr>
        <w:pStyle w:val="ListBullet"/>
        <w:keepNext/>
        <w:keepLines/>
        <w:rPr>
          <w:rFonts w:ascii="Courier New" w:hAnsi="Courier New" w:cs="Courier New"/>
          <w:lang w:val="en-US"/>
        </w:rPr>
      </w:pPr>
      <w:r w:rsidRPr="0045652F">
        <w:rPr>
          <w:rFonts w:ascii="Courier New" w:hAnsi="Courier New" w:cs="Courier New"/>
          <w:i/>
          <w:iCs/>
          <w:lang w:val="en-US"/>
        </w:rPr>
        <w:t xml:space="preserve">pagename </w:t>
      </w:r>
      <w:r w:rsidRPr="0045652F">
        <w:rPr>
          <w:lang w:val="en-US"/>
        </w:rPr>
        <w:t>is the name of the template page to be used for displaying the next 3270 screen (usually the same as the current template page).</w:t>
      </w:r>
    </w:p>
    <w:p w14:paraId="5B2B3AAC" w14:textId="77777777" w:rsidR="00774472" w:rsidRPr="0045652F" w:rsidRDefault="00774472">
      <w:pPr>
        <w:pStyle w:val="ListBullet"/>
        <w:keepLines/>
        <w:rPr>
          <w:lang w:val="en-US"/>
        </w:rPr>
      </w:pPr>
      <w:r w:rsidRPr="0045652F">
        <w:rPr>
          <w:rFonts w:ascii="Courier New" w:hAnsi="Courier New" w:cs="Courier New"/>
          <w:i/>
          <w:iCs/>
          <w:lang w:val="en-US"/>
        </w:rPr>
        <w:t xml:space="preserve">sessionid </w:t>
      </w:r>
      <w:r w:rsidRPr="0045652F">
        <w:rPr>
          <w:lang w:val="en-US"/>
        </w:rPr>
        <w:t>is a VIRTEL-generated code which allows VIRTEL to identify the user as being already connected to an existing host session.  The parameter VirtelSession=sessionid is inserted by the {{{SESSION-CODE}}} tag embedded in the template page (</w:t>
      </w:r>
      <w:r w:rsidRPr="0045652F">
        <w:rPr>
          <w:sz w:val="18"/>
          <w:lang w:val="en-US"/>
        </w:rPr>
        <w:t>see “</w:t>
      </w:r>
      <w:r w:rsidRPr="0045652F">
        <w:rPr>
          <w:lang w:val="en-US"/>
        </w:rPr>
        <w:t>Session and context management</w:t>
      </w:r>
      <w:r w:rsidRPr="0045652F">
        <w:rPr>
          <w:sz w:val="18"/>
          <w:lang w:val="en-US"/>
        </w:rPr>
        <w:t xml:space="preserve">” </w:t>
      </w:r>
      <w:r w:rsidRPr="0045652F">
        <w:rPr>
          <w:sz w:val="18"/>
          <w:lang w:val="en-US"/>
        </w:rPr>
        <w:fldChar w:fldCharType="begin"/>
      </w:r>
      <w:r w:rsidRPr="0045652F">
        <w:rPr>
          <w:sz w:val="18"/>
          <w:lang w:val="en-US"/>
        </w:rPr>
        <w:instrText xml:space="preserve"> PAGEREF _Ref72319978 \p \h </w:instrText>
      </w:r>
      <w:r w:rsidRPr="0045652F">
        <w:rPr>
          <w:sz w:val="18"/>
          <w:lang w:val="en-US"/>
        </w:rPr>
      </w:r>
      <w:r w:rsidRPr="0045652F">
        <w:rPr>
          <w:sz w:val="18"/>
          <w:lang w:val="en-US"/>
        </w:rPr>
        <w:fldChar w:fldCharType="separate"/>
      </w:r>
      <w:r w:rsidR="00A87DE6">
        <w:rPr>
          <w:noProof/>
          <w:sz w:val="18"/>
          <w:lang w:val="en-US"/>
        </w:rPr>
        <w:t>sur la page 28</w:t>
      </w:r>
      <w:r w:rsidRPr="0045652F">
        <w:rPr>
          <w:sz w:val="18"/>
          <w:lang w:val="en-US"/>
        </w:rPr>
        <w:fldChar w:fldCharType="end"/>
      </w:r>
      <w:r w:rsidRPr="0045652F">
        <w:rPr>
          <w:lang w:val="en-US"/>
        </w:rPr>
        <w:t>).</w:t>
      </w:r>
    </w:p>
    <w:p w14:paraId="2476CC67" w14:textId="77777777" w:rsidR="00774472" w:rsidRPr="0045652F" w:rsidRDefault="00774472">
      <w:pPr>
        <w:pStyle w:val="Heading5"/>
        <w:rPr>
          <w:lang w:val="en-US"/>
        </w:rPr>
      </w:pPr>
      <w:r w:rsidRPr="0045652F">
        <w:rPr>
          <w:lang w:val="en-US"/>
        </w:rPr>
        <w:lastRenderedPageBreak/>
        <w:t>PrintVirtelSession parameter</w:t>
      </w:r>
    </w:p>
    <w:p w14:paraId="7C8C3ED1" w14:textId="77777777" w:rsidR="00774472" w:rsidRPr="0045652F" w:rsidRDefault="00774472">
      <w:pPr>
        <w:pStyle w:val="ecran0"/>
        <w:rPr>
          <w:lang w:val="en-US"/>
        </w:rPr>
      </w:pPr>
      <w:r w:rsidRPr="0045652F">
        <w:rPr>
          <w:lang w:val="en-US"/>
        </w:rPr>
        <w:fldChar w:fldCharType="begin"/>
      </w:r>
      <w:r w:rsidRPr="0045652F">
        <w:rPr>
          <w:lang w:val="en-US"/>
        </w:rPr>
        <w:instrText xml:space="preserve"> XE "PrintVirtelSession" </w:instrText>
      </w:r>
      <w:r w:rsidRPr="0045652F">
        <w:rPr>
          <w:lang w:val="en-US"/>
        </w:rPr>
        <w:fldChar w:fldCharType="end"/>
      </w:r>
      <w:r w:rsidRPr="0045652F">
        <w:rPr>
          <w:lang w:val="en-US"/>
        </w:rPr>
        <w:t>A second form of the URL with SESSION-CODE allows display of print data sent by the application to the virtual printer associated with the specified session.  Normally this URL will be embedded in a template page and will be triggered by the {{{IF-PRINT-IS-READY}}} tag.</w:t>
      </w:r>
    </w:p>
    <w:p w14:paraId="2B52C8FF" w14:textId="77777777" w:rsidR="00774472" w:rsidRPr="0045652F" w:rsidRDefault="00774472">
      <w:pPr>
        <w:pStyle w:val="Listing"/>
        <w:rPr>
          <w:lang w:val="en-US"/>
        </w:rPr>
      </w:pPr>
      <w:r w:rsidRPr="0045652F">
        <w:rPr>
          <w:lang w:val="en-US"/>
        </w:rPr>
        <w:t>http://ipaddr:port/pathname/pagename++PrintVirtelSession=sessionid</w:t>
      </w:r>
    </w:p>
    <w:p w14:paraId="21F595DC" w14:textId="77777777" w:rsidR="00774472" w:rsidRPr="0045652F" w:rsidRDefault="00774472">
      <w:pPr>
        <w:keepNext/>
        <w:keepLines/>
        <w:rPr>
          <w:lang w:val="en-US"/>
        </w:rPr>
      </w:pPr>
    </w:p>
    <w:p w14:paraId="6582EDBD" w14:textId="77777777" w:rsidR="00774472" w:rsidRPr="0045652F" w:rsidRDefault="00774472">
      <w:pPr>
        <w:pStyle w:val="ListBullet"/>
        <w:keepNext/>
        <w:keepLines/>
        <w:rPr>
          <w:lang w:val="en-US"/>
        </w:rPr>
      </w:pPr>
      <w:r w:rsidRPr="0045652F">
        <w:rPr>
          <w:rFonts w:ascii="Courier New" w:hAnsi="Courier New" w:cs="Courier New"/>
          <w:i/>
          <w:iCs/>
          <w:lang w:val="en-US"/>
        </w:rPr>
        <w:t>ipaddr</w:t>
      </w:r>
      <w:r w:rsidRPr="0045652F">
        <w:rPr>
          <w:rFonts w:ascii="Courier New" w:hAnsi="Courier New" w:cs="Courier New"/>
          <w:lang w:val="en-US"/>
        </w:rPr>
        <w:t>:</w:t>
      </w:r>
      <w:r w:rsidRPr="0045652F">
        <w:rPr>
          <w:rFonts w:ascii="Courier New" w:hAnsi="Courier New" w:cs="Courier New"/>
          <w:i/>
          <w:iCs/>
          <w:lang w:val="en-US"/>
        </w:rPr>
        <w:t>port</w:t>
      </w:r>
      <w:r w:rsidRPr="0045652F">
        <w:rPr>
          <w:rFonts w:ascii="Courier New" w:hAnsi="Courier New" w:cs="Courier New"/>
          <w:lang w:val="en-US"/>
        </w:rPr>
        <w:t xml:space="preserve"> </w:t>
      </w:r>
      <w:r w:rsidRPr="0045652F">
        <w:rPr>
          <w:lang w:val="en-US"/>
        </w:rPr>
        <w:t>is the address of the HTTP line, as before.</w:t>
      </w:r>
    </w:p>
    <w:p w14:paraId="6AE75D2D"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pathname </w:t>
      </w:r>
      <w:r w:rsidRPr="0045652F">
        <w:rPr>
          <w:lang w:val="en-US"/>
        </w:rPr>
        <w:t>represents a VIRTEL directory, as described earlier.</w:t>
      </w:r>
    </w:p>
    <w:p w14:paraId="48EE684E"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pagename </w:t>
      </w:r>
      <w:r w:rsidRPr="0045652F">
        <w:rPr>
          <w:lang w:val="en-US"/>
        </w:rPr>
        <w:t xml:space="preserve">is the name of the template page to be used for displaying the print data.  This page must contain the special {{{PRINT}}} tag (see “3287 printing” </w:t>
      </w:r>
      <w:r w:rsidRPr="0045652F">
        <w:rPr>
          <w:lang w:val="en-US"/>
        </w:rPr>
        <w:fldChar w:fldCharType="begin"/>
      </w:r>
      <w:r w:rsidRPr="0045652F">
        <w:rPr>
          <w:lang w:val="en-US"/>
        </w:rPr>
        <w:instrText xml:space="preserve"> PAGEREF _Ref72317997 \p \h </w:instrText>
      </w:r>
      <w:r w:rsidRPr="0045652F">
        <w:rPr>
          <w:lang w:val="en-US"/>
        </w:rPr>
      </w:r>
      <w:r w:rsidRPr="0045652F">
        <w:rPr>
          <w:lang w:val="en-US"/>
        </w:rPr>
        <w:fldChar w:fldCharType="separate"/>
      </w:r>
      <w:r w:rsidR="00A87DE6">
        <w:rPr>
          <w:noProof/>
          <w:lang w:val="en-US"/>
        </w:rPr>
        <w:t>sur la page 78</w:t>
      </w:r>
      <w:r w:rsidRPr="0045652F">
        <w:rPr>
          <w:lang w:val="en-US"/>
        </w:rPr>
        <w:fldChar w:fldCharType="end"/>
      </w:r>
      <w:r w:rsidRPr="0045652F">
        <w:rPr>
          <w:lang w:val="en-US"/>
        </w:rPr>
        <w:t>) at the point at which the print data are to be inserted in the page.</w:t>
      </w:r>
    </w:p>
    <w:p w14:paraId="7D2453F8" w14:textId="77777777" w:rsidR="00774472" w:rsidRPr="0045652F" w:rsidRDefault="00774472">
      <w:pPr>
        <w:pStyle w:val="ListBullet"/>
        <w:keepLines/>
        <w:rPr>
          <w:lang w:val="en-US"/>
        </w:rPr>
      </w:pPr>
      <w:r w:rsidRPr="0045652F">
        <w:rPr>
          <w:rFonts w:ascii="Courier New" w:hAnsi="Courier New" w:cs="Courier New"/>
          <w:i/>
          <w:iCs/>
          <w:lang w:val="en-US"/>
        </w:rPr>
        <w:t xml:space="preserve">sessionid </w:t>
      </w:r>
      <w:r w:rsidRPr="0045652F">
        <w:rPr>
          <w:lang w:val="en-US"/>
        </w:rPr>
        <w:t>is a code which allows VIRTEL to identify the printer associated with the user’s 3270 session.  The parameter PrintVirtelSession=sessionid (where sessionid is the associated 3270 session identifier), is generated by the {{{SESSION-CODE}}} tag as in the following example:</w:t>
      </w:r>
      <w:r w:rsidRPr="0045652F">
        <w:rPr>
          <w:lang w:val="en-US"/>
        </w:rPr>
        <w:tab/>
      </w:r>
      <w:r w:rsidRPr="0045652F">
        <w:rPr>
          <w:lang w:val="en-US"/>
        </w:rPr>
        <w:br/>
      </w:r>
      <w:r w:rsidRPr="0045652F">
        <w:rPr>
          <w:rFonts w:ascii="Courier New" w:hAnsi="Courier New"/>
          <w:sz w:val="17"/>
          <w:szCs w:val="17"/>
          <w:lang w:val="en-US"/>
        </w:rPr>
        <w:t>imprim.htm++Print{{{SESSION-CODE}}}</w:t>
      </w:r>
    </w:p>
    <w:p w14:paraId="75B656EA" w14:textId="77777777" w:rsidR="00774472" w:rsidRPr="0045652F" w:rsidRDefault="00774472">
      <w:pPr>
        <w:pStyle w:val="Heading5"/>
        <w:rPr>
          <w:lang w:val="en-US"/>
        </w:rPr>
      </w:pPr>
      <w:bookmarkStart w:id="37" w:name="_Ref70758343"/>
      <w:bookmarkStart w:id="38" w:name="_Toc93996970"/>
      <w:r w:rsidRPr="0045652F">
        <w:rPr>
          <w:lang w:val="en-US"/>
        </w:rPr>
        <w:t>ValidateVirtelSession parameter</w:t>
      </w:r>
    </w:p>
    <w:p w14:paraId="6F3138BB" w14:textId="77777777" w:rsidR="00774472" w:rsidRPr="0045652F" w:rsidRDefault="00774472">
      <w:pPr>
        <w:rPr>
          <w:lang w:val="en-US"/>
        </w:rPr>
      </w:pPr>
      <w:r w:rsidRPr="0045652F">
        <w:rPr>
          <w:lang w:val="en-US"/>
        </w:rPr>
        <w:fldChar w:fldCharType="begin"/>
      </w:r>
      <w:r w:rsidRPr="0045652F">
        <w:rPr>
          <w:lang w:val="en-US"/>
        </w:rPr>
        <w:instrText xml:space="preserve"> XE "ValidateVirtelSession" </w:instrText>
      </w:r>
      <w:r w:rsidRPr="0045652F">
        <w:rPr>
          <w:lang w:val="en-US"/>
        </w:rPr>
        <w:fldChar w:fldCharType="end"/>
      </w:r>
      <w:r w:rsidRPr="0045652F">
        <w:rPr>
          <w:lang w:val="en-US"/>
        </w:rPr>
        <w:t>A third form of URL with SESSION-CODE allows a JavaScript procedure embedded in a template page to determine whether there are pending updates to the 3270 screen image.  For this type of URL, VIRTEL returns no data, only an HTTP response code.  The possible response codes are:</w:t>
      </w:r>
    </w:p>
    <w:p w14:paraId="4E5A4329" w14:textId="77777777" w:rsidR="00774472" w:rsidRPr="0045652F" w:rsidRDefault="00774472">
      <w:pPr>
        <w:rPr>
          <w:lang w:val="en-US"/>
        </w:rPr>
      </w:pPr>
    </w:p>
    <w:p w14:paraId="77CF6504" w14:textId="77777777" w:rsidR="00774472" w:rsidRPr="0045652F" w:rsidRDefault="00774472">
      <w:pPr>
        <w:pStyle w:val="ListBullet"/>
        <w:tabs>
          <w:tab w:val="left" w:pos="4920"/>
        </w:tabs>
        <w:ind w:left="4920" w:hanging="3219"/>
        <w:rPr>
          <w:lang w:val="en-US"/>
        </w:rPr>
      </w:pPr>
      <w:r w:rsidRPr="0045652F">
        <w:rPr>
          <w:b/>
          <w:bCs/>
          <w:lang w:val="en-US"/>
        </w:rPr>
        <w:t>205 (Reset Content)</w:t>
      </w:r>
      <w:r w:rsidRPr="0045652F">
        <w:rPr>
          <w:lang w:val="en-US"/>
        </w:rPr>
        <w:tab/>
        <w:t>the host application has updated the 3270 screen image since the last time it was sent to the user</w:t>
      </w:r>
    </w:p>
    <w:p w14:paraId="6A634496" w14:textId="77777777" w:rsidR="00774472" w:rsidRPr="0045652F" w:rsidRDefault="00774472">
      <w:pPr>
        <w:pStyle w:val="ListBullet"/>
        <w:tabs>
          <w:tab w:val="left" w:pos="4920"/>
        </w:tabs>
        <w:ind w:left="4920" w:hanging="3219"/>
        <w:rPr>
          <w:lang w:val="en-US"/>
        </w:rPr>
      </w:pPr>
      <w:r w:rsidRPr="0045652F">
        <w:rPr>
          <w:b/>
          <w:bCs/>
          <w:lang w:val="en-US"/>
        </w:rPr>
        <w:t>304 (Not Modified)</w:t>
      </w:r>
      <w:r w:rsidRPr="0045652F">
        <w:rPr>
          <w:lang w:val="en-US"/>
        </w:rPr>
        <w:tab/>
        <w:t>the host application has not updated the 3270 screen image</w:t>
      </w:r>
    </w:p>
    <w:p w14:paraId="7D4B0B53" w14:textId="77777777" w:rsidR="00774472" w:rsidRPr="0045652F" w:rsidRDefault="00774472">
      <w:pPr>
        <w:pStyle w:val="ListBullet"/>
        <w:tabs>
          <w:tab w:val="left" w:pos="4920"/>
        </w:tabs>
        <w:ind w:left="4920" w:hanging="3219"/>
        <w:rPr>
          <w:lang w:val="en-US"/>
        </w:rPr>
      </w:pPr>
      <w:r w:rsidRPr="0045652F">
        <w:rPr>
          <w:b/>
          <w:bCs/>
          <w:lang w:val="en-US"/>
        </w:rPr>
        <w:t>404 (Not Found)</w:t>
      </w:r>
      <w:r w:rsidRPr="0045652F">
        <w:rPr>
          <w:lang w:val="en-US"/>
        </w:rPr>
        <w:tab/>
        <w:t xml:space="preserve">the </w:t>
      </w:r>
      <w:r w:rsidRPr="0045652F">
        <w:rPr>
          <w:i/>
          <w:iCs/>
          <w:lang w:val="en-US"/>
        </w:rPr>
        <w:t>sessionid</w:t>
      </w:r>
      <w:r w:rsidRPr="0045652F">
        <w:rPr>
          <w:lang w:val="en-US"/>
        </w:rPr>
        <w:t xml:space="preserve"> code does not represent a valid host session</w:t>
      </w:r>
    </w:p>
    <w:p w14:paraId="42FE7161" w14:textId="77777777" w:rsidR="00774472" w:rsidRPr="0045652F" w:rsidRDefault="00774472">
      <w:pPr>
        <w:pStyle w:val="ecran0"/>
        <w:rPr>
          <w:lang w:val="en-US"/>
        </w:rPr>
      </w:pPr>
      <w:r w:rsidRPr="0045652F">
        <w:rPr>
          <w:lang w:val="en-US"/>
        </w:rPr>
        <w:t xml:space="preserve">When response code 205 is indicated, the JavaScript procedure sends a further request to VIRTEL to retrieve the updated 3270 screen image.  This technique can be useful in handling host applications which use multiple 3270 write commands to paint a single 3270 screen, where the user might otherwise be presented with a partially updated screen.  An example of this technique is contained in the </w:t>
      </w:r>
      <w:r w:rsidRPr="0045652F">
        <w:rPr>
          <w:i/>
          <w:iCs/>
          <w:lang w:val="en-US"/>
        </w:rPr>
        <w:t>WEB2VIRT.htm</w:t>
      </w:r>
      <w:r w:rsidRPr="0045652F">
        <w:rPr>
          <w:lang w:val="en-US"/>
        </w:rPr>
        <w:t xml:space="preserve"> page delivered in the VIRTEL sample directory </w:t>
      </w:r>
      <w:r w:rsidRPr="0045652F">
        <w:rPr>
          <w:i/>
          <w:iCs/>
          <w:lang w:val="en-US"/>
        </w:rPr>
        <w:t>W2H-DIR</w:t>
      </w:r>
      <w:r w:rsidRPr="0045652F">
        <w:rPr>
          <w:lang w:val="en-US"/>
        </w:rPr>
        <w:t>.</w:t>
      </w:r>
    </w:p>
    <w:p w14:paraId="36506464" w14:textId="77777777" w:rsidR="00774472" w:rsidRPr="0045652F" w:rsidRDefault="00774472">
      <w:pPr>
        <w:pStyle w:val="Listing"/>
        <w:rPr>
          <w:lang w:val="en-US"/>
        </w:rPr>
      </w:pPr>
      <w:r w:rsidRPr="0045652F">
        <w:rPr>
          <w:lang w:val="en-US"/>
        </w:rPr>
        <w:t>http://ipaddr:port/pathname/pagename++ValidateVirtelSession=sessionid</w:t>
      </w:r>
    </w:p>
    <w:p w14:paraId="4528151D" w14:textId="77777777" w:rsidR="00774472" w:rsidRPr="0045652F" w:rsidRDefault="00774472">
      <w:pPr>
        <w:keepNext/>
        <w:keepLines/>
        <w:rPr>
          <w:lang w:val="en-US"/>
        </w:rPr>
      </w:pPr>
    </w:p>
    <w:p w14:paraId="2DBEC9A3" w14:textId="77777777" w:rsidR="00774472" w:rsidRPr="0045652F" w:rsidRDefault="00774472">
      <w:pPr>
        <w:pStyle w:val="ListBullet"/>
        <w:keepNext/>
        <w:keepLines/>
        <w:rPr>
          <w:lang w:val="en-US"/>
        </w:rPr>
      </w:pPr>
      <w:r w:rsidRPr="0045652F">
        <w:rPr>
          <w:rFonts w:ascii="Courier New" w:hAnsi="Courier New" w:cs="Courier New"/>
          <w:i/>
          <w:iCs/>
          <w:lang w:val="en-US"/>
        </w:rPr>
        <w:t>ipaddr</w:t>
      </w:r>
      <w:r w:rsidRPr="0045652F">
        <w:rPr>
          <w:rFonts w:ascii="Courier New" w:hAnsi="Courier New" w:cs="Courier New"/>
          <w:lang w:val="en-US"/>
        </w:rPr>
        <w:t>:</w:t>
      </w:r>
      <w:r w:rsidRPr="0045652F">
        <w:rPr>
          <w:rFonts w:ascii="Courier New" w:hAnsi="Courier New" w:cs="Courier New"/>
          <w:i/>
          <w:iCs/>
          <w:lang w:val="en-US"/>
        </w:rPr>
        <w:t>port</w:t>
      </w:r>
      <w:r w:rsidRPr="0045652F">
        <w:rPr>
          <w:rFonts w:ascii="Courier New" w:hAnsi="Courier New" w:cs="Courier New"/>
          <w:lang w:val="en-US"/>
        </w:rPr>
        <w:t xml:space="preserve"> </w:t>
      </w:r>
      <w:r w:rsidRPr="0045652F">
        <w:rPr>
          <w:lang w:val="en-US"/>
        </w:rPr>
        <w:t>is the address of the HTTP line, as before.</w:t>
      </w:r>
    </w:p>
    <w:p w14:paraId="0B4A2C5D"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pathname </w:t>
      </w:r>
      <w:r w:rsidRPr="0045652F">
        <w:rPr>
          <w:lang w:val="en-US"/>
        </w:rPr>
        <w:t>represents a VIRTEL directory, as described earlier.</w:t>
      </w:r>
    </w:p>
    <w:p w14:paraId="37949D77"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pagename </w:t>
      </w:r>
      <w:r w:rsidRPr="0045652F">
        <w:rPr>
          <w:lang w:val="en-US"/>
        </w:rPr>
        <w:t>may be specified but is not used.</w:t>
      </w:r>
    </w:p>
    <w:p w14:paraId="5B69A21D" w14:textId="77777777" w:rsidR="00774472" w:rsidRPr="0045652F" w:rsidRDefault="00774472">
      <w:pPr>
        <w:pStyle w:val="ListBullet"/>
        <w:keepLines/>
        <w:rPr>
          <w:lang w:val="en-US"/>
        </w:rPr>
      </w:pPr>
      <w:r w:rsidRPr="0045652F">
        <w:rPr>
          <w:rFonts w:ascii="Courier New" w:hAnsi="Courier New" w:cs="Courier New"/>
          <w:i/>
          <w:iCs/>
          <w:lang w:val="en-US"/>
        </w:rPr>
        <w:t xml:space="preserve">sessionid </w:t>
      </w:r>
      <w:r w:rsidRPr="0045652F">
        <w:rPr>
          <w:lang w:val="en-US"/>
        </w:rPr>
        <w:t>is a code which allows VIRTEL to identify the 3270 session whose status is being queried.  The parameter ValidateVirtelSession=sessionid (where sessionid is the associated 3270 session identifier), is generated by the {{{SESSION-CODE}}} tag as in the following example:</w:t>
      </w:r>
      <w:r w:rsidRPr="0045652F">
        <w:rPr>
          <w:lang w:val="en-US"/>
        </w:rPr>
        <w:tab/>
      </w:r>
      <w:r w:rsidRPr="0045652F">
        <w:rPr>
          <w:lang w:val="en-US"/>
        </w:rPr>
        <w:br/>
      </w:r>
      <w:r w:rsidRPr="0045652F">
        <w:rPr>
          <w:rFonts w:ascii="Courier New" w:hAnsi="Courier New"/>
          <w:sz w:val="17"/>
          <w:szCs w:val="17"/>
          <w:lang w:val="en-US"/>
        </w:rPr>
        <w:t>check.htm++Validate{{{SESSION-CODE}}}</w:t>
      </w:r>
    </w:p>
    <w:p w14:paraId="7E7D221A" w14:textId="77777777" w:rsidR="00774472" w:rsidRPr="0045652F" w:rsidRDefault="00774472">
      <w:pPr>
        <w:pStyle w:val="Nfj"/>
        <w:rPr>
          <w:lang w:val="en-US"/>
        </w:rPr>
      </w:pPr>
      <w:r w:rsidRPr="0045652F">
        <w:rPr>
          <w:lang w:val="en-US"/>
        </w:rPr>
        <w:fldChar w:fldCharType="begin"/>
      </w:r>
      <w:r w:rsidRPr="0045652F">
        <w:rPr>
          <w:lang w:val="en-US"/>
        </w:rPr>
        <w:instrText xml:space="preserve"> XE "VerifyVirtelSession" </w:instrText>
      </w:r>
      <w:r w:rsidRPr="0045652F">
        <w:rPr>
          <w:lang w:val="en-US"/>
        </w:rPr>
        <w:fldChar w:fldCharType="end"/>
      </w:r>
      <w:r w:rsidRPr="0045652F">
        <w:rPr>
          <w:lang w:val="en-US"/>
        </w:rPr>
        <w:t>For compatability with previous versions, the keyword VerifyVirtelSession is also accepted. VerifyVirtelSession is similar to ValidateVirtelSession except that it produces only two possible return codes: 205 (screen updated) and 304 (screen not updated or session invalid).</w:t>
      </w:r>
    </w:p>
    <w:p w14:paraId="21922B0B" w14:textId="77777777" w:rsidR="00537CB1" w:rsidRPr="0045652F" w:rsidRDefault="00537CB1" w:rsidP="00537CB1">
      <w:pPr>
        <w:pStyle w:val="Heading5"/>
        <w:rPr>
          <w:lang w:val="en-US"/>
        </w:rPr>
      </w:pPr>
      <w:r>
        <w:rPr>
          <w:lang w:val="en-US"/>
        </w:rPr>
        <w:t>$UseCookieSession$</w:t>
      </w:r>
      <w:r w:rsidRPr="0045652F">
        <w:rPr>
          <w:lang w:val="en-US"/>
        </w:rPr>
        <w:t xml:space="preserve"> parameter</w:t>
      </w:r>
    </w:p>
    <w:p w14:paraId="7F8A188A" w14:textId="77777777" w:rsidR="008C5103" w:rsidRDefault="00537CB1" w:rsidP="00537CB1">
      <w:pPr>
        <w:rPr>
          <w:lang w:val="en-US"/>
        </w:rPr>
      </w:pPr>
      <w:r w:rsidRPr="0045652F">
        <w:rPr>
          <w:lang w:val="en-US"/>
        </w:rPr>
        <w:fldChar w:fldCharType="begin"/>
      </w:r>
      <w:r w:rsidRPr="0045652F">
        <w:rPr>
          <w:lang w:val="en-US"/>
        </w:rPr>
        <w:instrText xml:space="preserve"> XE "</w:instrText>
      </w:r>
      <w:r>
        <w:rPr>
          <w:lang w:val="en-US"/>
        </w:rPr>
        <w:instrText>UseCookie</w:instrText>
      </w:r>
      <w:r w:rsidRPr="0045652F">
        <w:rPr>
          <w:lang w:val="en-US"/>
        </w:rPr>
        <w:instrText xml:space="preserve">Session" </w:instrText>
      </w:r>
      <w:r w:rsidRPr="0045652F">
        <w:rPr>
          <w:lang w:val="en-US"/>
        </w:rPr>
        <w:fldChar w:fldCharType="end"/>
      </w:r>
      <w:r w:rsidRPr="0045652F">
        <w:rPr>
          <w:lang w:val="en-US"/>
        </w:rPr>
        <w:fldChar w:fldCharType="begin"/>
      </w:r>
      <w:r w:rsidRPr="0045652F">
        <w:rPr>
          <w:lang w:val="en-US"/>
        </w:rPr>
        <w:instrText xml:space="preserve"> XE "</w:instrText>
      </w:r>
      <w:r>
        <w:rPr>
          <w:lang w:val="en-US"/>
        </w:rPr>
        <w:instrText>Cookies:</w:instrText>
      </w:r>
      <w:r w:rsidRPr="0045652F">
        <w:rPr>
          <w:lang w:val="en-US"/>
        </w:rPr>
        <w:instrText>Session</w:instrText>
      </w:r>
      <w:r>
        <w:rPr>
          <w:lang w:val="en-US"/>
        </w:rPr>
        <w:instrText xml:space="preserve"> Cookie</w:instrText>
      </w:r>
      <w:r w:rsidRPr="0045652F">
        <w:rPr>
          <w:lang w:val="en-US"/>
        </w:rPr>
        <w:instrText xml:space="preserve">" </w:instrText>
      </w:r>
      <w:r w:rsidRPr="0045652F">
        <w:rPr>
          <w:lang w:val="en-US"/>
        </w:rPr>
        <w:fldChar w:fldCharType="end"/>
      </w:r>
      <w:r w:rsidRPr="0045652F">
        <w:rPr>
          <w:lang w:val="en-US"/>
        </w:rPr>
        <w:t>A</w:t>
      </w:r>
      <w:r>
        <w:rPr>
          <w:lang w:val="en-US"/>
        </w:rPr>
        <w:t xml:space="preserve">s an alternative to specifying the VirtelSession parameter in the </w:t>
      </w:r>
      <w:r w:rsidRPr="0045652F">
        <w:rPr>
          <w:lang w:val="en-US"/>
        </w:rPr>
        <w:t>URL</w:t>
      </w:r>
      <w:r>
        <w:rPr>
          <w:lang w:val="en-US"/>
        </w:rPr>
        <w:t xml:space="preserve">, the </w:t>
      </w:r>
      <w:r w:rsidRPr="0045652F">
        <w:rPr>
          <w:lang w:val="en-US"/>
        </w:rPr>
        <w:t xml:space="preserve">SESSION-CODE </w:t>
      </w:r>
      <w:r>
        <w:rPr>
          <w:lang w:val="en-US"/>
        </w:rPr>
        <w:t>may be sent to VIRTEL in a cookie. An example URL is shown below:</w:t>
      </w:r>
    </w:p>
    <w:p w14:paraId="6FDC5446" w14:textId="77777777" w:rsidR="008C5103" w:rsidRPr="0045652F" w:rsidRDefault="008C5103" w:rsidP="008C5103">
      <w:pPr>
        <w:keepNext/>
        <w:keepLines/>
        <w:rPr>
          <w:lang w:val="en-US"/>
        </w:rPr>
      </w:pPr>
    </w:p>
    <w:p w14:paraId="729A023B" w14:textId="77777777" w:rsidR="008C5103" w:rsidRPr="0045652F" w:rsidRDefault="008C5103" w:rsidP="008C5103">
      <w:pPr>
        <w:pStyle w:val="Listing"/>
        <w:rPr>
          <w:lang w:val="en-US"/>
        </w:rPr>
      </w:pPr>
      <w:r w:rsidRPr="0045652F">
        <w:rPr>
          <w:lang w:val="en-US"/>
        </w:rPr>
        <w:t>http://ipaddr:port/pathname/pagename++</w:t>
      </w:r>
      <w:r>
        <w:rPr>
          <w:lang w:val="en-US"/>
        </w:rPr>
        <w:t>$UseCookie</w:t>
      </w:r>
      <w:r w:rsidRPr="0045652F">
        <w:rPr>
          <w:lang w:val="en-US"/>
        </w:rPr>
        <w:t>Session</w:t>
      </w:r>
      <w:r>
        <w:rPr>
          <w:lang w:val="en-US"/>
        </w:rPr>
        <w:t>$</w:t>
      </w:r>
    </w:p>
    <w:p w14:paraId="19547491" w14:textId="77777777" w:rsidR="008C5103" w:rsidRPr="0045652F" w:rsidRDefault="008C5103" w:rsidP="008C5103">
      <w:pPr>
        <w:keepNext/>
        <w:keepLines/>
        <w:rPr>
          <w:lang w:val="en-US"/>
        </w:rPr>
      </w:pPr>
    </w:p>
    <w:p w14:paraId="58089E24" w14:textId="77777777" w:rsidR="008C5103" w:rsidRPr="0045652F" w:rsidRDefault="008C5103" w:rsidP="008C5103">
      <w:pPr>
        <w:pStyle w:val="ListBullet"/>
        <w:keepNext/>
        <w:keepLines/>
        <w:rPr>
          <w:lang w:val="en-US"/>
        </w:rPr>
      </w:pPr>
      <w:r w:rsidRPr="0045652F">
        <w:rPr>
          <w:rFonts w:ascii="Courier New" w:hAnsi="Courier New" w:cs="Courier New"/>
          <w:i/>
          <w:iCs/>
          <w:lang w:val="en-US"/>
        </w:rPr>
        <w:t>ipaddr</w:t>
      </w:r>
      <w:r w:rsidRPr="0045652F">
        <w:rPr>
          <w:rFonts w:ascii="Courier New" w:hAnsi="Courier New" w:cs="Courier New"/>
          <w:lang w:val="en-US"/>
        </w:rPr>
        <w:t>:</w:t>
      </w:r>
      <w:r w:rsidRPr="0045652F">
        <w:rPr>
          <w:rFonts w:ascii="Courier New" w:hAnsi="Courier New" w:cs="Courier New"/>
          <w:i/>
          <w:iCs/>
          <w:lang w:val="en-US"/>
        </w:rPr>
        <w:t>port</w:t>
      </w:r>
      <w:r w:rsidRPr="0045652F">
        <w:rPr>
          <w:rFonts w:ascii="Courier New" w:hAnsi="Courier New" w:cs="Courier New"/>
          <w:lang w:val="en-US"/>
        </w:rPr>
        <w:t xml:space="preserve"> </w:t>
      </w:r>
      <w:r w:rsidRPr="0045652F">
        <w:rPr>
          <w:lang w:val="en-US"/>
        </w:rPr>
        <w:t>is the address of the HTTP line, as before.</w:t>
      </w:r>
    </w:p>
    <w:p w14:paraId="5DA79F25" w14:textId="77777777" w:rsidR="008C5103" w:rsidRPr="0045652F" w:rsidRDefault="008C5103" w:rsidP="008C5103">
      <w:pPr>
        <w:pStyle w:val="ListBullet"/>
        <w:keepNext/>
        <w:keepLines/>
        <w:rPr>
          <w:lang w:val="en-US"/>
        </w:rPr>
      </w:pPr>
      <w:r w:rsidRPr="0045652F">
        <w:rPr>
          <w:rFonts w:ascii="Courier New" w:hAnsi="Courier New" w:cs="Courier New"/>
          <w:i/>
          <w:iCs/>
          <w:lang w:val="en-US"/>
        </w:rPr>
        <w:t xml:space="preserve">pathname </w:t>
      </w:r>
      <w:r w:rsidRPr="0045652F">
        <w:rPr>
          <w:lang w:val="en-US"/>
        </w:rPr>
        <w:t>represents a VIRTEL directory, as described earlier.</w:t>
      </w:r>
    </w:p>
    <w:p w14:paraId="02914701" w14:textId="77777777" w:rsidR="008C5103" w:rsidRPr="0045652F" w:rsidRDefault="008C5103" w:rsidP="008C5103">
      <w:pPr>
        <w:pStyle w:val="ListBullet"/>
        <w:keepNext/>
        <w:keepLines/>
        <w:rPr>
          <w:rFonts w:ascii="Courier New" w:hAnsi="Courier New" w:cs="Courier New"/>
          <w:lang w:val="en-US"/>
        </w:rPr>
      </w:pPr>
      <w:r w:rsidRPr="0045652F">
        <w:rPr>
          <w:rFonts w:ascii="Courier New" w:hAnsi="Courier New" w:cs="Courier New"/>
          <w:i/>
          <w:iCs/>
          <w:lang w:val="en-US"/>
        </w:rPr>
        <w:t xml:space="preserve">pagename </w:t>
      </w:r>
      <w:r w:rsidRPr="0045652F">
        <w:rPr>
          <w:lang w:val="en-US"/>
        </w:rPr>
        <w:t>is the name of the template page to be used for displaying the next 3270 screen (usually the same as the current template page).</w:t>
      </w:r>
    </w:p>
    <w:p w14:paraId="1A5DAECF" w14:textId="77777777" w:rsidR="008C5103" w:rsidRPr="0045652F" w:rsidRDefault="008C5103" w:rsidP="008C5103">
      <w:pPr>
        <w:pStyle w:val="ListBullet"/>
        <w:keepLines/>
        <w:rPr>
          <w:lang w:val="en-US"/>
        </w:rPr>
      </w:pPr>
      <w:r>
        <w:rPr>
          <w:rFonts w:ascii="Courier New" w:hAnsi="Courier New" w:cs="Courier New"/>
          <w:iCs/>
          <w:lang w:val="en-US"/>
        </w:rPr>
        <w:t>$UseCookieSession$</w:t>
      </w:r>
      <w:r w:rsidRPr="0045652F">
        <w:rPr>
          <w:rFonts w:ascii="Courier New" w:hAnsi="Courier New" w:cs="Courier New"/>
          <w:i/>
          <w:iCs/>
          <w:lang w:val="en-US"/>
        </w:rPr>
        <w:t xml:space="preserve"> </w:t>
      </w:r>
      <w:r>
        <w:rPr>
          <w:lang w:val="en-US"/>
        </w:rPr>
        <w:t>indicates that the</w:t>
      </w:r>
      <w:r w:rsidRPr="0045652F">
        <w:rPr>
          <w:lang w:val="en-US"/>
        </w:rPr>
        <w:t xml:space="preserve"> SESSION-CODE</w:t>
      </w:r>
      <w:r>
        <w:rPr>
          <w:lang w:val="en-US"/>
        </w:rPr>
        <w:t xml:space="preserve"> is contained in the VirtelSession cookie.</w:t>
      </w:r>
    </w:p>
    <w:p w14:paraId="1707EC95" w14:textId="77777777" w:rsidR="008C5103" w:rsidRDefault="008C5103" w:rsidP="00537CB1">
      <w:pPr>
        <w:rPr>
          <w:lang w:val="en-US"/>
        </w:rPr>
      </w:pPr>
    </w:p>
    <w:p w14:paraId="260BCF25" w14:textId="77777777" w:rsidR="008C5103" w:rsidRDefault="008C5103" w:rsidP="00537CB1">
      <w:pPr>
        <w:rPr>
          <w:lang w:val="en-US"/>
        </w:rPr>
      </w:pPr>
      <w:r>
        <w:rPr>
          <w:lang w:val="en-US"/>
        </w:rPr>
        <w:t xml:space="preserve">The VirtelSession cookie should be generated by </w:t>
      </w:r>
      <w:r w:rsidR="00537CB1" w:rsidRPr="0045652F">
        <w:rPr>
          <w:lang w:val="en-US"/>
        </w:rPr>
        <w:t>Java</w:t>
      </w:r>
      <w:r>
        <w:rPr>
          <w:lang w:val="en-US"/>
        </w:rPr>
        <w:t>s</w:t>
      </w:r>
      <w:r w:rsidR="00537CB1" w:rsidRPr="0045652F">
        <w:rPr>
          <w:lang w:val="en-US"/>
        </w:rPr>
        <w:t xml:space="preserve">cript </w:t>
      </w:r>
      <w:r>
        <w:rPr>
          <w:lang w:val="en-US"/>
        </w:rPr>
        <w:t xml:space="preserve">as shown in the example below. This function may be added to the </w:t>
      </w:r>
      <w:r>
        <w:rPr>
          <w:i/>
          <w:lang w:val="en-US"/>
        </w:rPr>
        <w:t>custom.js</w:t>
      </w:r>
      <w:r>
        <w:rPr>
          <w:lang w:val="en-US"/>
        </w:rPr>
        <w:t xml:space="preserve"> script (see “Site customization of Javascript functions </w:t>
      </w:r>
      <w:r>
        <w:rPr>
          <w:lang w:val="en-US"/>
        </w:rPr>
        <w:fldChar w:fldCharType="begin"/>
      </w:r>
      <w:r>
        <w:rPr>
          <w:lang w:val="en-US"/>
        </w:rPr>
        <w:instrText xml:space="preserve"> PAGEREF _Ref353361556 \p \h </w:instrText>
      </w:r>
      <w:r>
        <w:rPr>
          <w:lang w:val="en-US"/>
        </w:rPr>
      </w:r>
      <w:r>
        <w:rPr>
          <w:lang w:val="en-US"/>
        </w:rPr>
        <w:fldChar w:fldCharType="separate"/>
      </w:r>
      <w:r w:rsidR="00A87DE6">
        <w:rPr>
          <w:noProof/>
          <w:lang w:val="en-US"/>
        </w:rPr>
        <w:t>sur la page 140</w:t>
      </w:r>
      <w:r>
        <w:rPr>
          <w:lang w:val="en-US"/>
        </w:rPr>
        <w:fldChar w:fldCharType="end"/>
      </w:r>
      <w:r>
        <w:rPr>
          <w:lang w:val="en-US"/>
        </w:rPr>
        <w:t>):</w:t>
      </w:r>
    </w:p>
    <w:p w14:paraId="2E168F11" w14:textId="77777777" w:rsidR="008C5103" w:rsidRDefault="008C5103" w:rsidP="00537CB1">
      <w:pPr>
        <w:rPr>
          <w:lang w:val="en-US"/>
        </w:rPr>
      </w:pPr>
    </w:p>
    <w:p w14:paraId="327B43BC" w14:textId="77777777" w:rsidR="008C5103" w:rsidRPr="008C5103" w:rsidRDefault="008C5103" w:rsidP="008C5103">
      <w:pPr>
        <w:pStyle w:val="Listing"/>
      </w:pPr>
      <w:r w:rsidRPr="008C5103">
        <w:t>/* Save VirtelSession cookie after each subpage is loaded */</w:t>
      </w:r>
    </w:p>
    <w:p w14:paraId="3DE264DB" w14:textId="77777777" w:rsidR="008C5103" w:rsidRPr="008C5103" w:rsidRDefault="008C5103" w:rsidP="008C5103">
      <w:pPr>
        <w:pStyle w:val="Listing"/>
      </w:pPr>
      <w:r w:rsidRPr="008C5103">
        <w:t>function after_responseHandle(o, url, xtim) {</w:t>
      </w:r>
    </w:p>
    <w:p w14:paraId="3143EC11" w14:textId="77777777" w:rsidR="008C5103" w:rsidRPr="008C5103" w:rsidRDefault="008C5103" w:rsidP="008C5103">
      <w:pPr>
        <w:pStyle w:val="Listing"/>
      </w:pPr>
      <w:r w:rsidRPr="008C5103">
        <w:t xml:space="preserve">  var node = document.getElementById("sesscode");</w:t>
      </w:r>
    </w:p>
    <w:p w14:paraId="15C41F18" w14:textId="77777777" w:rsidR="008C5103" w:rsidRPr="008C5103" w:rsidRDefault="008C5103" w:rsidP="008C5103">
      <w:pPr>
        <w:pStyle w:val="Listing"/>
      </w:pPr>
      <w:r w:rsidRPr="008C5103">
        <w:t xml:space="preserve">  if (node) {</w:t>
      </w:r>
    </w:p>
    <w:p w14:paraId="1FE9AA2C" w14:textId="77777777" w:rsidR="008C5103" w:rsidRPr="008C5103" w:rsidRDefault="008C5103" w:rsidP="008C5103">
      <w:pPr>
        <w:pStyle w:val="Listing"/>
      </w:pPr>
      <w:r w:rsidRPr="008C5103">
        <w:t xml:space="preserve">    var text = node.textContent || node.innerText;</w:t>
      </w:r>
    </w:p>
    <w:p w14:paraId="62321447" w14:textId="77777777" w:rsidR="008C5103" w:rsidRPr="008C5103" w:rsidRDefault="008C5103" w:rsidP="008C5103">
      <w:pPr>
        <w:pStyle w:val="Listing"/>
      </w:pPr>
      <w:r w:rsidRPr="008C5103">
        <w:t xml:space="preserve">    var sess = text.replace(/^VirtelSession=/i,"");</w:t>
      </w:r>
    </w:p>
    <w:p w14:paraId="3640CDC5" w14:textId="77777777" w:rsidR="008C5103" w:rsidRPr="008C5103" w:rsidRDefault="008C5103" w:rsidP="008C5103">
      <w:pPr>
        <w:pStyle w:val="Listing"/>
      </w:pPr>
      <w:r w:rsidRPr="008C5103">
        <w:t xml:space="preserve">    createCookie("VirtelSession", sess, 1);</w:t>
      </w:r>
    </w:p>
    <w:p w14:paraId="6F22E092" w14:textId="77777777" w:rsidR="008C5103" w:rsidRPr="008C5103" w:rsidRDefault="008C5103" w:rsidP="008C5103">
      <w:pPr>
        <w:pStyle w:val="Listing"/>
      </w:pPr>
      <w:r w:rsidRPr="008C5103">
        <w:t xml:space="preserve">  }</w:t>
      </w:r>
    </w:p>
    <w:p w14:paraId="280E315C" w14:textId="77777777" w:rsidR="008C5103" w:rsidRDefault="008C5103" w:rsidP="008C5103">
      <w:pPr>
        <w:pStyle w:val="Listing"/>
      </w:pPr>
      <w:r w:rsidRPr="008C5103">
        <w:t>}</w:t>
      </w:r>
    </w:p>
    <w:p w14:paraId="438854B0" w14:textId="77777777" w:rsidR="008C5103" w:rsidRPr="0045652F" w:rsidRDefault="008C5103" w:rsidP="008C5103">
      <w:pPr>
        <w:pStyle w:val="Caption"/>
        <w:rPr>
          <w:szCs w:val="19"/>
          <w:lang w:val="en-US"/>
        </w:rPr>
      </w:pPr>
      <w:bookmarkStart w:id="39" w:name="_Toc37348497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4</w:t>
      </w:r>
      <w:r w:rsidRPr="0045652F">
        <w:rPr>
          <w:lang w:val="en-US"/>
        </w:rPr>
        <w:fldChar w:fldCharType="end"/>
      </w:r>
      <w:r w:rsidRPr="0045652F">
        <w:rPr>
          <w:szCs w:val="19"/>
          <w:lang w:val="en-US"/>
        </w:rPr>
        <w:t xml:space="preserve"> </w:t>
      </w:r>
      <w:r>
        <w:rPr>
          <w:szCs w:val="19"/>
          <w:lang w:val="en-US"/>
        </w:rPr>
        <w:t>Custom Javascript function to generate a VirtelSession cookie</w:t>
      </w:r>
      <w:bookmarkEnd w:id="39"/>
    </w:p>
    <w:p w14:paraId="6025BB9A" w14:textId="77777777" w:rsidR="00537CB1" w:rsidRPr="0045652F" w:rsidRDefault="00537CB1" w:rsidP="008C5103">
      <w:pPr>
        <w:rPr>
          <w:lang w:val="en-US"/>
        </w:rPr>
      </w:pPr>
    </w:p>
    <w:p w14:paraId="229AF0B8" w14:textId="77777777" w:rsidR="004A2FD8" w:rsidRPr="0045652F" w:rsidRDefault="004A2FD8" w:rsidP="004A2FD8">
      <w:pPr>
        <w:pStyle w:val="Heading4"/>
        <w:rPr>
          <w:lang w:val="en-US"/>
        </w:rPr>
      </w:pPr>
      <w:bookmarkStart w:id="40" w:name="_Ref354413726"/>
      <w:r>
        <w:rPr>
          <w:lang w:val="en-US"/>
        </w:rPr>
        <w:t xml:space="preserve">Capability </w:t>
      </w:r>
      <w:r w:rsidRPr="0045652F">
        <w:rPr>
          <w:lang w:val="en-US"/>
        </w:rPr>
        <w:t>URL</w:t>
      </w:r>
      <w:r>
        <w:rPr>
          <w:lang w:val="en-US"/>
        </w:rPr>
        <w:t>s</w:t>
      </w:r>
      <w:bookmarkEnd w:id="40"/>
    </w:p>
    <w:p w14:paraId="2D117A4B" w14:textId="77777777" w:rsidR="004A2FD8" w:rsidRPr="0045652F" w:rsidRDefault="004A2FD8" w:rsidP="004A2FD8">
      <w:pPr>
        <w:keepNext/>
        <w:keepLines/>
        <w:rPr>
          <w:lang w:val="en-US"/>
        </w:rPr>
      </w:pPr>
      <w:r>
        <w:rPr>
          <w:lang w:val="en-US"/>
        </w:rPr>
        <w:t xml:space="preserve">A URL may contain a “capability token” generated by another terminal. In this case the URL inherits certain rights or capabilities conferred by the other terminal. The capabilities inherited depend on the parameters specified in the SET-HEADER tag which generated the capability token. For further details, </w:t>
      </w:r>
      <w:r w:rsidRPr="0045652F">
        <w:rPr>
          <w:lang w:val="en-US"/>
        </w:rPr>
        <w:t>see “</w:t>
      </w:r>
      <w:r>
        <w:rPr>
          <w:lang w:val="en-US"/>
        </w:rPr>
        <w:t>Capability tokens”</w:t>
      </w:r>
      <w:r w:rsidR="00331209">
        <w:rPr>
          <w:lang w:val="en-US"/>
        </w:rPr>
        <w:t xml:space="preserve"> on page </w:t>
      </w:r>
      <w:r w:rsidR="00331209">
        <w:rPr>
          <w:lang w:val="en-US"/>
        </w:rPr>
        <w:fldChar w:fldCharType="begin"/>
      </w:r>
      <w:r w:rsidR="00331209">
        <w:rPr>
          <w:lang w:val="en-US"/>
        </w:rPr>
        <w:instrText xml:space="preserve"> PAGEREF _Ref354410084 \h </w:instrText>
      </w:r>
      <w:r w:rsidR="00331209">
        <w:rPr>
          <w:lang w:val="en-US"/>
        </w:rPr>
      </w:r>
      <w:r w:rsidR="00331209">
        <w:rPr>
          <w:lang w:val="en-US"/>
        </w:rPr>
        <w:fldChar w:fldCharType="separate"/>
      </w:r>
      <w:r w:rsidR="00A87DE6">
        <w:rPr>
          <w:noProof/>
          <w:lang w:val="en-US"/>
        </w:rPr>
        <w:t>75</w:t>
      </w:r>
      <w:r w:rsidR="00331209">
        <w:rPr>
          <w:lang w:val="en-US"/>
        </w:rPr>
        <w:fldChar w:fldCharType="end"/>
      </w:r>
      <w:r w:rsidRPr="0045652F">
        <w:rPr>
          <w:i/>
          <w:iCs/>
          <w:lang w:val="en-US"/>
        </w:rPr>
        <w:t>.</w:t>
      </w:r>
    </w:p>
    <w:p w14:paraId="128D529C" w14:textId="77777777" w:rsidR="004A2FD8" w:rsidRPr="0045652F" w:rsidRDefault="004A2FD8" w:rsidP="004A2FD8">
      <w:pPr>
        <w:keepNext/>
        <w:keepLines/>
        <w:rPr>
          <w:lang w:val="en-US"/>
        </w:rPr>
      </w:pPr>
    </w:p>
    <w:p w14:paraId="52A6E976" w14:textId="77777777" w:rsidR="004A2FD8" w:rsidRDefault="004A2FD8" w:rsidP="004A2FD8">
      <w:pPr>
        <w:pStyle w:val="Listing"/>
        <w:rPr>
          <w:lang w:val="en-US"/>
        </w:rPr>
      </w:pPr>
      <w:r w:rsidRPr="0045652F">
        <w:rPr>
          <w:lang w:val="en-US"/>
        </w:rPr>
        <w:t>http://ipaddr:port/pathname/pagename+tranname+</w:t>
      </w:r>
      <w:r>
        <w:rPr>
          <w:lang w:val="en-US"/>
        </w:rPr>
        <w:t>capabilitytoken</w:t>
      </w:r>
    </w:p>
    <w:p w14:paraId="685735F2" w14:textId="77777777" w:rsidR="004A2FD8" w:rsidRPr="0045652F" w:rsidRDefault="004A2FD8" w:rsidP="004A2FD8">
      <w:pPr>
        <w:keepNext/>
        <w:keepLines/>
        <w:rPr>
          <w:lang w:val="en-US"/>
        </w:rPr>
      </w:pPr>
    </w:p>
    <w:p w14:paraId="74BD7C32" w14:textId="77777777" w:rsidR="004A2FD8" w:rsidRPr="0045652F" w:rsidRDefault="004A2FD8" w:rsidP="004A2FD8">
      <w:pPr>
        <w:pStyle w:val="ListBullet"/>
        <w:keepNext/>
        <w:keepLines/>
        <w:rPr>
          <w:lang w:val="en-US"/>
        </w:rPr>
      </w:pPr>
      <w:r w:rsidRPr="0045652F">
        <w:rPr>
          <w:rFonts w:ascii="Courier New" w:hAnsi="Courier New" w:cs="Courier New"/>
          <w:i/>
          <w:iCs/>
          <w:lang w:val="en-US"/>
        </w:rPr>
        <w:t>ipaddr</w:t>
      </w:r>
      <w:r w:rsidRPr="0045652F">
        <w:rPr>
          <w:rFonts w:ascii="Courier New" w:hAnsi="Courier New" w:cs="Courier New"/>
          <w:lang w:val="en-US"/>
        </w:rPr>
        <w:t>:</w:t>
      </w:r>
      <w:r w:rsidRPr="0045652F">
        <w:rPr>
          <w:rFonts w:ascii="Courier New" w:hAnsi="Courier New" w:cs="Courier New"/>
          <w:i/>
          <w:iCs/>
          <w:lang w:val="en-US"/>
        </w:rPr>
        <w:t>port</w:t>
      </w:r>
      <w:r w:rsidRPr="0045652F">
        <w:rPr>
          <w:rFonts w:ascii="Courier New" w:hAnsi="Courier New" w:cs="Courier New"/>
          <w:lang w:val="en-US"/>
        </w:rPr>
        <w:t xml:space="preserve"> </w:t>
      </w:r>
      <w:r w:rsidRPr="0045652F">
        <w:rPr>
          <w:lang w:val="en-US"/>
        </w:rPr>
        <w:t>is the address of the HTTP line, as before.</w:t>
      </w:r>
    </w:p>
    <w:p w14:paraId="245290F6" w14:textId="77777777" w:rsidR="004A2FD8" w:rsidRPr="0045652F" w:rsidRDefault="004A2FD8" w:rsidP="004A2FD8">
      <w:pPr>
        <w:pStyle w:val="ListBullet"/>
        <w:keepNext/>
        <w:keepLines/>
        <w:rPr>
          <w:lang w:val="en-US"/>
        </w:rPr>
      </w:pPr>
      <w:r w:rsidRPr="0045652F">
        <w:rPr>
          <w:rFonts w:ascii="Courier New" w:hAnsi="Courier New" w:cs="Courier New"/>
          <w:i/>
          <w:iCs/>
          <w:lang w:val="en-US"/>
        </w:rPr>
        <w:t xml:space="preserve">pathname </w:t>
      </w:r>
      <w:r w:rsidRPr="0045652F">
        <w:rPr>
          <w:lang w:val="en-US"/>
        </w:rPr>
        <w:t>represents a VIRTEL directory, as described earlier.</w:t>
      </w:r>
    </w:p>
    <w:p w14:paraId="0E8FFE85" w14:textId="77777777" w:rsidR="004A2FD8" w:rsidRPr="0045652F" w:rsidRDefault="004A2FD8" w:rsidP="004A2FD8">
      <w:pPr>
        <w:pStyle w:val="ListBullet"/>
        <w:keepNext/>
        <w:keepLines/>
        <w:rPr>
          <w:lang w:val="en-US"/>
        </w:rPr>
      </w:pPr>
      <w:r w:rsidRPr="0045652F">
        <w:rPr>
          <w:rFonts w:ascii="Courier New" w:hAnsi="Courier New" w:cs="Courier New"/>
          <w:i/>
          <w:iCs/>
          <w:lang w:val="en-US"/>
        </w:rPr>
        <w:t xml:space="preserve">pagename </w:t>
      </w:r>
      <w:r w:rsidRPr="0045652F">
        <w:rPr>
          <w:lang w:val="en-US"/>
        </w:rPr>
        <w:t>is the name of a template page, as before.</w:t>
      </w:r>
    </w:p>
    <w:p w14:paraId="4523DCED" w14:textId="77777777" w:rsidR="004A2FD8" w:rsidRPr="0045652F" w:rsidRDefault="004A2FD8" w:rsidP="004A2FD8">
      <w:pPr>
        <w:pStyle w:val="ListBullet"/>
        <w:keepNext/>
        <w:keepLines/>
        <w:rPr>
          <w:lang w:val="en-US"/>
        </w:rPr>
      </w:pPr>
      <w:r w:rsidRPr="0045652F">
        <w:rPr>
          <w:rFonts w:ascii="Courier New" w:hAnsi="Courier New" w:cs="Courier New"/>
          <w:i/>
          <w:iCs/>
          <w:lang w:val="en-US"/>
        </w:rPr>
        <w:t>tranname</w:t>
      </w:r>
      <w:r w:rsidRPr="0045652F">
        <w:rPr>
          <w:lang w:val="en-US"/>
        </w:rPr>
        <w:t xml:space="preserve"> </w:t>
      </w:r>
      <w:r w:rsidR="00FA15E6">
        <w:rPr>
          <w:i/>
          <w:lang w:val="en-US"/>
        </w:rPr>
        <w:t xml:space="preserve">(optional) </w:t>
      </w:r>
      <w:r w:rsidRPr="0045652F">
        <w:rPr>
          <w:lang w:val="en-US"/>
        </w:rPr>
        <w:t>is the name of the transaction which supplies the dynamic data for the page.</w:t>
      </w:r>
      <w:r w:rsidR="00FA15E6">
        <w:rPr>
          <w:lang w:val="en-US"/>
        </w:rPr>
        <w:t xml:space="preserve"> If the transaction name is omitted then two “+” signs must separate the </w:t>
      </w:r>
      <w:r w:rsidR="00FA15E6" w:rsidRPr="00FA15E6">
        <w:rPr>
          <w:i/>
          <w:lang w:val="en-US"/>
        </w:rPr>
        <w:t>pagename</w:t>
      </w:r>
      <w:r w:rsidR="00FA15E6">
        <w:rPr>
          <w:lang w:val="en-US"/>
        </w:rPr>
        <w:t xml:space="preserve"> from the </w:t>
      </w:r>
      <w:r w:rsidR="00FA15E6" w:rsidRPr="00FA15E6">
        <w:rPr>
          <w:i/>
          <w:lang w:val="en-US"/>
        </w:rPr>
        <w:t>capabilitytoken</w:t>
      </w:r>
    </w:p>
    <w:p w14:paraId="0BDF5B2C" w14:textId="77777777" w:rsidR="004A2FD8" w:rsidRPr="0045652F" w:rsidRDefault="00331209" w:rsidP="004A2FD8">
      <w:pPr>
        <w:pStyle w:val="ListBullet"/>
        <w:keepLines/>
        <w:rPr>
          <w:lang w:val="en-US"/>
        </w:rPr>
      </w:pPr>
      <w:r>
        <w:rPr>
          <w:rFonts w:ascii="Courier New" w:hAnsi="Courier New" w:cs="Courier New"/>
          <w:i/>
          <w:iCs/>
          <w:lang w:val="en-US"/>
        </w:rPr>
        <w:t>capabilitytoken</w:t>
      </w:r>
      <w:r w:rsidR="004A2FD8" w:rsidRPr="0045652F">
        <w:rPr>
          <w:rFonts w:ascii="Courier New" w:hAnsi="Courier New" w:cs="Courier New"/>
          <w:i/>
          <w:iCs/>
          <w:lang w:val="en-US"/>
        </w:rPr>
        <w:t xml:space="preserve"> </w:t>
      </w:r>
      <w:r w:rsidR="004A2FD8" w:rsidRPr="0045652F">
        <w:rPr>
          <w:lang w:val="en-US"/>
        </w:rPr>
        <w:t xml:space="preserve">is </w:t>
      </w:r>
      <w:r>
        <w:rPr>
          <w:lang w:val="en-US"/>
        </w:rPr>
        <w:t>a</w:t>
      </w:r>
      <w:r w:rsidR="004A2FD8" w:rsidRPr="0045652F">
        <w:rPr>
          <w:lang w:val="en-US"/>
        </w:rPr>
        <w:t xml:space="preserve"> </w:t>
      </w:r>
      <w:r>
        <w:rPr>
          <w:lang w:val="en-US"/>
        </w:rPr>
        <w:t>token</w:t>
      </w:r>
      <w:r w:rsidR="004A2FD8" w:rsidRPr="0045652F">
        <w:rPr>
          <w:lang w:val="en-US"/>
        </w:rPr>
        <w:t xml:space="preserve"> which </w:t>
      </w:r>
      <w:r>
        <w:rPr>
          <w:lang w:val="en-US"/>
        </w:rPr>
        <w:t>grants rights to another terminal’s resources</w:t>
      </w:r>
      <w:r w:rsidR="004A2FD8" w:rsidRPr="0045652F">
        <w:rPr>
          <w:lang w:val="en-US"/>
        </w:rPr>
        <w:t xml:space="preserve">.  This code, whose format is </w:t>
      </w:r>
      <w:r>
        <w:rPr>
          <w:lang w:val="en-US"/>
        </w:rPr>
        <w:t>x-</w:t>
      </w:r>
      <w:r w:rsidR="004A2FD8" w:rsidRPr="0045652F">
        <w:rPr>
          <w:lang w:val="en-US"/>
        </w:rPr>
        <w:t>Virtel</w:t>
      </w:r>
      <w:r>
        <w:rPr>
          <w:lang w:val="en-US"/>
        </w:rPr>
        <w:t>-</w:t>
      </w:r>
      <w:r>
        <w:rPr>
          <w:i/>
          <w:lang w:val="en-US"/>
        </w:rPr>
        <w:t>name</w:t>
      </w:r>
      <w:r w:rsidR="001C0DA9">
        <w:rPr>
          <w:lang w:val="en-US"/>
        </w:rPr>
        <w:t>:</w:t>
      </w:r>
      <w:r>
        <w:rPr>
          <w:i/>
          <w:lang w:val="en-US"/>
        </w:rPr>
        <w:t>token</w:t>
      </w:r>
      <w:r w:rsidR="004A2FD8" w:rsidRPr="0045652F">
        <w:rPr>
          <w:lang w:val="en-US"/>
        </w:rPr>
        <w:t>, is generated by the {{{</w:t>
      </w:r>
      <w:r>
        <w:rPr>
          <w:lang w:val="en-US"/>
        </w:rPr>
        <w:t>SET-HEADER</w:t>
      </w:r>
      <w:r w:rsidR="004A2FD8" w:rsidRPr="0045652F">
        <w:rPr>
          <w:lang w:val="en-US"/>
        </w:rPr>
        <w:t>}}} tag</w:t>
      </w:r>
      <w:r>
        <w:rPr>
          <w:lang w:val="en-US"/>
        </w:rPr>
        <w:t xml:space="preserve"> (see page </w:t>
      </w:r>
      <w:r>
        <w:rPr>
          <w:lang w:val="en-US"/>
        </w:rPr>
        <w:fldChar w:fldCharType="begin"/>
      </w:r>
      <w:r>
        <w:rPr>
          <w:lang w:val="en-US"/>
        </w:rPr>
        <w:instrText xml:space="preserve"> PAGEREF _Ref354138598 \h </w:instrText>
      </w:r>
      <w:r>
        <w:rPr>
          <w:lang w:val="en-US"/>
        </w:rPr>
      </w:r>
      <w:r>
        <w:rPr>
          <w:lang w:val="en-US"/>
        </w:rPr>
        <w:fldChar w:fldCharType="separate"/>
      </w:r>
      <w:r w:rsidR="00A87DE6">
        <w:rPr>
          <w:noProof/>
          <w:lang w:val="en-US"/>
        </w:rPr>
        <w:t>75</w:t>
      </w:r>
      <w:r>
        <w:rPr>
          <w:lang w:val="en-US"/>
        </w:rPr>
        <w:fldChar w:fldCharType="end"/>
      </w:r>
      <w:r>
        <w:rPr>
          <w:lang w:val="en-US"/>
        </w:rPr>
        <w:t>).</w:t>
      </w:r>
      <w:r w:rsidR="001C0DA9">
        <w:rPr>
          <w:lang w:val="en-US"/>
        </w:rPr>
        <w:t xml:space="preserve">  The code is case-sensitive and so the capitalization must be exactly the same as the generated token.</w:t>
      </w:r>
    </w:p>
    <w:p w14:paraId="12B9701E" w14:textId="77777777" w:rsidR="00774472" w:rsidRPr="0045652F" w:rsidRDefault="00774472">
      <w:pPr>
        <w:pStyle w:val="Heading4"/>
        <w:rPr>
          <w:lang w:val="en-US"/>
        </w:rPr>
      </w:pPr>
      <w:r w:rsidRPr="0045652F">
        <w:rPr>
          <w:lang w:val="en-US"/>
        </w:rPr>
        <w:t xml:space="preserve">Transmission of </w:t>
      </w:r>
      <w:r w:rsidR="00537CB1">
        <w:rPr>
          <w:lang w:val="en-US"/>
        </w:rPr>
        <w:t xml:space="preserve">upload </w:t>
      </w:r>
      <w:r w:rsidRPr="0045652F">
        <w:rPr>
          <w:lang w:val="en-US"/>
        </w:rPr>
        <w:t>cookie by URL</w:t>
      </w:r>
      <w:bookmarkEnd w:id="37"/>
      <w:bookmarkEnd w:id="38"/>
    </w:p>
    <w:p w14:paraId="6F0EED29" w14:textId="77777777" w:rsidR="00774472" w:rsidRPr="0045652F" w:rsidRDefault="00774472">
      <w:pPr>
        <w:keepNext/>
        <w:keepLines/>
        <w:rPr>
          <w:lang w:val="en-US"/>
        </w:rPr>
      </w:pPr>
      <w:r w:rsidRPr="0045652F">
        <w:rPr>
          <w:lang w:val="en-US"/>
        </w:rPr>
        <w:t xml:space="preserve">The security code, which identifies a user during page upload by HTTP, is normally transmitted between the browser and VIRTEL as a </w:t>
      </w:r>
      <w:r w:rsidRPr="0045652F">
        <w:rPr>
          <w:i/>
          <w:iCs/>
          <w:lang w:val="en-US"/>
        </w:rPr>
        <w:t xml:space="preserve">cookie </w:t>
      </w:r>
      <w:r w:rsidRPr="0045652F">
        <w:rPr>
          <w:lang w:val="en-US"/>
        </w:rPr>
        <w:t>(see “</w:t>
      </w:r>
      <w:r w:rsidRPr="0045652F">
        <w:rPr>
          <w:szCs w:val="23"/>
          <w:lang w:val="en-US"/>
        </w:rPr>
        <w:t>Uploading HTML pages</w:t>
      </w:r>
      <w:r w:rsidRPr="0045652F">
        <w:rPr>
          <w:lang w:val="en-US"/>
        </w:rPr>
        <w:t xml:space="preserve">” </w:t>
      </w:r>
      <w:r w:rsidRPr="0045652F">
        <w:rPr>
          <w:lang w:val="en-US"/>
        </w:rPr>
        <w:fldChar w:fldCharType="begin"/>
      </w:r>
      <w:r w:rsidRPr="0045652F">
        <w:rPr>
          <w:lang w:val="en-US"/>
        </w:rPr>
        <w:instrText xml:space="preserve"> PAGEREF _Ref72146987 \p \h </w:instrText>
      </w:r>
      <w:r w:rsidRPr="0045652F">
        <w:rPr>
          <w:lang w:val="en-US"/>
        </w:rPr>
      </w:r>
      <w:r w:rsidRPr="0045652F">
        <w:rPr>
          <w:lang w:val="en-US"/>
        </w:rPr>
        <w:fldChar w:fldCharType="separate"/>
      </w:r>
      <w:r w:rsidR="00A87DE6">
        <w:rPr>
          <w:noProof/>
          <w:lang w:val="en-US"/>
        </w:rPr>
        <w:t>sur la page 85</w:t>
      </w:r>
      <w:r w:rsidRPr="0045652F">
        <w:rPr>
          <w:lang w:val="en-US"/>
        </w:rPr>
        <w:fldChar w:fldCharType="end"/>
      </w:r>
      <w:r w:rsidRPr="0045652F">
        <w:rPr>
          <w:lang w:val="en-US"/>
        </w:rPr>
        <w:t>)</w:t>
      </w:r>
      <w:r w:rsidRPr="0045652F">
        <w:rPr>
          <w:i/>
          <w:iCs/>
          <w:lang w:val="en-US"/>
        </w:rPr>
        <w:t>.</w:t>
      </w:r>
      <w:r w:rsidRPr="0045652F">
        <w:rPr>
          <w:lang w:val="en-US"/>
        </w:rPr>
        <w:t xml:space="preserve">  If, for security or other reasons, your browser does not allow the use of cookies, then the security code can, as an alternative, be embedded in a URL of the form shown below:</w:t>
      </w:r>
    </w:p>
    <w:p w14:paraId="2AAD3BED" w14:textId="77777777" w:rsidR="00774472" w:rsidRPr="0045652F" w:rsidRDefault="00774472">
      <w:pPr>
        <w:keepNext/>
        <w:keepLines/>
        <w:rPr>
          <w:lang w:val="en-US"/>
        </w:rPr>
      </w:pPr>
    </w:p>
    <w:p w14:paraId="52E0BAA7" w14:textId="77777777" w:rsidR="00774472" w:rsidRPr="0045652F" w:rsidRDefault="00774472">
      <w:pPr>
        <w:pStyle w:val="Listing"/>
        <w:rPr>
          <w:lang w:val="en-US"/>
        </w:rPr>
      </w:pPr>
      <w:r w:rsidRPr="0045652F">
        <w:rPr>
          <w:lang w:val="en-US"/>
        </w:rPr>
        <w:t>http://ipaddr:port/pathname/pagename+tranname+securitycode</w:t>
      </w:r>
    </w:p>
    <w:p w14:paraId="1265846B" w14:textId="77777777" w:rsidR="00774472" w:rsidRPr="0045652F" w:rsidRDefault="00774472">
      <w:pPr>
        <w:keepNext/>
        <w:keepLines/>
        <w:rPr>
          <w:lang w:val="en-US"/>
        </w:rPr>
      </w:pPr>
    </w:p>
    <w:p w14:paraId="5B95B7FD" w14:textId="77777777" w:rsidR="00774472" w:rsidRPr="0045652F" w:rsidRDefault="00774472">
      <w:pPr>
        <w:pStyle w:val="ListBullet"/>
        <w:keepNext/>
        <w:keepLines/>
        <w:rPr>
          <w:lang w:val="en-US"/>
        </w:rPr>
      </w:pPr>
      <w:r w:rsidRPr="0045652F">
        <w:rPr>
          <w:rFonts w:ascii="Courier New" w:hAnsi="Courier New" w:cs="Courier New"/>
          <w:i/>
          <w:iCs/>
          <w:lang w:val="en-US"/>
        </w:rPr>
        <w:t>ipaddr</w:t>
      </w:r>
      <w:r w:rsidRPr="0045652F">
        <w:rPr>
          <w:rFonts w:ascii="Courier New" w:hAnsi="Courier New" w:cs="Courier New"/>
          <w:lang w:val="en-US"/>
        </w:rPr>
        <w:t>:</w:t>
      </w:r>
      <w:r w:rsidRPr="0045652F">
        <w:rPr>
          <w:rFonts w:ascii="Courier New" w:hAnsi="Courier New" w:cs="Courier New"/>
          <w:i/>
          <w:iCs/>
          <w:lang w:val="en-US"/>
        </w:rPr>
        <w:t>port</w:t>
      </w:r>
      <w:r w:rsidRPr="0045652F">
        <w:rPr>
          <w:rFonts w:ascii="Courier New" w:hAnsi="Courier New" w:cs="Courier New"/>
          <w:lang w:val="en-US"/>
        </w:rPr>
        <w:t xml:space="preserve"> </w:t>
      </w:r>
      <w:r w:rsidRPr="0045652F">
        <w:rPr>
          <w:lang w:val="en-US"/>
        </w:rPr>
        <w:t>is the address of the HTTP line, as before.</w:t>
      </w:r>
    </w:p>
    <w:p w14:paraId="19C04AD1"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pathname </w:t>
      </w:r>
      <w:r w:rsidRPr="0045652F">
        <w:rPr>
          <w:lang w:val="en-US"/>
        </w:rPr>
        <w:t>represents a VIRTEL directory, as described earlier.</w:t>
      </w:r>
    </w:p>
    <w:p w14:paraId="0102E89B"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pagename </w:t>
      </w:r>
      <w:r w:rsidRPr="0045652F">
        <w:rPr>
          <w:lang w:val="en-US"/>
        </w:rPr>
        <w:t>is the name of a template page, as before.</w:t>
      </w:r>
    </w:p>
    <w:p w14:paraId="67A22A05" w14:textId="77777777" w:rsidR="00774472" w:rsidRPr="0045652F" w:rsidRDefault="00774472">
      <w:pPr>
        <w:pStyle w:val="ListBullet"/>
        <w:keepNext/>
        <w:keepLines/>
        <w:rPr>
          <w:lang w:val="en-US"/>
        </w:rPr>
      </w:pPr>
      <w:r w:rsidRPr="0045652F">
        <w:rPr>
          <w:rFonts w:ascii="Courier New" w:hAnsi="Courier New" w:cs="Courier New"/>
          <w:i/>
          <w:iCs/>
          <w:lang w:val="en-US"/>
        </w:rPr>
        <w:t>tranname</w:t>
      </w:r>
      <w:r w:rsidRPr="0045652F">
        <w:rPr>
          <w:lang w:val="en-US"/>
        </w:rPr>
        <w:t xml:space="preserve"> is the name of the transaction which supplies the dynamic data for the page.</w:t>
      </w:r>
    </w:p>
    <w:p w14:paraId="5332E5FF" w14:textId="77777777" w:rsidR="00774472" w:rsidRPr="0045652F" w:rsidRDefault="00774472">
      <w:pPr>
        <w:pStyle w:val="ListBullet"/>
        <w:keepLines/>
        <w:rPr>
          <w:lang w:val="en-US"/>
        </w:rPr>
      </w:pPr>
      <w:r w:rsidRPr="0045652F">
        <w:rPr>
          <w:rFonts w:ascii="Courier New" w:hAnsi="Courier New" w:cs="Courier New"/>
          <w:i/>
          <w:iCs/>
          <w:lang w:val="en-US"/>
        </w:rPr>
        <w:t xml:space="preserve">securitycode </w:t>
      </w:r>
      <w:r w:rsidRPr="0045652F">
        <w:rPr>
          <w:lang w:val="en-US"/>
        </w:rPr>
        <w:t>is the code which allows VIRTEL to identify the user.  This code, whose format is VirtelCookie=xxxxxxxxxxxxxxxx, is generated by the {{{SECURITY-TOKEN}}} tag, as shown in the example below:</w:t>
      </w:r>
      <w:r w:rsidRPr="0045652F">
        <w:rPr>
          <w:lang w:val="en-US"/>
        </w:rPr>
        <w:tab/>
      </w:r>
      <w:r w:rsidRPr="0045652F">
        <w:rPr>
          <w:lang w:val="en-US"/>
        </w:rPr>
        <w:br/>
      </w:r>
      <w:r w:rsidRPr="0045652F">
        <w:rPr>
          <w:rFonts w:ascii="Courier New" w:hAnsi="Courier New"/>
          <w:sz w:val="17"/>
          <w:szCs w:val="17"/>
          <w:lang w:val="en-US"/>
        </w:rPr>
        <w:t>upload2.htm+upload+VirtelCookie={{{SECURITY-TOKEN}}}</w:t>
      </w:r>
    </w:p>
    <w:p w14:paraId="62AE4751" w14:textId="77777777" w:rsidR="00774472" w:rsidRPr="0045652F" w:rsidRDefault="00774472">
      <w:pPr>
        <w:keepNext/>
        <w:keepLines/>
        <w:rPr>
          <w:lang w:val="en-US"/>
        </w:rPr>
      </w:pPr>
    </w:p>
    <w:p w14:paraId="52F2ECE7" w14:textId="77777777" w:rsidR="00774472" w:rsidRPr="0045652F" w:rsidRDefault="00774472">
      <w:pPr>
        <w:keepNext/>
        <w:keepLines/>
        <w:rPr>
          <w:lang w:val="en-US"/>
        </w:rPr>
      </w:pPr>
      <w:r w:rsidRPr="0045652F">
        <w:rPr>
          <w:lang w:val="en-US"/>
        </w:rPr>
        <w:t>The following format allows a static page to be displayed:</w:t>
      </w:r>
    </w:p>
    <w:p w14:paraId="4C774B22" w14:textId="77777777" w:rsidR="00774472" w:rsidRPr="0045652F" w:rsidRDefault="00774472">
      <w:pPr>
        <w:keepNext/>
        <w:keepLines/>
        <w:rPr>
          <w:lang w:val="en-US"/>
        </w:rPr>
      </w:pPr>
    </w:p>
    <w:p w14:paraId="178A42CD" w14:textId="77777777" w:rsidR="00774472" w:rsidRPr="0045652F" w:rsidRDefault="00774472">
      <w:pPr>
        <w:pStyle w:val="Listing"/>
        <w:rPr>
          <w:lang w:val="en-US"/>
        </w:rPr>
      </w:pPr>
      <w:r w:rsidRPr="0045652F">
        <w:rPr>
          <w:lang w:val="en-US"/>
        </w:rPr>
        <w:t>http://ipaddr:port/pathname/pagename++securitycode</w:t>
      </w:r>
    </w:p>
    <w:p w14:paraId="2E317815" w14:textId="77777777" w:rsidR="00774472" w:rsidRPr="0045652F" w:rsidRDefault="00774472">
      <w:pPr>
        <w:keepNext/>
        <w:keepLines/>
        <w:rPr>
          <w:lang w:val="en-US"/>
        </w:rPr>
      </w:pPr>
    </w:p>
    <w:p w14:paraId="3AD88DA7" w14:textId="77777777" w:rsidR="00774472" w:rsidRPr="0045652F" w:rsidRDefault="00774472">
      <w:pPr>
        <w:pStyle w:val="ListBullet"/>
        <w:keepNext/>
        <w:keepLines/>
        <w:rPr>
          <w:lang w:val="en-US"/>
        </w:rPr>
      </w:pPr>
      <w:r w:rsidRPr="0045652F">
        <w:rPr>
          <w:rFonts w:ascii="Courier New" w:hAnsi="Courier New" w:cs="Courier New"/>
          <w:i/>
          <w:iCs/>
          <w:lang w:val="en-US"/>
        </w:rPr>
        <w:t>ipaddr</w:t>
      </w:r>
      <w:r w:rsidRPr="0045652F">
        <w:rPr>
          <w:rFonts w:ascii="Courier New" w:hAnsi="Courier New" w:cs="Courier New"/>
          <w:lang w:val="en-US"/>
        </w:rPr>
        <w:t>:</w:t>
      </w:r>
      <w:r w:rsidRPr="0045652F">
        <w:rPr>
          <w:rFonts w:ascii="Courier New" w:hAnsi="Courier New" w:cs="Courier New"/>
          <w:i/>
          <w:iCs/>
          <w:lang w:val="en-US"/>
        </w:rPr>
        <w:t>port</w:t>
      </w:r>
      <w:r w:rsidRPr="0045652F">
        <w:rPr>
          <w:rFonts w:ascii="Courier New" w:hAnsi="Courier New" w:cs="Courier New"/>
          <w:lang w:val="en-US"/>
        </w:rPr>
        <w:t xml:space="preserve"> </w:t>
      </w:r>
      <w:r w:rsidRPr="0045652F">
        <w:rPr>
          <w:lang w:val="en-US"/>
        </w:rPr>
        <w:t>is the address of the HTTP line, as before.</w:t>
      </w:r>
    </w:p>
    <w:p w14:paraId="20BF1936"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pathname </w:t>
      </w:r>
      <w:r w:rsidRPr="0045652F">
        <w:rPr>
          <w:lang w:val="en-US"/>
        </w:rPr>
        <w:t>represents a VIRTEL directory, as described earlier.</w:t>
      </w:r>
    </w:p>
    <w:p w14:paraId="5E36E26A"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pagename </w:t>
      </w:r>
      <w:r w:rsidRPr="0045652F">
        <w:rPr>
          <w:lang w:val="en-US"/>
        </w:rPr>
        <w:t>is the name of the page.</w:t>
      </w:r>
    </w:p>
    <w:p w14:paraId="7A98E661" w14:textId="77777777" w:rsidR="00774472" w:rsidRPr="0045652F" w:rsidRDefault="00774472">
      <w:pPr>
        <w:pStyle w:val="ListBullet"/>
        <w:keepLines/>
        <w:rPr>
          <w:lang w:val="en-US"/>
        </w:rPr>
      </w:pPr>
      <w:r w:rsidRPr="0045652F">
        <w:rPr>
          <w:rFonts w:ascii="Courier New" w:hAnsi="Courier New" w:cs="Courier New"/>
          <w:i/>
          <w:iCs/>
          <w:lang w:val="en-US"/>
        </w:rPr>
        <w:t xml:space="preserve">securitycode </w:t>
      </w:r>
      <w:r w:rsidRPr="0045652F">
        <w:rPr>
          <w:lang w:val="en-US"/>
        </w:rPr>
        <w:t>is a code of format VirtelCookie=xxxxxxxxxxxxxxxx which allows VIRTEL to identify the user, as before.</w:t>
      </w:r>
    </w:p>
    <w:p w14:paraId="56CB0A54" w14:textId="77777777" w:rsidR="00774472" w:rsidRPr="0045652F" w:rsidRDefault="00774472">
      <w:pPr>
        <w:rPr>
          <w:lang w:val="en-US"/>
        </w:rPr>
      </w:pPr>
    </w:p>
    <w:p w14:paraId="4658125B" w14:textId="77777777" w:rsidR="00774472" w:rsidRPr="0045652F" w:rsidRDefault="00774472">
      <w:pPr>
        <w:rPr>
          <w:lang w:val="en-US"/>
        </w:rPr>
      </w:pPr>
      <w:r w:rsidRPr="0045652F">
        <w:rPr>
          <w:lang w:val="en-US"/>
        </w:rPr>
        <w:t>On receipt of this URL, VIRTEL treats the VirtelCookie= parameter as if it were a cookie transmitted by the browser.</w:t>
      </w:r>
    </w:p>
    <w:p w14:paraId="3BC4FEBB" w14:textId="77777777" w:rsidR="00774472" w:rsidRPr="0045652F" w:rsidRDefault="00774472">
      <w:pPr>
        <w:rPr>
          <w:lang w:val="en-US"/>
        </w:rPr>
      </w:pPr>
    </w:p>
    <w:p w14:paraId="0F6D2554" w14:textId="77777777" w:rsidR="00774472" w:rsidRPr="0045652F" w:rsidRDefault="00774472">
      <w:pPr>
        <w:pStyle w:val="Heading4"/>
        <w:keepLines/>
        <w:rPr>
          <w:lang w:val="en-US"/>
        </w:rPr>
      </w:pPr>
      <w:bookmarkStart w:id="41" w:name="_Toc422540522"/>
      <w:bookmarkStart w:id="42" w:name="_Toc505769965"/>
      <w:bookmarkStart w:id="43" w:name="_Toc506115349"/>
      <w:bookmarkStart w:id="44" w:name="_Toc509742670"/>
      <w:bookmarkStart w:id="45" w:name="_Ref61950074"/>
      <w:bookmarkStart w:id="46" w:name="_Toc71540621"/>
      <w:bookmarkStart w:id="47" w:name="_Toc93996971"/>
      <w:bookmarkStart w:id="48" w:name="_Ref224456966"/>
      <w:r w:rsidRPr="0045652F">
        <w:rPr>
          <w:lang w:val="en-US"/>
        </w:rPr>
        <w:t>Propagation of signon by URL</w:t>
      </w:r>
      <w:bookmarkEnd w:id="48"/>
    </w:p>
    <w:p w14:paraId="693DAF60" w14:textId="77777777" w:rsidR="00774472" w:rsidRPr="0045652F" w:rsidRDefault="00774472">
      <w:pPr>
        <w:keepNext/>
        <w:keepLines/>
        <w:rPr>
          <w:lang w:val="en-US"/>
        </w:rPr>
      </w:pPr>
      <w:r w:rsidRPr="0045652F">
        <w:rPr>
          <w:lang w:val="en-US"/>
        </w:rPr>
        <w:t xml:space="preserve">A URL embedded in a page sent by VIRTEL may contain a VirtelUserSignon parameter in order to propagate the user’s signon credentials to another page.  The value of the parameter is generated by the {{{USER-SIGNON-CODE}}} tag, described </w:t>
      </w:r>
      <w:r w:rsidRPr="0045652F">
        <w:rPr>
          <w:lang w:val="en-US"/>
        </w:rPr>
        <w:fldChar w:fldCharType="begin"/>
      </w:r>
      <w:r w:rsidRPr="0045652F">
        <w:rPr>
          <w:lang w:val="en-US"/>
        </w:rPr>
        <w:instrText xml:space="preserve"> PAGEREF _Ref224457218 \p \h </w:instrText>
      </w:r>
      <w:r w:rsidRPr="0045652F">
        <w:rPr>
          <w:lang w:val="en-US"/>
        </w:rPr>
      </w:r>
      <w:r w:rsidRPr="0045652F">
        <w:rPr>
          <w:lang w:val="en-US"/>
        </w:rPr>
        <w:fldChar w:fldCharType="separate"/>
      </w:r>
      <w:r w:rsidR="00A87DE6">
        <w:rPr>
          <w:noProof/>
          <w:lang w:val="en-US"/>
        </w:rPr>
        <w:t>sur la page 65</w:t>
      </w:r>
      <w:r w:rsidRPr="0045652F">
        <w:rPr>
          <w:lang w:val="en-US"/>
        </w:rPr>
        <w:fldChar w:fldCharType="end"/>
      </w:r>
      <w:r w:rsidRPr="0045652F">
        <w:rPr>
          <w:lang w:val="en-US"/>
        </w:rPr>
        <w:t>.  This can be useful in cases where the browser does not propagate the user name and password from one page to another, for example when using VIRTEL transaction security type 4.  The format of a URL containing a signon code is shown below:</w:t>
      </w:r>
    </w:p>
    <w:p w14:paraId="7E7DE7FD" w14:textId="77777777" w:rsidR="00774472" w:rsidRPr="0045652F" w:rsidRDefault="00774472">
      <w:pPr>
        <w:keepNext/>
        <w:keepLines/>
        <w:rPr>
          <w:lang w:val="en-US"/>
        </w:rPr>
      </w:pPr>
    </w:p>
    <w:p w14:paraId="3F39C740" w14:textId="77777777" w:rsidR="00774472" w:rsidRPr="0045652F" w:rsidRDefault="00774472">
      <w:pPr>
        <w:pStyle w:val="Listing"/>
        <w:rPr>
          <w:lang w:val="en-US"/>
        </w:rPr>
      </w:pPr>
      <w:r w:rsidRPr="0045652F">
        <w:rPr>
          <w:lang w:val="en-US"/>
        </w:rPr>
        <w:t>http://ipaddr:port/pathname/pagename+tranname+VirtelUserSignon=signoncode</w:t>
      </w:r>
    </w:p>
    <w:p w14:paraId="269DC349" w14:textId="77777777" w:rsidR="00774472" w:rsidRPr="0045652F" w:rsidRDefault="00774472">
      <w:pPr>
        <w:keepNext/>
        <w:keepLines/>
        <w:rPr>
          <w:lang w:val="en-US"/>
        </w:rPr>
      </w:pPr>
    </w:p>
    <w:p w14:paraId="0D59839E" w14:textId="77777777" w:rsidR="00774472" w:rsidRPr="0045652F" w:rsidRDefault="00774472">
      <w:pPr>
        <w:pStyle w:val="ListBullet"/>
        <w:keepNext/>
        <w:keepLines/>
        <w:rPr>
          <w:lang w:val="en-US"/>
        </w:rPr>
      </w:pPr>
      <w:r w:rsidRPr="0045652F">
        <w:rPr>
          <w:rFonts w:ascii="Courier New" w:hAnsi="Courier New" w:cs="Courier New"/>
          <w:i/>
          <w:iCs/>
          <w:lang w:val="en-US"/>
        </w:rPr>
        <w:t>ipaddr</w:t>
      </w:r>
      <w:r w:rsidRPr="0045652F">
        <w:rPr>
          <w:rFonts w:ascii="Courier New" w:hAnsi="Courier New" w:cs="Courier New"/>
          <w:lang w:val="en-US"/>
        </w:rPr>
        <w:t>:</w:t>
      </w:r>
      <w:r w:rsidRPr="0045652F">
        <w:rPr>
          <w:rFonts w:ascii="Courier New" w:hAnsi="Courier New" w:cs="Courier New"/>
          <w:i/>
          <w:iCs/>
          <w:lang w:val="en-US"/>
        </w:rPr>
        <w:t>port</w:t>
      </w:r>
      <w:r w:rsidRPr="0045652F">
        <w:rPr>
          <w:rFonts w:ascii="Courier New" w:hAnsi="Courier New" w:cs="Courier New"/>
          <w:lang w:val="en-US"/>
        </w:rPr>
        <w:t xml:space="preserve"> </w:t>
      </w:r>
      <w:r w:rsidRPr="0045652F">
        <w:rPr>
          <w:lang w:val="en-US"/>
        </w:rPr>
        <w:t>is the address of the HTTP line, as before.</w:t>
      </w:r>
    </w:p>
    <w:p w14:paraId="3E1AEB70"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pathname </w:t>
      </w:r>
      <w:r w:rsidRPr="0045652F">
        <w:rPr>
          <w:lang w:val="en-US"/>
        </w:rPr>
        <w:t>represents a VIRTEL directory, as described earlier.</w:t>
      </w:r>
    </w:p>
    <w:p w14:paraId="29C6F384"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pagename </w:t>
      </w:r>
      <w:r w:rsidRPr="0045652F">
        <w:rPr>
          <w:lang w:val="en-US"/>
        </w:rPr>
        <w:t>is the name of a template page, as before.</w:t>
      </w:r>
    </w:p>
    <w:p w14:paraId="5078E1E6" w14:textId="77777777" w:rsidR="00774472" w:rsidRPr="0045652F" w:rsidRDefault="00774472">
      <w:pPr>
        <w:pStyle w:val="ListBullet"/>
        <w:keepNext/>
        <w:keepLines/>
        <w:rPr>
          <w:lang w:val="en-US"/>
        </w:rPr>
      </w:pPr>
      <w:r w:rsidRPr="0045652F">
        <w:rPr>
          <w:rFonts w:ascii="Courier New" w:hAnsi="Courier New" w:cs="Courier New"/>
          <w:i/>
          <w:iCs/>
          <w:lang w:val="en-US"/>
        </w:rPr>
        <w:t>tranname</w:t>
      </w:r>
      <w:r w:rsidRPr="0045652F">
        <w:rPr>
          <w:lang w:val="en-US"/>
        </w:rPr>
        <w:t xml:space="preserve"> is the name of the transaction which supplies the dynamic data for the page.</w:t>
      </w:r>
    </w:p>
    <w:p w14:paraId="487F1151" w14:textId="77777777" w:rsidR="00774472" w:rsidRPr="0045652F" w:rsidRDefault="00774472">
      <w:pPr>
        <w:pStyle w:val="ListBullet"/>
        <w:keepNext/>
        <w:keepLines/>
        <w:rPr>
          <w:lang w:val="en-US"/>
        </w:rPr>
      </w:pPr>
      <w:r w:rsidRPr="0045652F">
        <w:rPr>
          <w:rFonts w:ascii="Courier New" w:hAnsi="Courier New" w:cs="Courier New"/>
          <w:i/>
          <w:iCs/>
          <w:lang w:val="en-US"/>
        </w:rPr>
        <w:t xml:space="preserve">signoncode </w:t>
      </w:r>
      <w:r w:rsidRPr="0045652F">
        <w:rPr>
          <w:lang w:val="en-US"/>
        </w:rPr>
        <w:t>is a code which allows VIRTEL to identify the signed-on user.  This code is generated by the {{{USER-SIGNON-CODE}}} tag, as shown in the example below:</w:t>
      </w:r>
      <w:r w:rsidRPr="0045652F">
        <w:rPr>
          <w:lang w:val="en-US"/>
        </w:rPr>
        <w:tab/>
      </w:r>
      <w:r w:rsidRPr="0045652F">
        <w:rPr>
          <w:lang w:val="en-US"/>
        </w:rPr>
        <w:br/>
      </w:r>
      <w:r w:rsidRPr="0045652F">
        <w:rPr>
          <w:rFonts w:ascii="Courier New" w:hAnsi="Courier New"/>
          <w:sz w:val="17"/>
          <w:szCs w:val="17"/>
          <w:lang w:val="en-US"/>
        </w:rPr>
        <w:t>http://web2virt.htm+cics+VirtelUserSignon={{{USER-SIGNON-CODE}}}</w:t>
      </w:r>
    </w:p>
    <w:p w14:paraId="4DC82552" w14:textId="77777777" w:rsidR="00774472" w:rsidRPr="0045652F" w:rsidRDefault="00774472">
      <w:pPr>
        <w:rPr>
          <w:lang w:val="en-US"/>
        </w:rPr>
      </w:pPr>
    </w:p>
    <w:p w14:paraId="124C8CEA" w14:textId="77777777" w:rsidR="00774472" w:rsidRPr="0045652F" w:rsidRDefault="00774472">
      <w:pPr>
        <w:pStyle w:val="Heading4"/>
        <w:keepLines/>
        <w:rPr>
          <w:lang w:val="en-US"/>
        </w:rPr>
      </w:pPr>
      <w:r w:rsidRPr="0045652F">
        <w:rPr>
          <w:lang w:val="en-US"/>
        </w:rPr>
        <w:t>The Universal Transaction</w:t>
      </w:r>
    </w:p>
    <w:p w14:paraId="1DC6A37C" w14:textId="77777777" w:rsidR="00774472" w:rsidRPr="0045652F" w:rsidRDefault="00774472">
      <w:pPr>
        <w:keepLines/>
        <w:rPr>
          <w:lang w:val="en-US"/>
        </w:rPr>
      </w:pPr>
      <w:r w:rsidRPr="0045652F">
        <w:rPr>
          <w:lang w:val="en-US"/>
        </w:rPr>
        <w:fldChar w:fldCharType="begin"/>
      </w:r>
      <w:r w:rsidRPr="0045652F">
        <w:rPr>
          <w:lang w:val="en-US"/>
        </w:rPr>
        <w:instrText xml:space="preserve"> XE "Transaction:Universal HTTP" </w:instrText>
      </w:r>
      <w:r w:rsidRPr="0045652F">
        <w:rPr>
          <w:lang w:val="en-US"/>
        </w:rPr>
        <w:fldChar w:fldCharType="end"/>
      </w:r>
      <w:r w:rsidRPr="0045652F">
        <w:rPr>
          <w:lang w:val="en-US"/>
        </w:rPr>
        <w:fldChar w:fldCharType="begin"/>
      </w:r>
      <w:r w:rsidRPr="0045652F">
        <w:rPr>
          <w:lang w:val="en-US"/>
        </w:rPr>
        <w:instrText xml:space="preserve"> XE "Universal Transaction" </w:instrText>
      </w:r>
      <w:r w:rsidRPr="0045652F">
        <w:rPr>
          <w:lang w:val="en-US"/>
        </w:rPr>
        <w:fldChar w:fldCharType="end"/>
      </w:r>
      <w:r w:rsidRPr="0045652F">
        <w:rPr>
          <w:lang w:val="en-US"/>
        </w:rPr>
        <w:fldChar w:fldCharType="begin"/>
      </w:r>
      <w:r w:rsidRPr="0045652F">
        <w:rPr>
          <w:lang w:val="en-US"/>
        </w:rPr>
        <w:instrText xml:space="preserve"> XE "Transaction:Passe-Partout" </w:instrText>
      </w:r>
      <w:r w:rsidRPr="0045652F">
        <w:rPr>
          <w:lang w:val="en-US"/>
        </w:rPr>
        <w:fldChar w:fldCharType="end"/>
      </w:r>
      <w:r w:rsidRPr="0045652F">
        <w:rPr>
          <w:lang w:val="en-US"/>
        </w:rPr>
        <w:fldChar w:fldCharType="begin"/>
      </w:r>
      <w:r w:rsidRPr="0045652F">
        <w:rPr>
          <w:lang w:val="en-US"/>
        </w:rPr>
        <w:instrText xml:space="preserve"> XE "Passe-Partout" </w:instrText>
      </w:r>
      <w:r w:rsidRPr="0045652F">
        <w:rPr>
          <w:lang w:val="en-US"/>
        </w:rPr>
        <w:fldChar w:fldCharType="end"/>
      </w:r>
      <w:r w:rsidRPr="0045652F">
        <w:rPr>
          <w:lang w:val="en-US"/>
        </w:rPr>
        <w:t>A transaction may be defined with an external name consisting of an asterisk, and this is considered to be a “universal” transaction. A universal transaction matches any URL not already matched by a preceding transaction in the entry point. This allows VIRTEL to process URLs whose format does not conform to the classic VIRTEL formats previously described.</w:t>
      </w:r>
    </w:p>
    <w:p w14:paraId="687A818B" w14:textId="77777777" w:rsidR="00774472" w:rsidRPr="0045652F" w:rsidRDefault="00774472">
      <w:pPr>
        <w:pStyle w:val="Heading3"/>
        <w:pageBreakBefore/>
        <w:tabs>
          <w:tab w:val="num" w:pos="2781"/>
        </w:tabs>
        <w:rPr>
          <w:lang w:val="en-US"/>
        </w:rPr>
      </w:pPr>
      <w:bookmarkStart w:id="49" w:name="_Toc373484909"/>
      <w:r w:rsidRPr="0045652F">
        <w:rPr>
          <w:lang w:val="en-US"/>
        </w:rPr>
        <w:t>Directory management</w:t>
      </w:r>
      <w:bookmarkEnd w:id="45"/>
      <w:bookmarkEnd w:id="46"/>
      <w:bookmarkEnd w:id="47"/>
      <w:bookmarkEnd w:id="49"/>
    </w:p>
    <w:bookmarkEnd w:id="41"/>
    <w:bookmarkEnd w:id="42"/>
    <w:bookmarkEnd w:id="43"/>
    <w:bookmarkEnd w:id="44"/>
    <w:p w14:paraId="3EC8A5DC" w14:textId="77777777" w:rsidR="00774472" w:rsidRPr="0045652F" w:rsidRDefault="00774472">
      <w:pPr>
        <w:rPr>
          <w:szCs w:val="19"/>
          <w:lang w:val="en-US"/>
        </w:rPr>
      </w:pPr>
      <w:r w:rsidRPr="0045652F">
        <w:rPr>
          <w:szCs w:val="19"/>
          <w:lang w:val="en-US"/>
        </w:rPr>
        <w:t xml:space="preserve">HTML and XML template pages and other entities such as </w:t>
      </w:r>
      <w:r w:rsidRPr="0045652F">
        <w:rPr>
          <w:lang w:val="en-US"/>
        </w:rPr>
        <w:t>CSS stylesheets, JavaScript procedures, and GIF or JPEG images</w:t>
      </w:r>
      <w:r w:rsidRPr="0045652F">
        <w:rPr>
          <w:szCs w:val="19"/>
          <w:lang w:val="en-US"/>
        </w:rPr>
        <w:t xml:space="preserve"> used by VIRTEL Web Access are stored in </w:t>
      </w:r>
      <w:r w:rsidRPr="0045652F">
        <w:rPr>
          <w:i/>
          <w:iCs/>
          <w:szCs w:val="19"/>
          <w:lang w:val="en-US"/>
        </w:rPr>
        <w:t>directories</w:t>
      </w:r>
      <w:r w:rsidRPr="0045652F">
        <w:rPr>
          <w:szCs w:val="19"/>
          <w:lang w:val="en-US"/>
        </w:rPr>
        <w:t xml:space="preserve"> within a VSAM KSDS managed by VIRTEL.  Each KSDS defined to VIRTEL can contain one or more directories.  The system administrator can upload pages and other elements into a VIRTEL directory by using a web browser or by e-mail, as described in detail in the section “</w:t>
      </w:r>
      <w:r w:rsidRPr="0045652F">
        <w:rPr>
          <w:szCs w:val="23"/>
          <w:lang w:val="en-US"/>
        </w:rPr>
        <w:t>Uploading HTML pages</w:t>
      </w:r>
      <w:r w:rsidRPr="0045652F">
        <w:rPr>
          <w:szCs w:val="19"/>
          <w:lang w:val="en-US"/>
        </w:rPr>
        <w:t xml:space="preserve">” </w:t>
      </w:r>
      <w:r w:rsidRPr="0045652F">
        <w:rPr>
          <w:szCs w:val="19"/>
          <w:lang w:val="en-US"/>
        </w:rPr>
        <w:fldChar w:fldCharType="begin"/>
      </w:r>
      <w:r w:rsidRPr="0045652F">
        <w:rPr>
          <w:szCs w:val="19"/>
          <w:lang w:val="en-US"/>
        </w:rPr>
        <w:instrText xml:space="preserve"> PAGEREF _Ref72146987 \p \h </w:instrText>
      </w:r>
      <w:r w:rsidRPr="0045652F">
        <w:rPr>
          <w:szCs w:val="19"/>
          <w:lang w:val="en-US"/>
        </w:rPr>
      </w:r>
      <w:r w:rsidRPr="0045652F">
        <w:rPr>
          <w:szCs w:val="19"/>
          <w:lang w:val="en-US"/>
        </w:rPr>
        <w:fldChar w:fldCharType="separate"/>
      </w:r>
      <w:r w:rsidR="00A87DE6">
        <w:rPr>
          <w:noProof/>
          <w:szCs w:val="19"/>
          <w:lang w:val="en-US"/>
        </w:rPr>
        <w:t>sur la page 85</w:t>
      </w:r>
      <w:r w:rsidRPr="0045652F">
        <w:rPr>
          <w:szCs w:val="19"/>
          <w:lang w:val="en-US"/>
        </w:rPr>
        <w:fldChar w:fldCharType="end"/>
      </w:r>
      <w:r w:rsidRPr="0045652F">
        <w:rPr>
          <w:szCs w:val="19"/>
          <w:lang w:val="en-US"/>
        </w:rPr>
        <w:t>.</w:t>
      </w:r>
    </w:p>
    <w:p w14:paraId="328FC622" w14:textId="77777777" w:rsidR="00774472" w:rsidRPr="0045652F" w:rsidRDefault="00774472">
      <w:pPr>
        <w:pStyle w:val="Heading4"/>
        <w:rPr>
          <w:szCs w:val="23"/>
          <w:lang w:val="en-US"/>
        </w:rPr>
      </w:pPr>
      <w:bookmarkStart w:id="50" w:name="_Toc422540524"/>
      <w:bookmarkStart w:id="51" w:name="_Toc505769967"/>
      <w:bookmarkStart w:id="52" w:name="_Toc506115351"/>
      <w:bookmarkStart w:id="53" w:name="_Toc93996972"/>
      <w:r w:rsidRPr="0045652F">
        <w:rPr>
          <w:szCs w:val="23"/>
          <w:lang w:val="en-US"/>
        </w:rPr>
        <w:t>Accessing the application</w:t>
      </w:r>
      <w:bookmarkEnd w:id="53"/>
    </w:p>
    <w:p w14:paraId="50B0DEB1" w14:textId="77777777" w:rsidR="00774472" w:rsidRPr="0045652F" w:rsidRDefault="00774472">
      <w:pPr>
        <w:rPr>
          <w:szCs w:val="19"/>
          <w:lang w:val="en-US"/>
        </w:rPr>
      </w:pPr>
      <w:r w:rsidRPr="0045652F">
        <w:rPr>
          <w:szCs w:val="19"/>
          <w:lang w:val="en-US"/>
        </w:rPr>
        <w:t>The directory management sub-application allows the administrator to define directories.  The sub-application is accessible by [PF6] from the configuration menu, or by [PF12] from the system services menu followed by option 3, or from the VIRTEL Multi-Session menu via a transaction which invokes VIRTEL module VIR0042.</w:t>
      </w:r>
    </w:p>
    <w:p w14:paraId="2C5C0C10" w14:textId="77777777" w:rsidR="00774472" w:rsidRPr="0045652F" w:rsidRDefault="00774472">
      <w:pPr>
        <w:pStyle w:val="Heading4"/>
        <w:rPr>
          <w:szCs w:val="23"/>
          <w:lang w:val="en-US"/>
        </w:rPr>
      </w:pPr>
      <w:bookmarkStart w:id="54" w:name="_Toc93996973"/>
      <w:r w:rsidRPr="0045652F">
        <w:rPr>
          <w:szCs w:val="23"/>
          <w:lang w:val="en-US"/>
        </w:rPr>
        <w:t>Security</w:t>
      </w:r>
      <w:bookmarkEnd w:id="54"/>
    </w:p>
    <w:p w14:paraId="62477A88" w14:textId="77777777" w:rsidR="00774472" w:rsidRPr="0045652F" w:rsidRDefault="00774472">
      <w:pPr>
        <w:rPr>
          <w:szCs w:val="19"/>
          <w:lang w:val="en-US"/>
        </w:rPr>
      </w:pPr>
      <w:r w:rsidRPr="0045652F">
        <w:rPr>
          <w:szCs w:val="19"/>
          <w:lang w:val="en-US"/>
        </w:rPr>
        <w:t>If security is active, access to the directory management sub-application from the configuration menu or the system services menu is controlled by resource $$PCPC$$.</w:t>
      </w:r>
    </w:p>
    <w:p w14:paraId="6B34A080" w14:textId="77777777" w:rsidR="00774472" w:rsidRPr="0045652F" w:rsidRDefault="00774472">
      <w:pPr>
        <w:rPr>
          <w:szCs w:val="19"/>
          <w:lang w:val="en-US"/>
        </w:rPr>
      </w:pPr>
    </w:p>
    <w:p w14:paraId="5CFE3A52" w14:textId="77777777" w:rsidR="00774472" w:rsidRPr="0045652F" w:rsidRDefault="00774472">
      <w:pPr>
        <w:rPr>
          <w:szCs w:val="19"/>
          <w:lang w:val="en-US"/>
        </w:rPr>
      </w:pPr>
      <w:r w:rsidRPr="0045652F">
        <w:rPr>
          <w:szCs w:val="19"/>
          <w:lang w:val="en-US"/>
        </w:rPr>
        <w:t>When invoked via a transaction, normal transaction security rules apply.</w:t>
      </w:r>
    </w:p>
    <w:p w14:paraId="20104451" w14:textId="77777777" w:rsidR="00774472" w:rsidRPr="0045652F" w:rsidRDefault="00774472">
      <w:pPr>
        <w:rPr>
          <w:szCs w:val="19"/>
          <w:lang w:val="en-US"/>
        </w:rPr>
      </w:pPr>
    </w:p>
    <w:p w14:paraId="2B1999D0" w14:textId="77777777" w:rsidR="00774472" w:rsidRPr="0045652F" w:rsidRDefault="00774472">
      <w:pPr>
        <w:rPr>
          <w:rFonts w:ascii="Verdana,Bold" w:hAnsi="Verdana,Bold"/>
          <w:color w:val="000000"/>
          <w:sz w:val="20"/>
          <w:lang w:val="en-US"/>
        </w:rPr>
      </w:pPr>
      <w:r w:rsidRPr="0045652F">
        <w:rPr>
          <w:szCs w:val="19"/>
          <w:lang w:val="en-US"/>
        </w:rPr>
        <w:t>In addition, each directory is protected by a resource whose name is the same as the directory name.  The administrator must have access to this resource in order to view or manage the contents of the directory, or to upload pages to the directory.  When an external security product is used, the resource is defined in the class named by the RNODE parameter in the VIRTCT (see “</w:t>
      </w:r>
      <w:r w:rsidRPr="0045652F">
        <w:rPr>
          <w:lang w:val="en-US"/>
        </w:rPr>
        <w:t>Parameters of the VIRTCT” in the VIRTEL Installation Guide).</w:t>
      </w:r>
    </w:p>
    <w:p w14:paraId="102E97DB" w14:textId="77777777" w:rsidR="00774472" w:rsidRPr="0045652F" w:rsidRDefault="00774472">
      <w:pPr>
        <w:rPr>
          <w:szCs w:val="19"/>
          <w:lang w:val="en-US"/>
        </w:rPr>
      </w:pPr>
    </w:p>
    <w:p w14:paraId="6684777C" w14:textId="77777777" w:rsidR="00774472" w:rsidRPr="0045652F" w:rsidRDefault="00774472">
      <w:pPr>
        <w:rPr>
          <w:lang w:val="en-US"/>
        </w:rPr>
      </w:pPr>
      <w:r w:rsidRPr="0045652F">
        <w:rPr>
          <w:lang w:val="en-US"/>
        </w:rPr>
        <w:t>Security management is described in the Virtel Security documentation.</w:t>
      </w:r>
    </w:p>
    <w:p w14:paraId="02E8C277" w14:textId="77777777" w:rsidR="00774472" w:rsidRPr="0045652F" w:rsidRDefault="00774472">
      <w:pPr>
        <w:pStyle w:val="Heading4"/>
        <w:keepLines/>
        <w:rPr>
          <w:lang w:val="en-US"/>
        </w:rPr>
      </w:pPr>
      <w:bookmarkStart w:id="55" w:name="_Toc93996974"/>
      <w:r w:rsidRPr="0045652F">
        <w:rPr>
          <w:lang w:val="en-US"/>
        </w:rPr>
        <w:t>Creating, modifying, and deleting directories</w:t>
      </w:r>
      <w:bookmarkEnd w:id="55"/>
    </w:p>
    <w:p w14:paraId="367910B8" w14:textId="77777777" w:rsidR="00774472" w:rsidRPr="0045652F" w:rsidRDefault="00774472">
      <w:pPr>
        <w:pStyle w:val="ecran0"/>
        <w:rPr>
          <w:lang w:val="en-US"/>
        </w:rPr>
      </w:pPr>
      <w:r w:rsidRPr="0045652F">
        <w:rPr>
          <w:lang w:val="en-US"/>
        </w:rPr>
        <w:t>When the directory management sub-application is invoked, it displays a list of the directories already defined in the system:</w:t>
      </w:r>
    </w:p>
    <w:p w14:paraId="5D83333E" w14:textId="77777777" w:rsidR="00774472" w:rsidRPr="0045652F" w:rsidRDefault="00774472">
      <w:pPr>
        <w:pStyle w:val="Ecran80"/>
        <w:rPr>
          <w:noProof w:val="0"/>
          <w:lang w:val="en-US"/>
        </w:rPr>
      </w:pPr>
      <w:r w:rsidRPr="0045652F">
        <w:rPr>
          <w:noProof w:val="0"/>
          <w:lang w:val="en-US"/>
        </w:rPr>
        <w:t xml:space="preserve"> LIST of DIRECTORIES -------------------------------- Applid: SPVIRH2  15:33:07 </w:t>
      </w:r>
    </w:p>
    <w:p w14:paraId="0D51BE8C" w14:textId="77777777" w:rsidR="00774472" w:rsidRPr="0045652F" w:rsidRDefault="00774472">
      <w:pPr>
        <w:pStyle w:val="Ecran80"/>
        <w:rPr>
          <w:noProof w:val="0"/>
          <w:lang w:val="en-US"/>
        </w:rPr>
      </w:pPr>
      <w:r w:rsidRPr="0045652F">
        <w:rPr>
          <w:noProof w:val="0"/>
          <w:lang w:val="en-US"/>
        </w:rPr>
        <w:t xml:space="preserve">                                                                                </w:t>
      </w:r>
    </w:p>
    <w:p w14:paraId="1407BF5A" w14:textId="77777777" w:rsidR="00774472" w:rsidRPr="0045652F" w:rsidRDefault="00774472">
      <w:pPr>
        <w:pStyle w:val="Ecran80"/>
        <w:rPr>
          <w:noProof w:val="0"/>
          <w:lang w:val="en-US"/>
        </w:rPr>
      </w:pPr>
      <w:r w:rsidRPr="0045652F">
        <w:rPr>
          <w:noProof w:val="0"/>
          <w:lang w:val="en-US"/>
        </w:rPr>
        <w:t xml:space="preserve"> Name     Description              T DD name  Keyword Names  Case Down Up   Del </w:t>
      </w:r>
    </w:p>
    <w:p w14:paraId="0844A5E8" w14:textId="77777777" w:rsidR="00774472" w:rsidRPr="0045652F" w:rsidRDefault="00774472">
      <w:pPr>
        <w:pStyle w:val="Ecran80"/>
        <w:rPr>
          <w:noProof w:val="0"/>
          <w:lang w:val="en-US"/>
        </w:rPr>
      </w:pPr>
      <w:r w:rsidRPr="0045652F">
        <w:rPr>
          <w:noProof w:val="0"/>
          <w:lang w:val="en-US"/>
        </w:rPr>
        <w:t xml:space="preserve">                                                      length      load load     </w:t>
      </w:r>
    </w:p>
    <w:p w14:paraId="4C9D7053" w14:textId="77777777" w:rsidR="00774472" w:rsidRPr="0045652F" w:rsidRDefault="00774472">
      <w:pPr>
        <w:pStyle w:val="Ecran80"/>
        <w:rPr>
          <w:noProof w:val="0"/>
          <w:lang w:val="en-US"/>
        </w:rPr>
      </w:pPr>
      <w:r w:rsidRPr="0045652F">
        <w:rPr>
          <w:noProof w:val="0"/>
          <w:lang w:val="en-US"/>
        </w:rPr>
        <w:t xml:space="preserve"> HTMLBAS  Pages for DEMOHTTP       V HTMLTRSF SAMPLE   0008        X    X    X  </w:t>
      </w:r>
    </w:p>
    <w:p w14:paraId="4EEAFF16" w14:textId="77777777" w:rsidR="00774472" w:rsidRPr="0045652F" w:rsidRDefault="00774472">
      <w:pPr>
        <w:pStyle w:val="Ecran80"/>
        <w:rPr>
          <w:noProof w:val="0"/>
        </w:rPr>
      </w:pPr>
      <w:r w:rsidRPr="0045652F">
        <w:rPr>
          <w:noProof w:val="0"/>
          <w:lang w:val="en-US"/>
        </w:rPr>
        <w:t xml:space="preserve"> </w:t>
      </w:r>
      <w:r w:rsidRPr="0045652F">
        <w:rPr>
          <w:noProof w:val="0"/>
        </w:rPr>
        <w:t xml:space="preserve">PLUGSRCE Installation PLUGIN      V PLUGTRSF PLUGSRCE 0008        X    X    X  </w:t>
      </w:r>
    </w:p>
    <w:p w14:paraId="2848CE27" w14:textId="77777777" w:rsidR="00774472" w:rsidRPr="0045652F" w:rsidRDefault="00774472">
      <w:pPr>
        <w:pStyle w:val="Ecran80"/>
        <w:rPr>
          <w:noProof w:val="0"/>
          <w:lang w:val="en-US"/>
        </w:rPr>
      </w:pPr>
      <w:r w:rsidRPr="0045652F">
        <w:rPr>
          <w:noProof w:val="0"/>
        </w:rPr>
        <w:t xml:space="preserve"> </w:t>
      </w:r>
      <w:r w:rsidRPr="0045652F">
        <w:rPr>
          <w:noProof w:val="0"/>
          <w:lang w:val="en-US"/>
        </w:rPr>
        <w:t xml:space="preserve">USER1DIR Pages for /home/user1    V HTMLTRSF USER1KEY 0044   X    X    X    X  </w:t>
      </w:r>
    </w:p>
    <w:p w14:paraId="0C197BDF" w14:textId="77777777" w:rsidR="00774472" w:rsidRPr="0045652F" w:rsidRDefault="00774472">
      <w:pPr>
        <w:pStyle w:val="Ecran80"/>
        <w:rPr>
          <w:noProof w:val="0"/>
          <w:lang w:val="en-US"/>
        </w:rPr>
      </w:pPr>
      <w:r w:rsidRPr="0045652F">
        <w:rPr>
          <w:noProof w:val="0"/>
          <w:lang w:val="en-US"/>
        </w:rPr>
        <w:t xml:space="preserve"> USER2DIR Pages for /home/user2    V HTMLTRSF USER2KEY 0064   X    X    X    X  </w:t>
      </w:r>
    </w:p>
    <w:p w14:paraId="48B1DB59" w14:textId="77777777" w:rsidR="00774472" w:rsidRPr="0045652F" w:rsidRDefault="00774472">
      <w:pPr>
        <w:pStyle w:val="Ecran80"/>
        <w:rPr>
          <w:noProof w:val="0"/>
          <w:lang w:val="en-US"/>
        </w:rPr>
      </w:pPr>
      <w:r w:rsidRPr="0045652F">
        <w:rPr>
          <w:noProof w:val="0"/>
          <w:lang w:val="en-US"/>
        </w:rPr>
        <w:t xml:space="preserve"> W2H-DIR  Pages for WEB2HOST       V HTMLTRSF W2H-KEY  0008        X    X    X  </w:t>
      </w:r>
    </w:p>
    <w:p w14:paraId="6A38CE28" w14:textId="77777777" w:rsidR="00774472" w:rsidRPr="0045652F" w:rsidRDefault="00774472">
      <w:pPr>
        <w:pStyle w:val="Ecran80"/>
        <w:rPr>
          <w:noProof w:val="0"/>
          <w:lang w:val="en-US"/>
        </w:rPr>
      </w:pPr>
      <w:r w:rsidRPr="0045652F">
        <w:rPr>
          <w:noProof w:val="0"/>
          <w:lang w:val="en-US"/>
        </w:rPr>
        <w:t xml:space="preserve">                                                                                </w:t>
      </w:r>
    </w:p>
    <w:p w14:paraId="2049B2CB" w14:textId="77777777" w:rsidR="00774472" w:rsidRPr="0045652F" w:rsidRDefault="00774472">
      <w:pPr>
        <w:pStyle w:val="Ecran80"/>
        <w:rPr>
          <w:noProof w:val="0"/>
          <w:lang w:val="en-US"/>
        </w:rPr>
      </w:pPr>
      <w:r w:rsidRPr="0045652F">
        <w:rPr>
          <w:noProof w:val="0"/>
          <w:lang w:val="en-US"/>
        </w:rPr>
        <w:t xml:space="preserve">                                                                                </w:t>
      </w:r>
    </w:p>
    <w:p w14:paraId="465CDC8E" w14:textId="77777777" w:rsidR="00774472" w:rsidRPr="0045652F" w:rsidRDefault="00774472">
      <w:pPr>
        <w:pStyle w:val="Ecran80"/>
        <w:rPr>
          <w:noProof w:val="0"/>
          <w:lang w:val="en-US"/>
        </w:rPr>
      </w:pPr>
      <w:r w:rsidRPr="0045652F">
        <w:rPr>
          <w:noProof w:val="0"/>
          <w:lang w:val="en-US"/>
        </w:rPr>
        <w:t xml:space="preserve">                                                                                </w:t>
      </w:r>
    </w:p>
    <w:p w14:paraId="73860003" w14:textId="77777777" w:rsidR="00774472" w:rsidRPr="0045652F" w:rsidRDefault="00774472">
      <w:pPr>
        <w:pStyle w:val="Ecran80"/>
        <w:rPr>
          <w:noProof w:val="0"/>
          <w:lang w:val="en-US"/>
        </w:rPr>
      </w:pPr>
      <w:r w:rsidRPr="0045652F">
        <w:rPr>
          <w:noProof w:val="0"/>
          <w:lang w:val="en-US"/>
        </w:rPr>
        <w:t xml:space="preserve">                                                                                </w:t>
      </w:r>
    </w:p>
    <w:p w14:paraId="76BB576A" w14:textId="77777777" w:rsidR="00774472" w:rsidRPr="0045652F" w:rsidRDefault="00774472">
      <w:pPr>
        <w:pStyle w:val="Ecran80"/>
        <w:rPr>
          <w:noProof w:val="0"/>
          <w:lang w:val="en-US"/>
        </w:rPr>
      </w:pPr>
      <w:r w:rsidRPr="0045652F">
        <w:rPr>
          <w:noProof w:val="0"/>
          <w:lang w:val="en-US"/>
        </w:rPr>
        <w:t xml:space="preserve">                                                                                </w:t>
      </w:r>
    </w:p>
    <w:p w14:paraId="0C15861B" w14:textId="77777777" w:rsidR="00774472" w:rsidRPr="0045652F" w:rsidRDefault="00774472">
      <w:pPr>
        <w:pStyle w:val="Ecran80"/>
        <w:rPr>
          <w:noProof w:val="0"/>
          <w:lang w:val="en-US"/>
        </w:rPr>
      </w:pPr>
      <w:r w:rsidRPr="0045652F">
        <w:rPr>
          <w:noProof w:val="0"/>
          <w:lang w:val="en-US"/>
        </w:rPr>
        <w:t xml:space="preserve">                                                                                </w:t>
      </w:r>
    </w:p>
    <w:p w14:paraId="30C67261" w14:textId="77777777" w:rsidR="00774472" w:rsidRPr="0045652F" w:rsidRDefault="00774472">
      <w:pPr>
        <w:pStyle w:val="Ecran80"/>
        <w:rPr>
          <w:noProof w:val="0"/>
          <w:lang w:val="en-US"/>
        </w:rPr>
      </w:pPr>
      <w:r w:rsidRPr="0045652F">
        <w:rPr>
          <w:noProof w:val="0"/>
          <w:lang w:val="en-US"/>
        </w:rPr>
        <w:t xml:space="preserve">                                                                                </w:t>
      </w:r>
    </w:p>
    <w:p w14:paraId="481ED266" w14:textId="77777777" w:rsidR="00774472" w:rsidRPr="0045652F" w:rsidRDefault="00774472">
      <w:pPr>
        <w:pStyle w:val="Ecran80"/>
        <w:rPr>
          <w:noProof w:val="0"/>
          <w:lang w:val="en-US"/>
        </w:rPr>
      </w:pPr>
      <w:r w:rsidRPr="0045652F">
        <w:rPr>
          <w:noProof w:val="0"/>
          <w:lang w:val="en-US"/>
        </w:rPr>
        <w:t xml:space="preserve">                                                                                </w:t>
      </w:r>
    </w:p>
    <w:p w14:paraId="617A60C1" w14:textId="77777777" w:rsidR="00774472" w:rsidRPr="0045652F" w:rsidRDefault="00774472">
      <w:pPr>
        <w:pStyle w:val="Ecran80"/>
        <w:rPr>
          <w:noProof w:val="0"/>
          <w:lang w:val="en-US"/>
        </w:rPr>
      </w:pPr>
      <w:r w:rsidRPr="0045652F">
        <w:rPr>
          <w:noProof w:val="0"/>
          <w:lang w:val="en-US"/>
        </w:rPr>
        <w:t xml:space="preserve">                                                                                </w:t>
      </w:r>
    </w:p>
    <w:p w14:paraId="2EDEB3D1" w14:textId="77777777" w:rsidR="00774472" w:rsidRPr="0045652F" w:rsidRDefault="00774472">
      <w:pPr>
        <w:pStyle w:val="Ecran80"/>
        <w:rPr>
          <w:noProof w:val="0"/>
          <w:lang w:val="en-US"/>
        </w:rPr>
      </w:pPr>
      <w:r w:rsidRPr="0045652F">
        <w:rPr>
          <w:noProof w:val="0"/>
          <w:lang w:val="en-US"/>
        </w:rPr>
        <w:t xml:space="preserve">                                                                                </w:t>
      </w:r>
    </w:p>
    <w:p w14:paraId="30A51B63" w14:textId="77777777" w:rsidR="00774472" w:rsidRPr="0045652F" w:rsidRDefault="00774472">
      <w:pPr>
        <w:pStyle w:val="Ecran80"/>
        <w:rPr>
          <w:noProof w:val="0"/>
          <w:lang w:val="en-US"/>
        </w:rPr>
      </w:pPr>
      <w:r w:rsidRPr="0045652F">
        <w:rPr>
          <w:noProof w:val="0"/>
          <w:lang w:val="en-US"/>
        </w:rPr>
        <w:t xml:space="preserve">                                                                                </w:t>
      </w:r>
    </w:p>
    <w:p w14:paraId="49188339" w14:textId="77777777" w:rsidR="00774472" w:rsidRPr="0045652F" w:rsidRDefault="00774472">
      <w:pPr>
        <w:pStyle w:val="Ecran80"/>
        <w:rPr>
          <w:noProof w:val="0"/>
          <w:lang w:val="en-US"/>
        </w:rPr>
      </w:pPr>
      <w:r w:rsidRPr="0045652F">
        <w:rPr>
          <w:noProof w:val="0"/>
          <w:lang w:val="en-US"/>
        </w:rPr>
        <w:t xml:space="preserve">                                                                                </w:t>
      </w:r>
    </w:p>
    <w:p w14:paraId="4C6F0EE1" w14:textId="77777777" w:rsidR="00774472" w:rsidRPr="0045652F" w:rsidRDefault="00774472">
      <w:pPr>
        <w:pStyle w:val="Ecran80"/>
        <w:rPr>
          <w:noProof w:val="0"/>
          <w:lang w:val="en-US"/>
        </w:rPr>
      </w:pPr>
      <w:r w:rsidRPr="0045652F">
        <w:rPr>
          <w:noProof w:val="0"/>
          <w:lang w:val="en-US"/>
        </w:rPr>
        <w:t xml:space="preserve"> P1=Update            P2=Delete            P3=Return            P4=List         </w:t>
      </w:r>
    </w:p>
    <w:p w14:paraId="5B9A9A2A" w14:textId="77777777" w:rsidR="00774472" w:rsidRPr="0045652F" w:rsidRDefault="00774472">
      <w:pPr>
        <w:pStyle w:val="Ecran80"/>
        <w:rPr>
          <w:noProof w:val="0"/>
          <w:lang w:val="en-US"/>
        </w:rPr>
      </w:pPr>
      <w:r w:rsidRPr="0045652F">
        <w:rPr>
          <w:noProof w:val="0"/>
          <w:lang w:val="en-US"/>
        </w:rPr>
        <w:t xml:space="preserve"> P6=First page        P7=Previous          P8=Next              P12=Add         </w:t>
      </w:r>
    </w:p>
    <w:p w14:paraId="55192196" w14:textId="77777777" w:rsidR="00774472" w:rsidRPr="0045652F" w:rsidRDefault="00774472">
      <w:pPr>
        <w:pStyle w:val="Ecran80"/>
        <w:rPr>
          <w:noProof w:val="0"/>
          <w:lang w:val="en-US"/>
        </w:rPr>
      </w:pPr>
      <w:r w:rsidRPr="0045652F">
        <w:rPr>
          <w:noProof w:val="0"/>
          <w:lang w:val="en-US"/>
        </w:rPr>
        <w:t xml:space="preserve">                                                                                </w:t>
      </w:r>
    </w:p>
    <w:p w14:paraId="402A59A6" w14:textId="77777777" w:rsidR="00774472" w:rsidRPr="0045652F" w:rsidRDefault="00774472">
      <w:pPr>
        <w:pStyle w:val="Caption"/>
        <w:rPr>
          <w:szCs w:val="19"/>
          <w:lang w:val="en-US"/>
        </w:rPr>
      </w:pPr>
      <w:bookmarkStart w:id="56" w:name="_Toc71540930"/>
      <w:bookmarkStart w:id="57" w:name="_Toc37348497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5</w:t>
      </w:r>
      <w:r w:rsidRPr="0045652F">
        <w:rPr>
          <w:lang w:val="en-US"/>
        </w:rPr>
        <w:fldChar w:fldCharType="end"/>
      </w:r>
      <w:bookmarkEnd w:id="56"/>
      <w:r w:rsidRPr="0045652F">
        <w:rPr>
          <w:szCs w:val="19"/>
          <w:lang w:val="en-US"/>
        </w:rPr>
        <w:t xml:space="preserve"> Directory management summary screen</w:t>
      </w:r>
      <w:bookmarkEnd w:id="57"/>
    </w:p>
    <w:p w14:paraId="33BE0D32" w14:textId="77777777" w:rsidR="00774472" w:rsidRPr="0045652F" w:rsidRDefault="00774472">
      <w:pPr>
        <w:pStyle w:val="Heading4"/>
        <w:rPr>
          <w:szCs w:val="23"/>
          <w:lang w:val="en-US"/>
        </w:rPr>
      </w:pPr>
      <w:bookmarkStart w:id="58" w:name="_Toc422540526"/>
      <w:bookmarkStart w:id="59" w:name="_Toc505769969"/>
      <w:bookmarkStart w:id="60" w:name="_Toc506115353"/>
      <w:bookmarkStart w:id="61" w:name="_Toc93996975"/>
      <w:bookmarkEnd w:id="50"/>
      <w:bookmarkEnd w:id="51"/>
      <w:bookmarkEnd w:id="52"/>
      <w:r w:rsidRPr="0045652F">
        <w:rPr>
          <w:szCs w:val="23"/>
          <w:lang w:val="en-US"/>
        </w:rPr>
        <w:t>Associated functions</w:t>
      </w:r>
      <w:bookmarkEnd w:id="58"/>
      <w:bookmarkEnd w:id="59"/>
      <w:bookmarkEnd w:id="60"/>
      <w:bookmarkEnd w:id="61"/>
    </w:p>
    <w:p w14:paraId="1D0D137A" w14:textId="77777777" w:rsidR="00774472" w:rsidRPr="0045652F" w:rsidRDefault="00774472">
      <w:pPr>
        <w:pStyle w:val="Heading5"/>
        <w:rPr>
          <w:szCs w:val="21"/>
          <w:lang w:val="en-US"/>
        </w:rPr>
      </w:pPr>
      <w:bookmarkStart w:id="62" w:name="_Toc422540527"/>
      <w:bookmarkStart w:id="63" w:name="_Toc505769970"/>
      <w:bookmarkStart w:id="64" w:name="_Toc506115354"/>
      <w:r w:rsidRPr="0045652F">
        <w:rPr>
          <w:szCs w:val="21"/>
          <w:lang w:val="en-US"/>
        </w:rPr>
        <w:t>Deleting a directory definition</w:t>
      </w:r>
      <w:bookmarkEnd w:id="62"/>
      <w:bookmarkEnd w:id="63"/>
      <w:bookmarkEnd w:id="64"/>
    </w:p>
    <w:p w14:paraId="19B100C5" w14:textId="77777777" w:rsidR="00774472" w:rsidRPr="0045652F" w:rsidRDefault="00774472">
      <w:pPr>
        <w:rPr>
          <w:szCs w:val="19"/>
          <w:lang w:val="en-US"/>
        </w:rPr>
      </w:pPr>
      <w:r w:rsidRPr="0045652F">
        <w:rPr>
          <w:szCs w:val="19"/>
          <w:lang w:val="en-US"/>
        </w:rPr>
        <w:t>To delete a directory definition, place the cursor on the name of the directory to be deleted and press [PF2].  The message CONFIRM DELETE appears at the bottom of the screen.  Press [PF2] again.  The message DELETE OK indicates that the deletion of the directory definition was successful.  While the message CONFIRM DELETE is displayed, you can press any function key other than [PF2] to cancel the operation.</w:t>
      </w:r>
    </w:p>
    <w:p w14:paraId="36774A0D" w14:textId="77777777" w:rsidR="00774472" w:rsidRPr="0045652F" w:rsidRDefault="00774472">
      <w:pPr>
        <w:pStyle w:val="Heading5"/>
        <w:rPr>
          <w:szCs w:val="21"/>
          <w:lang w:val="en-US"/>
        </w:rPr>
      </w:pPr>
      <w:bookmarkStart w:id="65" w:name="_Toc422540528"/>
      <w:bookmarkStart w:id="66" w:name="_Toc505769971"/>
      <w:bookmarkStart w:id="67" w:name="_Toc506115355"/>
      <w:r w:rsidRPr="0045652F">
        <w:rPr>
          <w:szCs w:val="21"/>
          <w:lang w:val="en-US"/>
        </w:rPr>
        <w:t>Displaying directory contents</w:t>
      </w:r>
      <w:bookmarkEnd w:id="65"/>
      <w:bookmarkEnd w:id="66"/>
      <w:bookmarkEnd w:id="67"/>
    </w:p>
    <w:p w14:paraId="1960AF50" w14:textId="77777777" w:rsidR="00774472" w:rsidRPr="0045652F" w:rsidRDefault="00774472">
      <w:pPr>
        <w:rPr>
          <w:szCs w:val="19"/>
          <w:lang w:val="en-US"/>
        </w:rPr>
      </w:pPr>
      <w:r w:rsidRPr="0045652F">
        <w:rPr>
          <w:szCs w:val="19"/>
          <w:lang w:val="en-US"/>
        </w:rPr>
        <w:t>To display the contents of a directory, place the cursor on the directory name and press [PF4].  VIRTEL displays the directory contents management screen described below.</w:t>
      </w:r>
    </w:p>
    <w:p w14:paraId="2D325AB1" w14:textId="77777777" w:rsidR="00774472" w:rsidRPr="0045652F" w:rsidRDefault="00774472">
      <w:pPr>
        <w:pStyle w:val="Heading5"/>
        <w:rPr>
          <w:szCs w:val="21"/>
          <w:lang w:val="en-US"/>
        </w:rPr>
      </w:pPr>
      <w:bookmarkStart w:id="68" w:name="_Toc422540529"/>
      <w:bookmarkStart w:id="69" w:name="_Toc505769972"/>
      <w:bookmarkStart w:id="70" w:name="_Toc506115356"/>
      <w:r w:rsidRPr="0045652F">
        <w:rPr>
          <w:szCs w:val="21"/>
          <w:lang w:val="en-US"/>
        </w:rPr>
        <w:t>Adding a directory definition</w:t>
      </w:r>
      <w:bookmarkEnd w:id="68"/>
      <w:bookmarkEnd w:id="69"/>
      <w:bookmarkEnd w:id="70"/>
    </w:p>
    <w:p w14:paraId="7FCE0ED7" w14:textId="77777777" w:rsidR="00774472" w:rsidRPr="0045652F" w:rsidRDefault="00774472">
      <w:pPr>
        <w:rPr>
          <w:szCs w:val="19"/>
          <w:lang w:val="en-US"/>
        </w:rPr>
      </w:pPr>
      <w:r w:rsidRPr="0045652F">
        <w:rPr>
          <w:szCs w:val="19"/>
          <w:lang w:val="en-US"/>
        </w:rPr>
        <w:t>To create a new directory definition, place the cursor on the blank line after the last directory, and press [PF12] to display an empty directory detail screen.  Fill in all of the fields and press [ENTER].  The message CREATION OK indicates that the directory definition was successfully created.</w:t>
      </w:r>
    </w:p>
    <w:p w14:paraId="1F1C4671" w14:textId="77777777" w:rsidR="00774472" w:rsidRPr="0045652F" w:rsidRDefault="00774472">
      <w:pPr>
        <w:pStyle w:val="Heading5"/>
        <w:rPr>
          <w:szCs w:val="21"/>
          <w:lang w:val="en-US"/>
        </w:rPr>
      </w:pPr>
      <w:bookmarkStart w:id="71" w:name="_Toc422540530"/>
      <w:bookmarkStart w:id="72" w:name="_Toc505769973"/>
      <w:bookmarkStart w:id="73" w:name="_Toc506115357"/>
      <w:r w:rsidRPr="0045652F">
        <w:rPr>
          <w:szCs w:val="21"/>
          <w:lang w:val="en-US"/>
        </w:rPr>
        <w:t>Scrolling the list of directories</w:t>
      </w:r>
      <w:bookmarkEnd w:id="71"/>
      <w:bookmarkEnd w:id="72"/>
      <w:bookmarkEnd w:id="73"/>
    </w:p>
    <w:p w14:paraId="1AC72C1A" w14:textId="77777777" w:rsidR="00774472" w:rsidRPr="0045652F" w:rsidRDefault="00774472">
      <w:pPr>
        <w:rPr>
          <w:szCs w:val="19"/>
          <w:lang w:val="en-US"/>
        </w:rPr>
      </w:pPr>
      <w:r w:rsidRPr="0045652F">
        <w:rPr>
          <w:szCs w:val="19"/>
          <w:lang w:val="en-US"/>
        </w:rPr>
        <w:t>To scroll to the top of the list, press [PF6].  To scroll up or down the list,  press [PF7] or [PF8].</w:t>
      </w:r>
    </w:p>
    <w:p w14:paraId="65F3AD1F" w14:textId="77777777" w:rsidR="00774472" w:rsidRPr="0045652F" w:rsidRDefault="00774472">
      <w:pPr>
        <w:pStyle w:val="Heading5"/>
        <w:rPr>
          <w:szCs w:val="21"/>
          <w:lang w:val="en-US"/>
        </w:rPr>
      </w:pPr>
      <w:bookmarkStart w:id="74" w:name="_Toc422540531"/>
      <w:bookmarkStart w:id="75" w:name="_Toc505769974"/>
      <w:bookmarkStart w:id="76" w:name="_Toc506115358"/>
      <w:r w:rsidRPr="0045652F">
        <w:rPr>
          <w:szCs w:val="21"/>
          <w:lang w:val="en-US"/>
        </w:rPr>
        <w:t>Exiting from directory management</w:t>
      </w:r>
      <w:bookmarkEnd w:id="74"/>
      <w:bookmarkEnd w:id="75"/>
      <w:bookmarkEnd w:id="76"/>
    </w:p>
    <w:p w14:paraId="504569A2" w14:textId="77777777" w:rsidR="00774472" w:rsidRPr="0045652F" w:rsidRDefault="00774472">
      <w:pPr>
        <w:rPr>
          <w:szCs w:val="19"/>
          <w:lang w:val="en-US"/>
        </w:rPr>
      </w:pPr>
      <w:r w:rsidRPr="0045652F">
        <w:rPr>
          <w:szCs w:val="19"/>
          <w:lang w:val="en-US"/>
        </w:rPr>
        <w:t>To return to the configuration menu, press [PF3].</w:t>
      </w:r>
    </w:p>
    <w:p w14:paraId="11F250DC" w14:textId="77777777" w:rsidR="00774472" w:rsidRPr="0045652F" w:rsidRDefault="00774472">
      <w:pPr>
        <w:pStyle w:val="Heading4"/>
        <w:rPr>
          <w:lang w:val="en-US"/>
        </w:rPr>
      </w:pPr>
      <w:bookmarkStart w:id="77" w:name="_Toc93996976"/>
      <w:r w:rsidRPr="0045652F">
        <w:rPr>
          <w:lang w:val="en-US"/>
        </w:rPr>
        <w:t>Defining directory parameters</w:t>
      </w:r>
      <w:bookmarkEnd w:id="77"/>
    </w:p>
    <w:p w14:paraId="1814B5B5" w14:textId="77777777" w:rsidR="00774472" w:rsidRPr="0045652F" w:rsidRDefault="00774472">
      <w:pPr>
        <w:pStyle w:val="ecran0"/>
        <w:rPr>
          <w:szCs w:val="19"/>
          <w:lang w:val="en-US"/>
        </w:rPr>
      </w:pPr>
      <w:r w:rsidRPr="0045652F">
        <w:rPr>
          <w:szCs w:val="19"/>
          <w:lang w:val="en-US"/>
        </w:rPr>
        <w:fldChar w:fldCharType="begin"/>
      </w:r>
      <w:r w:rsidRPr="0045652F">
        <w:rPr>
          <w:szCs w:val="19"/>
          <w:lang w:val="en-US"/>
        </w:rPr>
        <w:instrText xml:space="preserve"> XE "Directory management:Definition" </w:instrText>
      </w:r>
      <w:r w:rsidRPr="0045652F">
        <w:rPr>
          <w:szCs w:val="19"/>
          <w:lang w:val="en-US"/>
        </w:rPr>
        <w:fldChar w:fldCharType="end"/>
      </w:r>
      <w:r w:rsidRPr="0045652F">
        <w:rPr>
          <w:szCs w:val="19"/>
          <w:lang w:val="en-US"/>
        </w:rPr>
        <w:t xml:space="preserve">To access the detail screen for any directory, place the cursor on the directory name and press </w:t>
      </w:r>
      <w:r w:rsidRPr="0045652F">
        <w:rPr>
          <w:lang w:val="en-US"/>
        </w:rPr>
        <w:t>[PF12]:</w:t>
      </w:r>
    </w:p>
    <w:p w14:paraId="6D8B938E" w14:textId="77777777" w:rsidR="00774472" w:rsidRPr="0045652F" w:rsidRDefault="00774472">
      <w:pPr>
        <w:pStyle w:val="Ecran80"/>
        <w:rPr>
          <w:noProof w:val="0"/>
          <w:lang w:val="en-US"/>
        </w:rPr>
      </w:pPr>
      <w:r w:rsidRPr="0045652F">
        <w:rPr>
          <w:noProof w:val="0"/>
          <w:lang w:val="en-US"/>
        </w:rPr>
        <w:t xml:space="preserve"> DIRECTORY DETAIL DEFINITION ------------------------ Applid: SPVIRH2  15:35:31 </w:t>
      </w:r>
    </w:p>
    <w:p w14:paraId="1EA88E46" w14:textId="77777777" w:rsidR="00774472" w:rsidRPr="0045652F" w:rsidRDefault="00774472">
      <w:pPr>
        <w:pStyle w:val="Ecran80"/>
        <w:rPr>
          <w:noProof w:val="0"/>
          <w:lang w:val="en-US"/>
        </w:rPr>
      </w:pPr>
      <w:r w:rsidRPr="0045652F">
        <w:rPr>
          <w:noProof w:val="0"/>
          <w:lang w:val="en-US"/>
        </w:rPr>
        <w:t xml:space="preserve">                                                                                </w:t>
      </w:r>
    </w:p>
    <w:p w14:paraId="4366C542" w14:textId="77777777" w:rsidR="00774472" w:rsidRPr="0045652F" w:rsidRDefault="00774472">
      <w:pPr>
        <w:pStyle w:val="Ecran80"/>
        <w:rPr>
          <w:noProof w:val="0"/>
          <w:lang w:val="en-US"/>
        </w:rPr>
      </w:pPr>
      <w:r w:rsidRPr="0045652F">
        <w:rPr>
          <w:noProof w:val="0"/>
          <w:lang w:val="en-US"/>
        </w:rPr>
        <w:t xml:space="preserve"> Name          ===&gt; W2H-DIR                      Name of this directory         </w:t>
      </w:r>
    </w:p>
    <w:p w14:paraId="58AA46CC" w14:textId="77777777" w:rsidR="00774472" w:rsidRPr="0045652F" w:rsidRDefault="00774472">
      <w:pPr>
        <w:pStyle w:val="Ecran80"/>
        <w:rPr>
          <w:noProof w:val="0"/>
          <w:lang w:val="en-US"/>
        </w:rPr>
      </w:pPr>
      <w:r w:rsidRPr="0045652F">
        <w:rPr>
          <w:noProof w:val="0"/>
          <w:lang w:val="en-US"/>
        </w:rPr>
        <w:t xml:space="preserve"> Description   ===&gt; Pages for WEB2HOST           Describes directory            </w:t>
      </w:r>
    </w:p>
    <w:p w14:paraId="176AE770" w14:textId="77777777" w:rsidR="00774472" w:rsidRPr="0045652F" w:rsidRDefault="00774472">
      <w:pPr>
        <w:pStyle w:val="Ecran80"/>
        <w:rPr>
          <w:noProof w:val="0"/>
          <w:lang w:val="en-US"/>
        </w:rPr>
      </w:pPr>
      <w:r w:rsidRPr="0045652F">
        <w:rPr>
          <w:noProof w:val="0"/>
          <w:lang w:val="en-US"/>
        </w:rPr>
        <w:t xml:space="preserve"> Type          ===&gt; V                            V=VSAM                         </w:t>
      </w:r>
    </w:p>
    <w:p w14:paraId="7B3D79AB" w14:textId="77777777" w:rsidR="00774472" w:rsidRPr="0045652F" w:rsidRDefault="00774472">
      <w:pPr>
        <w:pStyle w:val="Ecran80"/>
        <w:rPr>
          <w:noProof w:val="0"/>
          <w:lang w:val="en-US"/>
        </w:rPr>
      </w:pPr>
      <w:r w:rsidRPr="0045652F">
        <w:rPr>
          <w:noProof w:val="0"/>
          <w:lang w:val="en-US"/>
        </w:rPr>
        <w:t xml:space="preserve"> DD name       ===&gt; HTMLTRSF                     DD name in Virtel JCL          </w:t>
      </w:r>
    </w:p>
    <w:p w14:paraId="007187FE" w14:textId="77777777" w:rsidR="00774472" w:rsidRPr="0045652F" w:rsidRDefault="00774472">
      <w:pPr>
        <w:pStyle w:val="Ecran80"/>
        <w:rPr>
          <w:noProof w:val="0"/>
          <w:lang w:val="en-US"/>
        </w:rPr>
      </w:pPr>
      <w:r w:rsidRPr="0045652F">
        <w:rPr>
          <w:noProof w:val="0"/>
          <w:lang w:val="en-US"/>
        </w:rPr>
        <w:t xml:space="preserve"> Keyword       ===&gt; W2H-KEY                      Directory internal name        </w:t>
      </w:r>
    </w:p>
    <w:p w14:paraId="1E7AB9EC" w14:textId="77777777" w:rsidR="00774472" w:rsidRPr="0045652F" w:rsidRDefault="00774472">
      <w:pPr>
        <w:pStyle w:val="Ecran80"/>
        <w:rPr>
          <w:noProof w:val="0"/>
          <w:lang w:val="en-US"/>
        </w:rPr>
      </w:pPr>
      <w:r w:rsidRPr="0045652F">
        <w:rPr>
          <w:noProof w:val="0"/>
          <w:lang w:val="en-US"/>
        </w:rPr>
        <w:t xml:space="preserve"> Size of names ===&gt; 0008                         Significant length of filenames</w:t>
      </w:r>
    </w:p>
    <w:p w14:paraId="653B5160" w14:textId="77777777" w:rsidR="00774472" w:rsidRPr="0045652F" w:rsidRDefault="00774472">
      <w:pPr>
        <w:pStyle w:val="Ecran80"/>
        <w:rPr>
          <w:noProof w:val="0"/>
          <w:lang w:val="en-US"/>
        </w:rPr>
      </w:pPr>
      <w:r w:rsidRPr="0045652F">
        <w:rPr>
          <w:noProof w:val="0"/>
          <w:lang w:val="en-US"/>
        </w:rPr>
        <w:t xml:space="preserve"> Case          ===&gt;                              Filenames are case sensitive   </w:t>
      </w:r>
    </w:p>
    <w:p w14:paraId="2FADAF86" w14:textId="77777777" w:rsidR="00774472" w:rsidRPr="0045652F" w:rsidRDefault="00774472">
      <w:pPr>
        <w:pStyle w:val="Ecran80"/>
        <w:rPr>
          <w:noProof w:val="0"/>
          <w:lang w:val="en-US"/>
        </w:rPr>
      </w:pPr>
      <w:r w:rsidRPr="0045652F">
        <w:rPr>
          <w:noProof w:val="0"/>
          <w:lang w:val="en-US"/>
        </w:rPr>
        <w:t xml:space="preserve">                                                                                </w:t>
      </w:r>
    </w:p>
    <w:p w14:paraId="3533692B" w14:textId="77777777" w:rsidR="00774472" w:rsidRPr="0045652F" w:rsidRDefault="00774472">
      <w:pPr>
        <w:pStyle w:val="Ecran80"/>
        <w:rPr>
          <w:noProof w:val="0"/>
          <w:lang w:val="en-US"/>
        </w:rPr>
      </w:pPr>
      <w:r w:rsidRPr="0045652F">
        <w:rPr>
          <w:noProof w:val="0"/>
          <w:lang w:val="en-US"/>
        </w:rPr>
        <w:t xml:space="preserve"> ------------------------------------------------------------------------------ </w:t>
      </w:r>
    </w:p>
    <w:p w14:paraId="10566706" w14:textId="77777777" w:rsidR="00774472" w:rsidRPr="0045652F" w:rsidRDefault="00774472">
      <w:pPr>
        <w:pStyle w:val="Ecran80"/>
        <w:rPr>
          <w:noProof w:val="0"/>
          <w:lang w:val="en-US"/>
        </w:rPr>
      </w:pPr>
      <w:r w:rsidRPr="0045652F">
        <w:rPr>
          <w:noProof w:val="0"/>
          <w:lang w:val="en-US"/>
        </w:rPr>
        <w:t xml:space="preserve"> If a user has access to this directory, he may:                                </w:t>
      </w:r>
    </w:p>
    <w:p w14:paraId="5DBB00D5" w14:textId="77777777" w:rsidR="00774472" w:rsidRPr="0045652F" w:rsidRDefault="00774472">
      <w:pPr>
        <w:pStyle w:val="Ecran80"/>
        <w:rPr>
          <w:noProof w:val="0"/>
          <w:lang w:val="en-US"/>
        </w:rPr>
      </w:pPr>
      <w:r w:rsidRPr="0045652F">
        <w:rPr>
          <w:noProof w:val="0"/>
          <w:lang w:val="en-US"/>
        </w:rPr>
        <w:t xml:space="preserve"> (mark with 'X')                                                                </w:t>
      </w:r>
    </w:p>
    <w:p w14:paraId="6A1BD94C" w14:textId="77777777" w:rsidR="00774472" w:rsidRPr="0045652F" w:rsidRDefault="00774472">
      <w:pPr>
        <w:pStyle w:val="Ecran80"/>
        <w:rPr>
          <w:noProof w:val="0"/>
          <w:lang w:val="en-US"/>
        </w:rPr>
      </w:pPr>
      <w:r w:rsidRPr="0045652F">
        <w:rPr>
          <w:noProof w:val="0"/>
          <w:lang w:val="en-US"/>
        </w:rPr>
        <w:t xml:space="preserve">                                                                                </w:t>
      </w:r>
    </w:p>
    <w:p w14:paraId="496C245B" w14:textId="77777777" w:rsidR="00774472" w:rsidRPr="0045652F" w:rsidRDefault="00774472">
      <w:pPr>
        <w:pStyle w:val="Ecran80"/>
        <w:rPr>
          <w:noProof w:val="0"/>
          <w:lang w:val="en-US"/>
        </w:rPr>
      </w:pPr>
      <w:r w:rsidRPr="0045652F">
        <w:rPr>
          <w:noProof w:val="0"/>
          <w:lang w:val="en-US"/>
        </w:rPr>
        <w:t xml:space="preserve"> Copy up       ===&gt; X                            upload a file                  </w:t>
      </w:r>
    </w:p>
    <w:p w14:paraId="54BB988A" w14:textId="77777777" w:rsidR="00774472" w:rsidRPr="0045652F" w:rsidRDefault="00774472">
      <w:pPr>
        <w:pStyle w:val="Ecran80"/>
        <w:rPr>
          <w:noProof w:val="0"/>
          <w:lang w:val="en-US"/>
        </w:rPr>
      </w:pPr>
      <w:r w:rsidRPr="0045652F">
        <w:rPr>
          <w:noProof w:val="0"/>
          <w:lang w:val="en-US"/>
        </w:rPr>
        <w:t xml:space="preserve"> Copy down     ===&gt; X                            download a file                </w:t>
      </w:r>
    </w:p>
    <w:p w14:paraId="3BD7CC09" w14:textId="77777777" w:rsidR="00774472" w:rsidRPr="0045652F" w:rsidRDefault="00774472">
      <w:pPr>
        <w:pStyle w:val="Ecran80"/>
        <w:rPr>
          <w:noProof w:val="0"/>
          <w:lang w:val="en-US"/>
        </w:rPr>
      </w:pPr>
      <w:r w:rsidRPr="0045652F">
        <w:rPr>
          <w:noProof w:val="0"/>
          <w:lang w:val="en-US"/>
        </w:rPr>
        <w:t xml:space="preserve"> Delete        ===&gt; X                            delete a file                  </w:t>
      </w:r>
    </w:p>
    <w:p w14:paraId="60BB504E" w14:textId="77777777" w:rsidR="00774472" w:rsidRPr="0045652F" w:rsidRDefault="00774472">
      <w:pPr>
        <w:pStyle w:val="Ecran80"/>
        <w:rPr>
          <w:noProof w:val="0"/>
          <w:lang w:val="en-US"/>
        </w:rPr>
      </w:pPr>
      <w:r w:rsidRPr="0045652F">
        <w:rPr>
          <w:noProof w:val="0"/>
          <w:lang w:val="en-US"/>
        </w:rPr>
        <w:t xml:space="preserve">                                                                                </w:t>
      </w:r>
    </w:p>
    <w:p w14:paraId="0D04B4C7" w14:textId="77777777" w:rsidR="00774472" w:rsidRPr="0045652F" w:rsidRDefault="00774472">
      <w:pPr>
        <w:pStyle w:val="Ecran80"/>
        <w:rPr>
          <w:noProof w:val="0"/>
          <w:lang w:val="en-US"/>
        </w:rPr>
      </w:pPr>
      <w:r w:rsidRPr="0045652F">
        <w:rPr>
          <w:noProof w:val="0"/>
          <w:lang w:val="en-US"/>
        </w:rPr>
        <w:t xml:space="preserve"> ------------------------------------------------------------------------------ </w:t>
      </w:r>
    </w:p>
    <w:p w14:paraId="0897F41D" w14:textId="77777777" w:rsidR="00774472" w:rsidRPr="0045652F" w:rsidRDefault="00774472">
      <w:pPr>
        <w:pStyle w:val="Ecran80"/>
        <w:rPr>
          <w:noProof w:val="0"/>
          <w:lang w:val="en-US"/>
        </w:rPr>
      </w:pPr>
      <w:r w:rsidRPr="0045652F">
        <w:rPr>
          <w:noProof w:val="0"/>
          <w:lang w:val="en-US"/>
        </w:rPr>
        <w:t xml:space="preserve">                                                                                </w:t>
      </w:r>
    </w:p>
    <w:p w14:paraId="487CAA64" w14:textId="77777777" w:rsidR="00774472" w:rsidRPr="0045652F" w:rsidRDefault="00774472">
      <w:pPr>
        <w:pStyle w:val="Ecran80"/>
        <w:rPr>
          <w:noProof w:val="0"/>
          <w:lang w:val="en-US"/>
        </w:rPr>
      </w:pPr>
      <w:r w:rsidRPr="0045652F">
        <w:rPr>
          <w:noProof w:val="0"/>
          <w:lang w:val="en-US"/>
        </w:rPr>
        <w:t xml:space="preserve">                                                                                </w:t>
      </w:r>
    </w:p>
    <w:p w14:paraId="71A19E75" w14:textId="77777777" w:rsidR="00774472" w:rsidRPr="0045652F" w:rsidRDefault="00774472">
      <w:pPr>
        <w:pStyle w:val="Ecran80"/>
        <w:rPr>
          <w:noProof w:val="0"/>
          <w:lang w:val="en-US"/>
        </w:rPr>
      </w:pPr>
      <w:r w:rsidRPr="0045652F">
        <w:rPr>
          <w:noProof w:val="0"/>
          <w:lang w:val="en-US"/>
        </w:rPr>
        <w:t xml:space="preserve"> P1=Update                          P3=Return                         P4=List   </w:t>
      </w:r>
    </w:p>
    <w:p w14:paraId="6048F06E" w14:textId="77777777" w:rsidR="00774472" w:rsidRPr="0045652F" w:rsidRDefault="00774472">
      <w:pPr>
        <w:pStyle w:val="Ecran80"/>
        <w:rPr>
          <w:noProof w:val="0"/>
          <w:lang w:val="en-US"/>
        </w:rPr>
      </w:pPr>
      <w:r w:rsidRPr="0045652F">
        <w:rPr>
          <w:noProof w:val="0"/>
          <w:lang w:val="en-US"/>
        </w:rPr>
        <w:t xml:space="preserve">                                                                                </w:t>
      </w:r>
    </w:p>
    <w:p w14:paraId="693C8499" w14:textId="77777777" w:rsidR="00774472" w:rsidRPr="0045652F" w:rsidRDefault="00774472">
      <w:pPr>
        <w:pStyle w:val="Ecran80"/>
        <w:rPr>
          <w:noProof w:val="0"/>
          <w:lang w:val="en-US"/>
        </w:rPr>
      </w:pPr>
      <w:r w:rsidRPr="0045652F">
        <w:rPr>
          <w:noProof w:val="0"/>
          <w:lang w:val="en-US"/>
        </w:rPr>
        <w:t xml:space="preserve">                                                                                </w:t>
      </w:r>
    </w:p>
    <w:p w14:paraId="51B7DD37" w14:textId="77777777" w:rsidR="00774472" w:rsidRPr="0045652F" w:rsidRDefault="00774472">
      <w:pPr>
        <w:pStyle w:val="Caption"/>
        <w:rPr>
          <w:szCs w:val="19"/>
          <w:lang w:val="en-US"/>
        </w:rPr>
      </w:pPr>
      <w:bookmarkStart w:id="78" w:name="_Toc16581533"/>
      <w:bookmarkStart w:id="79" w:name="_Toc71540931"/>
      <w:bookmarkStart w:id="80" w:name="_Toc373484974"/>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6</w:t>
      </w:r>
      <w:r w:rsidRPr="0045652F">
        <w:rPr>
          <w:lang w:val="en-US"/>
        </w:rPr>
        <w:fldChar w:fldCharType="end"/>
      </w:r>
      <w:r w:rsidRPr="0045652F">
        <w:rPr>
          <w:szCs w:val="19"/>
          <w:lang w:val="en-US"/>
        </w:rPr>
        <w:t xml:space="preserve"> </w:t>
      </w:r>
      <w:bookmarkEnd w:id="78"/>
      <w:bookmarkEnd w:id="79"/>
      <w:r w:rsidRPr="0045652F">
        <w:rPr>
          <w:szCs w:val="19"/>
          <w:lang w:val="en-US"/>
        </w:rPr>
        <w:t>Directory management detail screen</w:t>
      </w:r>
      <w:bookmarkEnd w:id="80"/>
    </w:p>
    <w:p w14:paraId="15AE5595" w14:textId="77777777" w:rsidR="00774472" w:rsidRPr="0045652F" w:rsidRDefault="00774472">
      <w:pPr>
        <w:pStyle w:val="Heading4"/>
        <w:rPr>
          <w:szCs w:val="23"/>
          <w:lang w:val="en-US"/>
        </w:rPr>
      </w:pPr>
      <w:bookmarkStart w:id="81" w:name="_Toc422540525"/>
      <w:bookmarkStart w:id="82" w:name="_Toc505769968"/>
      <w:bookmarkStart w:id="83" w:name="_Toc506115352"/>
      <w:bookmarkStart w:id="84" w:name="_Ref26165157"/>
      <w:bookmarkStart w:id="85" w:name="_Toc93996977"/>
      <w:r w:rsidRPr="0045652F">
        <w:rPr>
          <w:szCs w:val="23"/>
          <w:lang w:val="en-US"/>
        </w:rPr>
        <w:t>Contents of the fields</w:t>
      </w:r>
      <w:bookmarkEnd w:id="81"/>
      <w:bookmarkEnd w:id="82"/>
      <w:bookmarkEnd w:id="83"/>
      <w:bookmarkEnd w:id="84"/>
      <w:bookmarkEnd w:id="85"/>
    </w:p>
    <w:p w14:paraId="5C15FD5C" w14:textId="77777777" w:rsidR="00774472" w:rsidRPr="0045652F" w:rsidRDefault="00774472">
      <w:pPr>
        <w:pStyle w:val="RefrenceChamp"/>
        <w:rPr>
          <w:szCs w:val="19"/>
          <w:lang w:val="en-US"/>
        </w:rPr>
      </w:pPr>
      <w:r w:rsidRPr="0045652F">
        <w:rPr>
          <w:b/>
          <w:szCs w:val="19"/>
          <w:lang w:val="en-US"/>
        </w:rPr>
        <w:t>Name</w:t>
      </w:r>
      <w:r w:rsidRPr="0045652F">
        <w:rPr>
          <w:szCs w:val="19"/>
          <w:lang w:val="en-US"/>
        </w:rPr>
        <w:tab/>
        <w:t>The name of the directory as known by VIRTEL.  If security is active, this name must also be defined as a resource to which the user must be authorized.</w:t>
      </w:r>
    </w:p>
    <w:p w14:paraId="52A59028" w14:textId="77777777" w:rsidR="00774472" w:rsidRPr="0045652F" w:rsidRDefault="00774472">
      <w:pPr>
        <w:pStyle w:val="RefrenceChamp"/>
        <w:rPr>
          <w:szCs w:val="19"/>
          <w:lang w:val="en-US"/>
        </w:rPr>
      </w:pPr>
      <w:r w:rsidRPr="0045652F">
        <w:rPr>
          <w:b/>
          <w:szCs w:val="19"/>
          <w:lang w:val="en-US"/>
        </w:rPr>
        <w:t>Description</w:t>
      </w:r>
      <w:r w:rsidRPr="0045652F">
        <w:rPr>
          <w:szCs w:val="19"/>
          <w:lang w:val="en-US"/>
        </w:rPr>
        <w:tab/>
        <w:t>Comment associated with the directory.</w:t>
      </w:r>
    </w:p>
    <w:p w14:paraId="3498314A" w14:textId="77777777" w:rsidR="00774472" w:rsidRPr="0045652F" w:rsidRDefault="00774472">
      <w:pPr>
        <w:pStyle w:val="RefrenceChamp"/>
        <w:rPr>
          <w:szCs w:val="19"/>
          <w:lang w:val="en-US"/>
        </w:rPr>
      </w:pPr>
      <w:r w:rsidRPr="0045652F">
        <w:rPr>
          <w:b/>
          <w:bCs/>
          <w:szCs w:val="19"/>
          <w:lang w:val="en-US"/>
        </w:rPr>
        <w:t>Type</w:t>
      </w:r>
      <w:r w:rsidRPr="0045652F">
        <w:rPr>
          <w:szCs w:val="19"/>
          <w:lang w:val="en-US"/>
        </w:rPr>
        <w:tab/>
      </w:r>
      <w:r w:rsidRPr="0045652F">
        <w:rPr>
          <w:b/>
          <w:bCs/>
          <w:szCs w:val="19"/>
          <w:lang w:val="en-US"/>
        </w:rPr>
        <w:t>V</w:t>
      </w:r>
      <w:r w:rsidRPr="0045652F">
        <w:rPr>
          <w:szCs w:val="19"/>
          <w:lang w:val="en-US"/>
        </w:rPr>
        <w:t xml:space="preserve"> (or blank) indicates that the directory is held in a VSAM KSDS.</w:t>
      </w:r>
    </w:p>
    <w:p w14:paraId="4DA7A6CB" w14:textId="77777777" w:rsidR="00774472" w:rsidRPr="0045652F" w:rsidRDefault="00774472">
      <w:pPr>
        <w:pStyle w:val="RefrenceChamp"/>
        <w:rPr>
          <w:szCs w:val="19"/>
          <w:lang w:val="en-US"/>
        </w:rPr>
      </w:pPr>
      <w:r w:rsidRPr="0045652F">
        <w:rPr>
          <w:b/>
          <w:szCs w:val="19"/>
          <w:lang w:val="en-US"/>
        </w:rPr>
        <w:t>DD name</w:t>
      </w:r>
      <w:r w:rsidRPr="0045652F">
        <w:rPr>
          <w:szCs w:val="19"/>
          <w:lang w:val="en-US"/>
        </w:rPr>
        <w:tab/>
        <w:t>The file name of the VSAM KSDS which contains the directory.  This name must be defined in one of the UFILEn parameters in the VIRTCT, and a DD statement with the same name must appear in the VIRTEL started task JCL.</w:t>
      </w:r>
    </w:p>
    <w:p w14:paraId="33B69B74" w14:textId="77777777" w:rsidR="00774472" w:rsidRPr="0045652F" w:rsidRDefault="00774472">
      <w:pPr>
        <w:pStyle w:val="RefrenceChamp"/>
        <w:rPr>
          <w:szCs w:val="19"/>
          <w:lang w:val="en-US"/>
        </w:rPr>
      </w:pPr>
      <w:r w:rsidRPr="0045652F">
        <w:rPr>
          <w:b/>
          <w:szCs w:val="19"/>
          <w:lang w:val="en-US"/>
        </w:rPr>
        <w:t>Keyword</w:t>
      </w:r>
      <w:r w:rsidRPr="0045652F">
        <w:rPr>
          <w:szCs w:val="19"/>
          <w:lang w:val="en-US"/>
        </w:rPr>
        <w:tab/>
        <w:t>This is an 8-byte key which allows multiple directories to be stored within a single VSAM KSDS.  Each directory in a KSDS must have a unique key.</w:t>
      </w:r>
    </w:p>
    <w:p w14:paraId="7F768595" w14:textId="77777777" w:rsidR="00774472" w:rsidRPr="0045652F" w:rsidRDefault="00774472">
      <w:pPr>
        <w:pStyle w:val="RefrenceChamp"/>
        <w:rPr>
          <w:szCs w:val="19"/>
          <w:lang w:val="en-US"/>
        </w:rPr>
      </w:pPr>
      <w:r w:rsidRPr="0045652F">
        <w:rPr>
          <w:b/>
          <w:bCs/>
          <w:szCs w:val="19"/>
          <w:lang w:val="en-US"/>
        </w:rPr>
        <w:t>Size of names</w:t>
      </w:r>
      <w:r w:rsidRPr="0045652F">
        <w:rPr>
          <w:szCs w:val="19"/>
          <w:lang w:val="en-US"/>
        </w:rPr>
        <w:tab/>
        <w:t>The maximum length of the names of HTML pages and other elements stored in this directory.  The minimum (and default) value is 8.  The maximum value is 64.</w:t>
      </w:r>
    </w:p>
    <w:p w14:paraId="00EF9A2C" w14:textId="77777777" w:rsidR="00774472" w:rsidRPr="0045652F" w:rsidRDefault="00774472">
      <w:pPr>
        <w:pStyle w:val="RefrenceChamp"/>
        <w:rPr>
          <w:szCs w:val="19"/>
          <w:lang w:val="en-US"/>
        </w:rPr>
      </w:pPr>
      <w:r w:rsidRPr="0045652F">
        <w:rPr>
          <w:b/>
          <w:bCs/>
          <w:szCs w:val="19"/>
          <w:lang w:val="en-US"/>
        </w:rPr>
        <w:t>Case</w:t>
      </w:r>
      <w:r w:rsidRPr="0045652F">
        <w:rPr>
          <w:szCs w:val="19"/>
          <w:lang w:val="en-US"/>
        </w:rPr>
        <w:tab/>
        <w:t>Any non-blank character in this field indicates that the element names stored in this directory are case sensitive.  Blank indicates that the names are not case sensitive.</w:t>
      </w:r>
    </w:p>
    <w:p w14:paraId="02FA32F9" w14:textId="77777777" w:rsidR="00774472" w:rsidRPr="0045652F" w:rsidRDefault="00774472">
      <w:pPr>
        <w:pStyle w:val="RefrenceChamp"/>
        <w:rPr>
          <w:szCs w:val="19"/>
          <w:lang w:val="en-US"/>
        </w:rPr>
      </w:pPr>
      <w:r w:rsidRPr="0045652F">
        <w:rPr>
          <w:b/>
          <w:szCs w:val="19"/>
          <w:lang w:val="en-US"/>
        </w:rPr>
        <w:t>Copy up</w:t>
      </w:r>
      <w:r w:rsidRPr="0045652F">
        <w:rPr>
          <w:szCs w:val="19"/>
          <w:lang w:val="en-US"/>
        </w:rPr>
        <w:tab/>
        <w:t xml:space="preserve">This field is used by VIRTEL/PC.  For VIRTEL Web Access directories, the value </w:t>
      </w:r>
      <w:r w:rsidRPr="0045652F">
        <w:rPr>
          <w:b/>
          <w:bCs/>
          <w:szCs w:val="19"/>
          <w:lang w:val="en-US"/>
        </w:rPr>
        <w:t>X</w:t>
      </w:r>
      <w:r w:rsidRPr="0045652F">
        <w:rPr>
          <w:szCs w:val="19"/>
          <w:lang w:val="en-US"/>
        </w:rPr>
        <w:t xml:space="preserve"> must be coded.</w:t>
      </w:r>
    </w:p>
    <w:p w14:paraId="53823BA5" w14:textId="77777777" w:rsidR="00774472" w:rsidRPr="0045652F" w:rsidRDefault="00774472">
      <w:pPr>
        <w:pStyle w:val="RefrenceChamp"/>
        <w:rPr>
          <w:szCs w:val="19"/>
          <w:lang w:val="en-US"/>
        </w:rPr>
      </w:pPr>
      <w:r w:rsidRPr="0045652F">
        <w:rPr>
          <w:b/>
          <w:szCs w:val="19"/>
          <w:lang w:val="en-US"/>
        </w:rPr>
        <w:t>Copy down</w:t>
      </w:r>
      <w:r w:rsidRPr="0045652F">
        <w:rPr>
          <w:szCs w:val="19"/>
          <w:lang w:val="en-US"/>
        </w:rPr>
        <w:tab/>
        <w:t xml:space="preserve">This field is used by VIRTEL/PC.  For VIRTEL Web Access directories, the value </w:t>
      </w:r>
      <w:r w:rsidRPr="0045652F">
        <w:rPr>
          <w:b/>
          <w:bCs/>
          <w:szCs w:val="19"/>
          <w:lang w:val="en-US"/>
        </w:rPr>
        <w:t>X</w:t>
      </w:r>
      <w:r w:rsidRPr="0045652F">
        <w:rPr>
          <w:szCs w:val="19"/>
          <w:lang w:val="en-US"/>
        </w:rPr>
        <w:t xml:space="preserve"> must be coded.</w:t>
      </w:r>
    </w:p>
    <w:p w14:paraId="46370F54" w14:textId="77777777" w:rsidR="00774472" w:rsidRPr="0045652F" w:rsidRDefault="00774472">
      <w:pPr>
        <w:pStyle w:val="RefrenceChamp"/>
        <w:rPr>
          <w:szCs w:val="19"/>
          <w:lang w:val="en-US"/>
        </w:rPr>
      </w:pPr>
      <w:r w:rsidRPr="0045652F">
        <w:rPr>
          <w:b/>
          <w:szCs w:val="19"/>
          <w:lang w:val="en-US"/>
        </w:rPr>
        <w:t>Delete</w:t>
      </w:r>
      <w:r w:rsidRPr="0045652F">
        <w:rPr>
          <w:szCs w:val="19"/>
          <w:lang w:val="en-US"/>
        </w:rPr>
        <w:tab/>
        <w:t xml:space="preserve">This field is used by VIRTEL/PC.  For VIRTEL Web Access directories, the value </w:t>
      </w:r>
      <w:r w:rsidRPr="0045652F">
        <w:rPr>
          <w:b/>
          <w:bCs/>
          <w:szCs w:val="19"/>
          <w:lang w:val="en-US"/>
        </w:rPr>
        <w:t>X</w:t>
      </w:r>
      <w:r w:rsidRPr="0045652F">
        <w:rPr>
          <w:szCs w:val="19"/>
          <w:lang w:val="en-US"/>
        </w:rPr>
        <w:t xml:space="preserve"> must be coded.</w:t>
      </w:r>
    </w:p>
    <w:p w14:paraId="4953E7B3" w14:textId="77777777" w:rsidR="00774472" w:rsidRPr="0045652F" w:rsidRDefault="00774472">
      <w:pPr>
        <w:pStyle w:val="Heading4"/>
        <w:rPr>
          <w:szCs w:val="23"/>
          <w:lang w:val="en-US"/>
        </w:rPr>
      </w:pPr>
      <w:bookmarkStart w:id="86" w:name="_Toc93996978"/>
      <w:r w:rsidRPr="0045652F">
        <w:rPr>
          <w:szCs w:val="23"/>
          <w:lang w:val="en-US"/>
        </w:rPr>
        <w:t>Directory contents management</w:t>
      </w:r>
      <w:bookmarkEnd w:id="86"/>
    </w:p>
    <w:p w14:paraId="32ECA43B" w14:textId="77777777" w:rsidR="00774472" w:rsidRPr="0045652F" w:rsidRDefault="00774472">
      <w:pPr>
        <w:keepNext/>
        <w:rPr>
          <w:szCs w:val="19"/>
          <w:lang w:val="en-US"/>
        </w:rPr>
      </w:pPr>
      <w:r w:rsidRPr="0045652F">
        <w:rPr>
          <w:szCs w:val="19"/>
          <w:lang w:val="en-US"/>
        </w:rPr>
        <w:t>After pressing [PF4] at the directory management summary screen or detail screen, VIRTEL displays a list of the files in the directory:</w:t>
      </w:r>
    </w:p>
    <w:p w14:paraId="3B653BFB" w14:textId="77777777" w:rsidR="00774472" w:rsidRPr="0045652F" w:rsidRDefault="00774472">
      <w:pPr>
        <w:keepNext/>
        <w:rPr>
          <w:szCs w:val="19"/>
          <w:lang w:val="en-US"/>
        </w:rPr>
      </w:pPr>
    </w:p>
    <w:p w14:paraId="35BAF024" w14:textId="77777777" w:rsidR="00774472" w:rsidRPr="0045652F" w:rsidRDefault="00774472">
      <w:pPr>
        <w:pStyle w:val="Ecran80"/>
        <w:rPr>
          <w:noProof w:val="0"/>
          <w:lang w:val="en-US"/>
        </w:rPr>
      </w:pPr>
      <w:r w:rsidRPr="0045652F">
        <w:rPr>
          <w:noProof w:val="0"/>
          <w:lang w:val="en-US"/>
        </w:rPr>
        <w:t xml:space="preserve"> DIRECTORY  : W2H-DIR [1]      55 FILE(S)------------ Applid: SPVIRH2  10:50:31 </w:t>
      </w:r>
    </w:p>
    <w:p w14:paraId="5F9B5464" w14:textId="77777777" w:rsidR="00774472" w:rsidRPr="0045652F" w:rsidRDefault="00774472">
      <w:pPr>
        <w:pStyle w:val="Ecran80"/>
        <w:rPr>
          <w:noProof w:val="0"/>
          <w:lang w:val="en-US"/>
        </w:rPr>
      </w:pPr>
      <w:r w:rsidRPr="0045652F">
        <w:rPr>
          <w:noProof w:val="0"/>
          <w:lang w:val="en-US"/>
        </w:rPr>
        <w:t xml:space="preserve">              Pages for WEB2HOST [2]                                            </w:t>
      </w:r>
    </w:p>
    <w:p w14:paraId="65016CD3" w14:textId="77777777" w:rsidR="00774472" w:rsidRPr="0045652F" w:rsidRDefault="00774472">
      <w:pPr>
        <w:pStyle w:val="Ecran80"/>
        <w:rPr>
          <w:noProof w:val="0"/>
          <w:lang w:val="en-US"/>
        </w:rPr>
      </w:pPr>
      <w:r w:rsidRPr="0045652F">
        <w:rPr>
          <w:noProof w:val="0"/>
          <w:lang w:val="en-US"/>
        </w:rPr>
        <w:t xml:space="preserve">                                                                                </w:t>
      </w:r>
    </w:p>
    <w:p w14:paraId="02B8B518" w14:textId="77777777" w:rsidR="00774472" w:rsidRPr="0045652F" w:rsidRDefault="00774472">
      <w:pPr>
        <w:pStyle w:val="Ecran80"/>
        <w:rPr>
          <w:noProof w:val="0"/>
          <w:lang w:val="en-US"/>
        </w:rPr>
      </w:pPr>
      <w:r w:rsidRPr="0045652F">
        <w:rPr>
          <w:noProof w:val="0"/>
          <w:lang w:val="en-US"/>
        </w:rPr>
        <w:t xml:space="preserve">   Name                                                  Size   Date   Time     </w:t>
      </w:r>
    </w:p>
    <w:p w14:paraId="0308166A" w14:textId="77777777" w:rsidR="00774472" w:rsidRPr="0045652F" w:rsidRDefault="00774472">
      <w:pPr>
        <w:pStyle w:val="Ecran80"/>
        <w:rPr>
          <w:noProof w:val="0"/>
          <w:lang w:val="en-US"/>
        </w:rPr>
      </w:pPr>
      <w:r w:rsidRPr="0045652F">
        <w:rPr>
          <w:noProof w:val="0"/>
          <w:lang w:val="en-US"/>
        </w:rPr>
        <w:t xml:space="preserve">                                                                                </w:t>
      </w:r>
    </w:p>
    <w:p w14:paraId="685098EE" w14:textId="77777777" w:rsidR="00774472" w:rsidRPr="0045652F" w:rsidRDefault="00774472">
      <w:pPr>
        <w:pStyle w:val="Ecran80"/>
        <w:rPr>
          <w:noProof w:val="0"/>
          <w:lang w:val="en-US"/>
        </w:rPr>
      </w:pPr>
      <w:r w:rsidRPr="0045652F">
        <w:rPr>
          <w:noProof w:val="0"/>
          <w:lang w:val="en-US"/>
        </w:rPr>
        <w:t xml:space="preserve"> WEBSERV0                                                5572 20050208 15:52:23 </w:t>
      </w:r>
    </w:p>
    <w:p w14:paraId="7707CAAE" w14:textId="77777777" w:rsidR="00774472" w:rsidRPr="0045652F" w:rsidRDefault="00774472">
      <w:pPr>
        <w:pStyle w:val="Ecran80"/>
        <w:rPr>
          <w:noProof w:val="0"/>
          <w:lang w:val="en-US"/>
        </w:rPr>
      </w:pPr>
      <w:r w:rsidRPr="0045652F">
        <w:rPr>
          <w:noProof w:val="0"/>
          <w:lang w:val="en-US"/>
        </w:rPr>
        <w:t xml:space="preserve"> ES.GIF                                                   517 20050208 15:51:35 </w:t>
      </w:r>
    </w:p>
    <w:p w14:paraId="00F760D0" w14:textId="77777777" w:rsidR="00774472" w:rsidRPr="0045652F" w:rsidRDefault="00774472">
      <w:pPr>
        <w:pStyle w:val="Ecran80"/>
        <w:rPr>
          <w:noProof w:val="0"/>
          <w:lang w:val="en-US"/>
        </w:rPr>
      </w:pPr>
      <w:r w:rsidRPr="0045652F">
        <w:rPr>
          <w:noProof w:val="0"/>
          <w:lang w:val="en-US"/>
        </w:rPr>
        <w:t xml:space="preserve"> CALENDAR                                            K     53 20050208 15:51:25 </w:t>
      </w:r>
    </w:p>
    <w:p w14:paraId="2D49B8BF" w14:textId="77777777" w:rsidR="00774472" w:rsidRPr="0045652F" w:rsidRDefault="00774472">
      <w:pPr>
        <w:pStyle w:val="Ecran80"/>
        <w:rPr>
          <w:noProof w:val="0"/>
          <w:lang w:val="en-US"/>
        </w:rPr>
      </w:pPr>
      <w:r w:rsidRPr="0045652F">
        <w:rPr>
          <w:noProof w:val="0"/>
          <w:lang w:val="en-US"/>
        </w:rPr>
        <w:t xml:space="preserve"> FAVICON.                                                2998 20050208 15:51:36 </w:t>
      </w:r>
    </w:p>
    <w:p w14:paraId="00413F2C" w14:textId="77777777" w:rsidR="00774472" w:rsidRPr="0045652F" w:rsidRDefault="00774472">
      <w:pPr>
        <w:pStyle w:val="Ecran80"/>
        <w:rPr>
          <w:noProof w:val="0"/>
          <w:lang w:val="en-US"/>
        </w:rPr>
      </w:pPr>
      <w:r w:rsidRPr="0045652F">
        <w:rPr>
          <w:noProof w:val="0"/>
          <w:lang w:val="en-US"/>
        </w:rPr>
        <w:t xml:space="preserve"> NOIR.GIF                                                 161 20050208 15:51:48 </w:t>
      </w:r>
    </w:p>
    <w:p w14:paraId="62213A69" w14:textId="77777777" w:rsidR="00774472" w:rsidRPr="0045652F" w:rsidRDefault="00774472">
      <w:pPr>
        <w:pStyle w:val="Ecran80"/>
        <w:rPr>
          <w:noProof w:val="0"/>
          <w:lang w:val="en-US"/>
        </w:rPr>
      </w:pPr>
      <w:r w:rsidRPr="0045652F">
        <w:rPr>
          <w:noProof w:val="0"/>
          <w:lang w:val="en-US"/>
        </w:rPr>
        <w:t xml:space="preserve"> TXTSERV2                                            K     15 20050208 15:52:05 </w:t>
      </w:r>
    </w:p>
    <w:p w14:paraId="2FCAB1EA" w14:textId="77777777" w:rsidR="00774472" w:rsidRPr="0045652F" w:rsidRDefault="00774472">
      <w:pPr>
        <w:pStyle w:val="Ecran80"/>
        <w:rPr>
          <w:noProof w:val="0"/>
          <w:lang w:val="en-US"/>
        </w:rPr>
      </w:pPr>
      <w:r w:rsidRPr="0045652F">
        <w:rPr>
          <w:noProof w:val="0"/>
          <w:lang w:val="en-US"/>
        </w:rPr>
        <w:t xml:space="preserve"> STYLNOIR                                                2709 20050208 15:51:56 </w:t>
      </w:r>
    </w:p>
    <w:p w14:paraId="0E182D6F" w14:textId="77777777" w:rsidR="00774472" w:rsidRPr="0045652F" w:rsidRDefault="00774472">
      <w:pPr>
        <w:pStyle w:val="Ecran80"/>
        <w:rPr>
          <w:noProof w:val="0"/>
          <w:lang w:val="en-US"/>
        </w:rPr>
      </w:pPr>
      <w:r w:rsidRPr="0045652F">
        <w:rPr>
          <w:noProof w:val="0"/>
          <w:lang w:val="en-US"/>
        </w:rPr>
        <w:t xml:space="preserve"> CAL-EN.J                                                3830 20050208 15:51:24 </w:t>
      </w:r>
    </w:p>
    <w:p w14:paraId="5093C37B" w14:textId="77777777" w:rsidR="00774472" w:rsidRPr="0045652F" w:rsidRDefault="00774472">
      <w:pPr>
        <w:pStyle w:val="Ecran80"/>
        <w:rPr>
          <w:noProof w:val="0"/>
          <w:lang w:val="en-US"/>
        </w:rPr>
      </w:pPr>
      <w:r w:rsidRPr="0045652F">
        <w:rPr>
          <w:noProof w:val="0"/>
          <w:lang w:val="en-US"/>
        </w:rPr>
        <w:t xml:space="preserve"> BLUE.GIF                                                 161 20050208 15:51:23 </w:t>
      </w:r>
    </w:p>
    <w:p w14:paraId="4FBF1C73" w14:textId="77777777" w:rsidR="00774472" w:rsidRPr="0045652F" w:rsidRDefault="00774472">
      <w:pPr>
        <w:pStyle w:val="Ecran80"/>
        <w:rPr>
          <w:noProof w:val="0"/>
          <w:lang w:val="en-US"/>
        </w:rPr>
      </w:pPr>
      <w:r w:rsidRPr="0045652F">
        <w:rPr>
          <w:noProof w:val="0"/>
          <w:lang w:val="en-US"/>
        </w:rPr>
        <w:t xml:space="preserve"> WEB2PLUG                                                6370 20050208 15:52:21 </w:t>
      </w:r>
    </w:p>
    <w:p w14:paraId="71B34EA7" w14:textId="77777777" w:rsidR="00774472" w:rsidRPr="0045652F" w:rsidRDefault="00774472">
      <w:pPr>
        <w:pStyle w:val="Ecran80"/>
        <w:rPr>
          <w:noProof w:val="0"/>
          <w:lang w:val="en-US"/>
        </w:rPr>
      </w:pPr>
      <w:r w:rsidRPr="0045652F">
        <w:rPr>
          <w:noProof w:val="0"/>
          <w:lang w:val="en-US"/>
        </w:rPr>
        <w:t xml:space="preserve"> VERT.GIF                                                 161 20050208 15:52:12 </w:t>
      </w:r>
    </w:p>
    <w:p w14:paraId="06DD4592" w14:textId="77777777" w:rsidR="00774472" w:rsidRPr="0045652F" w:rsidRDefault="00774472">
      <w:pPr>
        <w:pStyle w:val="Ecran80"/>
        <w:rPr>
          <w:noProof w:val="0"/>
          <w:lang w:val="en-US"/>
        </w:rPr>
      </w:pPr>
      <w:r w:rsidRPr="0045652F">
        <w:rPr>
          <w:noProof w:val="0"/>
          <w:lang w:val="en-US"/>
        </w:rPr>
        <w:t xml:space="preserve"> RED.GIF                                                  161 20050208 15:51:50 </w:t>
      </w:r>
    </w:p>
    <w:p w14:paraId="71C2B0E7" w14:textId="77777777" w:rsidR="00774472" w:rsidRPr="0045652F" w:rsidRDefault="00774472">
      <w:pPr>
        <w:pStyle w:val="Ecran80"/>
        <w:rPr>
          <w:noProof w:val="0"/>
          <w:lang w:val="en-US"/>
        </w:rPr>
      </w:pPr>
      <w:r w:rsidRPr="0045652F">
        <w:rPr>
          <w:noProof w:val="0"/>
          <w:lang w:val="en-US"/>
        </w:rPr>
        <w:t xml:space="preserve"> IMPRIM.H                                                 826 20050208 15:51:40 </w:t>
      </w:r>
    </w:p>
    <w:p w14:paraId="550976F7" w14:textId="77777777" w:rsidR="00774472" w:rsidRPr="0045652F" w:rsidRDefault="00774472">
      <w:pPr>
        <w:pStyle w:val="Ecran80"/>
        <w:rPr>
          <w:noProof w:val="0"/>
          <w:lang w:val="en-US"/>
        </w:rPr>
      </w:pPr>
      <w:r w:rsidRPr="0045652F">
        <w:rPr>
          <w:noProof w:val="0"/>
          <w:lang w:val="en-US"/>
        </w:rPr>
        <w:t xml:space="preserve"> VIRLOAD.                                                1346 20050208 15:52:13 </w:t>
      </w:r>
    </w:p>
    <w:p w14:paraId="6725D50B" w14:textId="77777777" w:rsidR="00774472" w:rsidRPr="0045652F" w:rsidRDefault="00774472">
      <w:pPr>
        <w:pStyle w:val="Ecran80"/>
        <w:rPr>
          <w:noProof w:val="0"/>
          <w:lang w:val="en-US"/>
        </w:rPr>
      </w:pPr>
      <w:r w:rsidRPr="0045652F">
        <w:rPr>
          <w:noProof w:val="0"/>
          <w:lang w:val="en-US"/>
        </w:rPr>
        <w:t xml:space="preserve"> VIRTNOIR                                                3737 20050208 15:52:16 </w:t>
      </w:r>
    </w:p>
    <w:p w14:paraId="316AF5BE" w14:textId="77777777" w:rsidR="00774472" w:rsidRPr="0045652F" w:rsidRDefault="00774472">
      <w:pPr>
        <w:pStyle w:val="Ecran80"/>
        <w:rPr>
          <w:noProof w:val="0"/>
          <w:lang w:val="en-US"/>
        </w:rPr>
      </w:pPr>
      <w:r w:rsidRPr="0045652F">
        <w:rPr>
          <w:noProof w:val="0"/>
          <w:lang w:val="en-US"/>
        </w:rPr>
        <w:t xml:space="preserve">    [3]                                                   [4]    [5]      [6]   </w:t>
      </w:r>
    </w:p>
    <w:p w14:paraId="6F623F54" w14:textId="77777777" w:rsidR="00774472" w:rsidRPr="0045652F" w:rsidRDefault="00774472">
      <w:pPr>
        <w:pStyle w:val="Ecran80"/>
        <w:rPr>
          <w:noProof w:val="0"/>
          <w:lang w:val="en-US"/>
        </w:rPr>
      </w:pPr>
      <w:r w:rsidRPr="0045652F">
        <w:rPr>
          <w:noProof w:val="0"/>
          <w:lang w:val="en-US"/>
        </w:rPr>
        <w:t xml:space="preserve"> F2=Delete            F3=Return            F7=First page         F8=Next page   </w:t>
      </w:r>
    </w:p>
    <w:p w14:paraId="27247A65" w14:textId="77777777" w:rsidR="00774472" w:rsidRPr="0045652F" w:rsidRDefault="00774472">
      <w:pPr>
        <w:pStyle w:val="Ecran80"/>
        <w:rPr>
          <w:noProof w:val="0"/>
          <w:lang w:val="en-US"/>
        </w:rPr>
      </w:pPr>
      <w:r w:rsidRPr="0045652F">
        <w:rPr>
          <w:noProof w:val="0"/>
          <w:lang w:val="en-US"/>
        </w:rPr>
        <w:t xml:space="preserve"> F6=Copy to ... HTMLBAS                                                         </w:t>
      </w:r>
    </w:p>
    <w:p w14:paraId="3D78385A" w14:textId="77777777" w:rsidR="00774472" w:rsidRPr="0045652F" w:rsidRDefault="00774472">
      <w:pPr>
        <w:pStyle w:val="Ecran80"/>
        <w:rPr>
          <w:noProof w:val="0"/>
          <w:lang w:val="en-US"/>
        </w:rPr>
      </w:pPr>
      <w:r w:rsidRPr="0045652F">
        <w:rPr>
          <w:noProof w:val="0"/>
          <w:lang w:val="en-US"/>
        </w:rPr>
        <w:t xml:space="preserve">                  [7]                                                           </w:t>
      </w:r>
    </w:p>
    <w:p w14:paraId="4816AF5C" w14:textId="77777777" w:rsidR="00774472" w:rsidRPr="0045652F" w:rsidRDefault="00774472">
      <w:pPr>
        <w:pStyle w:val="Caption"/>
        <w:rPr>
          <w:szCs w:val="19"/>
          <w:lang w:val="en-US"/>
        </w:rPr>
      </w:pPr>
      <w:bookmarkStart w:id="87" w:name="_Toc16581534"/>
      <w:bookmarkStart w:id="88" w:name="_Toc71540932"/>
      <w:bookmarkStart w:id="89" w:name="_Toc373484975"/>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7</w:t>
      </w:r>
      <w:r w:rsidRPr="0045652F">
        <w:rPr>
          <w:lang w:val="en-US"/>
        </w:rPr>
        <w:fldChar w:fldCharType="end"/>
      </w:r>
      <w:r w:rsidRPr="0045652F">
        <w:rPr>
          <w:szCs w:val="19"/>
          <w:lang w:val="en-US"/>
        </w:rPr>
        <w:t xml:space="preserve"> </w:t>
      </w:r>
      <w:bookmarkEnd w:id="87"/>
      <w:bookmarkEnd w:id="88"/>
      <w:r w:rsidRPr="0045652F">
        <w:rPr>
          <w:szCs w:val="19"/>
          <w:lang w:val="en-US"/>
        </w:rPr>
        <w:t>Directory contents management screen</w:t>
      </w:r>
      <w:bookmarkEnd w:id="89"/>
    </w:p>
    <w:p w14:paraId="29522E05" w14:textId="77777777" w:rsidR="00774472" w:rsidRPr="0045652F" w:rsidRDefault="00774472">
      <w:pPr>
        <w:pStyle w:val="Heading4"/>
        <w:rPr>
          <w:szCs w:val="23"/>
          <w:lang w:val="en-US"/>
        </w:rPr>
      </w:pPr>
      <w:bookmarkStart w:id="90" w:name="_Toc93996979"/>
      <w:r w:rsidRPr="0045652F">
        <w:rPr>
          <w:szCs w:val="23"/>
          <w:lang w:val="en-US"/>
        </w:rPr>
        <w:t>Contents of the fields</w:t>
      </w:r>
      <w:bookmarkEnd w:id="90"/>
    </w:p>
    <w:p w14:paraId="50BC483D" w14:textId="77777777" w:rsidR="00774472" w:rsidRPr="0045652F" w:rsidRDefault="00774472">
      <w:pPr>
        <w:pStyle w:val="RefrenceChamp"/>
        <w:rPr>
          <w:szCs w:val="19"/>
          <w:lang w:val="en-US"/>
        </w:rPr>
      </w:pPr>
      <w:r w:rsidRPr="0045652F">
        <w:rPr>
          <w:szCs w:val="19"/>
          <w:lang w:val="en-US"/>
        </w:rPr>
        <w:t>[1]</w:t>
      </w:r>
      <w:r w:rsidRPr="0045652F">
        <w:rPr>
          <w:szCs w:val="19"/>
          <w:lang w:val="en-US"/>
        </w:rPr>
        <w:tab/>
        <w:t>Name of directory.</w:t>
      </w:r>
    </w:p>
    <w:p w14:paraId="622C1E81" w14:textId="77777777" w:rsidR="00774472" w:rsidRPr="0045652F" w:rsidRDefault="00774472">
      <w:pPr>
        <w:pStyle w:val="RefrenceChamp"/>
        <w:rPr>
          <w:szCs w:val="19"/>
          <w:lang w:val="en-US"/>
        </w:rPr>
      </w:pPr>
      <w:r w:rsidRPr="0045652F">
        <w:rPr>
          <w:szCs w:val="19"/>
          <w:lang w:val="en-US"/>
        </w:rPr>
        <w:t>[2]</w:t>
      </w:r>
      <w:r w:rsidRPr="0045652F">
        <w:rPr>
          <w:szCs w:val="19"/>
          <w:lang w:val="en-US"/>
        </w:rPr>
        <w:tab/>
        <w:t>Directory description.</w:t>
      </w:r>
    </w:p>
    <w:p w14:paraId="519B2C9B" w14:textId="77777777" w:rsidR="00774472" w:rsidRPr="0045652F" w:rsidRDefault="00774472">
      <w:pPr>
        <w:pStyle w:val="RefrenceChamp"/>
        <w:rPr>
          <w:szCs w:val="19"/>
          <w:lang w:val="en-US"/>
        </w:rPr>
      </w:pPr>
      <w:r w:rsidRPr="0045652F">
        <w:rPr>
          <w:szCs w:val="19"/>
          <w:lang w:val="en-US"/>
        </w:rPr>
        <w:t>[3]</w:t>
      </w:r>
      <w:r w:rsidRPr="0045652F">
        <w:rPr>
          <w:szCs w:val="19"/>
          <w:lang w:val="en-US"/>
        </w:rPr>
        <w:tab/>
        <w:t>Name of elements contained in the directory.</w:t>
      </w:r>
    </w:p>
    <w:p w14:paraId="490B05CF" w14:textId="77777777" w:rsidR="00774472" w:rsidRPr="0045652F" w:rsidRDefault="00774472">
      <w:pPr>
        <w:pStyle w:val="RefrenceChamp"/>
        <w:rPr>
          <w:szCs w:val="19"/>
          <w:lang w:val="en-US"/>
        </w:rPr>
      </w:pPr>
      <w:r w:rsidRPr="0045652F">
        <w:rPr>
          <w:szCs w:val="19"/>
          <w:lang w:val="en-US"/>
        </w:rPr>
        <w:t>[4]</w:t>
      </w:r>
      <w:r w:rsidRPr="0045652F">
        <w:rPr>
          <w:szCs w:val="19"/>
          <w:lang w:val="en-US"/>
        </w:rPr>
        <w:tab/>
        <w:t>Approximate size of element (K indicates that the size is displayed in kilo-bytes).</w:t>
      </w:r>
    </w:p>
    <w:p w14:paraId="46EAA553" w14:textId="77777777" w:rsidR="00774472" w:rsidRPr="0045652F" w:rsidRDefault="00774472">
      <w:pPr>
        <w:pStyle w:val="RefrenceChamp"/>
        <w:rPr>
          <w:szCs w:val="19"/>
          <w:lang w:val="en-US"/>
        </w:rPr>
      </w:pPr>
      <w:r w:rsidRPr="0045652F">
        <w:rPr>
          <w:szCs w:val="19"/>
          <w:lang w:val="en-US"/>
        </w:rPr>
        <w:t>[5]</w:t>
      </w:r>
      <w:r w:rsidRPr="0045652F">
        <w:rPr>
          <w:szCs w:val="19"/>
          <w:lang w:val="en-US"/>
        </w:rPr>
        <w:tab/>
        <w:t>Date when element was loaded into the directory.</w:t>
      </w:r>
    </w:p>
    <w:p w14:paraId="32D533CD" w14:textId="77777777" w:rsidR="00774472" w:rsidRPr="0045652F" w:rsidRDefault="00774472">
      <w:pPr>
        <w:pStyle w:val="RefrenceChamp"/>
        <w:rPr>
          <w:szCs w:val="19"/>
          <w:lang w:val="en-US"/>
        </w:rPr>
      </w:pPr>
      <w:r w:rsidRPr="0045652F">
        <w:rPr>
          <w:szCs w:val="19"/>
          <w:lang w:val="en-US"/>
        </w:rPr>
        <w:t>[6]</w:t>
      </w:r>
      <w:r w:rsidRPr="0045652F">
        <w:rPr>
          <w:szCs w:val="19"/>
          <w:lang w:val="en-US"/>
        </w:rPr>
        <w:tab/>
        <w:t>Time when element was loaded into the directory.</w:t>
      </w:r>
    </w:p>
    <w:p w14:paraId="3831005D" w14:textId="77777777" w:rsidR="00774472" w:rsidRPr="0045652F" w:rsidRDefault="00774472">
      <w:pPr>
        <w:pStyle w:val="RefrenceChamp"/>
        <w:rPr>
          <w:szCs w:val="19"/>
          <w:lang w:val="en-US"/>
        </w:rPr>
      </w:pPr>
      <w:r w:rsidRPr="0045652F">
        <w:rPr>
          <w:szCs w:val="19"/>
          <w:lang w:val="en-US"/>
        </w:rPr>
        <w:t>[7]</w:t>
      </w:r>
      <w:r w:rsidRPr="0045652F">
        <w:rPr>
          <w:szCs w:val="19"/>
          <w:lang w:val="en-US"/>
        </w:rPr>
        <w:tab/>
        <w:t>Name of target directory for file copy.</w:t>
      </w:r>
    </w:p>
    <w:p w14:paraId="4AE7AECD" w14:textId="77777777" w:rsidR="00774472" w:rsidRPr="0045652F" w:rsidRDefault="00774472">
      <w:pPr>
        <w:pStyle w:val="Heading4"/>
        <w:rPr>
          <w:szCs w:val="23"/>
          <w:lang w:val="en-US"/>
        </w:rPr>
      </w:pPr>
      <w:bookmarkStart w:id="91" w:name="_Toc93996980"/>
      <w:r w:rsidRPr="0045652F">
        <w:rPr>
          <w:szCs w:val="23"/>
          <w:lang w:val="en-US"/>
        </w:rPr>
        <w:t>Associated functions</w:t>
      </w:r>
      <w:bookmarkEnd w:id="91"/>
    </w:p>
    <w:p w14:paraId="3529BF19" w14:textId="77777777" w:rsidR="00774472" w:rsidRPr="0045652F" w:rsidRDefault="00774472">
      <w:pPr>
        <w:pStyle w:val="Heading5"/>
        <w:rPr>
          <w:szCs w:val="21"/>
          <w:lang w:val="en-US"/>
        </w:rPr>
      </w:pPr>
      <w:bookmarkStart w:id="92" w:name="_Toc422540535"/>
      <w:bookmarkStart w:id="93" w:name="_Toc505769978"/>
      <w:bookmarkStart w:id="94" w:name="_Toc506115362"/>
      <w:r w:rsidRPr="0045652F">
        <w:rPr>
          <w:szCs w:val="21"/>
          <w:lang w:val="en-US"/>
        </w:rPr>
        <w:t xml:space="preserve">Deleting </w:t>
      </w:r>
      <w:bookmarkEnd w:id="92"/>
      <w:bookmarkEnd w:id="93"/>
      <w:bookmarkEnd w:id="94"/>
      <w:r w:rsidRPr="0045652F">
        <w:rPr>
          <w:szCs w:val="21"/>
          <w:lang w:val="en-US"/>
        </w:rPr>
        <w:t>an element</w:t>
      </w:r>
    </w:p>
    <w:p w14:paraId="1D94E6A5" w14:textId="77777777" w:rsidR="00774472" w:rsidRPr="0045652F" w:rsidRDefault="00774472">
      <w:pPr>
        <w:rPr>
          <w:szCs w:val="19"/>
          <w:lang w:val="en-US"/>
        </w:rPr>
      </w:pPr>
      <w:r w:rsidRPr="0045652F">
        <w:rPr>
          <w:szCs w:val="19"/>
          <w:lang w:val="en-US"/>
        </w:rPr>
        <w:t xml:space="preserve">To delete </w:t>
      </w:r>
      <w:r w:rsidRPr="0045652F">
        <w:rPr>
          <w:szCs w:val="21"/>
          <w:lang w:val="en-US"/>
        </w:rPr>
        <w:t>an element</w:t>
      </w:r>
      <w:r w:rsidRPr="0045652F">
        <w:rPr>
          <w:szCs w:val="19"/>
          <w:lang w:val="en-US"/>
        </w:rPr>
        <w:t xml:space="preserve"> from a directory, place the cursor on the name of the </w:t>
      </w:r>
      <w:r w:rsidRPr="0045652F">
        <w:rPr>
          <w:szCs w:val="21"/>
          <w:lang w:val="en-US"/>
        </w:rPr>
        <w:t>element</w:t>
      </w:r>
      <w:r w:rsidRPr="0045652F">
        <w:rPr>
          <w:szCs w:val="19"/>
          <w:lang w:val="en-US"/>
        </w:rPr>
        <w:t xml:space="preserve"> to be deleted and press [PF2].  The message CONFIRM DELETE appears at the bottom of the screen.  Press [PF2] again.  The message DELETE OK indicates that the deletion of the </w:t>
      </w:r>
      <w:r w:rsidRPr="0045652F">
        <w:rPr>
          <w:szCs w:val="21"/>
          <w:lang w:val="en-US"/>
        </w:rPr>
        <w:t xml:space="preserve">element </w:t>
      </w:r>
      <w:r w:rsidRPr="0045652F">
        <w:rPr>
          <w:szCs w:val="19"/>
          <w:lang w:val="en-US"/>
        </w:rPr>
        <w:t>was successful.  While the message CONFIRM DELETE is displayed, you can press any function key other than [PF2] to cancel the operation.</w:t>
      </w:r>
    </w:p>
    <w:p w14:paraId="74610322" w14:textId="77777777" w:rsidR="00774472" w:rsidRPr="0045652F" w:rsidRDefault="00774472">
      <w:pPr>
        <w:pStyle w:val="Heading5"/>
        <w:rPr>
          <w:szCs w:val="21"/>
          <w:lang w:val="en-US"/>
        </w:rPr>
      </w:pPr>
      <w:bookmarkStart w:id="95" w:name="_Toc422540536"/>
      <w:bookmarkStart w:id="96" w:name="_Toc505769979"/>
      <w:bookmarkStart w:id="97" w:name="_Toc506115363"/>
      <w:r w:rsidRPr="0045652F">
        <w:rPr>
          <w:szCs w:val="21"/>
          <w:lang w:val="en-US"/>
        </w:rPr>
        <w:t>Copying an element to another directory</w:t>
      </w:r>
      <w:bookmarkEnd w:id="95"/>
      <w:bookmarkEnd w:id="96"/>
      <w:bookmarkEnd w:id="97"/>
    </w:p>
    <w:p w14:paraId="48C21C39" w14:textId="77777777" w:rsidR="00774472" w:rsidRPr="0045652F" w:rsidRDefault="00774472">
      <w:pPr>
        <w:rPr>
          <w:szCs w:val="19"/>
          <w:lang w:val="en-US"/>
        </w:rPr>
      </w:pPr>
      <w:r w:rsidRPr="0045652F">
        <w:rPr>
          <w:szCs w:val="19"/>
          <w:lang w:val="en-US"/>
        </w:rPr>
        <w:t xml:space="preserve">To copy </w:t>
      </w:r>
      <w:r w:rsidRPr="0045652F">
        <w:rPr>
          <w:szCs w:val="21"/>
          <w:lang w:val="en-US"/>
        </w:rPr>
        <w:t>an element</w:t>
      </w:r>
      <w:r w:rsidRPr="0045652F">
        <w:rPr>
          <w:szCs w:val="19"/>
          <w:lang w:val="en-US"/>
        </w:rPr>
        <w:t xml:space="preserve"> from directory </w:t>
      </w:r>
      <w:r w:rsidRPr="0045652F">
        <w:rPr>
          <w:i/>
          <w:iCs/>
          <w:szCs w:val="19"/>
          <w:lang w:val="en-US"/>
        </w:rPr>
        <w:t>A</w:t>
      </w:r>
      <w:r w:rsidRPr="0045652F">
        <w:rPr>
          <w:szCs w:val="19"/>
          <w:lang w:val="en-US"/>
        </w:rPr>
        <w:t xml:space="preserve"> to directory </w:t>
      </w:r>
      <w:r w:rsidRPr="0045652F">
        <w:rPr>
          <w:i/>
          <w:iCs/>
          <w:szCs w:val="19"/>
          <w:lang w:val="en-US"/>
        </w:rPr>
        <w:t>B</w:t>
      </w:r>
      <w:r w:rsidRPr="0045652F">
        <w:rPr>
          <w:szCs w:val="19"/>
          <w:lang w:val="en-US"/>
        </w:rPr>
        <w:t xml:space="preserve">, first display the contents of directory </w:t>
      </w:r>
      <w:r w:rsidRPr="0045652F">
        <w:rPr>
          <w:i/>
          <w:iCs/>
          <w:szCs w:val="19"/>
          <w:lang w:val="en-US"/>
        </w:rPr>
        <w:t>A</w:t>
      </w:r>
      <w:r w:rsidRPr="0045652F">
        <w:rPr>
          <w:szCs w:val="19"/>
          <w:lang w:val="en-US"/>
        </w:rPr>
        <w:t xml:space="preserve">.  In field [7] type the name of the target directory </w:t>
      </w:r>
      <w:r w:rsidRPr="0045652F">
        <w:rPr>
          <w:i/>
          <w:iCs/>
          <w:szCs w:val="19"/>
          <w:lang w:val="en-US"/>
        </w:rPr>
        <w:t>B</w:t>
      </w:r>
      <w:r w:rsidRPr="0045652F">
        <w:rPr>
          <w:szCs w:val="19"/>
          <w:lang w:val="en-US"/>
        </w:rPr>
        <w:t xml:space="preserve">, then press [ENTER].  Next, place the cursor on the name of the </w:t>
      </w:r>
      <w:r w:rsidRPr="0045652F">
        <w:rPr>
          <w:szCs w:val="21"/>
          <w:lang w:val="en-US"/>
        </w:rPr>
        <w:t>element</w:t>
      </w:r>
      <w:r w:rsidRPr="0045652F">
        <w:rPr>
          <w:szCs w:val="19"/>
          <w:lang w:val="en-US"/>
        </w:rPr>
        <w:t xml:space="preserve"> to be copied, then press [PF6].  The message COPY COMPLETED indicates that the operation was successful.  If the </w:t>
      </w:r>
      <w:r w:rsidRPr="0045652F">
        <w:rPr>
          <w:szCs w:val="21"/>
          <w:lang w:val="en-US"/>
        </w:rPr>
        <w:t xml:space="preserve">element </w:t>
      </w:r>
      <w:r w:rsidRPr="0045652F">
        <w:rPr>
          <w:szCs w:val="19"/>
          <w:lang w:val="en-US"/>
        </w:rPr>
        <w:t>exists in the target directory, the copy fails and the message THIS FILE IS ALREADY IN THE TARGET DIRECTORY is displayed at the bottom of the screen.</w:t>
      </w:r>
    </w:p>
    <w:p w14:paraId="59C18DB3" w14:textId="77777777" w:rsidR="00774472" w:rsidRPr="0045652F" w:rsidRDefault="00774472">
      <w:pPr>
        <w:pStyle w:val="Heading5"/>
        <w:rPr>
          <w:szCs w:val="21"/>
          <w:lang w:val="en-US"/>
        </w:rPr>
      </w:pPr>
      <w:bookmarkStart w:id="98" w:name="_Toc422540540"/>
      <w:bookmarkStart w:id="99" w:name="_Toc505769983"/>
      <w:bookmarkStart w:id="100" w:name="_Toc506115367"/>
      <w:r w:rsidRPr="0045652F">
        <w:rPr>
          <w:szCs w:val="21"/>
          <w:lang w:val="en-US"/>
        </w:rPr>
        <w:t>Scrolling the list</w:t>
      </w:r>
      <w:bookmarkEnd w:id="98"/>
      <w:bookmarkEnd w:id="99"/>
      <w:bookmarkEnd w:id="100"/>
    </w:p>
    <w:p w14:paraId="7165E171" w14:textId="77777777" w:rsidR="00774472" w:rsidRPr="0045652F" w:rsidRDefault="00774472">
      <w:pPr>
        <w:rPr>
          <w:szCs w:val="19"/>
          <w:lang w:val="en-US"/>
        </w:rPr>
      </w:pPr>
      <w:r w:rsidRPr="0045652F">
        <w:rPr>
          <w:szCs w:val="19"/>
          <w:lang w:val="en-US"/>
        </w:rPr>
        <w:t>The list of elements can be scrolled up and down using [PF7] and [PF8].</w:t>
      </w:r>
    </w:p>
    <w:p w14:paraId="6C86AEF3" w14:textId="77777777" w:rsidR="00774472" w:rsidRPr="0045652F" w:rsidRDefault="00774472">
      <w:pPr>
        <w:pStyle w:val="Heading5"/>
        <w:rPr>
          <w:szCs w:val="21"/>
          <w:lang w:val="en-US"/>
        </w:rPr>
      </w:pPr>
      <w:bookmarkStart w:id="101" w:name="_Toc422540541"/>
      <w:bookmarkStart w:id="102" w:name="_Toc505769984"/>
      <w:bookmarkStart w:id="103" w:name="_Toc506115368"/>
      <w:r w:rsidRPr="0045652F">
        <w:rPr>
          <w:szCs w:val="21"/>
          <w:lang w:val="en-US"/>
        </w:rPr>
        <w:t>Exiting from directory contents management</w:t>
      </w:r>
      <w:bookmarkEnd w:id="101"/>
      <w:bookmarkEnd w:id="102"/>
      <w:bookmarkEnd w:id="103"/>
    </w:p>
    <w:p w14:paraId="05F286B5" w14:textId="77777777" w:rsidR="00774472" w:rsidRPr="0045652F" w:rsidRDefault="00774472">
      <w:pPr>
        <w:rPr>
          <w:szCs w:val="19"/>
          <w:lang w:val="en-US"/>
        </w:rPr>
      </w:pPr>
      <w:r w:rsidRPr="0045652F">
        <w:rPr>
          <w:szCs w:val="19"/>
          <w:lang w:val="en-US"/>
        </w:rPr>
        <w:t>To return to the list of directories, press [PF3].</w:t>
      </w:r>
    </w:p>
    <w:p w14:paraId="44268CEB" w14:textId="77777777" w:rsidR="00774472" w:rsidRPr="0045652F" w:rsidRDefault="00774472">
      <w:pPr>
        <w:rPr>
          <w:szCs w:val="19"/>
          <w:lang w:val="en-US"/>
        </w:rPr>
      </w:pPr>
    </w:p>
    <w:p w14:paraId="15F8F1EF" w14:textId="77777777" w:rsidR="00774472" w:rsidRPr="0045652F" w:rsidRDefault="00774472">
      <w:pPr>
        <w:pStyle w:val="Heading3"/>
        <w:pageBreakBefore/>
        <w:rPr>
          <w:lang w:val="en-US"/>
        </w:rPr>
      </w:pPr>
      <w:bookmarkStart w:id="104" w:name="_Toc93996981"/>
      <w:bookmarkStart w:id="105" w:name="_Ref93998726"/>
      <w:bookmarkStart w:id="106" w:name="_Toc373484910"/>
      <w:r w:rsidRPr="0045652F">
        <w:rPr>
          <w:lang w:val="en-US"/>
        </w:rPr>
        <w:t>Creating HTML</w:t>
      </w:r>
      <w:bookmarkEnd w:id="18"/>
      <w:bookmarkEnd w:id="19"/>
      <w:r w:rsidRPr="0045652F">
        <w:rPr>
          <w:lang w:val="en-US"/>
        </w:rPr>
        <w:t xml:space="preserve"> and XML template pages</w:t>
      </w:r>
      <w:bookmarkEnd w:id="104"/>
      <w:bookmarkEnd w:id="105"/>
      <w:bookmarkEnd w:id="106"/>
    </w:p>
    <w:p w14:paraId="0A661A25" w14:textId="77777777" w:rsidR="00774472" w:rsidRPr="0045652F" w:rsidRDefault="00774472">
      <w:pPr>
        <w:rPr>
          <w:lang w:val="en-US"/>
        </w:rPr>
      </w:pPr>
      <w:r w:rsidRPr="0045652F">
        <w:rPr>
          <w:szCs w:val="19"/>
          <w:lang w:val="en-US"/>
        </w:rPr>
        <w:fldChar w:fldCharType="begin"/>
      </w:r>
      <w:r w:rsidRPr="0045652F">
        <w:rPr>
          <w:szCs w:val="19"/>
          <w:lang w:val="en-US"/>
        </w:rPr>
        <w:instrText xml:space="preserve"> XE "HTML:Pages:Creation" </w:instrText>
      </w:r>
      <w:r w:rsidRPr="0045652F">
        <w:rPr>
          <w:szCs w:val="19"/>
          <w:lang w:val="en-US"/>
        </w:rPr>
        <w:fldChar w:fldCharType="end"/>
      </w:r>
      <w:r w:rsidRPr="0045652F">
        <w:rPr>
          <w:szCs w:val="19"/>
          <w:lang w:val="en-US"/>
        </w:rPr>
        <w:fldChar w:fldCharType="begin"/>
      </w:r>
      <w:r w:rsidRPr="0045652F">
        <w:rPr>
          <w:szCs w:val="19"/>
          <w:lang w:val="en-US"/>
        </w:rPr>
        <w:instrText xml:space="preserve"> XE "Web-to-Host:Pages HTML:Creation" </w:instrText>
      </w:r>
      <w:r w:rsidRPr="0045652F">
        <w:rPr>
          <w:szCs w:val="19"/>
          <w:lang w:val="en-US"/>
        </w:rPr>
        <w:fldChar w:fldCharType="end"/>
      </w:r>
      <w:r w:rsidRPr="0045652F">
        <w:rPr>
          <w:szCs w:val="19"/>
          <w:lang w:val="en-US"/>
        </w:rPr>
        <w:fldChar w:fldCharType="begin"/>
      </w:r>
      <w:r w:rsidRPr="0045652F">
        <w:rPr>
          <w:szCs w:val="19"/>
          <w:lang w:val="en-US"/>
        </w:rPr>
        <w:instrText xml:space="preserve"> XE "XML:Pages:Creation" </w:instrText>
      </w:r>
      <w:r w:rsidRPr="0045652F">
        <w:rPr>
          <w:szCs w:val="19"/>
          <w:lang w:val="en-US"/>
        </w:rPr>
        <w:fldChar w:fldCharType="end"/>
      </w:r>
      <w:r w:rsidRPr="0045652F">
        <w:rPr>
          <w:szCs w:val="19"/>
          <w:lang w:val="en-US"/>
        </w:rPr>
        <w:fldChar w:fldCharType="begin"/>
      </w:r>
      <w:r w:rsidRPr="0045652F">
        <w:rPr>
          <w:szCs w:val="19"/>
          <w:lang w:val="en-US"/>
        </w:rPr>
        <w:instrText xml:space="preserve"> XE "Web-to-Host:Pages XML:Creation" </w:instrText>
      </w:r>
      <w:r w:rsidRPr="0045652F">
        <w:rPr>
          <w:szCs w:val="19"/>
          <w:lang w:val="en-US"/>
        </w:rPr>
        <w:fldChar w:fldCharType="end"/>
      </w:r>
      <w:r w:rsidRPr="0045652F">
        <w:rPr>
          <w:szCs w:val="19"/>
          <w:lang w:val="en-US"/>
        </w:rPr>
        <w:t>Template pages are the means by which VIRTEL presents host application data to the user via a web browser.</w:t>
      </w:r>
      <w:r w:rsidRPr="0045652F">
        <w:rPr>
          <w:lang w:val="en-US"/>
        </w:rPr>
        <w:t xml:space="preserve">  In addition to standard HTML or XML tags, template pages contain VIRTEL-specific tags enabling integration of information delivered by the mainframe application programs.</w:t>
      </w:r>
      <w:r w:rsidRPr="0045652F">
        <w:rPr>
          <w:szCs w:val="19"/>
          <w:lang w:val="en-US"/>
        </w:rPr>
        <w:t xml:space="preserve">  </w:t>
      </w:r>
      <w:r w:rsidRPr="0045652F">
        <w:rPr>
          <w:lang w:val="en-US"/>
        </w:rPr>
        <w:t>HTML template pages may contain GIF or JPEG images, sounds, scripts such as JavaScript or any other function or program elements that are compatible with the browser.  Template pages may be produced either by hand or by using standard HTML or XML design tools available on the market,</w:t>
      </w:r>
    </w:p>
    <w:p w14:paraId="0A05B963" w14:textId="77777777" w:rsidR="00774472" w:rsidRPr="0045652F" w:rsidRDefault="00774472">
      <w:pPr>
        <w:pStyle w:val="Heading4"/>
        <w:rPr>
          <w:lang w:val="en-US"/>
        </w:rPr>
      </w:pPr>
      <w:bookmarkStart w:id="107" w:name="_Toc505769784"/>
      <w:bookmarkStart w:id="108" w:name="_Toc506115168"/>
      <w:bookmarkStart w:id="109" w:name="_Toc93996982"/>
      <w:r w:rsidRPr="0045652F">
        <w:rPr>
          <w:lang w:val="en-US"/>
        </w:rPr>
        <w:t>Defining the tag delimiters</w:t>
      </w:r>
      <w:bookmarkEnd w:id="107"/>
      <w:bookmarkEnd w:id="108"/>
      <w:bookmarkEnd w:id="109"/>
    </w:p>
    <w:p w14:paraId="18A5CA6F" w14:textId="77777777" w:rsidR="00774472" w:rsidRPr="0045652F" w:rsidRDefault="00774472">
      <w:pPr>
        <w:rPr>
          <w:lang w:val="en-US"/>
        </w:rPr>
      </w:pPr>
      <w:r w:rsidRPr="0045652F">
        <w:rPr>
          <w:szCs w:val="19"/>
          <w:lang w:val="en-US"/>
        </w:rPr>
        <w:fldChar w:fldCharType="begin"/>
      </w:r>
      <w:r w:rsidRPr="0045652F">
        <w:rPr>
          <w:szCs w:val="19"/>
          <w:lang w:val="en-US"/>
        </w:rPr>
        <w:instrText xml:space="preserve"> XE "HTML:Pages:Tags VIRTEL" </w:instrText>
      </w:r>
      <w:r w:rsidRPr="0045652F">
        <w:rPr>
          <w:szCs w:val="19"/>
          <w:lang w:val="en-US"/>
        </w:rPr>
        <w:fldChar w:fldCharType="end"/>
      </w:r>
      <w:r w:rsidRPr="0045652F">
        <w:rPr>
          <w:szCs w:val="19"/>
          <w:lang w:val="en-US"/>
        </w:rPr>
        <w:fldChar w:fldCharType="begin"/>
      </w:r>
      <w:r w:rsidRPr="0045652F">
        <w:rPr>
          <w:szCs w:val="19"/>
          <w:lang w:val="en-US"/>
        </w:rPr>
        <w:instrText xml:space="preserve"> XE "XML:Pages:Tags VIRTEL" </w:instrText>
      </w:r>
      <w:r w:rsidRPr="0045652F">
        <w:rPr>
          <w:szCs w:val="19"/>
          <w:lang w:val="en-US"/>
        </w:rPr>
        <w:fldChar w:fldCharType="end"/>
      </w:r>
      <w:r w:rsidRPr="0045652F">
        <w:rPr>
          <w:szCs w:val="19"/>
          <w:lang w:val="en-US"/>
        </w:rPr>
        <w:t xml:space="preserve">VIRTEL-specific tags are used to </w:t>
      </w:r>
      <w:r w:rsidRPr="0045652F">
        <w:rPr>
          <w:lang w:val="en-US"/>
        </w:rPr>
        <w:t>insert data originating at the host into an HTML or XML page, and to manage colours and function keys in an HTML page.  VIRTEL-specific tags are identified by special begin and end delimiters.</w:t>
      </w:r>
    </w:p>
    <w:p w14:paraId="2B53B208" w14:textId="77777777" w:rsidR="00774472" w:rsidRPr="0045652F" w:rsidRDefault="00774472">
      <w:pPr>
        <w:rPr>
          <w:lang w:val="en-US"/>
        </w:rPr>
      </w:pPr>
    </w:p>
    <w:p w14:paraId="44E1AF1A" w14:textId="77777777" w:rsidR="00774472" w:rsidRPr="0045652F" w:rsidRDefault="00774472">
      <w:pPr>
        <w:rPr>
          <w:lang w:val="en-US"/>
        </w:rPr>
      </w:pPr>
      <w:r w:rsidRPr="0045652F">
        <w:rPr>
          <w:lang w:val="en-US"/>
        </w:rPr>
        <w:t>The delimiters themselves are defined by means of a comment placed between the tags &lt;HEAD&gt; and &lt;/HEAD&gt; of the HTML page.  The actual delimiters may vary from one page to another.</w:t>
      </w:r>
    </w:p>
    <w:p w14:paraId="21075C41" w14:textId="77777777" w:rsidR="00774472" w:rsidRPr="0045652F" w:rsidRDefault="00774472">
      <w:pPr>
        <w:rPr>
          <w:lang w:val="en-US"/>
        </w:rPr>
      </w:pPr>
    </w:p>
    <w:p w14:paraId="326ADAFE" w14:textId="77777777" w:rsidR="00774472" w:rsidRPr="0045652F" w:rsidRDefault="00774472">
      <w:pPr>
        <w:pStyle w:val="Ecran"/>
        <w:rPr>
          <w:lang w:val="en-US"/>
        </w:rPr>
      </w:pPr>
    </w:p>
    <w:p w14:paraId="486010A6" w14:textId="77777777" w:rsidR="00774472" w:rsidRPr="0045652F" w:rsidRDefault="00774472">
      <w:pPr>
        <w:pStyle w:val="Ecran"/>
        <w:rPr>
          <w:lang w:val="en-US"/>
        </w:rPr>
      </w:pPr>
      <w:r w:rsidRPr="0045652F">
        <w:rPr>
          <w:lang w:val="en-US"/>
        </w:rPr>
        <w:t>&lt;!--VIRTEL start="{{{" end="}}}" --&gt;</w:t>
      </w:r>
    </w:p>
    <w:p w14:paraId="286B89FF" w14:textId="77777777" w:rsidR="00774472" w:rsidRPr="0045652F" w:rsidRDefault="00774472">
      <w:pPr>
        <w:pStyle w:val="Ecran"/>
        <w:rPr>
          <w:lang w:val="en-US"/>
        </w:rPr>
      </w:pPr>
    </w:p>
    <w:p w14:paraId="4099BF5F" w14:textId="77777777" w:rsidR="00774472" w:rsidRPr="0045652F" w:rsidRDefault="00774472">
      <w:pPr>
        <w:rPr>
          <w:lang w:val="en-US"/>
        </w:rPr>
      </w:pPr>
    </w:p>
    <w:p w14:paraId="654F8124" w14:textId="77777777" w:rsidR="00774472" w:rsidRPr="0045652F" w:rsidRDefault="00774472">
      <w:pPr>
        <w:rPr>
          <w:lang w:val="en-US"/>
        </w:rPr>
      </w:pPr>
      <w:r w:rsidRPr="0045652F">
        <w:rPr>
          <w:lang w:val="en-US"/>
        </w:rPr>
        <w:t>In this example, VIRTEL-specific tags are defined as being represented by a succession of 3 opening braces and terminated by a succession of 3 closing braces.  This convention is maintained throughout the remainder of this chapter.</w:t>
      </w:r>
    </w:p>
    <w:p w14:paraId="361A35EB" w14:textId="77777777" w:rsidR="00774472" w:rsidRPr="0045652F" w:rsidRDefault="00774472">
      <w:pPr>
        <w:pStyle w:val="Heading4"/>
        <w:pageBreakBefore/>
        <w:rPr>
          <w:lang w:val="en-US"/>
        </w:rPr>
      </w:pPr>
      <w:bookmarkStart w:id="110" w:name="_Toc505769785"/>
      <w:bookmarkStart w:id="111" w:name="_Toc506115169"/>
      <w:bookmarkStart w:id="112" w:name="_Toc505769795"/>
      <w:bookmarkStart w:id="113" w:name="_Toc506115179"/>
      <w:bookmarkStart w:id="114" w:name="_Ref72319972"/>
      <w:bookmarkStart w:id="115" w:name="_Ref72319978"/>
      <w:bookmarkStart w:id="116" w:name="_Toc93996983"/>
      <w:r w:rsidRPr="0045652F">
        <w:rPr>
          <w:lang w:val="en-US"/>
        </w:rPr>
        <w:t>Session and context management</w:t>
      </w:r>
      <w:bookmarkEnd w:id="112"/>
      <w:bookmarkEnd w:id="113"/>
      <w:bookmarkEnd w:id="114"/>
      <w:bookmarkEnd w:id="115"/>
      <w:bookmarkEnd w:id="116"/>
    </w:p>
    <w:p w14:paraId="26934B2B" w14:textId="77777777" w:rsidR="00774472" w:rsidRPr="0045652F" w:rsidRDefault="00774472">
      <w:pPr>
        <w:pStyle w:val="ecran0"/>
        <w:rPr>
          <w:lang w:val="en-US"/>
        </w:rPr>
      </w:pPr>
      <w:r w:rsidRPr="0045652F">
        <w:rPr>
          <w:lang w:val="en-US"/>
        </w:rPr>
        <w:t xml:space="preserve">VIRTEL uses the concept of a </w:t>
      </w:r>
      <w:r w:rsidRPr="0045652F">
        <w:rPr>
          <w:i/>
          <w:iCs/>
          <w:lang w:val="en-US"/>
        </w:rPr>
        <w:t>sessioncode</w:t>
      </w:r>
      <w:r w:rsidRPr="0045652F">
        <w:rPr>
          <w:lang w:val="en-US"/>
        </w:rPr>
        <w:t xml:space="preserve"> to maintain the context between a client using a browser and the host application to which the client is connected.  This code allows VIRTEL to identify the client and to associate the client with a session already established with a host application.</w:t>
      </w:r>
    </w:p>
    <w:p w14:paraId="7BB77F71" w14:textId="77777777" w:rsidR="00774472" w:rsidRPr="0045652F" w:rsidRDefault="00774472">
      <w:pPr>
        <w:pStyle w:val="Heading5"/>
        <w:rPr>
          <w:lang w:val="en-US"/>
        </w:rPr>
      </w:pPr>
      <w:r w:rsidRPr="0045652F">
        <w:rPr>
          <w:lang w:val="en-US"/>
        </w:rPr>
        <w:t>SESSION-CODE tag</w:t>
      </w:r>
    </w:p>
    <w:p w14:paraId="49A1158D" w14:textId="77777777" w:rsidR="00774472" w:rsidRPr="0045652F" w:rsidRDefault="00774472">
      <w:pPr>
        <w:pStyle w:val="ecran0"/>
        <w:rPr>
          <w:lang w:val="en-US"/>
        </w:rPr>
      </w:pPr>
      <w:r w:rsidRPr="0045652F">
        <w:rPr>
          <w:lang w:val="en-US"/>
        </w:rPr>
        <w:t>The SESSION-CODE tag is used to create the URL associated with form submission.</w:t>
      </w:r>
    </w:p>
    <w:p w14:paraId="43C493AB"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SESSION-CODE" </w:instrText>
      </w:r>
      <w:r w:rsidRPr="0045652F">
        <w:rPr>
          <w:lang w:val="en-US"/>
        </w:rPr>
        <w:fldChar w:fldCharType="end"/>
      </w:r>
      <w:r w:rsidRPr="0045652F">
        <w:rPr>
          <w:lang w:val="en-US"/>
        </w:rPr>
        <w:fldChar w:fldCharType="begin"/>
      </w:r>
      <w:r w:rsidRPr="0045652F">
        <w:rPr>
          <w:lang w:val="en-US"/>
        </w:rPr>
        <w:instrText xml:space="preserve"> XE "HTML:VIRTEL Tags:SESSION-CODE" </w:instrText>
      </w:r>
      <w:r w:rsidRPr="0045652F">
        <w:rPr>
          <w:lang w:val="en-US"/>
        </w:rPr>
        <w:fldChar w:fldCharType="end"/>
      </w:r>
      <w:r w:rsidRPr="0045652F">
        <w:rPr>
          <w:lang w:val="en-US"/>
        </w:rPr>
        <w:fldChar w:fldCharType="begin"/>
      </w:r>
      <w:r w:rsidRPr="0045652F">
        <w:rPr>
          <w:lang w:val="en-US"/>
        </w:rPr>
        <w:instrText xml:space="preserve"> XE "SESSION-CODE" </w:instrText>
      </w:r>
      <w:r w:rsidRPr="0045652F">
        <w:rPr>
          <w:lang w:val="en-US"/>
        </w:rPr>
        <w:fldChar w:fldCharType="end"/>
      </w:r>
    </w:p>
    <w:p w14:paraId="6761F1F7" w14:textId="77777777" w:rsidR="00774472" w:rsidRPr="0045652F" w:rsidRDefault="00774472">
      <w:pPr>
        <w:pStyle w:val="Ecran"/>
        <w:rPr>
          <w:lang w:val="en-US"/>
        </w:rPr>
      </w:pPr>
      <w:r w:rsidRPr="0045652F">
        <w:rPr>
          <w:lang w:val="en-US"/>
        </w:rPr>
        <w:t>{{{ SESSION-CODE }}}</w:t>
      </w:r>
    </w:p>
    <w:p w14:paraId="338C91AF" w14:textId="77777777" w:rsidR="00774472" w:rsidRPr="0045652F" w:rsidRDefault="00774472">
      <w:pPr>
        <w:pStyle w:val="Ecran"/>
        <w:rPr>
          <w:lang w:val="en-US"/>
        </w:rPr>
      </w:pPr>
    </w:p>
    <w:p w14:paraId="32BDB134" w14:textId="77777777" w:rsidR="00774472" w:rsidRPr="0045652F" w:rsidRDefault="00774472">
      <w:pPr>
        <w:rPr>
          <w:lang w:val="en-US"/>
        </w:rPr>
      </w:pPr>
    </w:p>
    <w:p w14:paraId="3243EE6F" w14:textId="77777777" w:rsidR="00774472" w:rsidRPr="0045652F" w:rsidRDefault="00774472">
      <w:pPr>
        <w:rPr>
          <w:lang w:val="en-US"/>
        </w:rPr>
      </w:pPr>
      <w:r w:rsidRPr="0045652F">
        <w:rPr>
          <w:lang w:val="en-US"/>
        </w:rPr>
        <w:t xml:space="preserve">The SESSION-CODE tag allows a sessioncode to be inserted in the template page  in the format </w:t>
      </w:r>
      <w:r w:rsidRPr="0045652F">
        <w:rPr>
          <w:i/>
          <w:iCs/>
          <w:lang w:val="en-US"/>
        </w:rPr>
        <w:t>VirtelSession=xxxxxxxxxxxxxxxx</w:t>
      </w:r>
      <w:r w:rsidRPr="0045652F">
        <w:rPr>
          <w:lang w:val="en-US"/>
        </w:rPr>
        <w:t xml:space="preserve">.  The value of the sessioncode changes after each message.  For examples of its use, see “Transmitting data to the host” </w:t>
      </w:r>
      <w:r w:rsidRPr="0045652F">
        <w:rPr>
          <w:lang w:val="en-US"/>
        </w:rPr>
        <w:fldChar w:fldCharType="begin"/>
      </w:r>
      <w:r w:rsidRPr="0045652F">
        <w:rPr>
          <w:lang w:val="en-US"/>
        </w:rPr>
        <w:instrText xml:space="preserve"> PAGEREF _Ref72297217 \p \h </w:instrText>
      </w:r>
      <w:r w:rsidRPr="0045652F">
        <w:rPr>
          <w:lang w:val="en-US"/>
        </w:rPr>
      </w:r>
      <w:r w:rsidRPr="0045652F">
        <w:rPr>
          <w:lang w:val="en-US"/>
        </w:rPr>
        <w:fldChar w:fldCharType="separate"/>
      </w:r>
      <w:r w:rsidR="00A87DE6">
        <w:rPr>
          <w:noProof/>
          <w:lang w:val="en-US"/>
        </w:rPr>
        <w:t>au-dessous</w:t>
      </w:r>
      <w:r w:rsidRPr="0045652F">
        <w:rPr>
          <w:lang w:val="en-US"/>
        </w:rPr>
        <w:fldChar w:fldCharType="end"/>
      </w:r>
      <w:r w:rsidRPr="0045652F">
        <w:rPr>
          <w:lang w:val="en-US"/>
        </w:rPr>
        <w:t xml:space="preserve">, and “3287 printing” </w:t>
      </w:r>
      <w:r w:rsidRPr="0045652F">
        <w:rPr>
          <w:lang w:val="en-US"/>
        </w:rPr>
        <w:fldChar w:fldCharType="begin"/>
      </w:r>
      <w:r w:rsidRPr="0045652F">
        <w:rPr>
          <w:lang w:val="en-US"/>
        </w:rPr>
        <w:instrText xml:space="preserve"> PAGEREF _Ref72317997 \p \h </w:instrText>
      </w:r>
      <w:r w:rsidRPr="0045652F">
        <w:rPr>
          <w:lang w:val="en-US"/>
        </w:rPr>
      </w:r>
      <w:r w:rsidRPr="0045652F">
        <w:rPr>
          <w:lang w:val="en-US"/>
        </w:rPr>
        <w:fldChar w:fldCharType="separate"/>
      </w:r>
      <w:r w:rsidR="00A87DE6">
        <w:rPr>
          <w:noProof/>
          <w:lang w:val="en-US"/>
        </w:rPr>
        <w:t>sur la page 78</w:t>
      </w:r>
      <w:r w:rsidRPr="0045652F">
        <w:rPr>
          <w:lang w:val="en-US"/>
        </w:rPr>
        <w:fldChar w:fldCharType="end"/>
      </w:r>
      <w:r w:rsidRPr="0045652F">
        <w:rPr>
          <w:lang w:val="en-US"/>
        </w:rPr>
        <w:t>.</w:t>
      </w:r>
    </w:p>
    <w:p w14:paraId="731EEA4B" w14:textId="77777777" w:rsidR="00774472" w:rsidRPr="0045652F" w:rsidRDefault="00774472">
      <w:pPr>
        <w:pStyle w:val="Heading5"/>
        <w:rPr>
          <w:lang w:val="en-US"/>
        </w:rPr>
      </w:pPr>
      <w:bookmarkStart w:id="117" w:name="_Toc505769796"/>
      <w:bookmarkStart w:id="118" w:name="_Toc506115180"/>
      <w:bookmarkStart w:id="119" w:name="_Ref72297217"/>
      <w:bookmarkStart w:id="120" w:name="_Toc93996984"/>
      <w:r w:rsidRPr="0045652F">
        <w:rPr>
          <w:lang w:val="en-US"/>
        </w:rPr>
        <w:t>AJAX-SESSION-CODE tag</w:t>
      </w:r>
    </w:p>
    <w:p w14:paraId="040F3483" w14:textId="77777777" w:rsidR="00774472" w:rsidRPr="0045652F" w:rsidRDefault="00774472">
      <w:pPr>
        <w:pStyle w:val="ecran0"/>
        <w:rPr>
          <w:lang w:val="en-US"/>
        </w:rPr>
      </w:pPr>
      <w:r w:rsidRPr="0045652F">
        <w:rPr>
          <w:lang w:val="en-US"/>
        </w:rPr>
        <w:t>The AJAX-SESSION-CODE tag is similar to the SESSION-CODE tag, but it generates the code in a different format which does not change with each request.  This is useful when implementing an AJAX dialog between the application and the browser.  For this type of application, it is not always possible to transmit the VIRTEL session code to the browser, especially if a Javascript library is used.</w:t>
      </w:r>
    </w:p>
    <w:p w14:paraId="565E4368"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AJAX-SESSION-CODE" </w:instrText>
      </w:r>
      <w:r w:rsidRPr="0045652F">
        <w:rPr>
          <w:lang w:val="en-US"/>
        </w:rPr>
        <w:fldChar w:fldCharType="end"/>
      </w:r>
      <w:r w:rsidRPr="0045652F">
        <w:rPr>
          <w:lang w:val="en-US"/>
        </w:rPr>
        <w:fldChar w:fldCharType="begin"/>
      </w:r>
      <w:r w:rsidRPr="0045652F">
        <w:rPr>
          <w:lang w:val="en-US"/>
        </w:rPr>
        <w:instrText xml:space="preserve"> XE "HTML:VIRTEL Tags:AJAX-SESSION-CODE" </w:instrText>
      </w:r>
      <w:r w:rsidRPr="0045652F">
        <w:rPr>
          <w:lang w:val="en-US"/>
        </w:rPr>
        <w:fldChar w:fldCharType="end"/>
      </w:r>
      <w:r w:rsidRPr="0045652F">
        <w:rPr>
          <w:lang w:val="en-US"/>
        </w:rPr>
        <w:fldChar w:fldCharType="begin"/>
      </w:r>
      <w:r w:rsidRPr="0045652F">
        <w:rPr>
          <w:lang w:val="en-US"/>
        </w:rPr>
        <w:instrText xml:space="preserve"> XE "AJAX-SESSION-CODE" </w:instrText>
      </w:r>
      <w:r w:rsidRPr="0045652F">
        <w:rPr>
          <w:lang w:val="en-US"/>
        </w:rPr>
        <w:fldChar w:fldCharType="end"/>
      </w:r>
    </w:p>
    <w:p w14:paraId="794CC0FF" w14:textId="77777777" w:rsidR="00774472" w:rsidRPr="0045652F" w:rsidRDefault="00774472">
      <w:pPr>
        <w:pStyle w:val="Ecran"/>
        <w:rPr>
          <w:lang w:val="en-US"/>
        </w:rPr>
      </w:pPr>
      <w:r w:rsidRPr="0045652F">
        <w:rPr>
          <w:lang w:val="en-US"/>
        </w:rPr>
        <w:t>{{{ AJAX-SESSION-CODE }}}</w:t>
      </w:r>
    </w:p>
    <w:p w14:paraId="1094FD23" w14:textId="77777777" w:rsidR="00774472" w:rsidRPr="0045652F" w:rsidRDefault="00774472">
      <w:pPr>
        <w:pStyle w:val="Ecran"/>
        <w:rPr>
          <w:lang w:val="en-US"/>
        </w:rPr>
      </w:pPr>
    </w:p>
    <w:p w14:paraId="3EBFDCFD" w14:textId="77777777" w:rsidR="00774472" w:rsidRPr="0045652F" w:rsidRDefault="00774472">
      <w:pPr>
        <w:pStyle w:val="ecran0"/>
        <w:rPr>
          <w:lang w:val="en-US"/>
        </w:rPr>
      </w:pPr>
      <w:r w:rsidRPr="0045652F">
        <w:rPr>
          <w:lang w:val="en-US"/>
        </w:rPr>
        <w:t xml:space="preserve">The AJAX-SESSION-CODE tag allows a </w:t>
      </w:r>
      <w:r w:rsidRPr="0045652F">
        <w:rPr>
          <w:i/>
          <w:iCs/>
          <w:lang w:val="en-US"/>
        </w:rPr>
        <w:t>sessioncode</w:t>
      </w:r>
      <w:r w:rsidRPr="0045652F">
        <w:rPr>
          <w:lang w:val="en-US"/>
        </w:rPr>
        <w:t xml:space="preserve"> to be inserted in the template page in the format </w:t>
      </w:r>
      <w:r w:rsidRPr="0045652F">
        <w:rPr>
          <w:i/>
          <w:iCs/>
          <w:lang w:val="en-US"/>
        </w:rPr>
        <w:t xml:space="preserve">AjaxSession=xxxxxxxxxxxxxxxx. </w:t>
      </w:r>
      <w:r w:rsidRPr="0045652F">
        <w:rPr>
          <w:lang w:val="en-US"/>
        </w:rPr>
        <w:t xml:space="preserve"> For example:</w:t>
      </w:r>
    </w:p>
    <w:p w14:paraId="618DB55E" w14:textId="77777777" w:rsidR="00774472" w:rsidRPr="0045652F" w:rsidRDefault="00774472">
      <w:pPr>
        <w:pStyle w:val="Listing"/>
        <w:rPr>
          <w:lang w:val="en-US"/>
        </w:rPr>
      </w:pPr>
      <w:r w:rsidRPr="0045652F">
        <w:rPr>
          <w:lang w:val="en-US"/>
        </w:rPr>
        <w:t>result.txt+cics+{{{ AJAX-SESSION-CODE }}}</w:t>
      </w:r>
    </w:p>
    <w:p w14:paraId="1473C0BA" w14:textId="77777777" w:rsidR="00774472" w:rsidRPr="0045652F" w:rsidRDefault="00774472">
      <w:pPr>
        <w:rPr>
          <w:lang w:val="en-US"/>
        </w:rPr>
      </w:pPr>
    </w:p>
    <w:p w14:paraId="37B5506D" w14:textId="77777777" w:rsidR="00211085" w:rsidRDefault="00211085" w:rsidP="00211085">
      <w:pPr>
        <w:pStyle w:val="Heading5"/>
        <w:rPr>
          <w:lang w:val="en-US"/>
        </w:rPr>
      </w:pPr>
      <w:r w:rsidRPr="00211085">
        <w:rPr>
          <w:lang w:val="en-US"/>
        </w:rPr>
        <w:t>SET-INITIAL-TIMEOUT</w:t>
      </w:r>
      <w:r>
        <w:rPr>
          <w:lang w:val="en-US"/>
        </w:rPr>
        <w:t xml:space="preserve"> tag</w:t>
      </w:r>
    </w:p>
    <w:p w14:paraId="41DB298F" w14:textId="77777777" w:rsidR="00211085" w:rsidRPr="00211085" w:rsidRDefault="00211085" w:rsidP="00211085">
      <w:pPr>
        <w:pStyle w:val="ecran0"/>
        <w:rPr>
          <w:lang w:val="en-US"/>
        </w:rPr>
      </w:pPr>
      <w:r>
        <w:rPr>
          <w:lang w:val="en-US"/>
        </w:rPr>
        <w:t xml:space="preserve">The </w:t>
      </w:r>
      <w:r w:rsidRPr="00211085">
        <w:rPr>
          <w:lang w:val="en-US"/>
        </w:rPr>
        <w:t xml:space="preserve">SET-INITIAL-TIMEOUT </w:t>
      </w:r>
      <w:r>
        <w:rPr>
          <w:lang w:val="en-US"/>
        </w:rPr>
        <w:t>tag allows a timeout to be started when VIRTEL builds the page</w:t>
      </w:r>
      <w:r w:rsidRPr="00211085">
        <w:rPr>
          <w:lang w:val="en-US"/>
        </w:rPr>
        <w:t>.</w:t>
      </w:r>
    </w:p>
    <w:p w14:paraId="0FD62320" w14:textId="77777777" w:rsidR="00211085" w:rsidRPr="00211085" w:rsidRDefault="00211085" w:rsidP="00211085">
      <w:pPr>
        <w:pStyle w:val="Ecran"/>
        <w:rPr>
          <w:lang w:val="en-US"/>
        </w:rPr>
      </w:pPr>
      <w:r w:rsidRPr="00211085">
        <w:rPr>
          <w:lang w:val="en-US"/>
        </w:rPr>
        <w:fldChar w:fldCharType="begin"/>
      </w:r>
      <w:r w:rsidRPr="00211085">
        <w:rPr>
          <w:lang w:val="en-US"/>
        </w:rPr>
        <w:instrText xml:space="preserve"> XE "Web-to-Ho</w:instrText>
      </w:r>
      <w:r>
        <w:rPr>
          <w:lang w:val="en-US"/>
        </w:rPr>
        <w:instrText>st:Pages HTML:Tag</w:instrText>
      </w:r>
      <w:r w:rsidRPr="00211085">
        <w:rPr>
          <w:lang w:val="en-US"/>
        </w:rPr>
        <w:instrText xml:space="preserve">s - SET-INITIAL-TIMEOUT" </w:instrText>
      </w:r>
      <w:r w:rsidRPr="00211085">
        <w:rPr>
          <w:lang w:val="en-US"/>
        </w:rPr>
        <w:fldChar w:fldCharType="end"/>
      </w:r>
      <w:r w:rsidRPr="00211085">
        <w:rPr>
          <w:lang w:val="en-US"/>
        </w:rPr>
        <w:fldChar w:fldCharType="begin"/>
      </w:r>
      <w:r w:rsidRPr="00211085">
        <w:rPr>
          <w:lang w:val="en-US"/>
        </w:rPr>
        <w:instrText xml:space="preserve"> XE "HTML:VIRTEL</w:instrText>
      </w:r>
      <w:r>
        <w:rPr>
          <w:lang w:val="en-US"/>
        </w:rPr>
        <w:instrText xml:space="preserve"> Tags</w:instrText>
      </w:r>
      <w:r w:rsidRPr="00211085">
        <w:rPr>
          <w:lang w:val="en-US"/>
        </w:rPr>
        <w:instrText xml:space="preserve">:SET-INITIAL-TIMEOUT" </w:instrText>
      </w:r>
      <w:r w:rsidRPr="00211085">
        <w:rPr>
          <w:lang w:val="en-US"/>
        </w:rPr>
        <w:fldChar w:fldCharType="end"/>
      </w:r>
      <w:r w:rsidRPr="00211085">
        <w:rPr>
          <w:lang w:val="en-US"/>
        </w:rPr>
        <w:fldChar w:fldCharType="begin"/>
      </w:r>
      <w:r w:rsidRPr="00211085">
        <w:rPr>
          <w:lang w:val="en-US"/>
        </w:rPr>
        <w:instrText xml:space="preserve"> XE "SET-INITIAL-TIMEOUT" </w:instrText>
      </w:r>
      <w:r w:rsidRPr="00211085">
        <w:rPr>
          <w:lang w:val="en-US"/>
        </w:rPr>
        <w:fldChar w:fldCharType="end"/>
      </w:r>
    </w:p>
    <w:p w14:paraId="250E43BD" w14:textId="77777777" w:rsidR="00211085" w:rsidRPr="00211085" w:rsidRDefault="00211085" w:rsidP="00211085">
      <w:pPr>
        <w:pStyle w:val="Ecran"/>
        <w:rPr>
          <w:lang w:val="en-US"/>
        </w:rPr>
      </w:pPr>
      <w:r w:rsidRPr="00211085">
        <w:rPr>
          <w:lang w:val="en-US"/>
        </w:rPr>
        <w:t>{{{ SET-INITIAL-TIMEOUT "n" }}}</w:t>
      </w:r>
    </w:p>
    <w:p w14:paraId="2F497D95" w14:textId="77777777" w:rsidR="00211085" w:rsidRPr="00211085" w:rsidRDefault="00211085" w:rsidP="00211085">
      <w:pPr>
        <w:pStyle w:val="Ecran"/>
        <w:rPr>
          <w:lang w:val="en-US"/>
        </w:rPr>
      </w:pPr>
    </w:p>
    <w:p w14:paraId="31638164" w14:textId="77777777" w:rsidR="00211085" w:rsidRPr="00211085" w:rsidRDefault="00211085" w:rsidP="00211085">
      <w:pPr>
        <w:pStyle w:val="ecran0"/>
        <w:rPr>
          <w:lang w:val="en-US"/>
        </w:rPr>
      </w:pPr>
      <w:r>
        <w:rPr>
          <w:lang w:val="en-US"/>
        </w:rPr>
        <w:t>For example, if the instruction</w:t>
      </w:r>
    </w:p>
    <w:p w14:paraId="51679F03" w14:textId="77777777" w:rsidR="00211085" w:rsidRPr="00211085" w:rsidRDefault="00211085" w:rsidP="00211085">
      <w:pPr>
        <w:pStyle w:val="Listing"/>
        <w:rPr>
          <w:lang w:val="en-US"/>
        </w:rPr>
      </w:pPr>
      <w:r w:rsidRPr="00211085">
        <w:rPr>
          <w:lang w:val="en-US"/>
        </w:rPr>
        <w:t>{{{ SET-INITIAL-TIMEOUT "10" }}}</w:t>
      </w:r>
    </w:p>
    <w:p w14:paraId="0F4C0D16" w14:textId="77777777" w:rsidR="00211085" w:rsidRPr="00211085" w:rsidRDefault="00211085" w:rsidP="00211085">
      <w:pPr>
        <w:pStyle w:val="ecran0"/>
        <w:rPr>
          <w:lang w:val="en-US"/>
        </w:rPr>
      </w:pPr>
      <w:r>
        <w:rPr>
          <w:lang w:val="en-US"/>
        </w:rPr>
        <w:t xml:space="preserve">is coded in a </w:t>
      </w:r>
      <w:r w:rsidRPr="00211085">
        <w:rPr>
          <w:lang w:val="en-US"/>
        </w:rPr>
        <w:t>page o</w:t>
      </w:r>
      <w:r>
        <w:rPr>
          <w:lang w:val="en-US"/>
        </w:rPr>
        <w:t>r a</w:t>
      </w:r>
      <w:r w:rsidRPr="00211085">
        <w:rPr>
          <w:lang w:val="en-US"/>
        </w:rPr>
        <w:t xml:space="preserve"> su</w:t>
      </w:r>
      <w:r>
        <w:rPr>
          <w:lang w:val="en-US"/>
        </w:rPr>
        <w:t>b</w:t>
      </w:r>
      <w:r w:rsidRPr="00211085">
        <w:rPr>
          <w:lang w:val="en-US"/>
        </w:rPr>
        <w:t xml:space="preserve">-page, </w:t>
      </w:r>
      <w:r>
        <w:rPr>
          <w:lang w:val="en-US"/>
        </w:rPr>
        <w:t>then VIRTEL will cancel</w:t>
      </w:r>
      <w:r w:rsidRPr="00211085">
        <w:rPr>
          <w:lang w:val="en-US"/>
        </w:rPr>
        <w:t xml:space="preserve"> </w:t>
      </w:r>
      <w:r>
        <w:rPr>
          <w:lang w:val="en-US"/>
        </w:rPr>
        <w:t xml:space="preserve">the session if the workstation has not sent another request after </w:t>
      </w:r>
      <w:r w:rsidRPr="00211085">
        <w:rPr>
          <w:lang w:val="en-US"/>
        </w:rPr>
        <w:t>10 seconds.</w:t>
      </w:r>
    </w:p>
    <w:p w14:paraId="739EB40B" w14:textId="77777777" w:rsidR="00774472" w:rsidRPr="0045652F" w:rsidRDefault="00774472">
      <w:pPr>
        <w:pStyle w:val="Heading4"/>
        <w:pageBreakBefore/>
        <w:rPr>
          <w:lang w:val="en-US"/>
        </w:rPr>
      </w:pPr>
      <w:r w:rsidRPr="0045652F">
        <w:rPr>
          <w:lang w:val="en-US"/>
        </w:rPr>
        <w:t>Transmitting data to the host</w:t>
      </w:r>
      <w:bookmarkEnd w:id="119"/>
      <w:bookmarkEnd w:id="120"/>
    </w:p>
    <w:bookmarkEnd w:id="117"/>
    <w:bookmarkEnd w:id="118"/>
    <w:p w14:paraId="2A6E0CE6" w14:textId="77777777" w:rsidR="00774472" w:rsidRPr="0045652F" w:rsidRDefault="00774472">
      <w:pPr>
        <w:keepNext/>
        <w:keepLines/>
        <w:rPr>
          <w:lang w:val="en-US"/>
        </w:rPr>
      </w:pPr>
      <w:r w:rsidRPr="0045652F">
        <w:rPr>
          <w:lang w:val="en-US"/>
        </w:rPr>
        <w:t>Transmission of data to the host uses the principle of sending an HTML form.  In conjunction with the SESSION-CODE tag, the form allows the transmission of input fields to the host application, and the display of the subsequent application screen.</w:t>
      </w:r>
    </w:p>
    <w:p w14:paraId="5AF1939E" w14:textId="77777777" w:rsidR="00774472" w:rsidRPr="0045652F" w:rsidRDefault="00774472">
      <w:pPr>
        <w:keepNext/>
        <w:keepLines/>
        <w:rPr>
          <w:lang w:val="en-US"/>
        </w:rPr>
      </w:pPr>
    </w:p>
    <w:p w14:paraId="00B8F9DB" w14:textId="77777777" w:rsidR="00774472" w:rsidRPr="0045652F" w:rsidRDefault="00774472">
      <w:pPr>
        <w:pStyle w:val="ecran0"/>
        <w:rPr>
          <w:lang w:val="en-US"/>
        </w:rPr>
      </w:pPr>
      <w:r w:rsidRPr="0045652F">
        <w:rPr>
          <w:lang w:val="en-US"/>
        </w:rPr>
        <w:t>The form is defined as follows:</w:t>
      </w:r>
    </w:p>
    <w:p w14:paraId="5355F7C9" w14:textId="77777777" w:rsidR="00774472" w:rsidRPr="0045652F" w:rsidRDefault="00774472">
      <w:pPr>
        <w:pStyle w:val="Ecran"/>
        <w:rPr>
          <w:lang w:val="en-US"/>
        </w:rPr>
      </w:pPr>
    </w:p>
    <w:p w14:paraId="240FC0D3" w14:textId="77777777" w:rsidR="00774472" w:rsidRPr="0045652F" w:rsidRDefault="00774472">
      <w:pPr>
        <w:pStyle w:val="Ecran"/>
        <w:rPr>
          <w:lang w:val="en-US"/>
        </w:rPr>
      </w:pPr>
      <w:r w:rsidRPr="0045652F">
        <w:rPr>
          <w:lang w:val="en-US"/>
        </w:rPr>
        <w:t>&lt;FORM name="FormName" action="VirtelURL" method="POST"&gt;</w:t>
      </w:r>
    </w:p>
    <w:p w14:paraId="0B6525B0" w14:textId="77777777" w:rsidR="00774472" w:rsidRPr="0045652F" w:rsidRDefault="00774472">
      <w:pPr>
        <w:pStyle w:val="Ecran"/>
        <w:rPr>
          <w:lang w:val="en-US"/>
        </w:rPr>
      </w:pPr>
    </w:p>
    <w:p w14:paraId="42638BE8" w14:textId="77777777" w:rsidR="00774472" w:rsidRPr="0045652F" w:rsidRDefault="00774472">
      <w:pPr>
        <w:pStyle w:val="Ecran"/>
        <w:rPr>
          <w:lang w:val="en-US"/>
        </w:rPr>
      </w:pPr>
      <w:r w:rsidRPr="0045652F">
        <w:rPr>
          <w:lang w:val="en-US"/>
        </w:rPr>
        <w:t>.. Data which will be transmitted to the HTTP server ..</w:t>
      </w:r>
    </w:p>
    <w:p w14:paraId="7FFB1B3E" w14:textId="77777777" w:rsidR="00774472" w:rsidRPr="0045652F" w:rsidRDefault="00774472">
      <w:pPr>
        <w:pStyle w:val="Ecran"/>
        <w:rPr>
          <w:lang w:val="en-US"/>
        </w:rPr>
      </w:pPr>
    </w:p>
    <w:p w14:paraId="5F51232A" w14:textId="77777777" w:rsidR="00774472" w:rsidRPr="0045652F" w:rsidRDefault="00774472">
      <w:pPr>
        <w:pStyle w:val="Ecran"/>
        <w:rPr>
          <w:lang w:val="en-US"/>
        </w:rPr>
      </w:pPr>
      <w:r w:rsidRPr="0045652F">
        <w:rPr>
          <w:lang w:val="en-US"/>
        </w:rPr>
        <w:t>&lt;/FORM&gt;</w:t>
      </w:r>
    </w:p>
    <w:p w14:paraId="46BEF606" w14:textId="77777777" w:rsidR="00774472" w:rsidRPr="0045652F" w:rsidRDefault="00774472">
      <w:pPr>
        <w:pStyle w:val="Ecran"/>
        <w:rPr>
          <w:lang w:val="en-US"/>
        </w:rPr>
      </w:pPr>
    </w:p>
    <w:p w14:paraId="26F11002" w14:textId="77777777" w:rsidR="00774472" w:rsidRPr="0045652F" w:rsidRDefault="00774472">
      <w:pPr>
        <w:rPr>
          <w:lang w:val="en-US"/>
        </w:rPr>
      </w:pPr>
    </w:p>
    <w:p w14:paraId="08FFEFAD" w14:textId="77777777" w:rsidR="00774472" w:rsidRPr="0045652F" w:rsidRDefault="00774472">
      <w:pPr>
        <w:pStyle w:val="RefrenceChamp"/>
        <w:rPr>
          <w:lang w:val="en-US"/>
        </w:rPr>
      </w:pPr>
      <w:r w:rsidRPr="0045652F">
        <w:rPr>
          <w:b/>
          <w:i/>
          <w:iCs/>
          <w:lang w:val="en-US"/>
        </w:rPr>
        <w:t>name</w:t>
      </w:r>
      <w:r w:rsidRPr="0045652F">
        <w:rPr>
          <w:lang w:val="en-US"/>
        </w:rPr>
        <w:tab/>
        <w:t>Form name.  The name of the form is used in JavaScript procedures to refer to various elements of the form.  For an example, see the section “</w:t>
      </w:r>
      <w:r w:rsidRPr="0045652F">
        <w:rPr>
          <w:lang w:val="en-US"/>
        </w:rPr>
        <w:t>Cursor management</w:t>
      </w:r>
      <w:r w:rsidRPr="0045652F">
        <w:rPr>
          <w:lang w:val="en-US"/>
        </w:rPr>
        <w:t xml:space="preserve">” </w:t>
      </w:r>
      <w:r w:rsidRPr="0045652F">
        <w:rPr>
          <w:lang w:val="en-US"/>
        </w:rPr>
        <w:fldChar w:fldCharType="begin"/>
      </w:r>
      <w:r w:rsidRPr="0045652F">
        <w:rPr>
          <w:lang w:val="en-US"/>
        </w:rPr>
        <w:instrText xml:space="preserve"> PAGEREF _Ref72317572 \p \h </w:instrText>
      </w:r>
      <w:r w:rsidRPr="0045652F">
        <w:rPr>
          <w:lang w:val="en-US"/>
        </w:rPr>
      </w:r>
      <w:r w:rsidRPr="0045652F">
        <w:rPr>
          <w:lang w:val="en-US"/>
        </w:rPr>
        <w:fldChar w:fldCharType="separate"/>
      </w:r>
      <w:r w:rsidR="00A87DE6">
        <w:rPr>
          <w:noProof/>
          <w:lang w:val="en-US"/>
        </w:rPr>
        <w:t>sur la page 44</w:t>
      </w:r>
      <w:r w:rsidRPr="0045652F">
        <w:rPr>
          <w:lang w:val="en-US"/>
        </w:rPr>
        <w:fldChar w:fldCharType="end"/>
      </w:r>
      <w:r w:rsidRPr="0045652F">
        <w:rPr>
          <w:lang w:val="en-US"/>
        </w:rPr>
        <w:t>.</w:t>
      </w:r>
    </w:p>
    <w:p w14:paraId="5D9A763E" w14:textId="77777777" w:rsidR="00774472" w:rsidRPr="0045652F" w:rsidRDefault="00774472">
      <w:pPr>
        <w:rPr>
          <w:lang w:val="en-US"/>
        </w:rPr>
      </w:pPr>
    </w:p>
    <w:p w14:paraId="09B723C9" w14:textId="77777777" w:rsidR="00774472" w:rsidRPr="0045652F" w:rsidRDefault="00774472">
      <w:pPr>
        <w:pStyle w:val="RefrenceChamp"/>
        <w:rPr>
          <w:lang w:val="en-US"/>
        </w:rPr>
      </w:pPr>
      <w:r w:rsidRPr="0045652F">
        <w:rPr>
          <w:b/>
          <w:i/>
          <w:iCs/>
          <w:lang w:val="en-US"/>
        </w:rPr>
        <w:t>action</w:t>
      </w:r>
      <w:r w:rsidRPr="0045652F">
        <w:rPr>
          <w:lang w:val="en-US"/>
        </w:rPr>
        <w:tab/>
        <w:t>URL transmitted to the server, in the following format:</w:t>
      </w:r>
    </w:p>
    <w:p w14:paraId="51E481C7" w14:textId="77777777" w:rsidR="00774472" w:rsidRPr="0045652F" w:rsidRDefault="00774472">
      <w:pPr>
        <w:pStyle w:val="DetailRefChampText"/>
        <w:tabs>
          <w:tab w:val="left" w:pos="3420"/>
        </w:tabs>
        <w:rPr>
          <w:lang w:val="en-US"/>
        </w:rPr>
      </w:pPr>
      <w:r w:rsidRPr="0045652F">
        <w:rPr>
          <w:lang w:val="en-US"/>
        </w:rPr>
        <w:t>action="pagename++{{{SESSION-CODE}}}"</w:t>
      </w:r>
    </w:p>
    <w:p w14:paraId="46538C21" w14:textId="77777777" w:rsidR="00774472" w:rsidRPr="0045652F" w:rsidRDefault="00774472">
      <w:pPr>
        <w:pStyle w:val="DetailRefChampText"/>
        <w:tabs>
          <w:tab w:val="left" w:pos="3420"/>
        </w:tabs>
        <w:rPr>
          <w:lang w:val="en-US"/>
        </w:rPr>
      </w:pPr>
    </w:p>
    <w:p w14:paraId="0E33A9DB" w14:textId="77777777" w:rsidR="00774472" w:rsidRPr="0045652F" w:rsidRDefault="00774472">
      <w:pPr>
        <w:pStyle w:val="DtailRefChamp"/>
        <w:rPr>
          <w:lang w:val="en-US"/>
        </w:rPr>
      </w:pPr>
      <w:r w:rsidRPr="0045652F">
        <w:rPr>
          <w:i/>
          <w:iCs/>
          <w:lang w:val="en-US"/>
        </w:rPr>
        <w:t>pagename</w:t>
      </w:r>
      <w:r w:rsidRPr="0045652F">
        <w:rPr>
          <w:lang w:val="en-US"/>
        </w:rPr>
        <w:t xml:space="preserve"> is the name of the template page to be used to display the subsequent screen sent by the host application (usually the same as the current template page)</w:t>
      </w:r>
    </w:p>
    <w:p w14:paraId="6F07DE31" w14:textId="77777777" w:rsidR="00774472" w:rsidRPr="0045652F" w:rsidRDefault="00774472">
      <w:pPr>
        <w:pStyle w:val="DtailRefChamp"/>
        <w:rPr>
          <w:i/>
          <w:iCs/>
          <w:lang w:val="en-US"/>
        </w:rPr>
      </w:pPr>
      <w:r w:rsidRPr="0045652F">
        <w:rPr>
          <w:i/>
          <w:iCs/>
          <w:lang w:val="en-US"/>
        </w:rPr>
        <w:t xml:space="preserve">{{{SESSION-CODE}}} </w:t>
      </w:r>
      <w:r w:rsidRPr="0045652F">
        <w:rPr>
          <w:lang w:val="en-US"/>
        </w:rPr>
        <w:t>identifies the session established with the host application</w:t>
      </w:r>
    </w:p>
    <w:p w14:paraId="1BE40161" w14:textId="77777777" w:rsidR="00774472" w:rsidRPr="0045652F" w:rsidRDefault="00774472">
      <w:pPr>
        <w:rPr>
          <w:lang w:val="en-US"/>
        </w:rPr>
      </w:pPr>
    </w:p>
    <w:p w14:paraId="15159838" w14:textId="77777777" w:rsidR="00774472" w:rsidRPr="0045652F" w:rsidRDefault="00774472">
      <w:pPr>
        <w:pStyle w:val="RefrenceChamp"/>
        <w:rPr>
          <w:lang w:val="en-US"/>
        </w:rPr>
      </w:pPr>
      <w:r w:rsidRPr="0045652F">
        <w:rPr>
          <w:b/>
          <w:i/>
          <w:iCs/>
          <w:lang w:val="en-US"/>
        </w:rPr>
        <w:t>method</w:t>
      </w:r>
      <w:r w:rsidRPr="0045652F">
        <w:rPr>
          <w:lang w:val="en-US"/>
        </w:rPr>
        <w:tab/>
        <w:t>Transmission mode.</w:t>
      </w:r>
    </w:p>
    <w:p w14:paraId="787D55BC" w14:textId="77777777" w:rsidR="00774472" w:rsidRPr="0045652F" w:rsidRDefault="00774472">
      <w:pPr>
        <w:pStyle w:val="DtailRefChamp"/>
        <w:rPr>
          <w:bCs/>
          <w:lang w:val="en-US"/>
        </w:rPr>
      </w:pPr>
      <w:r w:rsidRPr="0045652F">
        <w:rPr>
          <w:bCs/>
          <w:lang w:val="en-US"/>
        </w:rPr>
        <w:t>Always POST.</w:t>
      </w:r>
    </w:p>
    <w:p w14:paraId="7B4F12BE" w14:textId="77777777" w:rsidR="00774472" w:rsidRPr="0045652F" w:rsidRDefault="00774472">
      <w:pPr>
        <w:pStyle w:val="ecran0"/>
        <w:rPr>
          <w:lang w:val="en-US"/>
        </w:rPr>
      </w:pPr>
      <w:r w:rsidRPr="0045652F">
        <w:rPr>
          <w:lang w:val="en-US"/>
        </w:rPr>
        <w:t>Example :</w:t>
      </w:r>
    </w:p>
    <w:p w14:paraId="238EF032" w14:textId="77777777" w:rsidR="00774472" w:rsidRPr="0045652F" w:rsidRDefault="00774472">
      <w:pPr>
        <w:pStyle w:val="Listing"/>
        <w:rPr>
          <w:lang w:val="en-US"/>
        </w:rPr>
      </w:pPr>
      <w:r w:rsidRPr="0045652F">
        <w:rPr>
          <w:lang w:val="en-US"/>
        </w:rPr>
        <w:t>&lt;form name="Virtel" action="WEB2VIRT.htm++{{{SESSION-CODE}}}" method="post"&gt;</w:t>
      </w:r>
    </w:p>
    <w:p w14:paraId="3DA17AAB" w14:textId="77777777" w:rsidR="00774472" w:rsidRPr="0045652F" w:rsidRDefault="00774472">
      <w:pPr>
        <w:rPr>
          <w:lang w:val="en-US"/>
        </w:rPr>
      </w:pPr>
    </w:p>
    <w:p w14:paraId="76EBB70D" w14:textId="77777777" w:rsidR="00774472" w:rsidRPr="0045652F" w:rsidRDefault="00774472">
      <w:pPr>
        <w:pStyle w:val="Heading4"/>
        <w:pageBreakBefore/>
        <w:rPr>
          <w:lang w:val="en-US"/>
        </w:rPr>
      </w:pPr>
      <w:bookmarkStart w:id="121" w:name="_Toc93996985"/>
      <w:r w:rsidRPr="0045652F">
        <w:rPr>
          <w:lang w:val="en-US"/>
        </w:rPr>
        <w:t>Where to position the elements of an HTML page</w:t>
      </w:r>
      <w:bookmarkEnd w:id="121"/>
    </w:p>
    <w:p w14:paraId="4BDA721F" w14:textId="77777777" w:rsidR="00774472" w:rsidRPr="0045652F" w:rsidRDefault="00774472">
      <w:pPr>
        <w:keepNext/>
        <w:keepLines/>
        <w:rPr>
          <w:lang w:val="en-US"/>
        </w:rPr>
      </w:pPr>
      <w:r w:rsidRPr="0045652F">
        <w:rPr>
          <w:lang w:val="en-US"/>
        </w:rPr>
        <w:t>By design, an HTML page starts with the &lt;HTML&gt; tag and is terminated by the &lt;/HTML&gt; tag.  In order to be able to be correctly interpreted by the browser, other tags are necessary, for example &lt;HEAD&gt; and &lt;/HEAD&gt; as well as &lt;BODY&gt; and &lt;/BODY&gt;.  All other tags are optional.</w:t>
      </w:r>
    </w:p>
    <w:p w14:paraId="1658E79B" w14:textId="77777777" w:rsidR="00774472" w:rsidRPr="0045652F" w:rsidRDefault="00774472">
      <w:pPr>
        <w:keepNext/>
        <w:keepLines/>
        <w:rPr>
          <w:lang w:val="en-US"/>
        </w:rPr>
      </w:pPr>
    </w:p>
    <w:p w14:paraId="6BB9DEB4" w14:textId="77777777" w:rsidR="00774472" w:rsidRPr="0045652F" w:rsidRDefault="00774472">
      <w:pPr>
        <w:keepNext/>
        <w:keepLines/>
        <w:rPr>
          <w:lang w:val="en-US"/>
        </w:rPr>
      </w:pPr>
      <w:r w:rsidRPr="0045652F">
        <w:rPr>
          <w:lang w:val="en-US"/>
        </w:rPr>
        <w:t xml:space="preserve">As shown previously, data transmitted to the HTTP server by the client is itself placed in the tag fields &lt;FORM&gt; and &lt;/FORM&gt;.  In order to minimise traffic, it is also advisable to place only useful data in the tag fields for example, generated fields or copies resulting from GENERATE-HTML and COPY-FROM tags, as well as indispensable fields such as </w:t>
      </w:r>
      <w:r w:rsidRPr="0045652F">
        <w:rPr>
          <w:i/>
          <w:iCs/>
          <w:lang w:val="en-US"/>
        </w:rPr>
        <w:t>focusField</w:t>
      </w:r>
      <w:r w:rsidRPr="0045652F">
        <w:rPr>
          <w:lang w:val="en-US"/>
        </w:rPr>
        <w:t xml:space="preserve"> and </w:t>
      </w:r>
      <w:r w:rsidRPr="0045652F">
        <w:rPr>
          <w:i/>
          <w:iCs/>
          <w:lang w:val="en-US"/>
        </w:rPr>
        <w:t>pfkField</w:t>
      </w:r>
      <w:r w:rsidRPr="0045652F">
        <w:rPr>
          <w:lang w:val="en-US"/>
        </w:rPr>
        <w:t>.  Other data may be placed anywhere in the area of the HTML page, provided that their position conforms to the standards.  The following presents an example of the possible structure.</w:t>
      </w:r>
    </w:p>
    <w:p w14:paraId="54A17E79" w14:textId="77777777" w:rsidR="00774472" w:rsidRPr="0045652F" w:rsidRDefault="00774472">
      <w:pPr>
        <w:keepNext/>
        <w:keepLines/>
        <w:rPr>
          <w:lang w:val="en-US"/>
        </w:rPr>
      </w:pPr>
    </w:p>
    <w:p w14:paraId="527DD520" w14:textId="77777777" w:rsidR="00774472" w:rsidRPr="0045652F" w:rsidRDefault="00774472">
      <w:pPr>
        <w:pStyle w:val="Listing"/>
        <w:rPr>
          <w:lang w:val="en-US"/>
        </w:rPr>
      </w:pPr>
      <w:r w:rsidRPr="0045652F">
        <w:rPr>
          <w:lang w:val="en-US"/>
        </w:rPr>
        <w:t>&lt;HTML&gt;</w:t>
      </w:r>
    </w:p>
    <w:p w14:paraId="40661F6A" w14:textId="77777777" w:rsidR="00774472" w:rsidRPr="0045652F" w:rsidRDefault="00774472">
      <w:pPr>
        <w:pStyle w:val="Listing"/>
        <w:rPr>
          <w:lang w:val="en-US"/>
        </w:rPr>
      </w:pPr>
      <w:r w:rsidRPr="0045652F">
        <w:rPr>
          <w:lang w:val="en-US"/>
        </w:rPr>
        <w:t xml:space="preserve">&lt;HEAD&gt;&lt;!------------------ </w:t>
      </w:r>
      <w:r w:rsidRPr="0045652F">
        <w:rPr>
          <w:rFonts w:ascii="Verdana" w:hAnsi="Verdana"/>
          <w:b/>
          <w:bCs/>
          <w:i/>
          <w:iCs/>
          <w:lang w:val="en-US"/>
        </w:rPr>
        <w:t>start of HTML page header</w:t>
      </w:r>
      <w:r w:rsidRPr="0045652F">
        <w:rPr>
          <w:lang w:val="en-US"/>
        </w:rPr>
        <w:t xml:space="preserve"> --------------------&gt;</w:t>
      </w:r>
    </w:p>
    <w:p w14:paraId="28D009D7" w14:textId="77777777" w:rsidR="00774472" w:rsidRPr="0045652F" w:rsidRDefault="00774472">
      <w:pPr>
        <w:pStyle w:val="Listing"/>
        <w:rPr>
          <w:lang w:val="fr-FR"/>
        </w:rPr>
      </w:pPr>
      <w:r w:rsidRPr="0045652F">
        <w:rPr>
          <w:lang w:val="en-US"/>
        </w:rPr>
        <w:t xml:space="preserve"> </w:t>
      </w:r>
      <w:r w:rsidRPr="0045652F">
        <w:rPr>
          <w:lang w:val="fr-FR"/>
        </w:rPr>
        <w:t>&lt;style&gt;&lt;!-- définition des classes de style</w:t>
      </w:r>
    </w:p>
    <w:p w14:paraId="501638E6" w14:textId="77777777" w:rsidR="00774472" w:rsidRPr="0045652F" w:rsidRDefault="00774472">
      <w:pPr>
        <w:pStyle w:val="Listing"/>
        <w:rPr>
          <w:lang w:val="en-US"/>
        </w:rPr>
      </w:pPr>
      <w:r w:rsidRPr="0045652F">
        <w:rPr>
          <w:lang w:val="en-US"/>
        </w:rPr>
        <w:t>.GREEN {font-family: monospace; background: #000000; color: #00FF00; }</w:t>
      </w:r>
    </w:p>
    <w:p w14:paraId="7F91A771" w14:textId="77777777" w:rsidR="00774472" w:rsidRPr="0045652F" w:rsidRDefault="00774472">
      <w:pPr>
        <w:pStyle w:val="Listing"/>
        <w:rPr>
          <w:lang w:val="en-US"/>
        </w:rPr>
      </w:pPr>
      <w:r w:rsidRPr="0045652F">
        <w:rPr>
          <w:lang w:val="en-US"/>
        </w:rPr>
        <w:t xml:space="preserve"> //--&gt;&lt;/style&gt;</w:t>
      </w:r>
    </w:p>
    <w:p w14:paraId="11D19CBB" w14:textId="77777777" w:rsidR="00774472" w:rsidRPr="0045652F" w:rsidRDefault="00774472">
      <w:pPr>
        <w:pStyle w:val="Listing"/>
        <w:rPr>
          <w:lang w:val="en-US"/>
        </w:rPr>
      </w:pPr>
      <w:r w:rsidRPr="0045652F">
        <w:rPr>
          <w:lang w:val="en-US"/>
        </w:rPr>
        <w:t xml:space="preserve"> &lt;!--VIRTEL start="{{{" end="}}}" --&gt;</w:t>
      </w:r>
    </w:p>
    <w:p w14:paraId="31765D05" w14:textId="77777777" w:rsidR="00774472" w:rsidRPr="0045652F" w:rsidRDefault="00774472">
      <w:pPr>
        <w:pStyle w:val="Listing"/>
        <w:rPr>
          <w:lang w:val="en-US"/>
        </w:rPr>
      </w:pPr>
      <w:r w:rsidRPr="0045652F">
        <w:rPr>
          <w:lang w:val="en-US"/>
        </w:rPr>
        <w:t xml:space="preserve"> {{{ON-ATTRIBUTE (PROTECTED,WHITE)&lt;font color=white&gt;}}}</w:t>
      </w:r>
    </w:p>
    <w:p w14:paraId="24DB4D4E" w14:textId="77777777" w:rsidR="00774472" w:rsidRPr="0045652F" w:rsidRDefault="00774472">
      <w:pPr>
        <w:pStyle w:val="Listing"/>
        <w:rPr>
          <w:lang w:val="en-US"/>
        </w:rPr>
      </w:pPr>
      <w:r w:rsidRPr="0045652F">
        <w:rPr>
          <w:lang w:val="en-US"/>
        </w:rPr>
        <w:t xml:space="preserve"> {{{ON-END-OF-ATTRIBUTE (PROTECTED,WHITE)&lt;/font&gt;}}}</w:t>
      </w:r>
    </w:p>
    <w:p w14:paraId="0C315D90" w14:textId="77777777" w:rsidR="00774472" w:rsidRPr="0045652F" w:rsidRDefault="00774472">
      <w:pPr>
        <w:pStyle w:val="Listing"/>
        <w:rPr>
          <w:lang w:val="en-US"/>
        </w:rPr>
      </w:pPr>
      <w:r w:rsidRPr="0045652F">
        <w:rPr>
          <w:lang w:val="en-US"/>
        </w:rPr>
        <w:t xml:space="preserve"> {{{ADD-TO-FIELDS (NORMAL,NOCOLOR) class="GREEN" }}}</w:t>
      </w:r>
    </w:p>
    <w:p w14:paraId="5CDF27F1" w14:textId="77777777" w:rsidR="00774472" w:rsidRPr="0045652F" w:rsidRDefault="00774472">
      <w:pPr>
        <w:pStyle w:val="Listing"/>
        <w:rPr>
          <w:lang w:val="en-US"/>
        </w:rPr>
      </w:pPr>
      <w:r w:rsidRPr="0045652F">
        <w:rPr>
          <w:lang w:val="en-US"/>
        </w:rPr>
        <w:t xml:space="preserve"> {{{DEFINE-HTML-PFKEY "</w:t>
      </w:r>
      <w:r w:rsidRPr="0045652F">
        <w:rPr>
          <w:b/>
          <w:bCs/>
          <w:lang w:val="en-US"/>
        </w:rPr>
        <w:t>PFKFIELD</w:t>
      </w:r>
      <w:r w:rsidRPr="0045652F">
        <w:rPr>
          <w:lang w:val="en-US"/>
        </w:rPr>
        <w:t>"}}}</w:t>
      </w:r>
    </w:p>
    <w:p w14:paraId="780C1F17" w14:textId="77777777" w:rsidR="00774472" w:rsidRPr="0045652F" w:rsidRDefault="00774472">
      <w:pPr>
        <w:pStyle w:val="Listing"/>
        <w:rPr>
          <w:lang w:val="en-US"/>
        </w:rPr>
      </w:pPr>
      <w:r w:rsidRPr="0045652F">
        <w:rPr>
          <w:lang w:val="en-US"/>
        </w:rPr>
        <w:t xml:space="preserve"> {{{DEFINE-HTML-FOCUS-FIELD "</w:t>
      </w:r>
      <w:r w:rsidRPr="0045652F">
        <w:rPr>
          <w:b/>
          <w:bCs/>
          <w:lang w:val="en-US"/>
        </w:rPr>
        <w:t>FOCUSFIELD</w:t>
      </w:r>
      <w:r w:rsidRPr="0045652F">
        <w:rPr>
          <w:lang w:val="en-US"/>
        </w:rPr>
        <w:t>"}}}</w:t>
      </w:r>
    </w:p>
    <w:p w14:paraId="0411ADB2" w14:textId="77777777" w:rsidR="00774472" w:rsidRPr="0045652F" w:rsidRDefault="00774472">
      <w:pPr>
        <w:pStyle w:val="Listing"/>
        <w:rPr>
          <w:lang w:val="en-US"/>
        </w:rPr>
      </w:pPr>
      <w:r w:rsidRPr="0045652F">
        <w:rPr>
          <w:lang w:val="en-US"/>
        </w:rPr>
        <w:t xml:space="preserve"> &lt;title&gt;Sample HTML page&lt;/title&gt;</w:t>
      </w:r>
    </w:p>
    <w:p w14:paraId="35412E5A" w14:textId="77777777" w:rsidR="00774472" w:rsidRPr="0045652F" w:rsidRDefault="00774472">
      <w:pPr>
        <w:pStyle w:val="Listing"/>
        <w:rPr>
          <w:lang w:val="en-US"/>
        </w:rPr>
      </w:pPr>
      <w:r w:rsidRPr="0045652F">
        <w:rPr>
          <w:lang w:val="en-US"/>
        </w:rPr>
        <w:t xml:space="preserve">&lt;/HEAD&gt;&lt;!------------------ </w:t>
      </w:r>
      <w:r w:rsidRPr="0045652F">
        <w:rPr>
          <w:rFonts w:ascii="Verdana" w:hAnsi="Verdana"/>
          <w:b/>
          <w:bCs/>
          <w:i/>
          <w:iCs/>
          <w:lang w:val="en-US"/>
        </w:rPr>
        <w:t>end of HTML page header</w:t>
      </w:r>
      <w:r w:rsidRPr="0045652F">
        <w:rPr>
          <w:lang w:val="en-US"/>
        </w:rPr>
        <w:t xml:space="preserve"> --------------------&gt;</w:t>
      </w:r>
    </w:p>
    <w:p w14:paraId="209BFE60" w14:textId="77777777" w:rsidR="00774472" w:rsidRPr="0045652F" w:rsidRDefault="00774472">
      <w:pPr>
        <w:pStyle w:val="Listing"/>
        <w:keepNext w:val="0"/>
        <w:keepLines w:val="0"/>
        <w:rPr>
          <w:lang w:val="en-US"/>
        </w:rPr>
      </w:pPr>
    </w:p>
    <w:p w14:paraId="1B7A6DE3" w14:textId="77777777" w:rsidR="00774472" w:rsidRPr="0045652F" w:rsidRDefault="00774472">
      <w:pPr>
        <w:pStyle w:val="Listing"/>
        <w:keepNext w:val="0"/>
        <w:keepLines w:val="0"/>
        <w:rPr>
          <w:lang w:val="en-US"/>
        </w:rPr>
      </w:pPr>
      <w:r w:rsidRPr="0045652F">
        <w:rPr>
          <w:lang w:val="en-US"/>
        </w:rPr>
        <w:t>&lt;script language="JavaScript"&gt;&lt;!--</w:t>
      </w:r>
    </w:p>
    <w:p w14:paraId="42D65C1B" w14:textId="77777777" w:rsidR="00774472" w:rsidRPr="0045652F" w:rsidRDefault="00774472">
      <w:pPr>
        <w:pStyle w:val="Listing"/>
        <w:keepNext w:val="0"/>
        <w:keepLines w:val="0"/>
        <w:rPr>
          <w:lang w:val="en-US"/>
        </w:rPr>
      </w:pPr>
      <w:r w:rsidRPr="0045652F">
        <w:rPr>
          <w:lang w:val="en-US"/>
        </w:rPr>
        <w:t>function SetFocus()</w:t>
      </w:r>
    </w:p>
    <w:p w14:paraId="34984BF4" w14:textId="77777777" w:rsidR="00774472" w:rsidRPr="0045652F" w:rsidRDefault="00774472">
      <w:pPr>
        <w:pStyle w:val="Listing"/>
        <w:keepNext w:val="0"/>
        <w:keepLines w:val="0"/>
        <w:rPr>
          <w:lang w:val="en-US"/>
        </w:rPr>
      </w:pPr>
      <w:r w:rsidRPr="0045652F">
        <w:rPr>
          <w:lang w:val="en-US"/>
        </w:rPr>
        <w:t xml:space="preserve">   { document.</w:t>
      </w:r>
      <w:r w:rsidRPr="0045652F">
        <w:rPr>
          <w:b/>
          <w:lang w:val="en-US"/>
        </w:rPr>
        <w:t>virtelForm</w:t>
      </w:r>
      <w:r w:rsidRPr="0045652F">
        <w:rPr>
          <w:lang w:val="en-US"/>
        </w:rPr>
        <w:t>.{{{FIELD-WITH-CURSOR}}}.focus(); }</w:t>
      </w:r>
    </w:p>
    <w:p w14:paraId="51A6A8CE" w14:textId="77777777" w:rsidR="00774472" w:rsidRPr="0045652F" w:rsidRDefault="00774472">
      <w:pPr>
        <w:pStyle w:val="Listing"/>
        <w:keepNext w:val="0"/>
        <w:keepLines w:val="0"/>
        <w:rPr>
          <w:lang w:val="en-US"/>
        </w:rPr>
      </w:pPr>
      <w:r w:rsidRPr="0045652F">
        <w:rPr>
          <w:lang w:val="en-US"/>
        </w:rPr>
        <w:t>function SaveFocus(CurrentFieldName)</w:t>
      </w:r>
    </w:p>
    <w:p w14:paraId="01A6C686" w14:textId="77777777" w:rsidR="00774472" w:rsidRPr="0045652F" w:rsidRDefault="00774472">
      <w:pPr>
        <w:pStyle w:val="Listing"/>
        <w:keepNext w:val="0"/>
        <w:keepLines w:val="0"/>
        <w:rPr>
          <w:lang w:val="en-US"/>
        </w:rPr>
      </w:pPr>
      <w:r w:rsidRPr="0045652F">
        <w:rPr>
          <w:lang w:val="en-US"/>
        </w:rPr>
        <w:t xml:space="preserve">   { document.</w:t>
      </w:r>
      <w:r w:rsidRPr="0045652F">
        <w:rPr>
          <w:b/>
          <w:lang w:val="en-US"/>
        </w:rPr>
        <w:t>virtelForm</w:t>
      </w:r>
      <w:r w:rsidRPr="0045652F">
        <w:rPr>
          <w:lang w:val="en-US"/>
        </w:rPr>
        <w:t>.</w:t>
      </w:r>
      <w:r w:rsidRPr="0045652F">
        <w:rPr>
          <w:b/>
          <w:bCs/>
          <w:lang w:val="en-US"/>
        </w:rPr>
        <w:t>FOCUSFIELD</w:t>
      </w:r>
      <w:r w:rsidRPr="0045652F">
        <w:rPr>
          <w:lang w:val="en-US"/>
        </w:rPr>
        <w:t>.value = CurrentFieldName; }</w:t>
      </w:r>
    </w:p>
    <w:p w14:paraId="761AB46E" w14:textId="77777777" w:rsidR="00774472" w:rsidRPr="0045652F" w:rsidRDefault="00774472">
      <w:pPr>
        <w:pStyle w:val="Listing"/>
        <w:keepNext w:val="0"/>
        <w:keepLines w:val="0"/>
        <w:rPr>
          <w:lang w:val="fr-FR"/>
        </w:rPr>
      </w:pPr>
      <w:r w:rsidRPr="0045652F">
        <w:rPr>
          <w:lang w:val="fr-FR"/>
        </w:rPr>
        <w:t>function SubmitForm(valeur)</w:t>
      </w:r>
    </w:p>
    <w:p w14:paraId="7988D12D" w14:textId="77777777" w:rsidR="00774472" w:rsidRPr="0045652F" w:rsidRDefault="00774472">
      <w:pPr>
        <w:pStyle w:val="Listing"/>
        <w:keepNext w:val="0"/>
        <w:keepLines w:val="0"/>
        <w:rPr>
          <w:lang w:val="fr-FR"/>
        </w:rPr>
      </w:pPr>
      <w:r w:rsidRPr="0045652F">
        <w:rPr>
          <w:lang w:val="fr-FR"/>
        </w:rPr>
        <w:t xml:space="preserve">   { document.</w:t>
      </w:r>
      <w:r w:rsidRPr="0045652F">
        <w:rPr>
          <w:b/>
          <w:lang w:val="fr-FR"/>
        </w:rPr>
        <w:t>virtelForm</w:t>
      </w:r>
      <w:r w:rsidRPr="0045652F">
        <w:rPr>
          <w:lang w:val="fr-FR"/>
        </w:rPr>
        <w:t>.</w:t>
      </w:r>
      <w:r w:rsidRPr="0045652F">
        <w:rPr>
          <w:b/>
          <w:bCs/>
          <w:lang w:val="fr-FR"/>
        </w:rPr>
        <w:t>PFKFIELD</w:t>
      </w:r>
      <w:r w:rsidRPr="0045652F">
        <w:rPr>
          <w:lang w:val="fr-FR"/>
        </w:rPr>
        <w:t>.value = valeur;</w:t>
      </w:r>
    </w:p>
    <w:p w14:paraId="10CDA269" w14:textId="77777777" w:rsidR="00774472" w:rsidRPr="0045652F" w:rsidRDefault="00774472">
      <w:pPr>
        <w:pStyle w:val="Listing"/>
        <w:keepNext w:val="0"/>
        <w:keepLines w:val="0"/>
        <w:rPr>
          <w:lang w:val="en-US"/>
        </w:rPr>
      </w:pPr>
      <w:r w:rsidRPr="0045652F">
        <w:rPr>
          <w:lang w:val="fr-FR"/>
        </w:rPr>
        <w:t xml:space="preserve">     </w:t>
      </w:r>
      <w:r w:rsidRPr="0045652F">
        <w:rPr>
          <w:lang w:val="en-US"/>
        </w:rPr>
        <w:t>document.</w:t>
      </w:r>
      <w:r w:rsidRPr="0045652F">
        <w:rPr>
          <w:b/>
          <w:lang w:val="en-US"/>
        </w:rPr>
        <w:t>virtelForm</w:t>
      </w:r>
      <w:r w:rsidRPr="0045652F">
        <w:rPr>
          <w:lang w:val="en-US"/>
        </w:rPr>
        <w:t>.submit(); }</w:t>
      </w:r>
    </w:p>
    <w:p w14:paraId="3BDC61BF" w14:textId="77777777" w:rsidR="00774472" w:rsidRPr="0045652F" w:rsidRDefault="00774472">
      <w:pPr>
        <w:pStyle w:val="Listing"/>
        <w:keepNext w:val="0"/>
        <w:keepLines w:val="0"/>
        <w:rPr>
          <w:lang w:val="en-US"/>
        </w:rPr>
      </w:pPr>
      <w:r w:rsidRPr="0045652F">
        <w:rPr>
          <w:lang w:val="en-US"/>
        </w:rPr>
        <w:t>function ShowPopup()</w:t>
      </w:r>
    </w:p>
    <w:p w14:paraId="109EC0CB" w14:textId="77777777" w:rsidR="00774472" w:rsidRPr="0045652F" w:rsidRDefault="00774472">
      <w:pPr>
        <w:pStyle w:val="Listing"/>
        <w:keepNext w:val="0"/>
        <w:keepLines w:val="0"/>
        <w:rPr>
          <w:lang w:val="en-US"/>
        </w:rPr>
      </w:pPr>
      <w:r w:rsidRPr="0045652F">
        <w:rPr>
          <w:lang w:val="en-US"/>
        </w:rPr>
        <w:t xml:space="preserve">   { var popup = window.open("","PopupImpression",'width=614,height=129');</w:t>
      </w:r>
    </w:p>
    <w:p w14:paraId="3556EE82" w14:textId="77777777" w:rsidR="00774472" w:rsidRPr="0045652F" w:rsidRDefault="00774472">
      <w:pPr>
        <w:pStyle w:val="Listing"/>
        <w:keepNext w:val="0"/>
        <w:keepLines w:val="0"/>
        <w:rPr>
          <w:lang w:val="fr-FR"/>
        </w:rPr>
      </w:pPr>
      <w:r w:rsidRPr="0045652F">
        <w:rPr>
          <w:lang w:val="en-US"/>
        </w:rPr>
        <w:t xml:space="preserve">     </w:t>
      </w:r>
      <w:r w:rsidRPr="0045652F">
        <w:rPr>
          <w:lang w:val="fr-FR"/>
        </w:rPr>
        <w:t>popup.location = "imprim.htm++Print{{{SESSION-CODE}}}"; }</w:t>
      </w:r>
    </w:p>
    <w:p w14:paraId="6308C4FF" w14:textId="77777777" w:rsidR="00774472" w:rsidRPr="0045652F" w:rsidRDefault="00774472">
      <w:pPr>
        <w:pStyle w:val="Listing"/>
        <w:keepNext w:val="0"/>
        <w:keepLines w:val="0"/>
        <w:rPr>
          <w:lang w:val="en-US"/>
        </w:rPr>
      </w:pPr>
      <w:r w:rsidRPr="0045652F">
        <w:rPr>
          <w:lang w:val="en-US"/>
        </w:rPr>
        <w:t>--&gt;&lt;/script&gt;</w:t>
      </w:r>
    </w:p>
    <w:p w14:paraId="627A4752" w14:textId="77777777" w:rsidR="00774472" w:rsidRPr="0045652F" w:rsidRDefault="00774472">
      <w:pPr>
        <w:pStyle w:val="Listing"/>
        <w:keepNext w:val="0"/>
        <w:keepLines w:val="0"/>
        <w:rPr>
          <w:lang w:val="en-US"/>
        </w:rPr>
      </w:pPr>
      <w:r w:rsidRPr="0045652F">
        <w:rPr>
          <w:lang w:val="en-US"/>
        </w:rPr>
        <w:t xml:space="preserve">&lt;!---------------------- </w:t>
      </w:r>
      <w:r w:rsidRPr="0045652F">
        <w:rPr>
          <w:rFonts w:ascii="Verdana" w:hAnsi="Verdana"/>
          <w:b/>
          <w:bCs/>
          <w:i/>
          <w:iCs/>
          <w:lang w:val="en-US"/>
        </w:rPr>
        <w:t>start of HTML</w:t>
      </w:r>
      <w:r w:rsidRPr="0045652F">
        <w:rPr>
          <w:lang w:val="en-US"/>
        </w:rPr>
        <w:t xml:space="preserve"> </w:t>
      </w:r>
      <w:r w:rsidRPr="0045652F">
        <w:rPr>
          <w:rFonts w:ascii="Verdana" w:hAnsi="Verdana"/>
          <w:b/>
          <w:bCs/>
          <w:i/>
          <w:iCs/>
          <w:lang w:val="en-US"/>
        </w:rPr>
        <w:t xml:space="preserve">page body </w:t>
      </w:r>
      <w:r w:rsidRPr="0045652F">
        <w:rPr>
          <w:lang w:val="en-US"/>
        </w:rPr>
        <w:t>--------------------&gt;</w:t>
      </w:r>
    </w:p>
    <w:p w14:paraId="080F0915" w14:textId="77777777" w:rsidR="00774472" w:rsidRPr="0045652F" w:rsidRDefault="00774472">
      <w:pPr>
        <w:pStyle w:val="Listing"/>
        <w:keepNext w:val="0"/>
        <w:keepLines w:val="0"/>
        <w:rPr>
          <w:lang w:val="en-US"/>
        </w:rPr>
      </w:pPr>
      <w:r w:rsidRPr="0045652F">
        <w:rPr>
          <w:lang w:val="en-US"/>
        </w:rPr>
        <w:t>&lt;BODY onLoad="SetFocus()"&gt;</w:t>
      </w:r>
    </w:p>
    <w:p w14:paraId="43DC1A82" w14:textId="77777777" w:rsidR="00774472" w:rsidRPr="0045652F" w:rsidRDefault="00774472">
      <w:pPr>
        <w:pStyle w:val="Listing"/>
        <w:keepNext w:val="0"/>
        <w:keepLines w:val="0"/>
        <w:rPr>
          <w:lang w:val="en-US"/>
        </w:rPr>
      </w:pPr>
      <w:r w:rsidRPr="0045652F">
        <w:rPr>
          <w:lang w:val="en-US"/>
        </w:rPr>
        <w:t xml:space="preserve">&lt;!------------------------- </w:t>
      </w:r>
      <w:r w:rsidRPr="0045652F">
        <w:rPr>
          <w:rFonts w:ascii="Verdana" w:hAnsi="Verdana"/>
          <w:b/>
          <w:bCs/>
          <w:i/>
          <w:iCs/>
          <w:lang w:val="en-US"/>
        </w:rPr>
        <w:t>start of HTML form</w:t>
      </w:r>
      <w:r w:rsidRPr="0045652F">
        <w:rPr>
          <w:lang w:val="en-US"/>
        </w:rPr>
        <w:t xml:space="preserve"> -----------------------&gt;</w:t>
      </w:r>
    </w:p>
    <w:p w14:paraId="6DF1C9B0" w14:textId="77777777" w:rsidR="00774472" w:rsidRPr="0045652F" w:rsidRDefault="00774472">
      <w:pPr>
        <w:pStyle w:val="Listing"/>
        <w:keepNext w:val="0"/>
        <w:keepLines w:val="0"/>
        <w:rPr>
          <w:lang w:val="en-US"/>
        </w:rPr>
      </w:pPr>
      <w:r w:rsidRPr="0045652F">
        <w:rPr>
          <w:lang w:val="en-US"/>
        </w:rPr>
        <w:t>&lt;FORM name="</w:t>
      </w:r>
      <w:r w:rsidRPr="0045652F">
        <w:rPr>
          <w:b/>
          <w:lang w:val="en-US"/>
        </w:rPr>
        <w:t>virtelForm</w:t>
      </w:r>
      <w:r w:rsidRPr="0045652F">
        <w:rPr>
          <w:lang w:val="en-US"/>
        </w:rPr>
        <w:t xml:space="preserve">" </w:t>
      </w:r>
    </w:p>
    <w:p w14:paraId="6FD34452" w14:textId="77777777" w:rsidR="00774472" w:rsidRPr="0045652F" w:rsidRDefault="00774472">
      <w:pPr>
        <w:pStyle w:val="Listing"/>
        <w:keepNext w:val="0"/>
        <w:keepLines w:val="0"/>
        <w:rPr>
          <w:lang w:val="en-US"/>
        </w:rPr>
      </w:pPr>
      <w:r w:rsidRPr="0045652F">
        <w:rPr>
          <w:lang w:val="en-US"/>
        </w:rPr>
        <w:t xml:space="preserve">      action="example.html++</w:t>
      </w:r>
      <w:r w:rsidRPr="0045652F">
        <w:rPr>
          <w:b/>
          <w:lang w:val="en-US"/>
        </w:rPr>
        <w:t>{{{SESSION-CODE}}}"</w:t>
      </w:r>
    </w:p>
    <w:p w14:paraId="16F0E079" w14:textId="77777777" w:rsidR="00774472" w:rsidRPr="0045652F" w:rsidRDefault="00774472">
      <w:pPr>
        <w:pStyle w:val="Listing"/>
        <w:keepNext w:val="0"/>
        <w:keepLines w:val="0"/>
        <w:rPr>
          <w:lang w:val="en-US"/>
        </w:rPr>
      </w:pPr>
      <w:r w:rsidRPr="0045652F">
        <w:rPr>
          <w:lang w:val="en-US"/>
        </w:rPr>
        <w:t xml:space="preserve">      method=="POST"&gt;</w:t>
      </w:r>
    </w:p>
    <w:p w14:paraId="31E03DFA" w14:textId="77777777" w:rsidR="00774472" w:rsidRPr="0045652F" w:rsidRDefault="00774472">
      <w:pPr>
        <w:pStyle w:val="Listing"/>
        <w:keepNext w:val="0"/>
        <w:keepLines w:val="0"/>
        <w:rPr>
          <w:lang w:val="en-US"/>
        </w:rPr>
      </w:pPr>
    </w:p>
    <w:p w14:paraId="02B66642" w14:textId="77777777" w:rsidR="00774472" w:rsidRPr="0045652F" w:rsidRDefault="00774472">
      <w:pPr>
        <w:pStyle w:val="Listing"/>
        <w:keepNext w:val="0"/>
        <w:keepLines w:val="0"/>
        <w:rPr>
          <w:lang w:val="en-US"/>
        </w:rPr>
      </w:pPr>
      <w:r w:rsidRPr="0045652F">
        <w:rPr>
          <w:lang w:val="en-US"/>
        </w:rPr>
        <w:t>{{{ GENERATE-HTML (1,1,1920) }}}</w:t>
      </w:r>
    </w:p>
    <w:p w14:paraId="2A7D9B90" w14:textId="77777777" w:rsidR="00774472" w:rsidRPr="0045652F" w:rsidRDefault="00774472">
      <w:pPr>
        <w:pStyle w:val="Listing"/>
        <w:keepNext w:val="0"/>
        <w:keepLines w:val="0"/>
        <w:rPr>
          <w:lang w:val="en-US"/>
        </w:rPr>
      </w:pPr>
    </w:p>
    <w:p w14:paraId="2FC5B5E3" w14:textId="77777777" w:rsidR="00774472" w:rsidRPr="0045652F" w:rsidRDefault="00774472">
      <w:pPr>
        <w:pStyle w:val="Listing"/>
        <w:keepNext w:val="0"/>
        <w:keepLines w:val="0"/>
        <w:rPr>
          <w:lang w:val="en-US"/>
        </w:rPr>
      </w:pPr>
      <w:r w:rsidRPr="0045652F">
        <w:rPr>
          <w:lang w:val="en-US"/>
        </w:rPr>
        <w:t xml:space="preserve"> &lt;input name="</w:t>
      </w:r>
      <w:r w:rsidRPr="0045652F">
        <w:rPr>
          <w:b/>
          <w:lang w:val="en-US"/>
        </w:rPr>
        <w:t>PFKFIELD</w:t>
      </w:r>
      <w:r w:rsidRPr="0045652F">
        <w:rPr>
          <w:lang w:val="en-US"/>
        </w:rPr>
        <w:t>" type="HIDDEN" value=""&gt;</w:t>
      </w:r>
    </w:p>
    <w:p w14:paraId="4EDF9663" w14:textId="77777777" w:rsidR="00774472" w:rsidRPr="0045652F" w:rsidRDefault="00774472">
      <w:pPr>
        <w:pStyle w:val="Listing"/>
        <w:keepNext w:val="0"/>
        <w:keepLines w:val="0"/>
        <w:rPr>
          <w:lang w:val="en-US"/>
        </w:rPr>
      </w:pPr>
      <w:r w:rsidRPr="0045652F">
        <w:rPr>
          <w:lang w:val="en-US"/>
        </w:rPr>
        <w:t xml:space="preserve"> &lt;input name="</w:t>
      </w:r>
      <w:r w:rsidRPr="0045652F">
        <w:rPr>
          <w:b/>
          <w:lang w:val="en-US"/>
        </w:rPr>
        <w:t>FOCUSFIELD</w:t>
      </w:r>
      <w:r w:rsidRPr="0045652F">
        <w:rPr>
          <w:lang w:val="en-US"/>
        </w:rPr>
        <w:t>" type="HIDDEN" value="{{{FIELD-WITH-CURSOR}}}"&gt;</w:t>
      </w:r>
    </w:p>
    <w:p w14:paraId="72993465" w14:textId="77777777" w:rsidR="00774472" w:rsidRPr="0045652F" w:rsidRDefault="00774472">
      <w:pPr>
        <w:pStyle w:val="Listing"/>
        <w:keepNext w:val="0"/>
        <w:keepLines w:val="0"/>
        <w:rPr>
          <w:lang w:val="en-US"/>
        </w:rPr>
      </w:pPr>
      <w:r w:rsidRPr="0045652F">
        <w:rPr>
          <w:lang w:val="en-US"/>
        </w:rPr>
        <w:t xml:space="preserve">&lt;/FORM&gt;&lt;!--------------------- </w:t>
      </w:r>
      <w:r w:rsidRPr="0045652F">
        <w:rPr>
          <w:rFonts w:ascii="Verdana" w:hAnsi="Verdana"/>
          <w:b/>
          <w:bCs/>
          <w:i/>
          <w:iCs/>
          <w:lang w:val="en-US"/>
        </w:rPr>
        <w:t>end of HTML form</w:t>
      </w:r>
      <w:r w:rsidRPr="0045652F">
        <w:rPr>
          <w:rFonts w:cs="Courier New"/>
          <w:lang w:val="en-US"/>
        </w:rPr>
        <w:t xml:space="preserve"> </w:t>
      </w:r>
      <w:r w:rsidRPr="0045652F">
        <w:rPr>
          <w:lang w:val="en-US"/>
        </w:rPr>
        <w:t>----------------------&gt;</w:t>
      </w:r>
    </w:p>
    <w:p w14:paraId="7A7BFE20" w14:textId="77777777" w:rsidR="00774472" w:rsidRPr="0045652F" w:rsidRDefault="00774472">
      <w:pPr>
        <w:pStyle w:val="Listing"/>
        <w:keepNext w:val="0"/>
        <w:keepLines w:val="0"/>
        <w:rPr>
          <w:lang w:val="en-US"/>
        </w:rPr>
      </w:pPr>
    </w:p>
    <w:p w14:paraId="01D10026" w14:textId="77777777" w:rsidR="00774472" w:rsidRPr="0045652F" w:rsidRDefault="00774472">
      <w:pPr>
        <w:pStyle w:val="Listing"/>
        <w:rPr>
          <w:lang w:val="en-US"/>
        </w:rPr>
      </w:pPr>
      <w:r w:rsidRPr="0045652F">
        <w:rPr>
          <w:lang w:val="en-US"/>
        </w:rPr>
        <w:t>&lt;!—-</w:t>
      </w:r>
      <w:r w:rsidRPr="0045652F">
        <w:rPr>
          <w:rFonts w:ascii="Verdana" w:hAnsi="Verdana"/>
          <w:i/>
          <w:iCs/>
          <w:lang w:val="en-US"/>
        </w:rPr>
        <w:t>Place submit buttons and hypertext links here. For example:</w:t>
      </w:r>
      <w:r w:rsidRPr="0045652F">
        <w:rPr>
          <w:lang w:val="en-US"/>
        </w:rPr>
        <w:t>--&gt;</w:t>
      </w:r>
    </w:p>
    <w:p w14:paraId="49FF6248" w14:textId="77777777" w:rsidR="00774472" w:rsidRPr="0045652F" w:rsidRDefault="00774472">
      <w:pPr>
        <w:pStyle w:val="Listing"/>
        <w:rPr>
          <w:lang w:val="en-US"/>
        </w:rPr>
      </w:pPr>
      <w:r w:rsidRPr="0045652F">
        <w:rPr>
          <w:lang w:val="en-US"/>
        </w:rPr>
        <w:t>&lt;a href="javascript:submitform('PF1')" &gt;soumettre avec PF01&lt;/a&gt;</w:t>
      </w:r>
    </w:p>
    <w:p w14:paraId="656A5200" w14:textId="77777777" w:rsidR="00774472" w:rsidRPr="0045652F" w:rsidRDefault="00774472">
      <w:pPr>
        <w:pStyle w:val="Listing"/>
        <w:rPr>
          <w:lang w:val="en-US"/>
        </w:rPr>
      </w:pPr>
      <w:r w:rsidRPr="0045652F">
        <w:rPr>
          <w:lang w:val="en-US"/>
        </w:rPr>
        <w:t>&lt;INPUT TYPE="BUTTON" size="5" onclick="SubmitForm(this.value)" value="PF01"&gt;</w:t>
      </w:r>
    </w:p>
    <w:p w14:paraId="3AD8C5C8" w14:textId="77777777" w:rsidR="00774472" w:rsidRPr="0045652F" w:rsidRDefault="00774472">
      <w:pPr>
        <w:pStyle w:val="Listing"/>
        <w:rPr>
          <w:lang w:val="en-US"/>
        </w:rPr>
      </w:pPr>
      <w:r w:rsidRPr="0045652F">
        <w:rPr>
          <w:lang w:val="en-US"/>
        </w:rPr>
        <w:t>&lt;script language="JavaScript"&gt;&lt;!--</w:t>
      </w:r>
    </w:p>
    <w:p w14:paraId="29286632" w14:textId="77777777" w:rsidR="00774472" w:rsidRPr="0045652F" w:rsidRDefault="00774472">
      <w:pPr>
        <w:pStyle w:val="Listing"/>
        <w:rPr>
          <w:lang w:val="en-US"/>
        </w:rPr>
      </w:pPr>
      <w:r w:rsidRPr="0045652F">
        <w:rPr>
          <w:lang w:val="en-US"/>
        </w:rPr>
        <w:t>{{{IF-PRINT-IS-READY</w:t>
      </w:r>
    </w:p>
    <w:p w14:paraId="0DE54C28" w14:textId="77777777" w:rsidR="00774472" w:rsidRPr="0045652F" w:rsidRDefault="00774472">
      <w:pPr>
        <w:pStyle w:val="Listing"/>
        <w:rPr>
          <w:lang w:val="en-US"/>
        </w:rPr>
      </w:pPr>
      <w:r w:rsidRPr="0045652F">
        <w:rPr>
          <w:lang w:val="en-US"/>
        </w:rPr>
        <w:t xml:space="preserve">   ShowPopUp();</w:t>
      </w:r>
    </w:p>
    <w:p w14:paraId="30A752A7" w14:textId="77777777" w:rsidR="00774472" w:rsidRPr="0045652F" w:rsidRDefault="00774472">
      <w:pPr>
        <w:pStyle w:val="Listing"/>
        <w:rPr>
          <w:lang w:val="en-US"/>
        </w:rPr>
      </w:pPr>
      <w:r w:rsidRPr="0045652F">
        <w:rPr>
          <w:lang w:val="en-US"/>
        </w:rPr>
        <w:t>}}}</w:t>
      </w:r>
    </w:p>
    <w:p w14:paraId="1E1AAC62" w14:textId="77777777" w:rsidR="00774472" w:rsidRPr="0045652F" w:rsidRDefault="00774472">
      <w:pPr>
        <w:pStyle w:val="Listing"/>
        <w:rPr>
          <w:lang w:val="en-US"/>
        </w:rPr>
      </w:pPr>
      <w:r w:rsidRPr="0045652F">
        <w:rPr>
          <w:lang w:val="en-US"/>
        </w:rPr>
        <w:t>--&gt;&lt;/script&gt;</w:t>
      </w:r>
    </w:p>
    <w:p w14:paraId="0053EBAB" w14:textId="77777777" w:rsidR="00774472" w:rsidRPr="0045652F" w:rsidRDefault="00774472">
      <w:pPr>
        <w:pStyle w:val="Listing"/>
        <w:rPr>
          <w:lang w:val="en-US"/>
        </w:rPr>
      </w:pPr>
      <w:r w:rsidRPr="0045652F">
        <w:rPr>
          <w:lang w:val="en-US"/>
        </w:rPr>
        <w:t xml:space="preserve">&lt;/BODY&gt;&lt;!------------------ </w:t>
      </w:r>
      <w:r w:rsidRPr="0045652F">
        <w:rPr>
          <w:rFonts w:ascii="Verdana" w:hAnsi="Verdana"/>
          <w:b/>
          <w:bCs/>
          <w:i/>
          <w:iCs/>
          <w:lang w:val="en-US"/>
        </w:rPr>
        <w:t>end of HTML page body</w:t>
      </w:r>
      <w:r w:rsidRPr="0045652F">
        <w:rPr>
          <w:lang w:val="en-US"/>
        </w:rPr>
        <w:t xml:space="preserve"> --------------------&gt;</w:t>
      </w:r>
    </w:p>
    <w:p w14:paraId="2E84BE36" w14:textId="77777777" w:rsidR="00774472" w:rsidRPr="0045652F" w:rsidRDefault="00774472">
      <w:pPr>
        <w:pStyle w:val="Listing"/>
        <w:rPr>
          <w:lang w:val="en-US"/>
        </w:rPr>
      </w:pPr>
      <w:r w:rsidRPr="0045652F">
        <w:rPr>
          <w:lang w:val="en-US"/>
        </w:rPr>
        <w:t>&lt;/HTML&gt;</w:t>
      </w:r>
    </w:p>
    <w:p w14:paraId="3581F536" w14:textId="77777777" w:rsidR="00774472" w:rsidRPr="0045652F" w:rsidRDefault="00774472">
      <w:pPr>
        <w:rPr>
          <w:lang w:val="en-US"/>
        </w:rPr>
      </w:pPr>
    </w:p>
    <w:p w14:paraId="55A8E771" w14:textId="77777777" w:rsidR="00774472" w:rsidRPr="0045652F" w:rsidRDefault="00774472">
      <w:pPr>
        <w:rPr>
          <w:lang w:val="en-US"/>
        </w:rPr>
      </w:pPr>
      <w:r w:rsidRPr="0045652F">
        <w:rPr>
          <w:lang w:val="en-US"/>
        </w:rPr>
        <w:t xml:space="preserve">For a full example, see the </w:t>
      </w:r>
      <w:r w:rsidRPr="0045652F">
        <w:rPr>
          <w:i/>
          <w:iCs/>
          <w:lang w:val="en-US"/>
        </w:rPr>
        <w:t xml:space="preserve">WEB2VIRT.htm </w:t>
      </w:r>
      <w:r w:rsidRPr="0045652F">
        <w:rPr>
          <w:lang w:val="en-US"/>
        </w:rPr>
        <w:t>page delivered with VIRTEL.</w:t>
      </w:r>
    </w:p>
    <w:p w14:paraId="4BC3B730" w14:textId="77777777" w:rsidR="00774472" w:rsidRPr="0045652F" w:rsidRDefault="00774472">
      <w:pPr>
        <w:rPr>
          <w:lang w:val="en-US"/>
        </w:rPr>
      </w:pPr>
    </w:p>
    <w:p w14:paraId="2E577DD0" w14:textId="77777777" w:rsidR="00774472" w:rsidRPr="0045652F" w:rsidRDefault="00774472">
      <w:pPr>
        <w:pStyle w:val="Heading4"/>
        <w:pageBreakBefore/>
        <w:rPr>
          <w:lang w:val="en-US"/>
        </w:rPr>
      </w:pPr>
      <w:bookmarkStart w:id="122" w:name="_Toc93996986"/>
      <w:r w:rsidRPr="0045652F">
        <w:rPr>
          <w:lang w:val="en-US"/>
        </w:rPr>
        <w:t>Inserting host application data in a page</w:t>
      </w:r>
      <w:bookmarkEnd w:id="122"/>
    </w:p>
    <w:p w14:paraId="6D825214" w14:textId="77777777" w:rsidR="00774472" w:rsidRPr="0045652F" w:rsidRDefault="00774472">
      <w:pPr>
        <w:keepNext/>
        <w:keepLines/>
        <w:rPr>
          <w:lang w:val="en-US"/>
        </w:rPr>
      </w:pPr>
      <w:r w:rsidRPr="0045652F">
        <w:rPr>
          <w:lang w:val="en-US"/>
        </w:rPr>
        <w:t>Insertion of host application data in an HTML or XML page is achieved with the GENERATE-HTML and COPY-FROM tags.</w:t>
      </w:r>
    </w:p>
    <w:p w14:paraId="3B93A7FA" w14:textId="77777777" w:rsidR="00774472" w:rsidRPr="0045652F" w:rsidRDefault="00774472">
      <w:pPr>
        <w:pStyle w:val="Heading5"/>
        <w:rPr>
          <w:lang w:val="en-US"/>
        </w:rPr>
      </w:pPr>
      <w:bookmarkStart w:id="123" w:name="_Ref157248839"/>
      <w:r w:rsidRPr="0045652F">
        <w:rPr>
          <w:lang w:val="en-US"/>
        </w:rPr>
        <w:t>GENERATE-HTML tag</w:t>
      </w:r>
      <w:bookmarkEnd w:id="123"/>
    </w:p>
    <w:p w14:paraId="2A9FEC13" w14:textId="77777777" w:rsidR="00774472" w:rsidRPr="0045652F" w:rsidRDefault="00774472">
      <w:pPr>
        <w:pStyle w:val="ecran0"/>
        <w:rPr>
          <w:lang w:val="en-US"/>
        </w:rPr>
      </w:pPr>
      <w:r w:rsidRPr="0045652F">
        <w:rPr>
          <w:lang w:val="en-US"/>
        </w:rPr>
        <w:t>The GENERATE-HTML tag instructs VIRTEL to convert all or part of the 3270 screen into HTML form data.  Output fields are converted into text, while input fields are converted into HTML input statements.  The generated text and input fields are aligned so as to correspond as far as possible with the layout of the original 3270 screen.  The resulting generation takes account of the nature of the data as well as the information specified in the ON-ATTRIBUTE, ON-END-OF-ATTRIBUTE and ADD-TO-FIELDS tags.</w:t>
      </w:r>
    </w:p>
    <w:p w14:paraId="54306EF7"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GENERATE-HTML" </w:instrText>
      </w:r>
      <w:r w:rsidRPr="0045652F">
        <w:rPr>
          <w:lang w:val="en-US"/>
        </w:rPr>
        <w:fldChar w:fldCharType="end"/>
      </w:r>
      <w:r w:rsidRPr="0045652F">
        <w:rPr>
          <w:lang w:val="en-US"/>
        </w:rPr>
        <w:fldChar w:fldCharType="begin"/>
      </w:r>
      <w:r w:rsidRPr="0045652F">
        <w:rPr>
          <w:lang w:val="en-US"/>
        </w:rPr>
        <w:instrText xml:space="preserve"> XE "HTML:Tags:GENERATE-HTML" </w:instrText>
      </w:r>
      <w:r w:rsidRPr="0045652F">
        <w:rPr>
          <w:lang w:val="en-US"/>
        </w:rPr>
        <w:fldChar w:fldCharType="end"/>
      </w:r>
      <w:r w:rsidRPr="0045652F">
        <w:rPr>
          <w:lang w:val="en-US"/>
        </w:rPr>
        <w:fldChar w:fldCharType="begin"/>
      </w:r>
      <w:r w:rsidRPr="0045652F">
        <w:rPr>
          <w:lang w:val="en-US"/>
        </w:rPr>
        <w:instrText xml:space="preserve"> XE "GENERATE-HTML" </w:instrText>
      </w:r>
      <w:r w:rsidRPr="0045652F">
        <w:rPr>
          <w:lang w:val="en-US"/>
        </w:rPr>
        <w:fldChar w:fldCharType="end"/>
      </w:r>
    </w:p>
    <w:p w14:paraId="611DE04E" w14:textId="77777777" w:rsidR="00774472" w:rsidRPr="0045652F" w:rsidRDefault="00774472">
      <w:pPr>
        <w:pStyle w:val="Ecran"/>
        <w:rPr>
          <w:lang w:val="en-US"/>
        </w:rPr>
      </w:pPr>
      <w:r w:rsidRPr="0045652F">
        <w:rPr>
          <w:lang w:val="en-US"/>
        </w:rPr>
        <w:t>{{{ GENERATE-HTML (row, col, len) }}}</w:t>
      </w:r>
    </w:p>
    <w:p w14:paraId="523303BA" w14:textId="77777777" w:rsidR="00774472" w:rsidRPr="0045652F" w:rsidRDefault="00774472">
      <w:pPr>
        <w:pStyle w:val="Ecran"/>
        <w:rPr>
          <w:lang w:val="en-US"/>
        </w:rPr>
      </w:pPr>
    </w:p>
    <w:p w14:paraId="0A22C5EC" w14:textId="77777777" w:rsidR="00774472" w:rsidRPr="0045652F" w:rsidRDefault="00774472">
      <w:pPr>
        <w:keepNext/>
        <w:keepLines/>
        <w:rPr>
          <w:lang w:val="en-US"/>
        </w:rPr>
      </w:pPr>
    </w:p>
    <w:p w14:paraId="730FAFEB" w14:textId="77777777" w:rsidR="00774472" w:rsidRPr="0045652F" w:rsidRDefault="00774472">
      <w:pPr>
        <w:pStyle w:val="RefrenceChamp"/>
        <w:keepNext/>
        <w:keepLines/>
        <w:rPr>
          <w:lang w:val="en-US"/>
        </w:rPr>
      </w:pPr>
      <w:r w:rsidRPr="0045652F">
        <w:rPr>
          <w:b/>
          <w:bCs/>
          <w:i/>
          <w:iCs/>
          <w:lang w:val="en-US"/>
        </w:rPr>
        <w:t>row,col</w:t>
      </w:r>
      <w:r w:rsidRPr="0045652F">
        <w:rPr>
          <w:lang w:val="en-US"/>
        </w:rPr>
        <w:tab/>
        <w:t>Starting position (row and column number on the 3270 screen) of the data to be copied.  This starting position will usually contain a 3270 attribute character.</w:t>
      </w:r>
    </w:p>
    <w:p w14:paraId="3BDCCB9F" w14:textId="77777777" w:rsidR="00774472" w:rsidRPr="0045652F" w:rsidRDefault="00774472">
      <w:pPr>
        <w:pStyle w:val="RefrenceChamp"/>
        <w:keepNext/>
        <w:keepLines/>
        <w:rPr>
          <w:lang w:val="en-US"/>
        </w:rPr>
      </w:pPr>
      <w:r w:rsidRPr="0045652F">
        <w:rPr>
          <w:b/>
          <w:bCs/>
          <w:i/>
          <w:iCs/>
          <w:lang w:val="en-US"/>
        </w:rPr>
        <w:t>len</w:t>
      </w:r>
      <w:r w:rsidRPr="0045652F">
        <w:rPr>
          <w:lang w:val="en-US"/>
        </w:rPr>
        <w:tab/>
        <w:t>Length of the data to be copied (including attribute characters).</w:t>
      </w:r>
    </w:p>
    <w:p w14:paraId="207C7957" w14:textId="77777777" w:rsidR="00774472" w:rsidRPr="0045652F" w:rsidRDefault="00774472">
      <w:pPr>
        <w:keepNext/>
        <w:keepLines/>
        <w:rPr>
          <w:lang w:val="en-US"/>
        </w:rPr>
      </w:pPr>
      <w:r w:rsidRPr="0045652F">
        <w:rPr>
          <w:lang w:val="en-US"/>
        </w:rPr>
        <w:t>For example, the command {{{ GENERATE-HTML (01,01,1920) }}} will generate the total contents of the 3270 screen.</w:t>
      </w:r>
    </w:p>
    <w:p w14:paraId="6247CBA1" w14:textId="77777777" w:rsidR="00774472" w:rsidRPr="0045652F" w:rsidRDefault="00774472">
      <w:pPr>
        <w:pStyle w:val="ecran0"/>
        <w:rPr>
          <w:lang w:val="en-US"/>
        </w:rPr>
      </w:pPr>
      <w:bookmarkStart w:id="124" w:name="_Ref90806176"/>
      <w:r w:rsidRPr="0045652F">
        <w:rPr>
          <w:lang w:val="en-US"/>
        </w:rPr>
        <w:t xml:space="preserve">An alternative form of the GENERATE-HTML tag allows the position and length to be specified by means of a symbolic name defined in a previous DEFINE-DFHMDF-NAME or DEFINE-DFHMDF-COLUMN tag (described </w:t>
      </w:r>
      <w:r w:rsidRPr="0045652F">
        <w:rPr>
          <w:lang w:val="en-US"/>
        </w:rPr>
        <w:fldChar w:fldCharType="begin"/>
      </w:r>
      <w:r w:rsidRPr="0045652F">
        <w:rPr>
          <w:lang w:val="en-US"/>
        </w:rPr>
        <w:instrText xml:space="preserve"> PAGEREF _Ref160526252 \p \h </w:instrText>
      </w:r>
      <w:r w:rsidRPr="0045652F">
        <w:rPr>
          <w:lang w:val="en-US"/>
        </w:rPr>
      </w:r>
      <w:r w:rsidRPr="0045652F">
        <w:rPr>
          <w:lang w:val="en-US"/>
        </w:rPr>
        <w:fldChar w:fldCharType="separate"/>
      </w:r>
      <w:r w:rsidR="00A87DE6">
        <w:rPr>
          <w:noProof/>
          <w:lang w:val="en-US"/>
        </w:rPr>
        <w:t>sur la page 36</w:t>
      </w:r>
      <w:r w:rsidRPr="0045652F">
        <w:rPr>
          <w:lang w:val="en-US"/>
        </w:rPr>
        <w:fldChar w:fldCharType="end"/>
      </w:r>
      <w:r w:rsidRPr="0045652F">
        <w:rPr>
          <w:lang w:val="en-US"/>
        </w:rPr>
        <w:t>).</w:t>
      </w:r>
    </w:p>
    <w:p w14:paraId="775BD533"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GENERATE-HTML" </w:instrText>
      </w:r>
      <w:r w:rsidRPr="0045652F">
        <w:rPr>
          <w:lang w:val="en-US"/>
        </w:rPr>
        <w:fldChar w:fldCharType="end"/>
      </w:r>
      <w:r w:rsidRPr="0045652F">
        <w:rPr>
          <w:lang w:val="en-US"/>
        </w:rPr>
        <w:fldChar w:fldCharType="begin"/>
      </w:r>
      <w:r w:rsidRPr="0045652F">
        <w:rPr>
          <w:lang w:val="en-US"/>
        </w:rPr>
        <w:instrText xml:space="preserve"> XE "HTML:Tags:GENERATE-HTML" </w:instrText>
      </w:r>
      <w:r w:rsidRPr="0045652F">
        <w:rPr>
          <w:lang w:val="en-US"/>
        </w:rPr>
        <w:fldChar w:fldCharType="end"/>
      </w:r>
      <w:r w:rsidRPr="0045652F">
        <w:rPr>
          <w:lang w:val="en-US"/>
        </w:rPr>
        <w:fldChar w:fldCharType="begin"/>
      </w:r>
      <w:r w:rsidRPr="0045652F">
        <w:rPr>
          <w:lang w:val="en-US"/>
        </w:rPr>
        <w:instrText xml:space="preserve"> XE "GENERATE-HTML" </w:instrText>
      </w:r>
      <w:r w:rsidRPr="0045652F">
        <w:rPr>
          <w:lang w:val="en-US"/>
        </w:rPr>
        <w:fldChar w:fldCharType="end"/>
      </w:r>
    </w:p>
    <w:p w14:paraId="190EED15" w14:textId="77777777" w:rsidR="00774472" w:rsidRPr="0045652F" w:rsidRDefault="00774472">
      <w:pPr>
        <w:pStyle w:val="Ecran"/>
        <w:rPr>
          <w:lang w:val="en-US"/>
        </w:rPr>
      </w:pPr>
      <w:r w:rsidRPr="0045652F">
        <w:rPr>
          <w:lang w:val="en-US"/>
        </w:rPr>
        <w:t>{{{ GENERATE-HTML "name" }}}</w:t>
      </w:r>
    </w:p>
    <w:p w14:paraId="6CA9F34D" w14:textId="77777777" w:rsidR="00774472" w:rsidRPr="0045652F" w:rsidRDefault="00774472">
      <w:pPr>
        <w:pStyle w:val="Ecran"/>
        <w:rPr>
          <w:lang w:val="en-US"/>
        </w:rPr>
      </w:pPr>
    </w:p>
    <w:p w14:paraId="4EE7C569" w14:textId="77777777" w:rsidR="00774472" w:rsidRPr="0045652F" w:rsidRDefault="00774472">
      <w:pPr>
        <w:keepNext/>
        <w:keepLines/>
        <w:rPr>
          <w:lang w:val="en-US"/>
        </w:rPr>
      </w:pPr>
    </w:p>
    <w:p w14:paraId="2C8D317A" w14:textId="77777777" w:rsidR="00774472" w:rsidRPr="0045652F" w:rsidRDefault="00774472">
      <w:pPr>
        <w:pStyle w:val="RefrenceChamp"/>
        <w:keepLines/>
        <w:rPr>
          <w:lang w:val="en-US"/>
        </w:rPr>
      </w:pPr>
      <w:r w:rsidRPr="0045652F">
        <w:rPr>
          <w:b/>
          <w:bCs/>
          <w:i/>
          <w:iCs/>
          <w:lang w:val="en-US"/>
        </w:rPr>
        <w:t>name</w:t>
      </w:r>
      <w:r w:rsidRPr="0045652F">
        <w:rPr>
          <w:lang w:val="en-US"/>
        </w:rPr>
        <w:tab/>
        <w:t>symbolic name defined in a previous DEFINE-DFHMDF-NAME or DEFINE-DFHMDF-COLUMN tag.</w:t>
      </w:r>
    </w:p>
    <w:p w14:paraId="3FAFD11D" w14:textId="77777777" w:rsidR="00774472" w:rsidRPr="0045652F" w:rsidRDefault="00774472">
      <w:pPr>
        <w:pStyle w:val="Heading5"/>
        <w:rPr>
          <w:lang w:val="en-US"/>
        </w:rPr>
      </w:pPr>
      <w:r w:rsidRPr="0045652F">
        <w:rPr>
          <w:lang w:val="en-US"/>
        </w:rPr>
        <w:t>COPY-FROM tag</w:t>
      </w:r>
      <w:bookmarkEnd w:id="124"/>
    </w:p>
    <w:p w14:paraId="56F61D6D" w14:textId="77777777" w:rsidR="00774472" w:rsidRPr="0045652F" w:rsidRDefault="00774472">
      <w:pPr>
        <w:pStyle w:val="ecran0"/>
        <w:rPr>
          <w:lang w:val="en-US"/>
        </w:rPr>
      </w:pPr>
      <w:r w:rsidRPr="0045652F">
        <w:rPr>
          <w:lang w:val="en-US"/>
        </w:rPr>
        <w:t>The COPY-FROM tag copies data into the HTML page from a specific location on the 3270 screen.  Unlike the GENERATE-HTML tag, the COPY-FROM tag copies only the data and does not process any associated 3270 field attributes.</w:t>
      </w:r>
    </w:p>
    <w:p w14:paraId="3AD3BAE9"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COPY-FROM" </w:instrText>
      </w:r>
      <w:r w:rsidRPr="0045652F">
        <w:rPr>
          <w:lang w:val="en-US"/>
        </w:rPr>
        <w:fldChar w:fldCharType="end"/>
      </w:r>
      <w:r w:rsidRPr="0045652F">
        <w:rPr>
          <w:lang w:val="en-US"/>
        </w:rPr>
        <w:fldChar w:fldCharType="begin"/>
      </w:r>
      <w:r w:rsidRPr="0045652F">
        <w:rPr>
          <w:lang w:val="en-US"/>
        </w:rPr>
        <w:instrText xml:space="preserve"> XE "HTML:Tags:COPY-FROM" </w:instrText>
      </w:r>
      <w:r w:rsidRPr="0045652F">
        <w:rPr>
          <w:lang w:val="en-US"/>
        </w:rPr>
        <w:fldChar w:fldCharType="end"/>
      </w:r>
      <w:r w:rsidRPr="0045652F">
        <w:rPr>
          <w:lang w:val="en-US"/>
        </w:rPr>
        <w:fldChar w:fldCharType="begin"/>
      </w:r>
      <w:r w:rsidRPr="0045652F">
        <w:rPr>
          <w:lang w:val="en-US"/>
        </w:rPr>
        <w:instrText xml:space="preserve"> XE "COPY-FROM" </w:instrText>
      </w:r>
      <w:r w:rsidRPr="0045652F">
        <w:rPr>
          <w:lang w:val="en-US"/>
        </w:rPr>
        <w:fldChar w:fldCharType="end"/>
      </w:r>
    </w:p>
    <w:p w14:paraId="67B64E17" w14:textId="77777777" w:rsidR="00774472" w:rsidRPr="0045652F" w:rsidRDefault="00774472">
      <w:pPr>
        <w:pStyle w:val="Ecran"/>
        <w:rPr>
          <w:lang w:val="en-US"/>
        </w:rPr>
      </w:pPr>
      <w:r w:rsidRPr="0045652F">
        <w:rPr>
          <w:lang w:val="en-US"/>
        </w:rPr>
        <w:t>{{{ COPY-FROM (row, col, len) }}}</w:t>
      </w:r>
    </w:p>
    <w:p w14:paraId="57DEB334" w14:textId="77777777" w:rsidR="00774472" w:rsidRPr="0045652F" w:rsidRDefault="00774472">
      <w:pPr>
        <w:pStyle w:val="Ecran"/>
        <w:rPr>
          <w:lang w:val="en-US"/>
        </w:rPr>
      </w:pPr>
    </w:p>
    <w:p w14:paraId="158DAC7B" w14:textId="77777777" w:rsidR="00774472" w:rsidRPr="0045652F" w:rsidRDefault="00774472">
      <w:pPr>
        <w:keepNext/>
        <w:keepLines/>
        <w:rPr>
          <w:lang w:val="en-US"/>
        </w:rPr>
      </w:pPr>
    </w:p>
    <w:p w14:paraId="771EB54F" w14:textId="77777777" w:rsidR="00774472" w:rsidRPr="0045652F" w:rsidRDefault="00774472">
      <w:pPr>
        <w:pStyle w:val="RefrenceChamp"/>
        <w:keepNext/>
        <w:keepLines/>
        <w:rPr>
          <w:lang w:val="en-US"/>
        </w:rPr>
      </w:pPr>
      <w:r w:rsidRPr="0045652F">
        <w:rPr>
          <w:b/>
          <w:bCs/>
          <w:i/>
          <w:iCs/>
          <w:lang w:val="en-US"/>
        </w:rPr>
        <w:t>row,col</w:t>
      </w:r>
      <w:r w:rsidRPr="0045652F">
        <w:rPr>
          <w:lang w:val="en-US"/>
        </w:rPr>
        <w:tab/>
        <w:t>Starting position (row and column number on the 3270 screen) of the data to be copied.  This will typically be the first character after the attribute character which defines the start of the field.</w:t>
      </w:r>
    </w:p>
    <w:p w14:paraId="701E949A" w14:textId="77777777" w:rsidR="00774472" w:rsidRPr="0045652F" w:rsidRDefault="00774472">
      <w:pPr>
        <w:pStyle w:val="RefrenceChamp"/>
        <w:keepNext/>
        <w:keepLines/>
        <w:rPr>
          <w:lang w:val="en-US"/>
        </w:rPr>
      </w:pPr>
      <w:r w:rsidRPr="0045652F">
        <w:rPr>
          <w:b/>
          <w:bCs/>
          <w:i/>
          <w:iCs/>
          <w:lang w:val="en-US"/>
        </w:rPr>
        <w:t>len</w:t>
      </w:r>
      <w:r w:rsidRPr="0045652F">
        <w:rPr>
          <w:lang w:val="en-US"/>
        </w:rPr>
        <w:tab/>
        <w:t>Length of the data to be copied.</w:t>
      </w:r>
    </w:p>
    <w:p w14:paraId="6037D05A" w14:textId="77777777" w:rsidR="00774472" w:rsidRPr="0045652F" w:rsidRDefault="00774472">
      <w:pPr>
        <w:pStyle w:val="ecran0"/>
        <w:rPr>
          <w:lang w:val="en-US"/>
        </w:rPr>
      </w:pPr>
      <w:r w:rsidRPr="0045652F">
        <w:rPr>
          <w:lang w:val="en-US"/>
        </w:rPr>
        <w:t xml:space="preserve">An alternative form of the COPY-FROM tag allows the position and length to be specified by means of a symbolic name defined in a previous DEFINE-DFHMDF-NAME or DEFINE-DFHMDF-COLUMN tag (described </w:t>
      </w:r>
      <w:r w:rsidRPr="0045652F">
        <w:rPr>
          <w:lang w:val="en-US"/>
        </w:rPr>
        <w:fldChar w:fldCharType="begin"/>
      </w:r>
      <w:r w:rsidRPr="0045652F">
        <w:rPr>
          <w:lang w:val="en-US"/>
        </w:rPr>
        <w:instrText xml:space="preserve"> PAGEREF _Ref160526252 \p \h </w:instrText>
      </w:r>
      <w:r w:rsidRPr="0045652F">
        <w:rPr>
          <w:lang w:val="en-US"/>
        </w:rPr>
      </w:r>
      <w:r w:rsidRPr="0045652F">
        <w:rPr>
          <w:lang w:val="en-US"/>
        </w:rPr>
        <w:fldChar w:fldCharType="separate"/>
      </w:r>
      <w:r w:rsidR="00A87DE6">
        <w:rPr>
          <w:noProof/>
          <w:lang w:val="en-US"/>
        </w:rPr>
        <w:t>sur la page 36</w:t>
      </w:r>
      <w:r w:rsidRPr="0045652F">
        <w:rPr>
          <w:lang w:val="en-US"/>
        </w:rPr>
        <w:fldChar w:fldCharType="end"/>
      </w:r>
      <w:r w:rsidRPr="0045652F">
        <w:rPr>
          <w:lang w:val="en-US"/>
        </w:rPr>
        <w:t>).</w:t>
      </w:r>
    </w:p>
    <w:p w14:paraId="58410900"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COPY-FROM" </w:instrText>
      </w:r>
      <w:r w:rsidRPr="0045652F">
        <w:rPr>
          <w:lang w:val="en-US"/>
        </w:rPr>
        <w:fldChar w:fldCharType="end"/>
      </w:r>
      <w:r w:rsidRPr="0045652F">
        <w:rPr>
          <w:lang w:val="en-US"/>
        </w:rPr>
        <w:fldChar w:fldCharType="begin"/>
      </w:r>
      <w:r w:rsidRPr="0045652F">
        <w:rPr>
          <w:lang w:val="en-US"/>
        </w:rPr>
        <w:instrText xml:space="preserve"> XE "HTML:Tags:COPY-FROM" </w:instrText>
      </w:r>
      <w:r w:rsidRPr="0045652F">
        <w:rPr>
          <w:lang w:val="en-US"/>
        </w:rPr>
        <w:fldChar w:fldCharType="end"/>
      </w:r>
      <w:r w:rsidRPr="0045652F">
        <w:rPr>
          <w:lang w:val="en-US"/>
        </w:rPr>
        <w:fldChar w:fldCharType="begin"/>
      </w:r>
      <w:r w:rsidRPr="0045652F">
        <w:rPr>
          <w:lang w:val="en-US"/>
        </w:rPr>
        <w:instrText xml:space="preserve"> XE "COPY-FROM" </w:instrText>
      </w:r>
      <w:r w:rsidRPr="0045652F">
        <w:rPr>
          <w:lang w:val="en-US"/>
        </w:rPr>
        <w:fldChar w:fldCharType="end"/>
      </w:r>
    </w:p>
    <w:p w14:paraId="52032BF3" w14:textId="77777777" w:rsidR="00774472" w:rsidRPr="0045652F" w:rsidRDefault="00774472">
      <w:pPr>
        <w:pStyle w:val="Ecran"/>
        <w:rPr>
          <w:lang w:val="en-US"/>
        </w:rPr>
      </w:pPr>
      <w:r w:rsidRPr="0045652F">
        <w:rPr>
          <w:lang w:val="en-US"/>
        </w:rPr>
        <w:t>{{{ COPY-FROM "name" }}}</w:t>
      </w:r>
    </w:p>
    <w:p w14:paraId="5EB9F925" w14:textId="77777777" w:rsidR="00774472" w:rsidRPr="0045652F" w:rsidRDefault="00774472">
      <w:pPr>
        <w:pStyle w:val="Ecran"/>
        <w:rPr>
          <w:lang w:val="en-US"/>
        </w:rPr>
      </w:pPr>
    </w:p>
    <w:p w14:paraId="1F97E18D" w14:textId="77777777" w:rsidR="00774472" w:rsidRPr="0045652F" w:rsidRDefault="00774472">
      <w:pPr>
        <w:keepNext/>
        <w:keepLines/>
        <w:rPr>
          <w:lang w:val="en-US"/>
        </w:rPr>
      </w:pPr>
    </w:p>
    <w:p w14:paraId="20B4A149" w14:textId="77777777" w:rsidR="00774472" w:rsidRPr="0045652F" w:rsidRDefault="00774472">
      <w:pPr>
        <w:pStyle w:val="RefrenceChamp"/>
        <w:keepNext/>
        <w:keepLines/>
        <w:rPr>
          <w:lang w:val="en-US"/>
        </w:rPr>
      </w:pPr>
      <w:r w:rsidRPr="0045652F">
        <w:rPr>
          <w:b/>
          <w:bCs/>
          <w:i/>
          <w:iCs/>
          <w:lang w:val="en-US"/>
        </w:rPr>
        <w:t>name</w:t>
      </w:r>
      <w:r w:rsidRPr="0045652F">
        <w:rPr>
          <w:lang w:val="en-US"/>
        </w:rPr>
        <w:tab/>
        <w:t>symbolic name defined in a previous DEFINE-DFHMDF-NAME or DEFINE-DFHMDF-COLUMN tag.</w:t>
      </w:r>
    </w:p>
    <w:p w14:paraId="4C9C36CD" w14:textId="77777777" w:rsidR="00774472" w:rsidRPr="0045652F" w:rsidRDefault="00774472">
      <w:pPr>
        <w:keepLines/>
        <w:rPr>
          <w:lang w:val="en-US"/>
        </w:rPr>
      </w:pPr>
      <w:r w:rsidRPr="0045652F">
        <w:rPr>
          <w:lang w:val="en-US"/>
        </w:rPr>
        <w:t xml:space="preserve">Normally, any binary zeroes in the copied data will be removed.  However, if the BLANK-BINARY-ZEROES option is set (see “Setting and unsetting local options” </w:t>
      </w:r>
      <w:r w:rsidRPr="0045652F">
        <w:rPr>
          <w:lang w:val="en-US"/>
        </w:rPr>
        <w:fldChar w:fldCharType="begin"/>
      </w:r>
      <w:r w:rsidRPr="0045652F">
        <w:rPr>
          <w:lang w:val="en-US"/>
        </w:rPr>
        <w:instrText xml:space="preserve"> PAGEREF _Ref90806212 \p \h </w:instrText>
      </w:r>
      <w:r w:rsidRPr="0045652F">
        <w:rPr>
          <w:lang w:val="en-US"/>
        </w:rPr>
      </w:r>
      <w:r w:rsidRPr="0045652F">
        <w:rPr>
          <w:lang w:val="en-US"/>
        </w:rPr>
        <w:fldChar w:fldCharType="separate"/>
      </w:r>
      <w:r w:rsidR="00A87DE6">
        <w:rPr>
          <w:noProof/>
          <w:lang w:val="en-US"/>
        </w:rPr>
        <w:t>sur la page 49</w:t>
      </w:r>
      <w:r w:rsidRPr="0045652F">
        <w:rPr>
          <w:lang w:val="en-US"/>
        </w:rPr>
        <w:fldChar w:fldCharType="end"/>
      </w:r>
      <w:r w:rsidRPr="0045652F">
        <w:rPr>
          <w:lang w:val="en-US"/>
        </w:rPr>
        <w:t>) then binary zeroes will be converted to blanks.</w:t>
      </w:r>
    </w:p>
    <w:p w14:paraId="1FEF22AD" w14:textId="77777777" w:rsidR="00774472" w:rsidRPr="0045652F" w:rsidRDefault="00774472">
      <w:pPr>
        <w:pStyle w:val="Heading5"/>
        <w:rPr>
          <w:lang w:val="en-US"/>
        </w:rPr>
      </w:pPr>
      <w:bookmarkStart w:id="125" w:name="_Ref129154916"/>
      <w:r w:rsidRPr="0045652F">
        <w:rPr>
          <w:lang w:val="en-US"/>
        </w:rPr>
        <w:t>CREATE-VARIABLE-FROM tag</w:t>
      </w:r>
      <w:bookmarkEnd w:id="125"/>
    </w:p>
    <w:p w14:paraId="34121646" w14:textId="77777777" w:rsidR="00774472" w:rsidRPr="0045652F" w:rsidRDefault="00774472">
      <w:pPr>
        <w:keepNext/>
        <w:keepLines/>
        <w:rPr>
          <w:lang w:val="en-US"/>
        </w:rPr>
      </w:pPr>
      <w:r w:rsidRPr="0045652F">
        <w:rPr>
          <w:lang w:val="en-US"/>
        </w:rPr>
        <w:t xml:space="preserve">The CREATE-VARIABLE-FROM tag copies data from the 3270 screen into a VIRTEL variable.  There are </w:t>
      </w:r>
      <w:r w:rsidR="008A74DF">
        <w:rPr>
          <w:lang w:val="en-US"/>
        </w:rPr>
        <w:t>several</w:t>
      </w:r>
      <w:r w:rsidR="008A74DF" w:rsidRPr="0045652F">
        <w:rPr>
          <w:lang w:val="en-US"/>
        </w:rPr>
        <w:t xml:space="preserve"> </w:t>
      </w:r>
      <w:r w:rsidRPr="0045652F">
        <w:rPr>
          <w:lang w:val="en-US"/>
        </w:rPr>
        <w:t>formats of the COPY-VARIABLE-FROM tag, as described below.</w:t>
      </w:r>
    </w:p>
    <w:p w14:paraId="34ED4396" w14:textId="77777777" w:rsidR="00774472" w:rsidRPr="0045652F" w:rsidRDefault="00774472">
      <w:pPr>
        <w:pStyle w:val="ecran0"/>
        <w:rPr>
          <w:lang w:val="en-US"/>
        </w:rPr>
      </w:pPr>
      <w:r w:rsidRPr="0045652F">
        <w:rPr>
          <w:lang w:val="en-US"/>
        </w:rPr>
        <w:t>In the first form of CREATE-VARIABLE-FROM, the name of a variable is specified within the tag.  Data is extracted from the indicated location on the screen, continuing until an attribute character is found or until the specified length is reached.  Any non-alphanumeric characters are removed, all alphabetic characters are converted to upper case, and the resulting data is copied into the variable.  If the variable does not exist, it will be created.  If the variable already exists, the new value will be appended to any existing values.</w:t>
      </w:r>
    </w:p>
    <w:p w14:paraId="0D46A843"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CREATE-VARIABLE-FROM" </w:instrText>
      </w:r>
      <w:r w:rsidRPr="0045652F">
        <w:rPr>
          <w:lang w:val="en-US"/>
        </w:rPr>
        <w:fldChar w:fldCharType="end"/>
      </w:r>
      <w:r w:rsidRPr="0045652F">
        <w:rPr>
          <w:lang w:val="en-US"/>
        </w:rPr>
        <w:fldChar w:fldCharType="begin"/>
      </w:r>
      <w:r w:rsidRPr="0045652F">
        <w:rPr>
          <w:lang w:val="en-US"/>
        </w:rPr>
        <w:instrText xml:space="preserve"> XE "HTML:Tags:CREATE-VARIABLE-FROM" </w:instrText>
      </w:r>
      <w:r w:rsidRPr="0045652F">
        <w:rPr>
          <w:lang w:val="en-US"/>
        </w:rPr>
        <w:fldChar w:fldCharType="end"/>
      </w:r>
      <w:r w:rsidRPr="0045652F">
        <w:rPr>
          <w:lang w:val="en-US"/>
        </w:rPr>
        <w:fldChar w:fldCharType="begin"/>
      </w:r>
      <w:r w:rsidRPr="0045652F">
        <w:rPr>
          <w:lang w:val="en-US"/>
        </w:rPr>
        <w:instrText xml:space="preserve"> XE "CREATE-VARIABLE-FROM" </w:instrText>
      </w:r>
      <w:r w:rsidRPr="0045652F">
        <w:rPr>
          <w:lang w:val="en-US"/>
        </w:rPr>
        <w:fldChar w:fldCharType="end"/>
      </w:r>
    </w:p>
    <w:p w14:paraId="6AB1D2DA" w14:textId="77777777" w:rsidR="00774472" w:rsidRPr="0045652F" w:rsidRDefault="00774472">
      <w:pPr>
        <w:pStyle w:val="Ecran"/>
        <w:rPr>
          <w:lang w:val="en-US"/>
        </w:rPr>
      </w:pPr>
      <w:r w:rsidRPr="0045652F">
        <w:rPr>
          <w:lang w:val="en-US"/>
        </w:rPr>
        <w:t>{{{ CREATE-VARIABLE-FROM (row, col, len) "varname" }}}</w:t>
      </w:r>
    </w:p>
    <w:p w14:paraId="42F2DE18" w14:textId="77777777" w:rsidR="00774472" w:rsidRPr="0045652F" w:rsidRDefault="00774472">
      <w:pPr>
        <w:pStyle w:val="Ecran"/>
        <w:rPr>
          <w:lang w:val="en-US"/>
        </w:rPr>
      </w:pPr>
    </w:p>
    <w:p w14:paraId="7A3F23F2" w14:textId="77777777" w:rsidR="00774472" w:rsidRPr="0045652F" w:rsidRDefault="00774472">
      <w:pPr>
        <w:keepNext/>
        <w:keepLines/>
        <w:rPr>
          <w:lang w:val="en-US"/>
        </w:rPr>
      </w:pPr>
    </w:p>
    <w:p w14:paraId="6352E3F6" w14:textId="77777777" w:rsidR="00774472" w:rsidRPr="0045652F" w:rsidRDefault="00774472">
      <w:pPr>
        <w:pStyle w:val="RefrenceChamp"/>
        <w:keepNext/>
        <w:keepLines/>
        <w:rPr>
          <w:lang w:val="en-US"/>
        </w:rPr>
      </w:pPr>
      <w:r w:rsidRPr="0045652F">
        <w:rPr>
          <w:b/>
          <w:bCs/>
          <w:i/>
          <w:iCs/>
          <w:lang w:val="en-US"/>
        </w:rPr>
        <w:t>row,col</w:t>
      </w:r>
      <w:r w:rsidRPr="0045652F">
        <w:rPr>
          <w:lang w:val="en-US"/>
        </w:rPr>
        <w:tab/>
        <w:t>Starting position (row and column number on the 3270 screen) of the data to be copied.  This will typically be the first character after an attribute character which defines the start of a field.</w:t>
      </w:r>
    </w:p>
    <w:p w14:paraId="7E0047AE" w14:textId="77777777" w:rsidR="00774472" w:rsidRPr="0045652F" w:rsidRDefault="00774472">
      <w:pPr>
        <w:pStyle w:val="RefrenceChamp"/>
        <w:keepNext/>
        <w:keepLines/>
        <w:rPr>
          <w:lang w:val="en-US"/>
        </w:rPr>
      </w:pPr>
      <w:r w:rsidRPr="0045652F">
        <w:rPr>
          <w:b/>
          <w:bCs/>
          <w:i/>
          <w:iCs/>
          <w:lang w:val="en-US"/>
        </w:rPr>
        <w:t>len</w:t>
      </w:r>
      <w:r w:rsidRPr="0045652F">
        <w:rPr>
          <w:lang w:val="en-US"/>
        </w:rPr>
        <w:tab/>
        <w:t>Length of the data to be copied.</w:t>
      </w:r>
    </w:p>
    <w:p w14:paraId="6BCACCF4" w14:textId="77777777" w:rsidR="00774472" w:rsidRPr="0045652F" w:rsidRDefault="00774472">
      <w:pPr>
        <w:pStyle w:val="RefrenceChamp"/>
        <w:keepNext/>
        <w:keepLines/>
        <w:rPr>
          <w:lang w:val="en-US"/>
        </w:rPr>
      </w:pPr>
      <w:r w:rsidRPr="0045652F">
        <w:rPr>
          <w:b/>
          <w:bCs/>
          <w:i/>
          <w:iCs/>
          <w:lang w:val="en-US"/>
        </w:rPr>
        <w:t>varname</w:t>
      </w:r>
      <w:r w:rsidRPr="0045652F">
        <w:rPr>
          <w:b/>
          <w:bCs/>
          <w:lang w:val="en-US"/>
        </w:rPr>
        <w:tab/>
      </w:r>
      <w:r w:rsidRPr="0045652F">
        <w:rPr>
          <w:lang w:val="en-US"/>
        </w:rPr>
        <w:t>The name of the variable to be created</w:t>
      </w:r>
    </w:p>
    <w:p w14:paraId="5E259876" w14:textId="77777777" w:rsidR="00774472" w:rsidRPr="0045652F" w:rsidRDefault="00774472">
      <w:pPr>
        <w:pStyle w:val="ecran0"/>
        <w:rPr>
          <w:lang w:val="en-US"/>
        </w:rPr>
      </w:pPr>
      <w:r w:rsidRPr="0045652F">
        <w:rPr>
          <w:lang w:val="en-US"/>
        </w:rPr>
        <w:t>The second form of CREATE-VARIABLE-FROM is distinguished by the absence of a variable name within the tag.  In this case, the variable name is obtained from the 3270 screen.  Data is extracted from the indicated location on the screen, continuing until an attribute character is found or until the specified length is reached.  Any non-alphanumeric characters are removed, all alphabetic characters are converted to upper case, and the resulting string is used as a variable name.  If the variable does not exist, it will be created.  If the variable already exists, a new value will be appended to any existing values.  If the variable name was terminated by an attribute character, then the data in the following field is used as the value of the variable.  Otherwise the string “EMPTY” will be used as the value of the variable.</w:t>
      </w:r>
    </w:p>
    <w:p w14:paraId="6356CF64"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CREATE-VARIABLE-FROM" </w:instrText>
      </w:r>
      <w:r w:rsidRPr="0045652F">
        <w:rPr>
          <w:lang w:val="en-US"/>
        </w:rPr>
        <w:fldChar w:fldCharType="end"/>
      </w:r>
      <w:r w:rsidRPr="0045652F">
        <w:rPr>
          <w:lang w:val="en-US"/>
        </w:rPr>
        <w:fldChar w:fldCharType="begin"/>
      </w:r>
      <w:r w:rsidRPr="0045652F">
        <w:rPr>
          <w:lang w:val="en-US"/>
        </w:rPr>
        <w:instrText xml:space="preserve"> XE "HTML:Tags:CREATE-VARIABLE-FROM" </w:instrText>
      </w:r>
      <w:r w:rsidRPr="0045652F">
        <w:rPr>
          <w:lang w:val="en-US"/>
        </w:rPr>
        <w:fldChar w:fldCharType="end"/>
      </w:r>
      <w:r w:rsidRPr="0045652F">
        <w:rPr>
          <w:lang w:val="en-US"/>
        </w:rPr>
        <w:fldChar w:fldCharType="begin"/>
      </w:r>
      <w:r w:rsidRPr="0045652F">
        <w:rPr>
          <w:lang w:val="en-US"/>
        </w:rPr>
        <w:instrText xml:space="preserve"> XE "CREATE-VARIABLE-FROM" </w:instrText>
      </w:r>
      <w:r w:rsidRPr="0045652F">
        <w:rPr>
          <w:lang w:val="en-US"/>
        </w:rPr>
        <w:fldChar w:fldCharType="end"/>
      </w:r>
    </w:p>
    <w:p w14:paraId="145F1815" w14:textId="77777777" w:rsidR="00774472" w:rsidRPr="0045652F" w:rsidRDefault="00774472">
      <w:pPr>
        <w:pStyle w:val="Ecran"/>
        <w:rPr>
          <w:lang w:val="en-US"/>
        </w:rPr>
      </w:pPr>
      <w:r w:rsidRPr="0045652F">
        <w:rPr>
          <w:lang w:val="en-US"/>
        </w:rPr>
        <w:t>{{{ CREATE-VARIABLE-FROM (row, col, len) }}}</w:t>
      </w:r>
    </w:p>
    <w:p w14:paraId="1F2B8E8F" w14:textId="77777777" w:rsidR="00774472" w:rsidRPr="0045652F" w:rsidRDefault="00774472">
      <w:pPr>
        <w:pStyle w:val="Ecran"/>
        <w:rPr>
          <w:lang w:val="en-US"/>
        </w:rPr>
      </w:pPr>
    </w:p>
    <w:p w14:paraId="6508CEE0" w14:textId="77777777" w:rsidR="00774472" w:rsidRPr="0045652F" w:rsidRDefault="00774472">
      <w:pPr>
        <w:keepNext/>
        <w:keepLines/>
        <w:rPr>
          <w:lang w:val="en-US"/>
        </w:rPr>
      </w:pPr>
    </w:p>
    <w:p w14:paraId="1DF559CB" w14:textId="77777777" w:rsidR="00774472" w:rsidRPr="0045652F" w:rsidRDefault="00774472">
      <w:pPr>
        <w:pStyle w:val="RefrenceChamp"/>
        <w:keepNext/>
        <w:keepLines/>
        <w:rPr>
          <w:lang w:val="en-US"/>
        </w:rPr>
      </w:pPr>
      <w:r w:rsidRPr="0045652F">
        <w:rPr>
          <w:b/>
          <w:bCs/>
          <w:i/>
          <w:iCs/>
          <w:lang w:val="en-US"/>
        </w:rPr>
        <w:t>row,col</w:t>
      </w:r>
      <w:r w:rsidRPr="0045652F">
        <w:rPr>
          <w:lang w:val="en-US"/>
        </w:rPr>
        <w:tab/>
        <w:t>Line and column number on the 3270 screen containing the variable name.</w:t>
      </w:r>
    </w:p>
    <w:p w14:paraId="6882823B" w14:textId="77777777" w:rsidR="00774472" w:rsidRPr="0045652F" w:rsidRDefault="00774472">
      <w:pPr>
        <w:pStyle w:val="RefrenceChamp"/>
        <w:rPr>
          <w:lang w:val="en-US"/>
        </w:rPr>
      </w:pPr>
      <w:r w:rsidRPr="0045652F">
        <w:rPr>
          <w:b/>
          <w:bCs/>
          <w:i/>
          <w:iCs/>
          <w:lang w:val="en-US"/>
        </w:rPr>
        <w:t>len</w:t>
      </w:r>
      <w:r w:rsidRPr="0045652F">
        <w:rPr>
          <w:lang w:val="en-US"/>
        </w:rPr>
        <w:tab/>
        <w:t>Total length of the variable name and value to be copied.</w:t>
      </w:r>
    </w:p>
    <w:p w14:paraId="71CB0831" w14:textId="77777777" w:rsidR="008A74DF" w:rsidRPr="008A74DF" w:rsidRDefault="008A74DF" w:rsidP="008A74DF">
      <w:pPr>
        <w:pStyle w:val="ecran0"/>
        <w:rPr>
          <w:lang w:val="en-US"/>
        </w:rPr>
      </w:pPr>
      <w:r w:rsidRPr="008A74DF">
        <w:rPr>
          <w:lang w:val="en-US"/>
        </w:rPr>
        <w:t xml:space="preserve">The third form of CREATE-VARIABLE-FROM allows a rectangle to be copied from the screen.  </w:t>
      </w:r>
      <w:r>
        <w:rPr>
          <w:lang w:val="en-US"/>
        </w:rPr>
        <w:t xml:space="preserve">With </w:t>
      </w:r>
      <w:r w:rsidRPr="008A74DF">
        <w:rPr>
          <w:lang w:val="en-US"/>
        </w:rPr>
        <w:t xml:space="preserve">a fourth </w:t>
      </w:r>
      <w:r>
        <w:rPr>
          <w:lang w:val="en-US"/>
        </w:rPr>
        <w:t>sub-</w:t>
      </w:r>
      <w:r w:rsidRPr="008A74DF">
        <w:rPr>
          <w:lang w:val="en-US"/>
        </w:rPr>
        <w:t xml:space="preserve">parameter specified, the instruction will not stop collecting data after encountering an attribute, </w:t>
      </w:r>
      <w:r>
        <w:rPr>
          <w:lang w:val="en-US"/>
        </w:rPr>
        <w:t>but</w:t>
      </w:r>
      <w:r w:rsidRPr="008A74DF">
        <w:rPr>
          <w:lang w:val="en-US"/>
        </w:rPr>
        <w:t xml:space="preserve"> will continue adding values to the variable for the specified height on the screen.</w:t>
      </w:r>
      <w:r>
        <w:rPr>
          <w:lang w:val="en-US"/>
        </w:rPr>
        <w:t xml:space="preserve">  Any attributes found in the rectangle will be copied as blanks.</w:t>
      </w:r>
      <w:r w:rsidRPr="008A74DF">
        <w:rPr>
          <w:lang w:val="en-US"/>
        </w:rPr>
        <w:t xml:space="preserve">  If the variable does not exist, it will be created.  If the variable already exists, the new value</w:t>
      </w:r>
      <w:r>
        <w:rPr>
          <w:lang w:val="en-US"/>
        </w:rPr>
        <w:t>s</w:t>
      </w:r>
      <w:r w:rsidRPr="008A74DF">
        <w:rPr>
          <w:lang w:val="en-US"/>
        </w:rPr>
        <w:t xml:space="preserve"> will be appended to any existing values.</w:t>
      </w:r>
    </w:p>
    <w:p w14:paraId="15063C2F" w14:textId="77777777" w:rsidR="008A74DF" w:rsidRPr="0045652F" w:rsidRDefault="008A74DF" w:rsidP="008A74DF">
      <w:pPr>
        <w:pStyle w:val="Ecran"/>
        <w:rPr>
          <w:lang w:val="en-US"/>
        </w:rPr>
      </w:pPr>
      <w:r w:rsidRPr="0045652F">
        <w:rPr>
          <w:lang w:val="en-US"/>
        </w:rPr>
        <w:fldChar w:fldCharType="begin"/>
      </w:r>
      <w:r w:rsidRPr="0045652F">
        <w:rPr>
          <w:lang w:val="en-US"/>
        </w:rPr>
        <w:instrText xml:space="preserve"> XE "Web-to-Host:Pages HTML:Tags - CREATE-VARIABLE-FROM" </w:instrText>
      </w:r>
      <w:r w:rsidRPr="0045652F">
        <w:rPr>
          <w:lang w:val="en-US"/>
        </w:rPr>
        <w:fldChar w:fldCharType="end"/>
      </w:r>
      <w:r w:rsidRPr="0045652F">
        <w:rPr>
          <w:lang w:val="en-US"/>
        </w:rPr>
        <w:fldChar w:fldCharType="begin"/>
      </w:r>
      <w:r w:rsidRPr="0045652F">
        <w:rPr>
          <w:lang w:val="en-US"/>
        </w:rPr>
        <w:instrText xml:space="preserve"> XE "HTML:Tags:CREATE-VARIABLE-FROM" </w:instrText>
      </w:r>
      <w:r w:rsidRPr="0045652F">
        <w:rPr>
          <w:lang w:val="en-US"/>
        </w:rPr>
        <w:fldChar w:fldCharType="end"/>
      </w:r>
      <w:r w:rsidRPr="0045652F">
        <w:rPr>
          <w:lang w:val="en-US"/>
        </w:rPr>
        <w:fldChar w:fldCharType="begin"/>
      </w:r>
      <w:r w:rsidRPr="0045652F">
        <w:rPr>
          <w:lang w:val="en-US"/>
        </w:rPr>
        <w:instrText xml:space="preserve"> XE "CREATE-VARIABLE-FROM" </w:instrText>
      </w:r>
      <w:r w:rsidRPr="0045652F">
        <w:rPr>
          <w:lang w:val="en-US"/>
        </w:rPr>
        <w:fldChar w:fldCharType="end"/>
      </w:r>
    </w:p>
    <w:p w14:paraId="2B3F9EA2" w14:textId="77777777" w:rsidR="008A74DF" w:rsidRPr="0045652F" w:rsidRDefault="008A74DF" w:rsidP="008A74DF">
      <w:pPr>
        <w:pStyle w:val="Ecran"/>
        <w:rPr>
          <w:lang w:val="en-US"/>
        </w:rPr>
      </w:pPr>
      <w:r w:rsidRPr="0045652F">
        <w:rPr>
          <w:lang w:val="en-US"/>
        </w:rPr>
        <w:t xml:space="preserve">{{{ CREATE-VARIABLE-FROM (row, col, </w:t>
      </w:r>
      <w:r>
        <w:rPr>
          <w:lang w:val="en-US"/>
        </w:rPr>
        <w:t>width, height</w:t>
      </w:r>
      <w:r w:rsidRPr="0045652F">
        <w:rPr>
          <w:lang w:val="en-US"/>
        </w:rPr>
        <w:t>) "varname" }}}</w:t>
      </w:r>
    </w:p>
    <w:p w14:paraId="42B5723C" w14:textId="77777777" w:rsidR="008A74DF" w:rsidRPr="0045652F" w:rsidRDefault="008A74DF" w:rsidP="008A74DF">
      <w:pPr>
        <w:pStyle w:val="Ecran"/>
        <w:rPr>
          <w:lang w:val="en-US"/>
        </w:rPr>
      </w:pPr>
    </w:p>
    <w:p w14:paraId="45EC4947" w14:textId="77777777" w:rsidR="008A74DF" w:rsidRPr="0045652F" w:rsidRDefault="008A74DF" w:rsidP="008A74DF">
      <w:pPr>
        <w:keepNext/>
        <w:keepLines/>
        <w:rPr>
          <w:lang w:val="en-US"/>
        </w:rPr>
      </w:pPr>
    </w:p>
    <w:p w14:paraId="14C40EB3" w14:textId="77777777" w:rsidR="008A74DF" w:rsidRPr="0045652F" w:rsidRDefault="008A74DF" w:rsidP="008A74DF">
      <w:pPr>
        <w:pStyle w:val="RefrenceChamp"/>
        <w:keepNext/>
        <w:keepLines/>
        <w:rPr>
          <w:lang w:val="en-US"/>
        </w:rPr>
      </w:pPr>
      <w:r w:rsidRPr="0045652F">
        <w:rPr>
          <w:b/>
          <w:bCs/>
          <w:i/>
          <w:iCs/>
          <w:lang w:val="en-US"/>
        </w:rPr>
        <w:t>row,col</w:t>
      </w:r>
      <w:r w:rsidRPr="0045652F">
        <w:rPr>
          <w:lang w:val="en-US"/>
        </w:rPr>
        <w:tab/>
        <w:t>Starting position (row and column number on the 3270 screen) of the data to be copied.</w:t>
      </w:r>
    </w:p>
    <w:p w14:paraId="40749DB4" w14:textId="77777777" w:rsidR="008A74DF" w:rsidRPr="0045652F" w:rsidRDefault="008A74DF" w:rsidP="008A74DF">
      <w:pPr>
        <w:pStyle w:val="RefrenceChamp"/>
        <w:keepNext/>
        <w:keepLines/>
        <w:rPr>
          <w:lang w:val="en-US"/>
        </w:rPr>
      </w:pPr>
      <w:r>
        <w:rPr>
          <w:b/>
          <w:bCs/>
          <w:i/>
          <w:iCs/>
          <w:lang w:val="en-US"/>
        </w:rPr>
        <w:t>width,height</w:t>
      </w:r>
      <w:r w:rsidRPr="0045652F">
        <w:rPr>
          <w:lang w:val="en-US"/>
        </w:rPr>
        <w:tab/>
      </w:r>
      <w:r>
        <w:rPr>
          <w:lang w:val="en-US"/>
        </w:rPr>
        <w:t xml:space="preserve">Size (in columns and rows) of the rectangle </w:t>
      </w:r>
      <w:r w:rsidRPr="0045652F">
        <w:rPr>
          <w:lang w:val="en-US"/>
        </w:rPr>
        <w:t>to be copied.</w:t>
      </w:r>
    </w:p>
    <w:p w14:paraId="54D2D077" w14:textId="77777777" w:rsidR="008A74DF" w:rsidRPr="0045652F" w:rsidRDefault="008A74DF" w:rsidP="008A74DF">
      <w:pPr>
        <w:pStyle w:val="RefrenceChamp"/>
        <w:keepNext/>
        <w:keepLines/>
        <w:rPr>
          <w:lang w:val="en-US"/>
        </w:rPr>
      </w:pPr>
      <w:r w:rsidRPr="0045652F">
        <w:rPr>
          <w:b/>
          <w:bCs/>
          <w:i/>
          <w:iCs/>
          <w:lang w:val="en-US"/>
        </w:rPr>
        <w:t>varname</w:t>
      </w:r>
      <w:r w:rsidRPr="0045652F">
        <w:rPr>
          <w:b/>
          <w:bCs/>
          <w:lang w:val="en-US"/>
        </w:rPr>
        <w:tab/>
      </w:r>
      <w:r w:rsidRPr="0045652F">
        <w:rPr>
          <w:lang w:val="en-US"/>
        </w:rPr>
        <w:t>The name of the variable to be created</w:t>
      </w:r>
    </w:p>
    <w:p w14:paraId="36944969" w14:textId="77777777" w:rsidR="00774472" w:rsidRPr="0045652F" w:rsidRDefault="00774472">
      <w:pPr>
        <w:pStyle w:val="Heading5"/>
        <w:rPr>
          <w:lang w:val="en-US"/>
        </w:rPr>
      </w:pPr>
      <w:r w:rsidRPr="0045652F">
        <w:rPr>
          <w:lang w:val="en-US"/>
        </w:rPr>
        <w:t>DEFINE-HTML-FIELD-NAME tag</w:t>
      </w:r>
    </w:p>
    <w:p w14:paraId="71D1155C" w14:textId="77777777" w:rsidR="00774472" w:rsidRPr="0045652F" w:rsidRDefault="00774472">
      <w:pPr>
        <w:pStyle w:val="ecran0"/>
        <w:rPr>
          <w:lang w:val="en-US"/>
        </w:rPr>
      </w:pPr>
      <w:r w:rsidRPr="0045652F">
        <w:rPr>
          <w:lang w:val="en-US"/>
        </w:rPr>
        <w:t>The DEFINE-HTML-FIELD-NAME tag requests that VIRTEL should use a specific HTML input field name for the specified 3270 field, instead of an automatically generated name.  The DEFINE-HTML-FIELD-NAME tag may be followed by a GENERATE-HTML tag, in which case VIRTEL will generate an HTML input field with the specified name, or the input field may be explicitly coded in the page template, in which case VIRTEL will use the name to associate the HTML input field with the 3270 field at the specified position.  Normally this tag is not needed because the automatically generated field names are adequate for all except certain specialised applications.</w:t>
      </w:r>
    </w:p>
    <w:p w14:paraId="7D2D70EA"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DEFINE-HTML-FIELD-NAME" </w:instrText>
      </w:r>
      <w:r w:rsidRPr="0045652F">
        <w:rPr>
          <w:lang w:val="en-US"/>
        </w:rPr>
        <w:fldChar w:fldCharType="end"/>
      </w:r>
      <w:r w:rsidRPr="0045652F">
        <w:rPr>
          <w:lang w:val="en-US"/>
        </w:rPr>
        <w:fldChar w:fldCharType="begin"/>
      </w:r>
      <w:r w:rsidRPr="0045652F">
        <w:rPr>
          <w:lang w:val="en-US"/>
        </w:rPr>
        <w:instrText xml:space="preserve"> XE "HTML:Tags:DEFINE-HTML-FIELD-NAME" </w:instrText>
      </w:r>
      <w:r w:rsidRPr="0045652F">
        <w:rPr>
          <w:lang w:val="en-US"/>
        </w:rPr>
        <w:fldChar w:fldCharType="end"/>
      </w:r>
      <w:r w:rsidRPr="0045652F">
        <w:rPr>
          <w:lang w:val="en-US"/>
        </w:rPr>
        <w:fldChar w:fldCharType="begin"/>
      </w:r>
      <w:r w:rsidRPr="0045652F">
        <w:rPr>
          <w:lang w:val="en-US"/>
        </w:rPr>
        <w:instrText xml:space="preserve"> XE "DEFINE-HTML-FIELD-NAME" </w:instrText>
      </w:r>
      <w:r w:rsidRPr="0045652F">
        <w:rPr>
          <w:lang w:val="en-US"/>
        </w:rPr>
        <w:fldChar w:fldCharType="end"/>
      </w:r>
    </w:p>
    <w:p w14:paraId="5351C302" w14:textId="77777777" w:rsidR="00774472" w:rsidRPr="0045652F" w:rsidRDefault="00774472">
      <w:pPr>
        <w:pStyle w:val="Ecran"/>
        <w:rPr>
          <w:lang w:val="en-US"/>
        </w:rPr>
      </w:pPr>
      <w:r w:rsidRPr="0045652F">
        <w:rPr>
          <w:lang w:val="en-US"/>
        </w:rPr>
        <w:t>{{{ DEFINE-HTML-FIELD-NAME (row, col, len) "name"}}}</w:t>
      </w:r>
    </w:p>
    <w:p w14:paraId="02B30344" w14:textId="77777777" w:rsidR="00774472" w:rsidRPr="0045652F" w:rsidRDefault="00774472">
      <w:pPr>
        <w:pStyle w:val="Ecran"/>
        <w:rPr>
          <w:lang w:val="en-US"/>
        </w:rPr>
      </w:pPr>
    </w:p>
    <w:p w14:paraId="2890EB85" w14:textId="77777777" w:rsidR="00774472" w:rsidRPr="0045652F" w:rsidRDefault="00774472">
      <w:pPr>
        <w:keepNext/>
        <w:keepLines/>
        <w:rPr>
          <w:lang w:val="en-US"/>
        </w:rPr>
      </w:pPr>
    </w:p>
    <w:p w14:paraId="5AA8206A" w14:textId="77777777" w:rsidR="00774472" w:rsidRPr="0045652F" w:rsidRDefault="00774472">
      <w:pPr>
        <w:pStyle w:val="RefrenceChamp"/>
        <w:rPr>
          <w:lang w:val="en-US"/>
        </w:rPr>
      </w:pPr>
      <w:r w:rsidRPr="0045652F">
        <w:rPr>
          <w:b/>
          <w:bCs/>
          <w:i/>
          <w:iCs/>
          <w:lang w:val="en-US"/>
        </w:rPr>
        <w:t>row,col</w:t>
      </w:r>
      <w:r w:rsidRPr="0045652F">
        <w:rPr>
          <w:lang w:val="en-US"/>
        </w:rPr>
        <w:tab/>
        <w:t>Line and column number of the start of the field on the 3270 screen.  This must be the first character after the attribute character.</w:t>
      </w:r>
    </w:p>
    <w:p w14:paraId="7EF05DD8" w14:textId="77777777" w:rsidR="00774472" w:rsidRPr="0045652F" w:rsidRDefault="00774472">
      <w:pPr>
        <w:pStyle w:val="RefrenceChamp"/>
        <w:rPr>
          <w:lang w:val="en-US"/>
        </w:rPr>
      </w:pPr>
      <w:r w:rsidRPr="0045652F">
        <w:rPr>
          <w:b/>
          <w:bCs/>
          <w:i/>
          <w:iCs/>
          <w:lang w:val="en-US"/>
        </w:rPr>
        <w:t>len</w:t>
      </w:r>
      <w:r w:rsidRPr="0045652F">
        <w:rPr>
          <w:lang w:val="en-US"/>
        </w:rPr>
        <w:tab/>
        <w:t>Length of the input field (excluding attribute character).</w:t>
      </w:r>
    </w:p>
    <w:p w14:paraId="664D116A" w14:textId="77777777" w:rsidR="00774472" w:rsidRPr="0045652F" w:rsidRDefault="00774472">
      <w:pPr>
        <w:pStyle w:val="RefrenceChamp"/>
        <w:rPr>
          <w:lang w:val="en-US"/>
        </w:rPr>
      </w:pPr>
      <w:r w:rsidRPr="0045652F">
        <w:rPr>
          <w:b/>
          <w:bCs/>
          <w:i/>
          <w:iCs/>
          <w:lang w:val="en-US"/>
        </w:rPr>
        <w:t>name</w:t>
      </w:r>
      <w:r w:rsidRPr="0045652F">
        <w:rPr>
          <w:lang w:val="en-US"/>
        </w:rPr>
        <w:tab/>
        <w:t>Name to be associated with the HTML input field.</w:t>
      </w:r>
    </w:p>
    <w:p w14:paraId="35A209B8" w14:textId="77777777" w:rsidR="00774472" w:rsidRPr="0045652F" w:rsidRDefault="00774472">
      <w:pPr>
        <w:pStyle w:val="Heading5"/>
        <w:rPr>
          <w:lang w:val="en-US"/>
        </w:rPr>
      </w:pPr>
      <w:r w:rsidRPr="0045652F">
        <w:rPr>
          <w:lang w:val="en-US"/>
        </w:rPr>
        <w:t>DEFINE-HTML-FIELD tag</w:t>
      </w:r>
    </w:p>
    <w:p w14:paraId="245B9523" w14:textId="77777777" w:rsidR="00774472" w:rsidRPr="0045652F" w:rsidRDefault="00774472">
      <w:pPr>
        <w:pStyle w:val="ecran0"/>
        <w:rPr>
          <w:lang w:val="en-US"/>
        </w:rPr>
      </w:pPr>
      <w:r w:rsidRPr="0045652F">
        <w:rPr>
          <w:lang w:val="en-US"/>
        </w:rPr>
        <w:t>The DEFINE-HTML-FIELD tag is equivalent to a DEFINE-HTML-FIELD-NAME tag followed by a GENERATE-HTML tag.</w:t>
      </w:r>
    </w:p>
    <w:p w14:paraId="68752984"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DEFINE-HTML-FIELD" </w:instrText>
      </w:r>
      <w:r w:rsidRPr="0045652F">
        <w:rPr>
          <w:lang w:val="en-US"/>
        </w:rPr>
        <w:fldChar w:fldCharType="end"/>
      </w:r>
      <w:r w:rsidRPr="0045652F">
        <w:rPr>
          <w:lang w:val="en-US"/>
        </w:rPr>
        <w:fldChar w:fldCharType="begin"/>
      </w:r>
      <w:r w:rsidRPr="0045652F">
        <w:rPr>
          <w:lang w:val="en-US"/>
        </w:rPr>
        <w:instrText xml:space="preserve"> XE "HTML:Tags:DEFINE-HTML-FIELD" </w:instrText>
      </w:r>
      <w:r w:rsidRPr="0045652F">
        <w:rPr>
          <w:lang w:val="en-US"/>
        </w:rPr>
        <w:fldChar w:fldCharType="end"/>
      </w:r>
      <w:r w:rsidRPr="0045652F">
        <w:rPr>
          <w:lang w:val="en-US"/>
        </w:rPr>
        <w:fldChar w:fldCharType="begin"/>
      </w:r>
      <w:r w:rsidRPr="0045652F">
        <w:rPr>
          <w:lang w:val="en-US"/>
        </w:rPr>
        <w:instrText xml:space="preserve"> XE "DEFINE-HTML-FIELD" </w:instrText>
      </w:r>
      <w:r w:rsidRPr="0045652F">
        <w:rPr>
          <w:lang w:val="en-US"/>
        </w:rPr>
        <w:fldChar w:fldCharType="end"/>
      </w:r>
    </w:p>
    <w:p w14:paraId="71C6A9EE" w14:textId="77777777" w:rsidR="00774472" w:rsidRPr="0045652F" w:rsidRDefault="00774472">
      <w:pPr>
        <w:pStyle w:val="Ecran"/>
        <w:rPr>
          <w:lang w:val="en-US"/>
        </w:rPr>
      </w:pPr>
      <w:r w:rsidRPr="0045652F">
        <w:rPr>
          <w:lang w:val="en-US"/>
        </w:rPr>
        <w:t>{{{ DEFINE-HTML-FIELD (row, col, len) "name"}}}</w:t>
      </w:r>
    </w:p>
    <w:p w14:paraId="6D720EC3" w14:textId="77777777" w:rsidR="00774472" w:rsidRPr="0045652F" w:rsidRDefault="00774472">
      <w:pPr>
        <w:pStyle w:val="Ecran"/>
        <w:rPr>
          <w:lang w:val="en-US"/>
        </w:rPr>
      </w:pPr>
    </w:p>
    <w:p w14:paraId="4BAD400E" w14:textId="77777777" w:rsidR="00774472" w:rsidRPr="0045652F" w:rsidRDefault="00774472">
      <w:pPr>
        <w:keepNext/>
        <w:keepLines/>
        <w:rPr>
          <w:lang w:val="en-US"/>
        </w:rPr>
      </w:pPr>
    </w:p>
    <w:p w14:paraId="507F449B" w14:textId="77777777" w:rsidR="00774472" w:rsidRPr="0045652F" w:rsidRDefault="00774472">
      <w:pPr>
        <w:pStyle w:val="RefrenceChamp"/>
        <w:rPr>
          <w:lang w:val="en-US"/>
        </w:rPr>
      </w:pPr>
      <w:bookmarkStart w:id="126" w:name="_Toc93996987"/>
      <w:r w:rsidRPr="0045652F">
        <w:rPr>
          <w:b/>
          <w:bCs/>
          <w:i/>
          <w:iCs/>
          <w:lang w:val="en-US"/>
        </w:rPr>
        <w:t>row,col</w:t>
      </w:r>
      <w:r w:rsidRPr="0045652F">
        <w:rPr>
          <w:lang w:val="en-US"/>
        </w:rPr>
        <w:tab/>
        <w:t>Line and column number of the start of the field on the 3270 screen.  This must be the first character after the attribute character.</w:t>
      </w:r>
    </w:p>
    <w:p w14:paraId="3D77E140" w14:textId="77777777" w:rsidR="00774472" w:rsidRPr="0045652F" w:rsidRDefault="00774472">
      <w:pPr>
        <w:pStyle w:val="RefrenceChamp"/>
        <w:rPr>
          <w:lang w:val="en-US"/>
        </w:rPr>
      </w:pPr>
      <w:r w:rsidRPr="0045652F">
        <w:rPr>
          <w:b/>
          <w:bCs/>
          <w:i/>
          <w:iCs/>
          <w:lang w:val="en-US"/>
        </w:rPr>
        <w:t>len</w:t>
      </w:r>
      <w:r w:rsidRPr="0045652F">
        <w:rPr>
          <w:lang w:val="en-US"/>
        </w:rPr>
        <w:tab/>
        <w:t>Length of the input field (excluding attribute character).</w:t>
      </w:r>
    </w:p>
    <w:p w14:paraId="3B092027" w14:textId="77777777" w:rsidR="00774472" w:rsidRPr="0045652F" w:rsidRDefault="00774472">
      <w:pPr>
        <w:pStyle w:val="RefrenceChamp"/>
        <w:rPr>
          <w:lang w:val="en-US"/>
        </w:rPr>
      </w:pPr>
      <w:r w:rsidRPr="0045652F">
        <w:rPr>
          <w:b/>
          <w:bCs/>
          <w:i/>
          <w:iCs/>
          <w:lang w:val="en-US"/>
        </w:rPr>
        <w:t>name</w:t>
      </w:r>
      <w:r w:rsidRPr="0045652F">
        <w:rPr>
          <w:lang w:val="en-US"/>
        </w:rPr>
        <w:tab/>
        <w:t>Name to be associated with the HTML input field.</w:t>
      </w:r>
    </w:p>
    <w:p w14:paraId="68235214" w14:textId="77777777" w:rsidR="00774472" w:rsidRPr="0045652F" w:rsidRDefault="00774472">
      <w:pPr>
        <w:pStyle w:val="Heading5"/>
        <w:rPr>
          <w:lang w:val="en-US"/>
        </w:rPr>
      </w:pPr>
      <w:bookmarkStart w:id="127" w:name="_Ref160526252"/>
      <w:r w:rsidRPr="0045652F">
        <w:rPr>
          <w:lang w:val="en-US"/>
        </w:rPr>
        <w:t>DEFINE-DFHMDF-NAME tag</w:t>
      </w:r>
      <w:bookmarkEnd w:id="127"/>
    </w:p>
    <w:p w14:paraId="2E10C845" w14:textId="77777777" w:rsidR="00774472" w:rsidRPr="0045652F" w:rsidRDefault="00774472">
      <w:pPr>
        <w:pStyle w:val="ecran0"/>
        <w:rPr>
          <w:lang w:val="en-US"/>
        </w:rPr>
      </w:pPr>
      <w:r w:rsidRPr="0045652F">
        <w:rPr>
          <w:lang w:val="en-US"/>
        </w:rPr>
        <w:t>The DEFINE-DFHMDF-NAME tag allows a field on the 3270 screen to be given a symbolic name which can be used in a subsequent GENERATE-HTML tag or COPY-FROM tag.</w:t>
      </w:r>
    </w:p>
    <w:p w14:paraId="54DFD455"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DEFINE-DFHMDF-NAME" </w:instrText>
      </w:r>
      <w:r w:rsidRPr="0045652F">
        <w:rPr>
          <w:lang w:val="en-US"/>
        </w:rPr>
        <w:fldChar w:fldCharType="end"/>
      </w:r>
      <w:r w:rsidRPr="0045652F">
        <w:rPr>
          <w:lang w:val="en-US"/>
        </w:rPr>
        <w:fldChar w:fldCharType="begin"/>
      </w:r>
      <w:r w:rsidRPr="0045652F">
        <w:rPr>
          <w:lang w:val="en-US"/>
        </w:rPr>
        <w:instrText xml:space="preserve"> XE "HTML:Tags:DEFINE-DFHMDF-NAME" </w:instrText>
      </w:r>
      <w:r w:rsidRPr="0045652F">
        <w:rPr>
          <w:lang w:val="en-US"/>
        </w:rPr>
        <w:fldChar w:fldCharType="end"/>
      </w:r>
      <w:r w:rsidRPr="0045652F">
        <w:rPr>
          <w:lang w:val="en-US"/>
        </w:rPr>
        <w:fldChar w:fldCharType="begin"/>
      </w:r>
      <w:r w:rsidRPr="0045652F">
        <w:rPr>
          <w:lang w:val="en-US"/>
        </w:rPr>
        <w:instrText xml:space="preserve"> XE "DEFINE-DFHMDF-NAME" </w:instrText>
      </w:r>
      <w:r w:rsidRPr="0045652F">
        <w:rPr>
          <w:lang w:val="en-US"/>
        </w:rPr>
        <w:fldChar w:fldCharType="end"/>
      </w:r>
    </w:p>
    <w:p w14:paraId="29E1B5D8" w14:textId="77777777" w:rsidR="00774472" w:rsidRPr="0045652F" w:rsidRDefault="00774472">
      <w:pPr>
        <w:pStyle w:val="Ecran"/>
        <w:rPr>
          <w:lang w:val="en-US"/>
        </w:rPr>
      </w:pPr>
      <w:r w:rsidRPr="0045652F">
        <w:rPr>
          <w:lang w:val="en-US"/>
        </w:rPr>
        <w:t>{{{ DEFINE-DFHMDF-NAME (row, col, len) "name"}}}</w:t>
      </w:r>
    </w:p>
    <w:p w14:paraId="5309E7B3" w14:textId="77777777" w:rsidR="00774472" w:rsidRPr="0045652F" w:rsidRDefault="00774472">
      <w:pPr>
        <w:pStyle w:val="Ecran"/>
        <w:rPr>
          <w:lang w:val="en-US"/>
        </w:rPr>
      </w:pPr>
    </w:p>
    <w:p w14:paraId="3E0A9BC3" w14:textId="77777777" w:rsidR="00774472" w:rsidRPr="0045652F" w:rsidRDefault="00774472">
      <w:pPr>
        <w:keepNext/>
        <w:keepLines/>
        <w:rPr>
          <w:lang w:val="en-US"/>
        </w:rPr>
      </w:pPr>
    </w:p>
    <w:p w14:paraId="38066A99" w14:textId="77777777" w:rsidR="00774472" w:rsidRPr="0045652F" w:rsidRDefault="00774472">
      <w:pPr>
        <w:pStyle w:val="RefrenceChamp"/>
        <w:keepNext/>
        <w:keepLines/>
        <w:rPr>
          <w:lang w:val="en-US"/>
        </w:rPr>
      </w:pPr>
      <w:r w:rsidRPr="0045652F">
        <w:rPr>
          <w:b/>
          <w:bCs/>
          <w:i/>
          <w:iCs/>
          <w:lang w:val="en-US"/>
        </w:rPr>
        <w:t>row,col</w:t>
      </w:r>
      <w:r w:rsidRPr="0045652F">
        <w:rPr>
          <w:lang w:val="en-US"/>
        </w:rPr>
        <w:tab/>
        <w:t>Position (row and column number on the 3270 screen) of the attribute character which precedes the field on the 3270 screen.</w:t>
      </w:r>
    </w:p>
    <w:p w14:paraId="6934327E" w14:textId="77777777" w:rsidR="00774472" w:rsidRPr="0045652F" w:rsidRDefault="00774472">
      <w:pPr>
        <w:pStyle w:val="RefrenceChamp"/>
        <w:keepNext/>
        <w:keepLines/>
        <w:rPr>
          <w:lang w:val="en-US"/>
        </w:rPr>
      </w:pPr>
      <w:r w:rsidRPr="0045652F">
        <w:rPr>
          <w:b/>
          <w:bCs/>
          <w:i/>
          <w:iCs/>
          <w:lang w:val="en-US"/>
        </w:rPr>
        <w:t>len</w:t>
      </w:r>
      <w:r w:rsidRPr="0045652F">
        <w:rPr>
          <w:lang w:val="en-US"/>
        </w:rPr>
        <w:tab/>
        <w:t>Length of the 3270 field (excluding attribute character).</w:t>
      </w:r>
    </w:p>
    <w:p w14:paraId="1281ED7C" w14:textId="77777777" w:rsidR="00774472" w:rsidRPr="0045652F" w:rsidRDefault="00774472">
      <w:pPr>
        <w:pStyle w:val="RefrenceChamp"/>
        <w:keepNext/>
        <w:keepLines/>
        <w:rPr>
          <w:lang w:val="en-US"/>
        </w:rPr>
      </w:pPr>
      <w:r w:rsidRPr="0045652F">
        <w:rPr>
          <w:b/>
          <w:bCs/>
          <w:i/>
          <w:iCs/>
          <w:lang w:val="en-US"/>
        </w:rPr>
        <w:t>name</w:t>
      </w:r>
      <w:r w:rsidRPr="0045652F">
        <w:rPr>
          <w:lang w:val="en-US"/>
        </w:rPr>
        <w:tab/>
        <w:t>Name to be associated with the field.</w:t>
      </w:r>
    </w:p>
    <w:p w14:paraId="1D805C21" w14:textId="77777777" w:rsidR="00774472" w:rsidRPr="0045652F" w:rsidRDefault="00774472">
      <w:pPr>
        <w:keepNext/>
        <w:keepLines/>
        <w:tabs>
          <w:tab w:val="left" w:pos="2400"/>
        </w:tabs>
        <w:rPr>
          <w:lang w:val="en-US"/>
        </w:rPr>
      </w:pPr>
      <w:r w:rsidRPr="0045652F">
        <w:rPr>
          <w:lang w:val="en-US"/>
        </w:rPr>
        <w:t>The name specified by the DEFINE-DFHMDF-NAME tag can then be used in subsequent GENERATE-HTML tags or COPY-FROM tags, instead of specifying an explicit row, column, and length.  In addition, the DEFINE-DFHMDF-NAME tag generates an implicit DEFINE-HTML-FIELD-NAME tag.</w:t>
      </w:r>
    </w:p>
    <w:p w14:paraId="605B2CA9" w14:textId="77777777" w:rsidR="00774472" w:rsidRPr="0045652F" w:rsidRDefault="00774472">
      <w:pPr>
        <w:pStyle w:val="ecran0"/>
        <w:rPr>
          <w:lang w:val="en-US"/>
        </w:rPr>
      </w:pPr>
      <w:r w:rsidRPr="0045652F">
        <w:rPr>
          <w:lang w:val="en-US"/>
        </w:rPr>
        <w:t>For example:</w:t>
      </w:r>
    </w:p>
    <w:p w14:paraId="24CD44F6" w14:textId="77777777" w:rsidR="00774472" w:rsidRPr="0045652F" w:rsidRDefault="00774472">
      <w:pPr>
        <w:pStyle w:val="Listing"/>
        <w:rPr>
          <w:rFonts w:ascii="Verdana" w:hAnsi="Verdana"/>
          <w:i/>
          <w:iCs/>
          <w:lang w:val="en-US"/>
        </w:rPr>
      </w:pPr>
      <w:r w:rsidRPr="0045652F">
        <w:rPr>
          <w:rFonts w:ascii="Verdana" w:hAnsi="Verdana"/>
          <w:i/>
          <w:iCs/>
          <w:lang w:val="en-US"/>
        </w:rPr>
        <w:t>The following tag defines a 10-character input field having attribute byte at row 1 column 59.  The field itself occupies row 1 columns 60 to 69:</w:t>
      </w:r>
    </w:p>
    <w:p w14:paraId="71DB449E" w14:textId="77777777" w:rsidR="00774472" w:rsidRPr="0045652F" w:rsidRDefault="00774472">
      <w:pPr>
        <w:pStyle w:val="Listing"/>
        <w:rPr>
          <w:lang w:val="en-US"/>
        </w:rPr>
      </w:pPr>
    </w:p>
    <w:p w14:paraId="03E44488" w14:textId="77777777" w:rsidR="00774472" w:rsidRPr="0045652F" w:rsidRDefault="00774472">
      <w:pPr>
        <w:pStyle w:val="Listing"/>
        <w:rPr>
          <w:lang w:val="en-US"/>
        </w:rPr>
      </w:pPr>
      <w:r w:rsidRPr="0045652F">
        <w:rPr>
          <w:lang w:val="en-US"/>
        </w:rPr>
        <w:t>{{{ DEFINE-DFHMDF-NAME (1,59,10) "XDAT10" }}}</w:t>
      </w:r>
    </w:p>
    <w:p w14:paraId="6725D4DE" w14:textId="77777777" w:rsidR="00774472" w:rsidRPr="0045652F" w:rsidRDefault="00774472">
      <w:pPr>
        <w:pStyle w:val="Listing"/>
        <w:rPr>
          <w:lang w:val="en-US"/>
        </w:rPr>
      </w:pPr>
    </w:p>
    <w:p w14:paraId="31644315" w14:textId="77777777" w:rsidR="00774472" w:rsidRPr="0045652F" w:rsidRDefault="00774472">
      <w:pPr>
        <w:pStyle w:val="Listing"/>
        <w:rPr>
          <w:rFonts w:ascii="Verdana" w:hAnsi="Verdana"/>
          <w:i/>
          <w:iCs/>
          <w:lang w:val="en-US"/>
        </w:rPr>
      </w:pPr>
      <w:r w:rsidRPr="0045652F">
        <w:rPr>
          <w:rFonts w:ascii="Verdana" w:hAnsi="Verdana"/>
          <w:i/>
          <w:iCs/>
          <w:lang w:val="en-US"/>
        </w:rPr>
        <w:t>Subsequently:</w:t>
      </w:r>
    </w:p>
    <w:p w14:paraId="6E6E4ED3" w14:textId="77777777" w:rsidR="00774472" w:rsidRPr="0045652F" w:rsidRDefault="00774472">
      <w:pPr>
        <w:pStyle w:val="Listing"/>
        <w:rPr>
          <w:lang w:val="en-US"/>
        </w:rPr>
      </w:pPr>
    </w:p>
    <w:p w14:paraId="18D2D876" w14:textId="77777777" w:rsidR="00774472" w:rsidRPr="0045652F" w:rsidRDefault="00774472">
      <w:pPr>
        <w:pStyle w:val="Listing"/>
        <w:rPr>
          <w:lang w:val="en-US"/>
        </w:rPr>
      </w:pPr>
      <w:r w:rsidRPr="0045652F">
        <w:rPr>
          <w:lang w:val="en-US"/>
        </w:rPr>
        <w:t xml:space="preserve">{{{ GENERATE-HTML "XDAT10" }}} </w:t>
      </w:r>
      <w:r w:rsidRPr="0045652F">
        <w:rPr>
          <w:rFonts w:ascii="Verdana" w:hAnsi="Verdana"/>
          <w:i/>
          <w:iCs/>
          <w:lang w:val="en-US"/>
        </w:rPr>
        <w:t>is interpreted as</w:t>
      </w:r>
      <w:r w:rsidRPr="0045652F">
        <w:rPr>
          <w:lang w:val="en-US"/>
        </w:rPr>
        <w:t xml:space="preserve"> {{{ GENERATE-HTML (1,59,11) }}}</w:t>
      </w:r>
    </w:p>
    <w:p w14:paraId="6BC6D83E" w14:textId="77777777" w:rsidR="00774472" w:rsidRPr="0045652F" w:rsidRDefault="00774472">
      <w:pPr>
        <w:pStyle w:val="Listing"/>
        <w:rPr>
          <w:lang w:val="en-US"/>
        </w:rPr>
      </w:pPr>
      <w:r w:rsidRPr="0045652F">
        <w:rPr>
          <w:lang w:val="en-US"/>
        </w:rPr>
        <w:t xml:space="preserve">{{{ COPY-FROM "XDAT10" }}} </w:t>
      </w:r>
      <w:r w:rsidRPr="0045652F">
        <w:rPr>
          <w:rFonts w:ascii="Verdana" w:hAnsi="Verdana"/>
          <w:i/>
          <w:iCs/>
          <w:lang w:val="en-US"/>
        </w:rPr>
        <w:t>is interpreted as</w:t>
      </w:r>
      <w:r w:rsidRPr="0045652F">
        <w:rPr>
          <w:lang w:val="en-US"/>
        </w:rPr>
        <w:t xml:space="preserve"> {{{ COPY-FROM (1,60,10) }}}</w:t>
      </w:r>
    </w:p>
    <w:p w14:paraId="4662B743" w14:textId="77777777" w:rsidR="00774472" w:rsidRPr="0045652F" w:rsidRDefault="00774472">
      <w:pPr>
        <w:pStyle w:val="Listing"/>
        <w:rPr>
          <w:lang w:val="en-US"/>
        </w:rPr>
      </w:pPr>
    </w:p>
    <w:p w14:paraId="541D5F2E" w14:textId="77777777" w:rsidR="00774472" w:rsidRPr="0045652F" w:rsidRDefault="00774472">
      <w:pPr>
        <w:pStyle w:val="Listing"/>
        <w:rPr>
          <w:rFonts w:ascii="Verdana" w:hAnsi="Verdana"/>
          <w:i/>
          <w:iCs/>
          <w:lang w:val="en-US"/>
        </w:rPr>
      </w:pPr>
      <w:r w:rsidRPr="0045652F">
        <w:rPr>
          <w:rFonts w:ascii="Verdana" w:hAnsi="Verdana"/>
          <w:i/>
          <w:iCs/>
          <w:lang w:val="en-US"/>
        </w:rPr>
        <w:t>and the following tag will be automatically generated:</w:t>
      </w:r>
    </w:p>
    <w:p w14:paraId="05D93963" w14:textId="77777777" w:rsidR="00774472" w:rsidRPr="0045652F" w:rsidRDefault="00774472">
      <w:pPr>
        <w:pStyle w:val="Listing"/>
        <w:rPr>
          <w:lang w:val="en-US"/>
        </w:rPr>
      </w:pPr>
    </w:p>
    <w:p w14:paraId="797B3DFD" w14:textId="77777777" w:rsidR="00774472" w:rsidRPr="0045652F" w:rsidRDefault="00774472">
      <w:pPr>
        <w:pStyle w:val="Listing"/>
        <w:rPr>
          <w:lang w:val="en-US"/>
        </w:rPr>
      </w:pPr>
      <w:r w:rsidRPr="0045652F">
        <w:rPr>
          <w:lang w:val="en-US"/>
        </w:rPr>
        <w:t>{{{ DEFINE-HTML-FIELD-NAME (1,60,10) "XDAT10" }}}</w:t>
      </w:r>
    </w:p>
    <w:p w14:paraId="08060781" w14:textId="77777777" w:rsidR="00774472" w:rsidRPr="0045652F" w:rsidRDefault="00774472">
      <w:pPr>
        <w:pStyle w:val="Listing"/>
        <w:rPr>
          <w:lang w:val="en-US"/>
        </w:rPr>
      </w:pPr>
    </w:p>
    <w:p w14:paraId="6A5A8540" w14:textId="77777777" w:rsidR="00774472" w:rsidRPr="0045652F" w:rsidRDefault="00774472">
      <w:pPr>
        <w:pStyle w:val="Listing"/>
        <w:rPr>
          <w:rFonts w:ascii="Verdana" w:hAnsi="Verdana"/>
          <w:i/>
          <w:iCs/>
          <w:lang w:val="en-US"/>
        </w:rPr>
      </w:pPr>
      <w:r w:rsidRPr="0045652F">
        <w:rPr>
          <w:rFonts w:ascii="Verdana" w:hAnsi="Verdana"/>
          <w:i/>
          <w:iCs/>
          <w:lang w:val="en-US"/>
        </w:rPr>
        <w:t>Notice that VIRTEL automatically adjusts the starting position and length as necessary to account for the attribute byte.</w:t>
      </w:r>
    </w:p>
    <w:p w14:paraId="2DB6DA98" w14:textId="77777777" w:rsidR="00774472" w:rsidRPr="0045652F" w:rsidRDefault="00774472">
      <w:pPr>
        <w:tabs>
          <w:tab w:val="left" w:pos="2400"/>
        </w:tabs>
        <w:rPr>
          <w:lang w:val="en-US"/>
        </w:rPr>
      </w:pPr>
    </w:p>
    <w:p w14:paraId="5AECB3BD" w14:textId="77777777" w:rsidR="00774472" w:rsidRPr="0045652F" w:rsidRDefault="00774472">
      <w:pPr>
        <w:pStyle w:val="Heading5"/>
        <w:keepLines/>
        <w:rPr>
          <w:lang w:val="en-US"/>
        </w:rPr>
      </w:pPr>
      <w:r w:rsidRPr="0045652F">
        <w:rPr>
          <w:lang w:val="en-US"/>
        </w:rPr>
        <w:t>DEFINE-DFHMDF-COLUMN tag</w:t>
      </w:r>
    </w:p>
    <w:p w14:paraId="45B82E2E" w14:textId="77777777" w:rsidR="00774472" w:rsidRPr="0045652F" w:rsidRDefault="00774472">
      <w:pPr>
        <w:pStyle w:val="ecran0"/>
        <w:rPr>
          <w:lang w:val="en-US"/>
        </w:rPr>
      </w:pPr>
      <w:r w:rsidRPr="0045652F">
        <w:rPr>
          <w:lang w:val="en-US"/>
        </w:rPr>
        <w:t>The DEFINE-DFHMDF-COLUMN tag is similar to the DEFINE-DFHMDF-NAME tag except that it allows the definition of a field which is repeated in the same column position on several consecutive lines of the screen.</w:t>
      </w:r>
    </w:p>
    <w:p w14:paraId="45D0705B"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DEFINE-DFHMDF-COLUMN" </w:instrText>
      </w:r>
      <w:r w:rsidRPr="0045652F">
        <w:rPr>
          <w:lang w:val="en-US"/>
        </w:rPr>
        <w:fldChar w:fldCharType="end"/>
      </w:r>
      <w:r w:rsidRPr="0045652F">
        <w:rPr>
          <w:lang w:val="en-US"/>
        </w:rPr>
        <w:fldChar w:fldCharType="begin"/>
      </w:r>
      <w:r w:rsidRPr="0045652F">
        <w:rPr>
          <w:lang w:val="en-US"/>
        </w:rPr>
        <w:instrText xml:space="preserve"> XE "HTML:Tags:DEFINE-DFHMDF-COLUMN" </w:instrText>
      </w:r>
      <w:r w:rsidRPr="0045652F">
        <w:rPr>
          <w:lang w:val="en-US"/>
        </w:rPr>
        <w:fldChar w:fldCharType="end"/>
      </w:r>
      <w:r w:rsidRPr="0045652F">
        <w:rPr>
          <w:lang w:val="en-US"/>
        </w:rPr>
        <w:fldChar w:fldCharType="begin"/>
      </w:r>
      <w:r w:rsidRPr="0045652F">
        <w:rPr>
          <w:lang w:val="en-US"/>
        </w:rPr>
        <w:instrText xml:space="preserve"> XE "DEFINE-DFHMDF-COLUMN" </w:instrText>
      </w:r>
      <w:r w:rsidRPr="0045652F">
        <w:rPr>
          <w:lang w:val="en-US"/>
        </w:rPr>
        <w:fldChar w:fldCharType="end"/>
      </w:r>
    </w:p>
    <w:p w14:paraId="68731E22" w14:textId="77777777" w:rsidR="00774472" w:rsidRPr="0045652F" w:rsidRDefault="00774472">
      <w:pPr>
        <w:pStyle w:val="Ecran"/>
        <w:rPr>
          <w:lang w:val="en-US"/>
        </w:rPr>
      </w:pPr>
      <w:r w:rsidRPr="0045652F">
        <w:rPr>
          <w:lang w:val="en-US"/>
        </w:rPr>
        <w:t>{{{ DEFINE-DFHMDF-COLUMN (row, col, len, ht) "name"}}}</w:t>
      </w:r>
    </w:p>
    <w:p w14:paraId="2357FEB5" w14:textId="77777777" w:rsidR="00774472" w:rsidRPr="0045652F" w:rsidRDefault="00774472">
      <w:pPr>
        <w:pStyle w:val="Ecran"/>
        <w:rPr>
          <w:lang w:val="en-US"/>
        </w:rPr>
      </w:pPr>
    </w:p>
    <w:p w14:paraId="01D31F01" w14:textId="77777777" w:rsidR="00774472" w:rsidRPr="0045652F" w:rsidRDefault="00774472">
      <w:pPr>
        <w:keepNext/>
        <w:keepLines/>
        <w:rPr>
          <w:lang w:val="en-US"/>
        </w:rPr>
      </w:pPr>
    </w:p>
    <w:p w14:paraId="1B591426" w14:textId="77777777" w:rsidR="00774472" w:rsidRPr="0045652F" w:rsidRDefault="00774472">
      <w:pPr>
        <w:pStyle w:val="RefrenceChamp"/>
        <w:keepNext/>
        <w:keepLines/>
        <w:rPr>
          <w:lang w:val="en-US"/>
        </w:rPr>
      </w:pPr>
      <w:r w:rsidRPr="0045652F">
        <w:rPr>
          <w:b/>
          <w:bCs/>
          <w:i/>
          <w:iCs/>
          <w:lang w:val="en-US"/>
        </w:rPr>
        <w:t>row,col</w:t>
      </w:r>
      <w:r w:rsidRPr="0045652F">
        <w:rPr>
          <w:lang w:val="en-US"/>
        </w:rPr>
        <w:tab/>
        <w:t>Position (row and column number on the 3270 screen) of the attribute character which precedes the first occurrence of the field on the 3270 screen.</w:t>
      </w:r>
    </w:p>
    <w:p w14:paraId="4366C4C8" w14:textId="77777777" w:rsidR="00774472" w:rsidRPr="0045652F" w:rsidRDefault="00774472">
      <w:pPr>
        <w:pStyle w:val="RefrenceChamp"/>
        <w:keepNext/>
        <w:keepLines/>
        <w:rPr>
          <w:lang w:val="en-US"/>
        </w:rPr>
      </w:pPr>
      <w:r w:rsidRPr="0045652F">
        <w:rPr>
          <w:b/>
          <w:bCs/>
          <w:i/>
          <w:iCs/>
          <w:lang w:val="en-US"/>
        </w:rPr>
        <w:t>len</w:t>
      </w:r>
      <w:r w:rsidRPr="0045652F">
        <w:rPr>
          <w:lang w:val="en-US"/>
        </w:rPr>
        <w:tab/>
        <w:t>Length of each 3270 field (excluding attribute character).</w:t>
      </w:r>
    </w:p>
    <w:p w14:paraId="5898085E" w14:textId="77777777" w:rsidR="00774472" w:rsidRPr="0045652F" w:rsidRDefault="00774472">
      <w:pPr>
        <w:pStyle w:val="RefrenceChamp"/>
        <w:keepNext/>
        <w:keepLines/>
        <w:rPr>
          <w:lang w:val="en-US"/>
        </w:rPr>
      </w:pPr>
      <w:r w:rsidRPr="0045652F">
        <w:rPr>
          <w:b/>
          <w:bCs/>
          <w:i/>
          <w:iCs/>
          <w:lang w:val="en-US"/>
        </w:rPr>
        <w:t>ht</w:t>
      </w:r>
      <w:r w:rsidRPr="0045652F">
        <w:rPr>
          <w:lang w:val="en-US"/>
        </w:rPr>
        <w:tab/>
        <w:t>Height of column (number of lines).</w:t>
      </w:r>
    </w:p>
    <w:p w14:paraId="5B85E493" w14:textId="77777777" w:rsidR="00774472" w:rsidRPr="0045652F" w:rsidRDefault="00774472">
      <w:pPr>
        <w:pStyle w:val="RefrenceChamp"/>
        <w:keepNext/>
        <w:keepLines/>
        <w:rPr>
          <w:lang w:val="en-US"/>
        </w:rPr>
      </w:pPr>
      <w:r w:rsidRPr="0045652F">
        <w:rPr>
          <w:b/>
          <w:bCs/>
          <w:i/>
          <w:iCs/>
          <w:lang w:val="en-US"/>
        </w:rPr>
        <w:t>name</w:t>
      </w:r>
      <w:r w:rsidRPr="0045652F">
        <w:rPr>
          <w:lang w:val="en-US"/>
        </w:rPr>
        <w:tab/>
        <w:t>Name to be associated with the field.</w:t>
      </w:r>
    </w:p>
    <w:p w14:paraId="3A9EC0DB" w14:textId="77777777" w:rsidR="00774472" w:rsidRPr="0045652F" w:rsidRDefault="00774472">
      <w:pPr>
        <w:keepNext/>
        <w:keepLines/>
        <w:tabs>
          <w:tab w:val="left" w:pos="2400"/>
        </w:tabs>
        <w:rPr>
          <w:lang w:val="en-US"/>
        </w:rPr>
      </w:pPr>
      <w:r w:rsidRPr="0045652F">
        <w:rPr>
          <w:lang w:val="en-US"/>
        </w:rPr>
        <w:t>The name specified by the DEFINE-DFHMDF-COLUMN tag can be used in subsequent GENERATE-HTML tags or COPY-FROM tags instead of specifying an explicit row, column, and length.  The first time the field name is referenced in a GENERATE-HTML or COPY-FROM tag, the first occurrence of the field will be used.  Each time the field name is referenced subsequently, the row number is incremented automatically.  After the end of the series is reached, any subsequent reference wraps back to the first row number.  In addition, the DEFINE-DFHMDF-COLUMN tag implicitly generates a series of DEFINE-HTML-FIELD-NAME tags, each of which contains the field name suffixed by _1, _2, etc.</w:t>
      </w:r>
    </w:p>
    <w:p w14:paraId="77596926" w14:textId="77777777" w:rsidR="00774472" w:rsidRPr="0045652F" w:rsidRDefault="00774472">
      <w:pPr>
        <w:pStyle w:val="ecran0"/>
        <w:rPr>
          <w:lang w:val="en-US"/>
        </w:rPr>
      </w:pPr>
      <w:r w:rsidRPr="0045652F">
        <w:rPr>
          <w:lang w:val="en-US"/>
        </w:rPr>
        <w:t>For example:</w:t>
      </w:r>
    </w:p>
    <w:p w14:paraId="3C23BD9B" w14:textId="77777777" w:rsidR="00774472" w:rsidRPr="0045652F" w:rsidRDefault="00774472">
      <w:pPr>
        <w:pStyle w:val="Listing"/>
        <w:rPr>
          <w:rFonts w:ascii="Verdana" w:hAnsi="Verdana"/>
          <w:i/>
          <w:iCs/>
          <w:lang w:val="en-US"/>
        </w:rPr>
      </w:pPr>
      <w:r w:rsidRPr="0045652F">
        <w:rPr>
          <w:rFonts w:ascii="Verdana" w:hAnsi="Verdana"/>
          <w:i/>
          <w:iCs/>
          <w:lang w:val="en-US"/>
        </w:rPr>
        <w:t>The following tag defines a column of 5-character input fields having attribute bytes in column 1.  The fields themselves occupy columns 2 to 6.  The first field is in row 9 and there are 12 occurrences:</w:t>
      </w:r>
    </w:p>
    <w:p w14:paraId="422DC53D" w14:textId="77777777" w:rsidR="00774472" w:rsidRPr="0045652F" w:rsidRDefault="00774472">
      <w:pPr>
        <w:pStyle w:val="Listing"/>
        <w:rPr>
          <w:lang w:val="en-US"/>
        </w:rPr>
      </w:pPr>
    </w:p>
    <w:p w14:paraId="70F49E82" w14:textId="77777777" w:rsidR="00774472" w:rsidRPr="0045652F" w:rsidRDefault="00774472">
      <w:pPr>
        <w:pStyle w:val="Listing"/>
        <w:rPr>
          <w:lang w:val="en-US"/>
        </w:rPr>
      </w:pPr>
      <w:r w:rsidRPr="0045652F">
        <w:rPr>
          <w:lang w:val="en-US"/>
        </w:rPr>
        <w:t>{{{DEFINE-DFHMDF-COLUMN (9,1,5,12) "NBLIGN" }}}</w:t>
      </w:r>
    </w:p>
    <w:p w14:paraId="7371C9E6" w14:textId="77777777" w:rsidR="00774472" w:rsidRPr="0045652F" w:rsidRDefault="00774472">
      <w:pPr>
        <w:pStyle w:val="Listing"/>
        <w:rPr>
          <w:lang w:val="en-US"/>
        </w:rPr>
      </w:pPr>
    </w:p>
    <w:p w14:paraId="6F5B7350" w14:textId="77777777" w:rsidR="00774472" w:rsidRPr="0045652F" w:rsidRDefault="00774472">
      <w:pPr>
        <w:pStyle w:val="Listing"/>
        <w:rPr>
          <w:rFonts w:ascii="Verdana" w:hAnsi="Verdana"/>
          <w:i/>
          <w:iCs/>
          <w:lang w:val="en-US"/>
        </w:rPr>
      </w:pPr>
      <w:r w:rsidRPr="0045652F">
        <w:rPr>
          <w:rFonts w:ascii="Verdana" w:hAnsi="Verdana"/>
          <w:i/>
          <w:iCs/>
          <w:lang w:val="en-US"/>
        </w:rPr>
        <w:t>Subsequently:</w:t>
      </w:r>
    </w:p>
    <w:p w14:paraId="2263C085" w14:textId="77777777" w:rsidR="00774472" w:rsidRPr="0045652F" w:rsidRDefault="00774472">
      <w:pPr>
        <w:pStyle w:val="Listing"/>
        <w:rPr>
          <w:lang w:val="en-US"/>
        </w:rPr>
      </w:pPr>
    </w:p>
    <w:p w14:paraId="67DD7CEA" w14:textId="77777777" w:rsidR="00774472" w:rsidRPr="0045652F" w:rsidRDefault="00774472">
      <w:pPr>
        <w:pStyle w:val="Listing"/>
        <w:rPr>
          <w:i/>
          <w:iCs/>
          <w:lang w:val="en-US"/>
        </w:rPr>
      </w:pPr>
      <w:r w:rsidRPr="0045652F">
        <w:rPr>
          <w:lang w:val="en-US"/>
        </w:rPr>
        <w:t xml:space="preserve">{{{ GENERATE-HTML "NBLIGN" }}} </w:t>
      </w:r>
      <w:r w:rsidRPr="0045652F">
        <w:rPr>
          <w:rFonts w:ascii="Verdana" w:hAnsi="Verdana"/>
          <w:i/>
          <w:iCs/>
          <w:lang w:val="en-US"/>
        </w:rPr>
        <w:t>is interpreted as</w:t>
      </w:r>
      <w:r w:rsidRPr="0045652F">
        <w:rPr>
          <w:lang w:val="en-US"/>
        </w:rPr>
        <w:t xml:space="preserve"> {{{ GENERATE-HTML (n,1,6) }}}</w:t>
      </w:r>
    </w:p>
    <w:p w14:paraId="370E0B9A" w14:textId="77777777" w:rsidR="00774472" w:rsidRPr="0045652F" w:rsidRDefault="00774472">
      <w:pPr>
        <w:pStyle w:val="Listing"/>
        <w:rPr>
          <w:lang w:val="en-US"/>
        </w:rPr>
      </w:pPr>
      <w:r w:rsidRPr="0045652F">
        <w:rPr>
          <w:lang w:val="en-US"/>
        </w:rPr>
        <w:t xml:space="preserve">{{{ COPY-FROM "NBLIGN" }}} </w:t>
      </w:r>
      <w:r w:rsidRPr="0045652F">
        <w:rPr>
          <w:rFonts w:ascii="Verdana" w:hAnsi="Verdana"/>
          <w:i/>
          <w:iCs/>
          <w:lang w:val="en-US"/>
        </w:rPr>
        <w:t>is interpreted as</w:t>
      </w:r>
      <w:r w:rsidRPr="0045652F">
        <w:rPr>
          <w:lang w:val="en-US"/>
        </w:rPr>
        <w:t xml:space="preserve"> {{{ COPY-FROM (n,2,5) }}}</w:t>
      </w:r>
    </w:p>
    <w:p w14:paraId="30DFF0AF" w14:textId="77777777" w:rsidR="00774472" w:rsidRPr="0045652F" w:rsidRDefault="00774472">
      <w:pPr>
        <w:pStyle w:val="Listing"/>
        <w:rPr>
          <w:rFonts w:ascii="Verdana" w:hAnsi="Verdana"/>
          <w:i/>
          <w:iCs/>
          <w:lang w:val="en-US"/>
        </w:rPr>
      </w:pPr>
    </w:p>
    <w:p w14:paraId="1A2125F8" w14:textId="77777777" w:rsidR="00774472" w:rsidRPr="0045652F" w:rsidRDefault="00774472">
      <w:pPr>
        <w:pStyle w:val="Listing"/>
        <w:rPr>
          <w:rFonts w:ascii="Verdana" w:hAnsi="Verdana"/>
          <w:i/>
          <w:iCs/>
          <w:lang w:val="en-US"/>
        </w:rPr>
      </w:pPr>
      <w:r w:rsidRPr="0045652F">
        <w:rPr>
          <w:rFonts w:ascii="Verdana" w:hAnsi="Verdana"/>
          <w:i/>
          <w:iCs/>
          <w:lang w:val="en-US"/>
        </w:rPr>
        <w:t>where n takes the next value in the range 9 to 20</w:t>
      </w:r>
    </w:p>
    <w:p w14:paraId="04BA5E02" w14:textId="77777777" w:rsidR="00774472" w:rsidRPr="0045652F" w:rsidRDefault="00774472">
      <w:pPr>
        <w:pStyle w:val="Listing"/>
        <w:rPr>
          <w:lang w:val="en-US"/>
        </w:rPr>
      </w:pPr>
    </w:p>
    <w:p w14:paraId="7CB52E11" w14:textId="77777777" w:rsidR="00774472" w:rsidRPr="0045652F" w:rsidRDefault="00774472">
      <w:pPr>
        <w:pStyle w:val="Listing"/>
        <w:rPr>
          <w:rFonts w:ascii="Verdana" w:hAnsi="Verdana"/>
          <w:i/>
          <w:iCs/>
          <w:lang w:val="en-US"/>
        </w:rPr>
      </w:pPr>
      <w:r w:rsidRPr="0045652F">
        <w:rPr>
          <w:rFonts w:ascii="Verdana" w:hAnsi="Verdana"/>
          <w:i/>
          <w:iCs/>
          <w:lang w:val="en-US"/>
        </w:rPr>
        <w:t>The following tags will be automatically generated:</w:t>
      </w:r>
    </w:p>
    <w:p w14:paraId="4DB53CFC" w14:textId="77777777" w:rsidR="00774472" w:rsidRPr="0045652F" w:rsidRDefault="00774472">
      <w:pPr>
        <w:pStyle w:val="Listing"/>
        <w:spacing w:line="240" w:lineRule="auto"/>
        <w:rPr>
          <w:lang w:val="en-US"/>
        </w:rPr>
      </w:pPr>
      <w:r w:rsidRPr="0045652F">
        <w:rPr>
          <w:lang w:val="en-US"/>
        </w:rPr>
        <w:t>{{{DEFINE-HTML-FIELD-NAME (9,2,5) "NBLIGN_1" }}}</w:t>
      </w:r>
    </w:p>
    <w:p w14:paraId="3CF15E4C" w14:textId="77777777" w:rsidR="00774472" w:rsidRPr="0045652F" w:rsidRDefault="00774472">
      <w:pPr>
        <w:pStyle w:val="Listing"/>
        <w:spacing w:line="240" w:lineRule="auto"/>
        <w:rPr>
          <w:lang w:val="en-US"/>
        </w:rPr>
      </w:pPr>
      <w:r w:rsidRPr="0045652F">
        <w:rPr>
          <w:lang w:val="en-US"/>
        </w:rPr>
        <w:t>{{{DEFINE-HTML-FIELD-NAME (10,2,5) "NBLIGN_2" }}}</w:t>
      </w:r>
    </w:p>
    <w:p w14:paraId="12BB5FC8" w14:textId="77777777" w:rsidR="00774472" w:rsidRPr="0045652F" w:rsidRDefault="00774472">
      <w:pPr>
        <w:pStyle w:val="Listing"/>
        <w:rPr>
          <w:rFonts w:ascii="Verdana" w:hAnsi="Verdana"/>
          <w:i/>
          <w:iCs/>
          <w:lang w:val="en-US"/>
        </w:rPr>
      </w:pPr>
      <w:r w:rsidRPr="0045652F">
        <w:rPr>
          <w:rFonts w:ascii="Verdana" w:hAnsi="Verdana"/>
          <w:i/>
          <w:iCs/>
          <w:lang w:val="en-US"/>
        </w:rPr>
        <w:t>and so on until</w:t>
      </w:r>
    </w:p>
    <w:p w14:paraId="39562AC9" w14:textId="77777777" w:rsidR="00774472" w:rsidRPr="0045652F" w:rsidRDefault="00774472">
      <w:pPr>
        <w:pStyle w:val="Listing"/>
        <w:spacing w:line="240" w:lineRule="auto"/>
        <w:rPr>
          <w:lang w:val="en-US"/>
        </w:rPr>
      </w:pPr>
      <w:r w:rsidRPr="0045652F">
        <w:rPr>
          <w:lang w:val="en-US"/>
        </w:rPr>
        <w:t>{{{DEFINE-HTML-FIELD-NAME (20,2,5) "NBLIGN_12" }}}</w:t>
      </w:r>
    </w:p>
    <w:p w14:paraId="39B44486" w14:textId="77777777" w:rsidR="00774472" w:rsidRPr="0045652F" w:rsidRDefault="00774472">
      <w:pPr>
        <w:pStyle w:val="Listing"/>
        <w:rPr>
          <w:lang w:val="en-US"/>
        </w:rPr>
      </w:pPr>
    </w:p>
    <w:p w14:paraId="53B5AAE9" w14:textId="77777777" w:rsidR="00774472" w:rsidRPr="0045652F" w:rsidRDefault="00774472">
      <w:pPr>
        <w:pStyle w:val="Listing"/>
        <w:rPr>
          <w:rFonts w:ascii="Verdana" w:hAnsi="Verdana"/>
          <w:i/>
          <w:iCs/>
          <w:lang w:val="en-US"/>
        </w:rPr>
      </w:pPr>
      <w:r w:rsidRPr="0045652F">
        <w:rPr>
          <w:rFonts w:ascii="Verdana" w:hAnsi="Verdana"/>
          <w:i/>
          <w:iCs/>
          <w:lang w:val="en-US"/>
        </w:rPr>
        <w:t>Notice that VIRTEL automatically adjusts the starting positions and lengths as necessary to account for the attribute byte.</w:t>
      </w:r>
    </w:p>
    <w:p w14:paraId="7B6A8B80" w14:textId="77777777" w:rsidR="00774472" w:rsidRPr="0045652F" w:rsidRDefault="00774472">
      <w:pPr>
        <w:tabs>
          <w:tab w:val="left" w:pos="2400"/>
        </w:tabs>
        <w:rPr>
          <w:lang w:val="en-US"/>
        </w:rPr>
      </w:pPr>
    </w:p>
    <w:p w14:paraId="4176AC0E" w14:textId="77777777" w:rsidR="00774472" w:rsidRPr="0045652F" w:rsidRDefault="00774472" w:rsidP="00B432C8">
      <w:pPr>
        <w:pStyle w:val="Heading5"/>
        <w:keepLines/>
        <w:rPr>
          <w:lang w:val="en-US"/>
        </w:rPr>
      </w:pPr>
      <w:r w:rsidRPr="0045652F">
        <w:rPr>
          <w:lang w:val="en-US"/>
        </w:rPr>
        <w:t>GENERATE-VARIABLES tag</w:t>
      </w:r>
    </w:p>
    <w:p w14:paraId="00B366FD" w14:textId="77777777" w:rsidR="00774472" w:rsidRPr="0045652F" w:rsidRDefault="00774472" w:rsidP="00B432C8">
      <w:pPr>
        <w:keepNext/>
        <w:keepLines/>
        <w:rPr>
          <w:szCs w:val="19"/>
          <w:lang w:val="en-US"/>
        </w:rPr>
      </w:pPr>
      <w:r w:rsidRPr="0045652F">
        <w:rPr>
          <w:lang w:val="en-US"/>
        </w:rPr>
        <w:t>The GENERATE-VARIABLES tag functions like GENERATE-HTML except that, instead of generating HTML, it generates a set of table variables for each attribute found in the designated portion of the screen.</w:t>
      </w:r>
    </w:p>
    <w:p w14:paraId="7D829979" w14:textId="77777777" w:rsidR="00774472" w:rsidRPr="0045652F" w:rsidRDefault="00774472" w:rsidP="00B432C8">
      <w:pPr>
        <w:keepNext/>
        <w:keepLines/>
        <w:rPr>
          <w:szCs w:val="19"/>
          <w:lang w:val="en-US"/>
        </w:rPr>
      </w:pPr>
    </w:p>
    <w:p w14:paraId="1646C58D" w14:textId="77777777" w:rsidR="00774472" w:rsidRPr="0045652F" w:rsidRDefault="00774472" w:rsidP="00B432C8">
      <w:pPr>
        <w:pStyle w:val="Ecran"/>
        <w:rPr>
          <w:lang w:val="en-US"/>
        </w:rPr>
      </w:pPr>
      <w:r w:rsidRPr="0045652F">
        <w:rPr>
          <w:lang w:val="en-US"/>
        </w:rPr>
        <w:fldChar w:fldCharType="begin"/>
      </w:r>
      <w:r w:rsidRPr="0045652F">
        <w:rPr>
          <w:lang w:val="en-US"/>
        </w:rPr>
        <w:instrText xml:space="preserve"> XE "Web-to-Host:Pages HTML:Tags - GENERATE-VARIABLES" </w:instrText>
      </w:r>
      <w:r w:rsidRPr="0045652F">
        <w:rPr>
          <w:lang w:val="en-US"/>
        </w:rPr>
        <w:fldChar w:fldCharType="end"/>
      </w:r>
      <w:r w:rsidRPr="0045652F">
        <w:rPr>
          <w:lang w:val="en-US"/>
        </w:rPr>
        <w:fldChar w:fldCharType="begin"/>
      </w:r>
      <w:r w:rsidRPr="0045652F">
        <w:rPr>
          <w:lang w:val="en-US"/>
        </w:rPr>
        <w:instrText xml:space="preserve"> XE "HTML:Tags:GENERATE-VARIABLES" </w:instrText>
      </w:r>
      <w:r w:rsidRPr="0045652F">
        <w:rPr>
          <w:lang w:val="en-US"/>
        </w:rPr>
        <w:fldChar w:fldCharType="end"/>
      </w:r>
      <w:r w:rsidRPr="0045652F">
        <w:rPr>
          <w:lang w:val="en-US"/>
        </w:rPr>
        <w:fldChar w:fldCharType="begin"/>
      </w:r>
      <w:r w:rsidRPr="0045652F">
        <w:rPr>
          <w:lang w:val="en-US"/>
        </w:rPr>
        <w:instrText xml:space="preserve"> XE "GENERATE-VARIABLES" </w:instrText>
      </w:r>
      <w:r w:rsidRPr="0045652F">
        <w:rPr>
          <w:lang w:val="en-US"/>
        </w:rPr>
        <w:fldChar w:fldCharType="end"/>
      </w:r>
    </w:p>
    <w:p w14:paraId="3415645A" w14:textId="77777777" w:rsidR="00774472" w:rsidRPr="0045652F" w:rsidRDefault="00774472" w:rsidP="00B432C8">
      <w:pPr>
        <w:pStyle w:val="Ecran"/>
        <w:rPr>
          <w:lang w:val="en-US"/>
        </w:rPr>
      </w:pPr>
      <w:r w:rsidRPr="0045652F">
        <w:rPr>
          <w:lang w:val="en-US"/>
        </w:rPr>
        <w:t>{{{ GENERATE-VARIABLES (row, col, len) "prefix" }}}</w:t>
      </w:r>
    </w:p>
    <w:p w14:paraId="33B79807" w14:textId="77777777" w:rsidR="00774472" w:rsidRPr="0045652F" w:rsidRDefault="00774472" w:rsidP="00B432C8">
      <w:pPr>
        <w:pStyle w:val="Ecran"/>
        <w:rPr>
          <w:lang w:val="en-US"/>
        </w:rPr>
      </w:pPr>
    </w:p>
    <w:p w14:paraId="25501B63" w14:textId="77777777" w:rsidR="00774472" w:rsidRPr="0045652F" w:rsidRDefault="00774472" w:rsidP="00B432C8">
      <w:pPr>
        <w:keepNext/>
        <w:keepLines/>
        <w:rPr>
          <w:szCs w:val="19"/>
          <w:lang w:val="en-US"/>
        </w:rPr>
      </w:pPr>
    </w:p>
    <w:p w14:paraId="0D376C73" w14:textId="77777777" w:rsidR="00774472" w:rsidRPr="0045652F" w:rsidRDefault="00774472" w:rsidP="00B432C8">
      <w:pPr>
        <w:pStyle w:val="RefrenceChamp"/>
        <w:keepNext/>
        <w:keepLines/>
        <w:rPr>
          <w:lang w:val="en-US"/>
        </w:rPr>
      </w:pPr>
      <w:r w:rsidRPr="0045652F">
        <w:rPr>
          <w:b/>
          <w:bCs/>
          <w:i/>
          <w:iCs/>
          <w:lang w:val="en-US"/>
        </w:rPr>
        <w:t>row,col</w:t>
      </w:r>
      <w:r w:rsidRPr="0045652F">
        <w:rPr>
          <w:lang w:val="en-US"/>
        </w:rPr>
        <w:tab/>
        <w:t>Starting position (row and column number on the 3270 screen) of the data to be copied.  This starting position will usually contain a 3270 attribute character.</w:t>
      </w:r>
    </w:p>
    <w:p w14:paraId="22483632" w14:textId="77777777" w:rsidR="00774472" w:rsidRPr="0045652F" w:rsidRDefault="00774472" w:rsidP="00B432C8">
      <w:pPr>
        <w:pStyle w:val="RefrenceChamp"/>
        <w:keepNext/>
        <w:keepLines/>
        <w:rPr>
          <w:lang w:val="en-US"/>
        </w:rPr>
      </w:pPr>
      <w:r w:rsidRPr="0045652F">
        <w:rPr>
          <w:b/>
          <w:bCs/>
          <w:i/>
          <w:iCs/>
          <w:lang w:val="en-US"/>
        </w:rPr>
        <w:t>len</w:t>
      </w:r>
      <w:r w:rsidRPr="0045652F">
        <w:rPr>
          <w:lang w:val="en-US"/>
        </w:rPr>
        <w:tab/>
        <w:t>Length of the data to be copied (including attribute characters).</w:t>
      </w:r>
    </w:p>
    <w:p w14:paraId="4753DB67" w14:textId="77777777" w:rsidR="00774472" w:rsidRPr="0045652F" w:rsidRDefault="00774472" w:rsidP="00B432C8">
      <w:pPr>
        <w:pStyle w:val="RefrenceChamp"/>
        <w:keepNext/>
        <w:keepLines/>
        <w:rPr>
          <w:lang w:val="en-US"/>
        </w:rPr>
      </w:pPr>
      <w:r w:rsidRPr="0045652F">
        <w:rPr>
          <w:b/>
          <w:i/>
          <w:iCs/>
          <w:lang w:val="en-US"/>
        </w:rPr>
        <w:t>prefix</w:t>
      </w:r>
      <w:r w:rsidRPr="0045652F">
        <w:rPr>
          <w:b/>
          <w:i/>
          <w:iCs/>
          <w:lang w:val="en-US"/>
        </w:rPr>
        <w:tab/>
      </w:r>
      <w:r w:rsidRPr="0045652F">
        <w:rPr>
          <w:lang w:val="en-US"/>
        </w:rPr>
        <w:t>The prefix of the generated variable names.</w:t>
      </w:r>
    </w:p>
    <w:p w14:paraId="7714E3F1" w14:textId="77777777" w:rsidR="00774472" w:rsidRPr="0045652F" w:rsidRDefault="00774472" w:rsidP="00B432C8">
      <w:pPr>
        <w:keepNext/>
        <w:keepLines/>
        <w:rPr>
          <w:lang w:val="en-US"/>
        </w:rPr>
      </w:pPr>
      <w:r w:rsidRPr="0045652F">
        <w:rPr>
          <w:lang w:val="en-US"/>
        </w:rPr>
        <w:t>A set of these variables is generated for each field found on the screen:</w:t>
      </w:r>
    </w:p>
    <w:p w14:paraId="77799978" w14:textId="77777777" w:rsidR="00774472" w:rsidRPr="0045652F" w:rsidRDefault="00774472" w:rsidP="00B432C8">
      <w:pPr>
        <w:keepNext/>
        <w:keepLines/>
        <w:rPr>
          <w:lang w:val="en-US"/>
        </w:rPr>
      </w:pP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5"/>
        <w:gridCol w:w="1437"/>
        <w:gridCol w:w="5045"/>
      </w:tblGrid>
      <w:tr w:rsidR="00774472" w:rsidRPr="0045652F" w14:paraId="3C8471CF" w14:textId="77777777">
        <w:tblPrEx>
          <w:tblCellMar>
            <w:top w:w="0" w:type="dxa"/>
            <w:bottom w:w="0" w:type="dxa"/>
          </w:tblCellMar>
        </w:tblPrEx>
        <w:tc>
          <w:tcPr>
            <w:tcW w:w="2071" w:type="dxa"/>
            <w:shd w:val="clear" w:color="auto" w:fill="C0C0C0"/>
          </w:tcPr>
          <w:p w14:paraId="0F0199CA" w14:textId="77777777" w:rsidR="00774472" w:rsidRPr="0045652F" w:rsidRDefault="00774472" w:rsidP="00B432C8">
            <w:pPr>
              <w:keepNext/>
              <w:keepLines/>
              <w:ind w:left="0"/>
              <w:rPr>
                <w:lang w:val="en-US"/>
              </w:rPr>
            </w:pPr>
            <w:r w:rsidRPr="0045652F">
              <w:rPr>
                <w:lang w:val="en-US"/>
              </w:rPr>
              <w:t>Variable name</w:t>
            </w:r>
          </w:p>
        </w:tc>
        <w:tc>
          <w:tcPr>
            <w:tcW w:w="1556" w:type="dxa"/>
            <w:shd w:val="clear" w:color="auto" w:fill="C0C0C0"/>
          </w:tcPr>
          <w:p w14:paraId="4B75A456" w14:textId="77777777" w:rsidR="00774472" w:rsidRPr="0045652F" w:rsidRDefault="00774472" w:rsidP="00B432C8">
            <w:pPr>
              <w:keepNext/>
              <w:keepLines/>
              <w:ind w:left="0"/>
              <w:rPr>
                <w:lang w:val="en-US"/>
              </w:rPr>
            </w:pPr>
            <w:r w:rsidRPr="0045652F">
              <w:rPr>
                <w:lang w:val="en-US"/>
              </w:rPr>
              <w:t>Meaning</w:t>
            </w:r>
          </w:p>
        </w:tc>
        <w:tc>
          <w:tcPr>
            <w:tcW w:w="6201" w:type="dxa"/>
            <w:shd w:val="clear" w:color="auto" w:fill="C0C0C0"/>
          </w:tcPr>
          <w:p w14:paraId="7B2E5BCB" w14:textId="77777777" w:rsidR="00774472" w:rsidRPr="0045652F" w:rsidRDefault="00774472" w:rsidP="00B432C8">
            <w:pPr>
              <w:keepNext/>
              <w:keepLines/>
              <w:ind w:left="0"/>
              <w:rPr>
                <w:lang w:val="en-US"/>
              </w:rPr>
            </w:pPr>
            <w:r w:rsidRPr="0045652F">
              <w:rPr>
                <w:lang w:val="en-US"/>
              </w:rPr>
              <w:t>Notes</w:t>
            </w:r>
          </w:p>
        </w:tc>
      </w:tr>
      <w:tr w:rsidR="00774472" w:rsidRPr="0045652F" w14:paraId="507A2145" w14:textId="77777777">
        <w:tblPrEx>
          <w:tblCellMar>
            <w:top w:w="0" w:type="dxa"/>
            <w:bottom w:w="0" w:type="dxa"/>
          </w:tblCellMar>
        </w:tblPrEx>
        <w:tc>
          <w:tcPr>
            <w:tcW w:w="2071" w:type="dxa"/>
          </w:tcPr>
          <w:p w14:paraId="400EDDCD" w14:textId="77777777" w:rsidR="00774472" w:rsidRPr="0045652F" w:rsidRDefault="00774472" w:rsidP="00B432C8">
            <w:pPr>
              <w:keepNext/>
              <w:keepLines/>
              <w:ind w:left="0"/>
              <w:rPr>
                <w:lang w:val="en-US"/>
              </w:rPr>
            </w:pPr>
            <w:r w:rsidRPr="0045652F">
              <w:rPr>
                <w:i/>
                <w:lang w:val="en-US"/>
              </w:rPr>
              <w:t>prefix</w:t>
            </w:r>
            <w:r w:rsidRPr="0045652F">
              <w:rPr>
                <w:lang w:val="en-US"/>
              </w:rPr>
              <w:t>NAME</w:t>
            </w:r>
          </w:p>
        </w:tc>
        <w:tc>
          <w:tcPr>
            <w:tcW w:w="1556" w:type="dxa"/>
          </w:tcPr>
          <w:p w14:paraId="155FE5E1" w14:textId="77777777" w:rsidR="00774472" w:rsidRPr="0045652F" w:rsidRDefault="00774472" w:rsidP="00B432C8">
            <w:pPr>
              <w:keepNext/>
              <w:keepLines/>
              <w:ind w:left="0"/>
              <w:rPr>
                <w:lang w:val="en-US"/>
              </w:rPr>
            </w:pPr>
            <w:r w:rsidRPr="0045652F">
              <w:rPr>
                <w:lang w:val="en-US"/>
              </w:rPr>
              <w:t>Field name</w:t>
            </w:r>
          </w:p>
        </w:tc>
        <w:tc>
          <w:tcPr>
            <w:tcW w:w="6201" w:type="dxa"/>
          </w:tcPr>
          <w:p w14:paraId="1B02AB81" w14:textId="77777777" w:rsidR="00774472" w:rsidRPr="0045652F" w:rsidRDefault="00774472" w:rsidP="00B432C8">
            <w:pPr>
              <w:keepNext/>
              <w:keepLines/>
              <w:ind w:left="0"/>
              <w:rPr>
                <w:lang w:val="en-US"/>
              </w:rPr>
            </w:pPr>
            <w:r w:rsidRPr="0045652F">
              <w:rPr>
                <w:lang w:val="en-US"/>
              </w:rPr>
              <w:t>Example : V00002E9 for an input field, blank for an output field</w:t>
            </w:r>
          </w:p>
        </w:tc>
      </w:tr>
      <w:tr w:rsidR="00774472" w:rsidRPr="0045652F" w14:paraId="1F5E48D7" w14:textId="77777777">
        <w:tblPrEx>
          <w:tblCellMar>
            <w:top w:w="0" w:type="dxa"/>
            <w:bottom w:w="0" w:type="dxa"/>
          </w:tblCellMar>
        </w:tblPrEx>
        <w:tc>
          <w:tcPr>
            <w:tcW w:w="2071" w:type="dxa"/>
          </w:tcPr>
          <w:p w14:paraId="785B30C0" w14:textId="77777777" w:rsidR="00774472" w:rsidRPr="0045652F" w:rsidRDefault="00774472" w:rsidP="00B432C8">
            <w:pPr>
              <w:keepNext/>
              <w:keepLines/>
              <w:ind w:left="0"/>
              <w:rPr>
                <w:lang w:val="en-US"/>
              </w:rPr>
            </w:pPr>
            <w:r w:rsidRPr="0045652F">
              <w:rPr>
                <w:i/>
                <w:lang w:val="en-US"/>
              </w:rPr>
              <w:t>prefix</w:t>
            </w:r>
            <w:r w:rsidRPr="0045652F">
              <w:rPr>
                <w:lang w:val="en-US"/>
              </w:rPr>
              <w:t>LINE</w:t>
            </w:r>
          </w:p>
        </w:tc>
        <w:tc>
          <w:tcPr>
            <w:tcW w:w="1556" w:type="dxa"/>
          </w:tcPr>
          <w:p w14:paraId="5D6A2A0A" w14:textId="77777777" w:rsidR="00774472" w:rsidRPr="0045652F" w:rsidRDefault="00774472" w:rsidP="00B432C8">
            <w:pPr>
              <w:keepNext/>
              <w:keepLines/>
              <w:ind w:left="0"/>
              <w:rPr>
                <w:lang w:val="en-US"/>
              </w:rPr>
            </w:pPr>
            <w:r w:rsidRPr="0045652F">
              <w:rPr>
                <w:lang w:val="en-US"/>
              </w:rPr>
              <w:t>Line</w:t>
            </w:r>
          </w:p>
        </w:tc>
        <w:tc>
          <w:tcPr>
            <w:tcW w:w="6201" w:type="dxa"/>
          </w:tcPr>
          <w:p w14:paraId="4CDB97E0" w14:textId="77777777" w:rsidR="00774472" w:rsidRPr="0045652F" w:rsidRDefault="00774472" w:rsidP="00B432C8">
            <w:pPr>
              <w:keepNext/>
              <w:keepLines/>
              <w:ind w:left="0"/>
              <w:rPr>
                <w:lang w:val="en-US"/>
              </w:rPr>
            </w:pPr>
            <w:r w:rsidRPr="0045652F">
              <w:rPr>
                <w:lang w:val="en-US"/>
              </w:rPr>
              <w:t>Line position of the field attribute (first line = 1)</w:t>
            </w:r>
          </w:p>
        </w:tc>
      </w:tr>
      <w:tr w:rsidR="00774472" w:rsidRPr="0045652F" w14:paraId="1CE93484" w14:textId="77777777">
        <w:tblPrEx>
          <w:tblCellMar>
            <w:top w:w="0" w:type="dxa"/>
            <w:bottom w:w="0" w:type="dxa"/>
          </w:tblCellMar>
        </w:tblPrEx>
        <w:tc>
          <w:tcPr>
            <w:tcW w:w="2071" w:type="dxa"/>
          </w:tcPr>
          <w:p w14:paraId="7F1D191F" w14:textId="77777777" w:rsidR="00774472" w:rsidRPr="0045652F" w:rsidRDefault="00774472" w:rsidP="00B432C8">
            <w:pPr>
              <w:keepNext/>
              <w:keepLines/>
              <w:ind w:left="0"/>
              <w:rPr>
                <w:lang w:val="en-US"/>
              </w:rPr>
            </w:pPr>
            <w:r w:rsidRPr="0045652F">
              <w:rPr>
                <w:i/>
                <w:lang w:val="en-US"/>
              </w:rPr>
              <w:t>prefix</w:t>
            </w:r>
            <w:r w:rsidRPr="0045652F">
              <w:rPr>
                <w:lang w:val="en-US"/>
              </w:rPr>
              <w:t>COLUMN</w:t>
            </w:r>
          </w:p>
        </w:tc>
        <w:tc>
          <w:tcPr>
            <w:tcW w:w="1556" w:type="dxa"/>
          </w:tcPr>
          <w:p w14:paraId="1A59C33C" w14:textId="77777777" w:rsidR="00774472" w:rsidRPr="0045652F" w:rsidRDefault="00774472" w:rsidP="00B432C8">
            <w:pPr>
              <w:keepNext/>
              <w:keepLines/>
              <w:ind w:left="0"/>
              <w:rPr>
                <w:lang w:val="en-US"/>
              </w:rPr>
            </w:pPr>
            <w:r w:rsidRPr="0045652F">
              <w:rPr>
                <w:lang w:val="en-US"/>
              </w:rPr>
              <w:t>Column</w:t>
            </w:r>
          </w:p>
        </w:tc>
        <w:tc>
          <w:tcPr>
            <w:tcW w:w="6201" w:type="dxa"/>
          </w:tcPr>
          <w:p w14:paraId="00A389C6" w14:textId="77777777" w:rsidR="00774472" w:rsidRPr="0045652F" w:rsidRDefault="00774472" w:rsidP="00B432C8">
            <w:pPr>
              <w:keepNext/>
              <w:keepLines/>
              <w:ind w:left="0"/>
              <w:rPr>
                <w:lang w:val="en-US"/>
              </w:rPr>
            </w:pPr>
            <w:r w:rsidRPr="0045652F">
              <w:rPr>
                <w:lang w:val="en-US"/>
              </w:rPr>
              <w:t>Column position of the field attribute (first column = 1)</w:t>
            </w:r>
          </w:p>
        </w:tc>
      </w:tr>
      <w:tr w:rsidR="00774472" w:rsidRPr="0045652F" w14:paraId="399CCE5F" w14:textId="77777777">
        <w:tblPrEx>
          <w:tblCellMar>
            <w:top w:w="0" w:type="dxa"/>
            <w:bottom w:w="0" w:type="dxa"/>
          </w:tblCellMar>
        </w:tblPrEx>
        <w:tc>
          <w:tcPr>
            <w:tcW w:w="2071" w:type="dxa"/>
          </w:tcPr>
          <w:p w14:paraId="39907FA6" w14:textId="77777777" w:rsidR="00774472" w:rsidRPr="0045652F" w:rsidRDefault="00774472" w:rsidP="00B432C8">
            <w:pPr>
              <w:keepNext/>
              <w:keepLines/>
              <w:ind w:left="0"/>
              <w:rPr>
                <w:lang w:val="en-US"/>
              </w:rPr>
            </w:pPr>
            <w:r w:rsidRPr="0045652F">
              <w:rPr>
                <w:i/>
                <w:lang w:val="en-US"/>
              </w:rPr>
              <w:t>prefix</w:t>
            </w:r>
            <w:r w:rsidRPr="0045652F">
              <w:rPr>
                <w:lang w:val="en-US"/>
              </w:rPr>
              <w:t>LENGTH</w:t>
            </w:r>
          </w:p>
        </w:tc>
        <w:tc>
          <w:tcPr>
            <w:tcW w:w="1556" w:type="dxa"/>
          </w:tcPr>
          <w:p w14:paraId="777DE485" w14:textId="77777777" w:rsidR="00774472" w:rsidRPr="0045652F" w:rsidRDefault="00774472" w:rsidP="00B432C8">
            <w:pPr>
              <w:keepNext/>
              <w:keepLines/>
              <w:ind w:left="0"/>
              <w:rPr>
                <w:lang w:val="en-US"/>
              </w:rPr>
            </w:pPr>
            <w:r w:rsidRPr="0045652F">
              <w:rPr>
                <w:lang w:val="en-US"/>
              </w:rPr>
              <w:t>Length</w:t>
            </w:r>
          </w:p>
        </w:tc>
        <w:tc>
          <w:tcPr>
            <w:tcW w:w="6201" w:type="dxa"/>
          </w:tcPr>
          <w:p w14:paraId="33B4C957" w14:textId="77777777" w:rsidR="00774472" w:rsidRPr="0045652F" w:rsidRDefault="00774472" w:rsidP="00B432C8">
            <w:pPr>
              <w:keepNext/>
              <w:keepLines/>
              <w:ind w:left="0"/>
              <w:rPr>
                <w:i/>
                <w:iCs/>
                <w:lang w:val="en-US"/>
              </w:rPr>
            </w:pPr>
            <w:r w:rsidRPr="0045652F">
              <w:rPr>
                <w:lang w:val="en-US"/>
              </w:rPr>
              <w:t>Field length (excluding attribute)</w:t>
            </w:r>
          </w:p>
        </w:tc>
      </w:tr>
      <w:tr w:rsidR="00774472" w:rsidRPr="0045652F" w14:paraId="3F8F2D5C" w14:textId="77777777">
        <w:tblPrEx>
          <w:tblCellMar>
            <w:top w:w="0" w:type="dxa"/>
            <w:bottom w:w="0" w:type="dxa"/>
          </w:tblCellMar>
        </w:tblPrEx>
        <w:tc>
          <w:tcPr>
            <w:tcW w:w="2071" w:type="dxa"/>
          </w:tcPr>
          <w:p w14:paraId="4FA5DC17" w14:textId="77777777" w:rsidR="00774472" w:rsidRPr="0045652F" w:rsidRDefault="00774472" w:rsidP="00B432C8">
            <w:pPr>
              <w:keepNext/>
              <w:keepLines/>
              <w:ind w:left="0"/>
              <w:rPr>
                <w:lang w:val="en-US"/>
              </w:rPr>
            </w:pPr>
            <w:r w:rsidRPr="0045652F">
              <w:rPr>
                <w:i/>
                <w:lang w:val="en-US"/>
              </w:rPr>
              <w:t>prefix</w:t>
            </w:r>
            <w:r w:rsidRPr="0045652F">
              <w:rPr>
                <w:lang w:val="en-US"/>
              </w:rPr>
              <w:t>ATTRB</w:t>
            </w:r>
          </w:p>
        </w:tc>
        <w:tc>
          <w:tcPr>
            <w:tcW w:w="1556" w:type="dxa"/>
          </w:tcPr>
          <w:p w14:paraId="28F9466F" w14:textId="77777777" w:rsidR="00774472" w:rsidRPr="0045652F" w:rsidRDefault="00774472" w:rsidP="00B432C8">
            <w:pPr>
              <w:keepNext/>
              <w:keepLines/>
              <w:ind w:left="0"/>
              <w:rPr>
                <w:lang w:val="en-US"/>
              </w:rPr>
            </w:pPr>
            <w:r w:rsidRPr="0045652F">
              <w:rPr>
                <w:lang w:val="en-US"/>
              </w:rPr>
              <w:t>Attribute</w:t>
            </w:r>
          </w:p>
        </w:tc>
        <w:tc>
          <w:tcPr>
            <w:tcW w:w="6201" w:type="dxa"/>
          </w:tcPr>
          <w:p w14:paraId="7E0FCF43" w14:textId="77777777" w:rsidR="00774472" w:rsidRPr="0045652F" w:rsidRDefault="00774472" w:rsidP="00B432C8">
            <w:pPr>
              <w:keepNext/>
              <w:keepLines/>
              <w:ind w:left="0"/>
              <w:rPr>
                <w:lang w:val="en-US"/>
              </w:rPr>
            </w:pPr>
            <w:r w:rsidRPr="0045652F">
              <w:rPr>
                <w:lang w:val="en-US"/>
              </w:rPr>
              <w:t>ASKIP, PROT, UNPROT, NUM, BRT, NORM, DET, MDT</w:t>
            </w:r>
          </w:p>
        </w:tc>
      </w:tr>
      <w:tr w:rsidR="00774472" w:rsidRPr="0045652F" w14:paraId="1084D26C" w14:textId="77777777">
        <w:tblPrEx>
          <w:tblCellMar>
            <w:top w:w="0" w:type="dxa"/>
            <w:bottom w:w="0" w:type="dxa"/>
          </w:tblCellMar>
        </w:tblPrEx>
        <w:tc>
          <w:tcPr>
            <w:tcW w:w="2071" w:type="dxa"/>
          </w:tcPr>
          <w:p w14:paraId="72CBEB2D" w14:textId="77777777" w:rsidR="00774472" w:rsidRPr="0045652F" w:rsidRDefault="00774472" w:rsidP="00B432C8">
            <w:pPr>
              <w:keepNext/>
              <w:keepLines/>
              <w:ind w:left="0"/>
              <w:rPr>
                <w:lang w:val="en-US"/>
              </w:rPr>
            </w:pPr>
            <w:r w:rsidRPr="0045652F">
              <w:rPr>
                <w:i/>
                <w:lang w:val="en-US"/>
              </w:rPr>
              <w:t>prefix</w:t>
            </w:r>
            <w:r w:rsidRPr="0045652F">
              <w:rPr>
                <w:lang w:val="en-US"/>
              </w:rPr>
              <w:t>COLOR</w:t>
            </w:r>
          </w:p>
        </w:tc>
        <w:tc>
          <w:tcPr>
            <w:tcW w:w="1556" w:type="dxa"/>
          </w:tcPr>
          <w:p w14:paraId="140A0580" w14:textId="77777777" w:rsidR="00774472" w:rsidRPr="0045652F" w:rsidRDefault="00774472" w:rsidP="00B432C8">
            <w:pPr>
              <w:keepNext/>
              <w:keepLines/>
              <w:ind w:left="0"/>
              <w:rPr>
                <w:lang w:val="en-US"/>
              </w:rPr>
            </w:pPr>
            <w:r w:rsidRPr="0045652F">
              <w:rPr>
                <w:lang w:val="en-US"/>
              </w:rPr>
              <w:t>Color</w:t>
            </w:r>
          </w:p>
        </w:tc>
        <w:tc>
          <w:tcPr>
            <w:tcW w:w="6201" w:type="dxa"/>
          </w:tcPr>
          <w:p w14:paraId="5F81C58E" w14:textId="77777777" w:rsidR="00774472" w:rsidRPr="0045652F" w:rsidRDefault="00774472" w:rsidP="00B432C8">
            <w:pPr>
              <w:keepNext/>
              <w:keepLines/>
              <w:ind w:left="0"/>
              <w:rPr>
                <w:lang w:val="en-US"/>
              </w:rPr>
            </w:pPr>
            <w:r w:rsidRPr="0045652F">
              <w:rPr>
                <w:lang w:val="en-US"/>
              </w:rPr>
              <w:t>NEUTRAL, BLUE, RED, PINK, GREEN, TURQUOISE, YELLOW, WHITE</w:t>
            </w:r>
          </w:p>
        </w:tc>
      </w:tr>
      <w:tr w:rsidR="00774472" w:rsidRPr="0045652F" w14:paraId="4ADB0F52" w14:textId="77777777">
        <w:tblPrEx>
          <w:tblCellMar>
            <w:top w:w="0" w:type="dxa"/>
            <w:bottom w:w="0" w:type="dxa"/>
          </w:tblCellMar>
        </w:tblPrEx>
        <w:tc>
          <w:tcPr>
            <w:tcW w:w="2071" w:type="dxa"/>
          </w:tcPr>
          <w:p w14:paraId="52893A0C" w14:textId="77777777" w:rsidR="00774472" w:rsidRPr="0045652F" w:rsidRDefault="00774472" w:rsidP="00B432C8">
            <w:pPr>
              <w:keepNext/>
              <w:keepLines/>
              <w:ind w:left="0"/>
              <w:rPr>
                <w:lang w:val="en-US"/>
              </w:rPr>
            </w:pPr>
            <w:r w:rsidRPr="0045652F">
              <w:rPr>
                <w:i/>
                <w:lang w:val="en-US"/>
              </w:rPr>
              <w:t>prefix</w:t>
            </w:r>
            <w:r w:rsidRPr="0045652F">
              <w:rPr>
                <w:lang w:val="en-US"/>
              </w:rPr>
              <w:t>HILIGHT</w:t>
            </w:r>
          </w:p>
        </w:tc>
        <w:tc>
          <w:tcPr>
            <w:tcW w:w="1556" w:type="dxa"/>
          </w:tcPr>
          <w:p w14:paraId="7584BCC4" w14:textId="77777777" w:rsidR="00774472" w:rsidRPr="0045652F" w:rsidRDefault="00774472" w:rsidP="00B432C8">
            <w:pPr>
              <w:keepNext/>
              <w:keepLines/>
              <w:ind w:left="0"/>
              <w:rPr>
                <w:lang w:val="en-US"/>
              </w:rPr>
            </w:pPr>
            <w:r w:rsidRPr="0045652F">
              <w:rPr>
                <w:lang w:val="en-US"/>
              </w:rPr>
              <w:t>Highlight</w:t>
            </w:r>
          </w:p>
        </w:tc>
        <w:tc>
          <w:tcPr>
            <w:tcW w:w="6201" w:type="dxa"/>
          </w:tcPr>
          <w:p w14:paraId="004AA651" w14:textId="77777777" w:rsidR="00774472" w:rsidRPr="0045652F" w:rsidRDefault="00774472" w:rsidP="00B432C8">
            <w:pPr>
              <w:keepNext/>
              <w:keepLines/>
              <w:ind w:left="0"/>
              <w:rPr>
                <w:lang w:val="en-US"/>
              </w:rPr>
            </w:pPr>
            <w:r w:rsidRPr="0045652F">
              <w:rPr>
                <w:lang w:val="en-US"/>
              </w:rPr>
              <w:t>BLINK, REVERSE, UNDERLINE, OFF</w:t>
            </w:r>
          </w:p>
        </w:tc>
      </w:tr>
      <w:tr w:rsidR="00774472" w:rsidRPr="0045652F" w14:paraId="61538106" w14:textId="77777777">
        <w:tblPrEx>
          <w:tblCellMar>
            <w:top w:w="0" w:type="dxa"/>
            <w:bottom w:w="0" w:type="dxa"/>
          </w:tblCellMar>
        </w:tblPrEx>
        <w:tc>
          <w:tcPr>
            <w:tcW w:w="2071" w:type="dxa"/>
          </w:tcPr>
          <w:p w14:paraId="50E7A8D6" w14:textId="77777777" w:rsidR="00774472" w:rsidRPr="0045652F" w:rsidRDefault="00774472" w:rsidP="00B432C8">
            <w:pPr>
              <w:keepNext/>
              <w:keepLines/>
              <w:ind w:left="0"/>
              <w:rPr>
                <w:lang w:val="en-US"/>
              </w:rPr>
            </w:pPr>
            <w:r w:rsidRPr="0045652F">
              <w:rPr>
                <w:i/>
                <w:lang w:val="en-US"/>
              </w:rPr>
              <w:t>prefix</w:t>
            </w:r>
            <w:r w:rsidRPr="0045652F">
              <w:rPr>
                <w:lang w:val="en-US"/>
              </w:rPr>
              <w:t>VALUE</w:t>
            </w:r>
          </w:p>
        </w:tc>
        <w:tc>
          <w:tcPr>
            <w:tcW w:w="1556" w:type="dxa"/>
          </w:tcPr>
          <w:p w14:paraId="6244FF1E" w14:textId="77777777" w:rsidR="00774472" w:rsidRPr="0045652F" w:rsidRDefault="00774472" w:rsidP="00B432C8">
            <w:pPr>
              <w:keepNext/>
              <w:keepLines/>
              <w:ind w:left="0"/>
              <w:rPr>
                <w:lang w:val="en-US"/>
              </w:rPr>
            </w:pPr>
            <w:r w:rsidRPr="0045652F">
              <w:rPr>
                <w:lang w:val="en-US"/>
              </w:rPr>
              <w:t>Contents</w:t>
            </w:r>
          </w:p>
        </w:tc>
        <w:tc>
          <w:tcPr>
            <w:tcW w:w="6201" w:type="dxa"/>
          </w:tcPr>
          <w:p w14:paraId="0BFC18E3" w14:textId="77777777" w:rsidR="00774472" w:rsidRPr="0045652F" w:rsidRDefault="00774472" w:rsidP="00B432C8">
            <w:pPr>
              <w:keepNext/>
              <w:keepLines/>
              <w:ind w:left="0"/>
              <w:rPr>
                <w:lang w:val="en-US"/>
              </w:rPr>
            </w:pPr>
            <w:r w:rsidRPr="0045652F">
              <w:rPr>
                <w:lang w:val="en-US"/>
              </w:rPr>
              <w:t>The text contained in the field (excluding attribute)</w:t>
            </w:r>
          </w:p>
        </w:tc>
      </w:tr>
    </w:tbl>
    <w:p w14:paraId="5B89A4BC" w14:textId="77777777" w:rsidR="00774472" w:rsidRPr="0045652F" w:rsidRDefault="00774472" w:rsidP="00B432C8">
      <w:pPr>
        <w:keepNext/>
        <w:keepLines/>
        <w:rPr>
          <w:lang w:val="en-US"/>
        </w:rPr>
      </w:pPr>
    </w:p>
    <w:p w14:paraId="4A81AD2B" w14:textId="77777777" w:rsidR="00774472" w:rsidRPr="0045652F" w:rsidRDefault="00774472" w:rsidP="00B432C8">
      <w:pPr>
        <w:keepLines/>
        <w:rPr>
          <w:szCs w:val="19"/>
          <w:lang w:val="en-US"/>
        </w:rPr>
      </w:pPr>
      <w:r w:rsidRPr="0045652F">
        <w:rPr>
          <w:szCs w:val="19"/>
          <w:lang w:val="en-US"/>
        </w:rPr>
        <w:t>For example, the tag {{{ GENERATE-VARIABLES (01,01,1920) "MYPREFIX" }}} generates a set of table variables describing the entire contents of the 3270 screen.</w:t>
      </w:r>
    </w:p>
    <w:p w14:paraId="6BDD2189" w14:textId="77777777" w:rsidR="00F62E67" w:rsidRDefault="00F62E67" w:rsidP="00F62E67">
      <w:pPr>
        <w:keepLines/>
        <w:rPr>
          <w:lang w:val="en-US"/>
        </w:rPr>
      </w:pPr>
    </w:p>
    <w:p w14:paraId="1D5C7996" w14:textId="77777777" w:rsidR="00F62E67" w:rsidRPr="0045652F" w:rsidRDefault="00F62E67" w:rsidP="00F62E67">
      <w:pPr>
        <w:keepLines/>
        <w:rPr>
          <w:lang w:val="en-US"/>
        </w:rPr>
      </w:pPr>
      <w:r w:rsidRPr="0045652F">
        <w:rPr>
          <w:lang w:val="en-US"/>
        </w:rPr>
        <w:t xml:space="preserve">Normally, any binary zeroes in the </w:t>
      </w:r>
      <w:r>
        <w:rPr>
          <w:lang w:val="en-US"/>
        </w:rPr>
        <w:t xml:space="preserve">field </w:t>
      </w:r>
      <w:r w:rsidRPr="0045652F">
        <w:rPr>
          <w:lang w:val="en-US"/>
        </w:rPr>
        <w:t>will be removed</w:t>
      </w:r>
      <w:r w:rsidR="00AF5DC5">
        <w:rPr>
          <w:lang w:val="en-US"/>
        </w:rPr>
        <w:t xml:space="preserve"> from the VALUE</w:t>
      </w:r>
      <w:r w:rsidRPr="0045652F">
        <w:rPr>
          <w:lang w:val="en-US"/>
        </w:rPr>
        <w:t xml:space="preserve">.  However, if the BLANK-BINARY-ZEROES option is set (see “Setting and unsetting local options” </w:t>
      </w:r>
      <w:r w:rsidRPr="0045652F">
        <w:rPr>
          <w:lang w:val="en-US"/>
        </w:rPr>
        <w:fldChar w:fldCharType="begin"/>
      </w:r>
      <w:r w:rsidRPr="0045652F">
        <w:rPr>
          <w:lang w:val="en-US"/>
        </w:rPr>
        <w:instrText xml:space="preserve"> PAGEREF _Ref90806212 \p \h </w:instrText>
      </w:r>
      <w:r w:rsidRPr="0045652F">
        <w:rPr>
          <w:lang w:val="en-US"/>
        </w:rPr>
      </w:r>
      <w:r w:rsidRPr="0045652F">
        <w:rPr>
          <w:lang w:val="en-US"/>
        </w:rPr>
        <w:fldChar w:fldCharType="separate"/>
      </w:r>
      <w:r w:rsidR="00A87DE6">
        <w:rPr>
          <w:noProof/>
          <w:lang w:val="en-US"/>
        </w:rPr>
        <w:t>sur la page 49</w:t>
      </w:r>
      <w:r w:rsidRPr="0045652F">
        <w:rPr>
          <w:lang w:val="en-US"/>
        </w:rPr>
        <w:fldChar w:fldCharType="end"/>
      </w:r>
      <w:r w:rsidRPr="0045652F">
        <w:rPr>
          <w:lang w:val="en-US"/>
        </w:rPr>
        <w:t>) then binary zeroes will be converted to blanks.</w:t>
      </w:r>
    </w:p>
    <w:p w14:paraId="7FB129DC" w14:textId="77777777" w:rsidR="00B432C8" w:rsidRPr="0045652F" w:rsidRDefault="00B432C8" w:rsidP="00B432C8">
      <w:pPr>
        <w:pStyle w:val="Heading5"/>
        <w:keepLines/>
        <w:rPr>
          <w:lang w:val="en-US"/>
        </w:rPr>
      </w:pPr>
      <w:r>
        <w:rPr>
          <w:lang w:val="en-US"/>
        </w:rPr>
        <w:t>GENERATE-VIR3270</w:t>
      </w:r>
      <w:r w:rsidRPr="0045652F">
        <w:rPr>
          <w:lang w:val="en-US"/>
        </w:rPr>
        <w:t xml:space="preserve"> tag</w:t>
      </w:r>
    </w:p>
    <w:p w14:paraId="4A9FC9DE" w14:textId="77777777" w:rsidR="00AE3276" w:rsidRDefault="00AE3276" w:rsidP="00B432C8">
      <w:pPr>
        <w:keepNext/>
        <w:keepLines/>
        <w:rPr>
          <w:lang w:val="en-US"/>
        </w:rPr>
      </w:pPr>
      <w:r>
        <w:rPr>
          <w:lang w:val="en-US"/>
        </w:rPr>
        <w:t>GENERATE-VIR3270</w:t>
      </w:r>
      <w:r w:rsidR="00687F74">
        <w:rPr>
          <w:lang w:val="en-US"/>
        </w:rPr>
        <w:t>,</w:t>
      </w:r>
      <w:r>
        <w:rPr>
          <w:lang w:val="en-US"/>
        </w:rPr>
        <w:t xml:space="preserve"> </w:t>
      </w:r>
      <w:r w:rsidR="00687F74">
        <w:rPr>
          <w:lang w:val="en-US"/>
        </w:rPr>
        <w:t>in conjunction with supporting JavaScript functions,</w:t>
      </w:r>
      <w:r w:rsidR="00687F74" w:rsidRPr="00687F74">
        <w:rPr>
          <w:lang w:val="en-US"/>
        </w:rPr>
        <w:t xml:space="preserve"> </w:t>
      </w:r>
      <w:r w:rsidR="00687F74">
        <w:rPr>
          <w:lang w:val="en-US"/>
        </w:rPr>
        <w:t xml:space="preserve">is used by VIRTEL Web Access to </w:t>
      </w:r>
      <w:r>
        <w:rPr>
          <w:lang w:val="en-US"/>
        </w:rPr>
        <w:t>generate an HTML page wh</w:t>
      </w:r>
      <w:r w:rsidR="007B0749">
        <w:rPr>
          <w:lang w:val="en-US"/>
        </w:rPr>
        <w:t xml:space="preserve">ich reproduces </w:t>
      </w:r>
      <w:r w:rsidR="00687F74">
        <w:rPr>
          <w:lang w:val="en-US"/>
        </w:rPr>
        <w:t>as closely as possible the look and feel</w:t>
      </w:r>
      <w:r w:rsidR="007B0749">
        <w:rPr>
          <w:lang w:val="en-US"/>
        </w:rPr>
        <w:t xml:space="preserve"> of </w:t>
      </w:r>
      <w:r>
        <w:rPr>
          <w:lang w:val="en-US"/>
        </w:rPr>
        <w:t>a classic 3270 screen.</w:t>
      </w:r>
    </w:p>
    <w:p w14:paraId="6F1027AE" w14:textId="77777777" w:rsidR="00AE3276" w:rsidRDefault="00AE3276" w:rsidP="00B432C8">
      <w:pPr>
        <w:keepNext/>
        <w:keepLines/>
        <w:rPr>
          <w:lang w:val="en-US"/>
        </w:rPr>
      </w:pPr>
    </w:p>
    <w:p w14:paraId="59CF3CD7" w14:textId="77777777" w:rsidR="00B432C8" w:rsidRDefault="00687F74" w:rsidP="00B432C8">
      <w:pPr>
        <w:keepNext/>
        <w:keepLines/>
        <w:rPr>
          <w:lang w:val="en-US"/>
        </w:rPr>
      </w:pPr>
      <w:r>
        <w:rPr>
          <w:lang w:val="en-US"/>
        </w:rPr>
        <w:t xml:space="preserve">The </w:t>
      </w:r>
      <w:r w:rsidR="00B432C8">
        <w:rPr>
          <w:lang w:val="en-US"/>
        </w:rPr>
        <w:t>GENERATE-VIR3270</w:t>
      </w:r>
      <w:r w:rsidR="00B432C8" w:rsidRPr="0045652F">
        <w:rPr>
          <w:lang w:val="en-US"/>
        </w:rPr>
        <w:t xml:space="preserve"> </w:t>
      </w:r>
      <w:r>
        <w:rPr>
          <w:lang w:val="en-US"/>
        </w:rPr>
        <w:t xml:space="preserve">tag </w:t>
      </w:r>
      <w:r w:rsidR="00B432C8" w:rsidRPr="0045652F">
        <w:rPr>
          <w:lang w:val="en-US"/>
        </w:rPr>
        <w:t>functions like GENERATE-HTML except that, instead of generating HTML</w:t>
      </w:r>
      <w:r w:rsidR="00B432C8">
        <w:rPr>
          <w:lang w:val="en-US"/>
        </w:rPr>
        <w:t xml:space="preserve"> form fields corresponding to 3270 input fields</w:t>
      </w:r>
      <w:r w:rsidR="00B432C8" w:rsidRPr="0045652F">
        <w:rPr>
          <w:lang w:val="en-US"/>
        </w:rPr>
        <w:t xml:space="preserve">, it generates </w:t>
      </w:r>
      <w:r w:rsidR="00AE3276">
        <w:rPr>
          <w:lang w:val="en-US"/>
        </w:rPr>
        <w:t xml:space="preserve">all </w:t>
      </w:r>
      <w:r w:rsidR="00400BBD">
        <w:rPr>
          <w:lang w:val="en-US"/>
        </w:rPr>
        <w:t>3270 field</w:t>
      </w:r>
      <w:r w:rsidR="00AE3276">
        <w:rPr>
          <w:lang w:val="en-US"/>
        </w:rPr>
        <w:t>s</w:t>
      </w:r>
      <w:r w:rsidR="00400BBD">
        <w:rPr>
          <w:lang w:val="en-US"/>
        </w:rPr>
        <w:t xml:space="preserve"> as </w:t>
      </w:r>
      <w:r w:rsidR="00B432C8">
        <w:rPr>
          <w:lang w:val="en-US"/>
        </w:rPr>
        <w:t>HTML</w:t>
      </w:r>
      <w:r w:rsidR="00400BBD">
        <w:rPr>
          <w:lang w:val="en-US"/>
        </w:rPr>
        <w:t xml:space="preserve"> span</w:t>
      </w:r>
      <w:r w:rsidR="00AE3276">
        <w:rPr>
          <w:lang w:val="en-US"/>
        </w:rPr>
        <w:t>s</w:t>
      </w:r>
      <w:r w:rsidR="00400BBD">
        <w:rPr>
          <w:lang w:val="en-US"/>
        </w:rPr>
        <w:t>.</w:t>
      </w:r>
      <w:r w:rsidR="00B432C8">
        <w:rPr>
          <w:lang w:val="en-US"/>
        </w:rPr>
        <w:t xml:space="preserve"> </w:t>
      </w:r>
      <w:r w:rsidR="00400BBD">
        <w:rPr>
          <w:lang w:val="en-US"/>
        </w:rPr>
        <w:t xml:space="preserve"> S</w:t>
      </w:r>
      <w:r w:rsidR="00B432C8">
        <w:rPr>
          <w:lang w:val="en-US"/>
        </w:rPr>
        <w:t xml:space="preserve">pecial attribute keywords </w:t>
      </w:r>
      <w:r w:rsidR="00400BBD">
        <w:rPr>
          <w:lang w:val="en-US"/>
        </w:rPr>
        <w:t xml:space="preserve">are added to each span to </w:t>
      </w:r>
      <w:r w:rsidR="00B432C8">
        <w:rPr>
          <w:lang w:val="en-US"/>
        </w:rPr>
        <w:t>indicat</w:t>
      </w:r>
      <w:r w:rsidR="00400BBD">
        <w:rPr>
          <w:lang w:val="en-US"/>
        </w:rPr>
        <w:t>e</w:t>
      </w:r>
      <w:r w:rsidR="00B432C8">
        <w:rPr>
          <w:lang w:val="en-US"/>
        </w:rPr>
        <w:t xml:space="preserve"> </w:t>
      </w:r>
      <w:r w:rsidR="00400BBD">
        <w:rPr>
          <w:lang w:val="en-US"/>
        </w:rPr>
        <w:t xml:space="preserve">the type of field, </w:t>
      </w:r>
      <w:r w:rsidR="00B432C8">
        <w:rPr>
          <w:lang w:val="en-US"/>
        </w:rPr>
        <w:t xml:space="preserve">the </w:t>
      </w:r>
      <w:r w:rsidR="00400BBD">
        <w:rPr>
          <w:lang w:val="en-US"/>
        </w:rPr>
        <w:t xml:space="preserve">screen position, and the 3270 </w:t>
      </w:r>
      <w:r w:rsidR="00B432C8">
        <w:rPr>
          <w:lang w:val="en-US"/>
        </w:rPr>
        <w:t xml:space="preserve">field attributes.  </w:t>
      </w:r>
      <w:r w:rsidR="00400BBD">
        <w:rPr>
          <w:lang w:val="en-US"/>
        </w:rPr>
        <w:t xml:space="preserve">A subspan is generated for characters whose character attributes differ from the field attributes.  In </w:t>
      </w:r>
      <w:r w:rsidR="00B432C8">
        <w:rPr>
          <w:lang w:val="en-US"/>
        </w:rPr>
        <w:t>addition</w:t>
      </w:r>
      <w:r w:rsidR="00400BBD">
        <w:rPr>
          <w:lang w:val="en-US"/>
        </w:rPr>
        <w:t>, GENERATE-VIR3270 generates a</w:t>
      </w:r>
      <w:r w:rsidR="0008738C">
        <w:rPr>
          <w:lang w:val="en-US"/>
        </w:rPr>
        <w:t xml:space="preserve"> hidden</w:t>
      </w:r>
      <w:r w:rsidR="00400BBD">
        <w:rPr>
          <w:lang w:val="en-US"/>
        </w:rPr>
        <w:t xml:space="preserve"> HTML </w:t>
      </w:r>
      <w:r w:rsidR="00B432C8">
        <w:rPr>
          <w:lang w:val="en-US"/>
        </w:rPr>
        <w:t xml:space="preserve">form field </w:t>
      </w:r>
      <w:r w:rsidR="00B432C8" w:rsidRPr="0045652F">
        <w:rPr>
          <w:lang w:val="en-US"/>
        </w:rPr>
        <w:t xml:space="preserve">for each </w:t>
      </w:r>
      <w:r w:rsidR="00B432C8">
        <w:rPr>
          <w:lang w:val="en-US"/>
        </w:rPr>
        <w:t>3270 input field</w:t>
      </w:r>
      <w:r w:rsidR="00400BBD">
        <w:rPr>
          <w:lang w:val="en-US"/>
        </w:rPr>
        <w:t>,</w:t>
      </w:r>
      <w:r w:rsidR="00B432C8">
        <w:rPr>
          <w:lang w:val="en-US"/>
        </w:rPr>
        <w:t xml:space="preserve"> </w:t>
      </w:r>
      <w:r w:rsidR="0008738C">
        <w:rPr>
          <w:lang w:val="en-US"/>
        </w:rPr>
        <w:t>and the</w:t>
      </w:r>
      <w:r w:rsidR="00400BBD">
        <w:rPr>
          <w:lang w:val="en-US"/>
        </w:rPr>
        <w:t>s</w:t>
      </w:r>
      <w:r w:rsidR="0008738C">
        <w:rPr>
          <w:lang w:val="en-US"/>
        </w:rPr>
        <w:t>e</w:t>
      </w:r>
      <w:r w:rsidR="00400BBD">
        <w:rPr>
          <w:lang w:val="en-US"/>
        </w:rPr>
        <w:t xml:space="preserve"> </w:t>
      </w:r>
      <w:r w:rsidR="0008738C">
        <w:rPr>
          <w:lang w:val="en-US"/>
        </w:rPr>
        <w:t>fields are</w:t>
      </w:r>
      <w:r w:rsidR="00B432C8">
        <w:rPr>
          <w:lang w:val="en-US"/>
        </w:rPr>
        <w:t xml:space="preserve"> </w:t>
      </w:r>
      <w:r w:rsidR="00400BBD">
        <w:rPr>
          <w:lang w:val="en-US"/>
        </w:rPr>
        <w:t xml:space="preserve">written </w:t>
      </w:r>
      <w:r w:rsidR="0008738C">
        <w:rPr>
          <w:lang w:val="en-US"/>
        </w:rPr>
        <w:t xml:space="preserve">as HTML fragments </w:t>
      </w:r>
      <w:r w:rsidR="00400BBD">
        <w:rPr>
          <w:lang w:val="en-US"/>
        </w:rPr>
        <w:t xml:space="preserve">into a VIRTEL </w:t>
      </w:r>
      <w:r w:rsidR="0008738C">
        <w:rPr>
          <w:lang w:val="en-US"/>
        </w:rPr>
        <w:t xml:space="preserve">table </w:t>
      </w:r>
      <w:r w:rsidR="00400BBD">
        <w:rPr>
          <w:lang w:val="en-US"/>
        </w:rPr>
        <w:t>variable so that t</w:t>
      </w:r>
      <w:r w:rsidR="0008738C">
        <w:rPr>
          <w:lang w:val="en-US"/>
        </w:rPr>
        <w:t>hey</w:t>
      </w:r>
      <w:r w:rsidR="00400BBD">
        <w:rPr>
          <w:lang w:val="en-US"/>
        </w:rPr>
        <w:t xml:space="preserve"> can be inserted later in the page.</w:t>
      </w:r>
    </w:p>
    <w:p w14:paraId="7E5DDD0B" w14:textId="77777777" w:rsidR="00AE3276" w:rsidRDefault="00AE3276" w:rsidP="00B432C8">
      <w:pPr>
        <w:keepNext/>
        <w:keepLines/>
        <w:rPr>
          <w:lang w:val="en-US"/>
        </w:rPr>
      </w:pPr>
    </w:p>
    <w:p w14:paraId="71F5E023" w14:textId="77777777" w:rsidR="00B432C8" w:rsidRPr="0045652F" w:rsidRDefault="00B432C8" w:rsidP="00B432C8">
      <w:pPr>
        <w:pStyle w:val="Ecran"/>
        <w:rPr>
          <w:lang w:val="en-US"/>
        </w:rPr>
      </w:pPr>
      <w:r w:rsidRPr="0045652F">
        <w:rPr>
          <w:lang w:val="en-US"/>
        </w:rPr>
        <w:fldChar w:fldCharType="begin"/>
      </w:r>
      <w:r w:rsidRPr="0045652F">
        <w:rPr>
          <w:lang w:val="en-US"/>
        </w:rPr>
        <w:instrText xml:space="preserve"> XE "Web-to-Host:Pages HTML:Tags - </w:instrText>
      </w:r>
      <w:r>
        <w:rPr>
          <w:lang w:val="en-US"/>
        </w:rPr>
        <w:instrText>GENERATE-VIR3270</w:instrText>
      </w:r>
      <w:r w:rsidRPr="0045652F">
        <w:rPr>
          <w:lang w:val="en-US"/>
        </w:rPr>
        <w:instrText xml:space="preserve">" </w:instrText>
      </w:r>
      <w:r w:rsidRPr="0045652F">
        <w:rPr>
          <w:lang w:val="en-US"/>
        </w:rPr>
        <w:fldChar w:fldCharType="end"/>
      </w:r>
      <w:r w:rsidRPr="0045652F">
        <w:rPr>
          <w:lang w:val="en-US"/>
        </w:rPr>
        <w:fldChar w:fldCharType="begin"/>
      </w:r>
      <w:r w:rsidRPr="0045652F">
        <w:rPr>
          <w:lang w:val="en-US"/>
        </w:rPr>
        <w:instrText xml:space="preserve"> XE "HTML:Tags:</w:instrText>
      </w:r>
      <w:r>
        <w:rPr>
          <w:lang w:val="en-US"/>
        </w:rPr>
        <w:instrText>GENERATE-VIR3270</w:instrText>
      </w:r>
      <w:r w:rsidRPr="0045652F">
        <w:rPr>
          <w:lang w:val="en-US"/>
        </w:rPr>
        <w:instrText xml:space="preserve">" </w:instrText>
      </w:r>
      <w:r w:rsidRPr="0045652F">
        <w:rPr>
          <w:lang w:val="en-US"/>
        </w:rPr>
        <w:fldChar w:fldCharType="end"/>
      </w:r>
      <w:r w:rsidRPr="0045652F">
        <w:rPr>
          <w:lang w:val="en-US"/>
        </w:rPr>
        <w:fldChar w:fldCharType="begin"/>
      </w:r>
      <w:r w:rsidRPr="0045652F">
        <w:rPr>
          <w:lang w:val="en-US"/>
        </w:rPr>
        <w:instrText xml:space="preserve"> XE "</w:instrText>
      </w:r>
      <w:r>
        <w:rPr>
          <w:lang w:val="en-US"/>
        </w:rPr>
        <w:instrText>GENERATE-VIR3270</w:instrText>
      </w:r>
      <w:r w:rsidRPr="0045652F">
        <w:rPr>
          <w:lang w:val="en-US"/>
        </w:rPr>
        <w:instrText xml:space="preserve">" </w:instrText>
      </w:r>
      <w:r w:rsidRPr="0045652F">
        <w:rPr>
          <w:lang w:val="en-US"/>
        </w:rPr>
        <w:fldChar w:fldCharType="end"/>
      </w:r>
    </w:p>
    <w:p w14:paraId="00A48359" w14:textId="77777777" w:rsidR="00B432C8" w:rsidRPr="0045652F" w:rsidRDefault="00B432C8" w:rsidP="00B432C8">
      <w:pPr>
        <w:pStyle w:val="Ecran"/>
        <w:rPr>
          <w:lang w:val="en-US"/>
        </w:rPr>
      </w:pPr>
      <w:r w:rsidRPr="0045652F">
        <w:rPr>
          <w:lang w:val="en-US"/>
        </w:rPr>
        <w:t xml:space="preserve">{{{ </w:t>
      </w:r>
      <w:r>
        <w:rPr>
          <w:lang w:val="en-US"/>
        </w:rPr>
        <w:t>GENERATE-VIR3270</w:t>
      </w:r>
      <w:r w:rsidRPr="0045652F">
        <w:rPr>
          <w:lang w:val="en-US"/>
        </w:rPr>
        <w:t xml:space="preserve"> (row, col, len) "</w:t>
      </w:r>
      <w:r w:rsidR="00400BBD">
        <w:rPr>
          <w:lang w:val="en-US"/>
        </w:rPr>
        <w:t>fragvar</w:t>
      </w:r>
      <w:r w:rsidRPr="0045652F">
        <w:rPr>
          <w:lang w:val="en-US"/>
        </w:rPr>
        <w:t>" }}}</w:t>
      </w:r>
    </w:p>
    <w:p w14:paraId="424F9EB6" w14:textId="77777777" w:rsidR="00B432C8" w:rsidRPr="0045652F" w:rsidRDefault="00B432C8" w:rsidP="00B432C8">
      <w:pPr>
        <w:pStyle w:val="Ecran"/>
        <w:rPr>
          <w:lang w:val="en-US"/>
        </w:rPr>
      </w:pPr>
    </w:p>
    <w:p w14:paraId="03887A7F" w14:textId="77777777" w:rsidR="00B432C8" w:rsidRPr="0045652F" w:rsidRDefault="00B432C8" w:rsidP="00B432C8">
      <w:pPr>
        <w:keepNext/>
        <w:keepLines/>
        <w:rPr>
          <w:szCs w:val="19"/>
          <w:lang w:val="en-US"/>
        </w:rPr>
      </w:pPr>
    </w:p>
    <w:p w14:paraId="25D018EE" w14:textId="77777777" w:rsidR="00B432C8" w:rsidRPr="0045652F" w:rsidRDefault="00B432C8" w:rsidP="00B432C8">
      <w:pPr>
        <w:pStyle w:val="RefrenceChamp"/>
        <w:keepNext/>
        <w:keepLines/>
        <w:rPr>
          <w:lang w:val="en-US"/>
        </w:rPr>
      </w:pPr>
      <w:r w:rsidRPr="0045652F">
        <w:rPr>
          <w:b/>
          <w:bCs/>
          <w:i/>
          <w:iCs/>
          <w:lang w:val="en-US"/>
        </w:rPr>
        <w:t>row,col</w:t>
      </w:r>
      <w:r w:rsidRPr="0045652F">
        <w:rPr>
          <w:lang w:val="en-US"/>
        </w:rPr>
        <w:tab/>
        <w:t>Starting position (row and column number on the 3270 screen) of the data to be copied.</w:t>
      </w:r>
    </w:p>
    <w:p w14:paraId="3B591E2E" w14:textId="77777777" w:rsidR="00B432C8" w:rsidRPr="0045652F" w:rsidRDefault="00B432C8" w:rsidP="00B432C8">
      <w:pPr>
        <w:pStyle w:val="RefrenceChamp"/>
        <w:keepNext/>
        <w:keepLines/>
        <w:rPr>
          <w:lang w:val="en-US"/>
        </w:rPr>
      </w:pPr>
      <w:r w:rsidRPr="0045652F">
        <w:rPr>
          <w:b/>
          <w:bCs/>
          <w:i/>
          <w:iCs/>
          <w:lang w:val="en-US"/>
        </w:rPr>
        <w:t>len</w:t>
      </w:r>
      <w:r w:rsidRPr="0045652F">
        <w:rPr>
          <w:lang w:val="en-US"/>
        </w:rPr>
        <w:tab/>
        <w:t>Length of the data to be copied.</w:t>
      </w:r>
    </w:p>
    <w:p w14:paraId="64E79BA2" w14:textId="77777777" w:rsidR="00B432C8" w:rsidRPr="0045652F" w:rsidRDefault="00400BBD" w:rsidP="00B432C8">
      <w:pPr>
        <w:pStyle w:val="RefrenceChamp"/>
        <w:keepNext/>
        <w:keepLines/>
        <w:rPr>
          <w:lang w:val="en-US"/>
        </w:rPr>
      </w:pPr>
      <w:r>
        <w:rPr>
          <w:b/>
          <w:i/>
          <w:iCs/>
          <w:lang w:val="en-US"/>
        </w:rPr>
        <w:t>fragvar</w:t>
      </w:r>
      <w:r w:rsidR="00B432C8" w:rsidRPr="0045652F">
        <w:rPr>
          <w:b/>
          <w:i/>
          <w:iCs/>
          <w:lang w:val="en-US"/>
        </w:rPr>
        <w:tab/>
      </w:r>
      <w:r w:rsidR="00B432C8" w:rsidRPr="0045652F">
        <w:rPr>
          <w:lang w:val="en-US"/>
        </w:rPr>
        <w:t xml:space="preserve">The </w:t>
      </w:r>
      <w:r w:rsidR="00AE3276">
        <w:rPr>
          <w:lang w:val="en-US"/>
        </w:rPr>
        <w:t xml:space="preserve">name of the </w:t>
      </w:r>
      <w:r w:rsidR="0008738C">
        <w:rPr>
          <w:lang w:val="en-US"/>
        </w:rPr>
        <w:t xml:space="preserve">table </w:t>
      </w:r>
      <w:r w:rsidR="00B432C8" w:rsidRPr="0045652F">
        <w:rPr>
          <w:lang w:val="en-US"/>
        </w:rPr>
        <w:t xml:space="preserve">variable </w:t>
      </w:r>
      <w:r w:rsidR="0077124F">
        <w:rPr>
          <w:lang w:val="en-US"/>
        </w:rPr>
        <w:t xml:space="preserve">for </w:t>
      </w:r>
      <w:r w:rsidR="00AE3276">
        <w:rPr>
          <w:lang w:val="en-US"/>
        </w:rPr>
        <w:t xml:space="preserve">the </w:t>
      </w:r>
      <w:r w:rsidR="0008738C">
        <w:rPr>
          <w:lang w:val="en-US"/>
        </w:rPr>
        <w:t xml:space="preserve">hidden </w:t>
      </w:r>
      <w:r w:rsidR="00AE3276">
        <w:rPr>
          <w:lang w:val="en-US"/>
        </w:rPr>
        <w:t xml:space="preserve">HTML </w:t>
      </w:r>
      <w:r w:rsidR="0008738C">
        <w:rPr>
          <w:lang w:val="en-US"/>
        </w:rPr>
        <w:t>form fields</w:t>
      </w:r>
      <w:r w:rsidR="0077124F">
        <w:rPr>
          <w:lang w:val="en-US"/>
        </w:rPr>
        <w:t>.</w:t>
      </w:r>
    </w:p>
    <w:p w14:paraId="244A7649" w14:textId="77777777" w:rsidR="00B432C8" w:rsidRPr="0045652F" w:rsidRDefault="0008738C" w:rsidP="0077124F">
      <w:pPr>
        <w:pStyle w:val="ecran0"/>
        <w:rPr>
          <w:lang w:val="en-US"/>
        </w:rPr>
      </w:pPr>
      <w:r>
        <w:rPr>
          <w:lang w:val="en-US"/>
        </w:rPr>
        <w:t xml:space="preserve">The table below shows the HTML attributes </w:t>
      </w:r>
      <w:r w:rsidR="00B432C8" w:rsidRPr="0045652F">
        <w:rPr>
          <w:lang w:val="en-US"/>
        </w:rPr>
        <w:t xml:space="preserve">generated for each field </w:t>
      </w:r>
      <w:r>
        <w:rPr>
          <w:lang w:val="en-US"/>
        </w:rPr>
        <w:t xml:space="preserve">and 3270 attribute position </w:t>
      </w:r>
      <w:r w:rsidR="00B432C8" w:rsidRPr="0045652F">
        <w:rPr>
          <w:lang w:val="en-US"/>
        </w:rPr>
        <w:t>on the screen:</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7"/>
        <w:gridCol w:w="1413"/>
        <w:gridCol w:w="5097"/>
      </w:tblGrid>
      <w:tr w:rsidR="00EA46F4" w:rsidRPr="0045652F" w14:paraId="61F3BDAC" w14:textId="77777777" w:rsidTr="00D92522">
        <w:tblPrEx>
          <w:tblCellMar>
            <w:top w:w="0" w:type="dxa"/>
            <w:bottom w:w="0" w:type="dxa"/>
          </w:tblCellMar>
        </w:tblPrEx>
        <w:tc>
          <w:tcPr>
            <w:tcW w:w="1927" w:type="dxa"/>
            <w:shd w:val="clear" w:color="auto" w:fill="C0C0C0"/>
          </w:tcPr>
          <w:p w14:paraId="57A89F97" w14:textId="77777777" w:rsidR="00B432C8" w:rsidRPr="0045652F" w:rsidRDefault="0008738C" w:rsidP="0008738C">
            <w:pPr>
              <w:keepNext/>
              <w:keepLines/>
              <w:ind w:left="0"/>
              <w:rPr>
                <w:lang w:val="en-US"/>
              </w:rPr>
            </w:pPr>
            <w:r>
              <w:rPr>
                <w:lang w:val="en-US"/>
              </w:rPr>
              <w:t xml:space="preserve">Attribute </w:t>
            </w:r>
            <w:r w:rsidR="00B432C8" w:rsidRPr="0045652F">
              <w:rPr>
                <w:lang w:val="en-US"/>
              </w:rPr>
              <w:t>name</w:t>
            </w:r>
          </w:p>
        </w:tc>
        <w:tc>
          <w:tcPr>
            <w:tcW w:w="1413" w:type="dxa"/>
            <w:shd w:val="clear" w:color="auto" w:fill="C0C0C0"/>
          </w:tcPr>
          <w:p w14:paraId="7AFF5239" w14:textId="77777777" w:rsidR="00B432C8" w:rsidRPr="0045652F" w:rsidRDefault="0008738C" w:rsidP="0008738C">
            <w:pPr>
              <w:keepNext/>
              <w:keepLines/>
              <w:ind w:left="0"/>
              <w:rPr>
                <w:lang w:val="en-US"/>
              </w:rPr>
            </w:pPr>
            <w:r>
              <w:rPr>
                <w:lang w:val="en-US"/>
              </w:rPr>
              <w:t>Meaning</w:t>
            </w:r>
          </w:p>
        </w:tc>
        <w:tc>
          <w:tcPr>
            <w:tcW w:w="5097" w:type="dxa"/>
            <w:shd w:val="clear" w:color="auto" w:fill="C0C0C0"/>
          </w:tcPr>
          <w:p w14:paraId="300243E7" w14:textId="77777777" w:rsidR="00B432C8" w:rsidRPr="0045652F" w:rsidRDefault="0008738C" w:rsidP="0008738C">
            <w:pPr>
              <w:keepNext/>
              <w:keepLines/>
              <w:ind w:left="0"/>
              <w:rPr>
                <w:lang w:val="en-US"/>
              </w:rPr>
            </w:pPr>
            <w:r>
              <w:rPr>
                <w:lang w:val="en-US"/>
              </w:rPr>
              <w:t>Values</w:t>
            </w:r>
          </w:p>
        </w:tc>
      </w:tr>
      <w:tr w:rsidR="00EA46F4" w:rsidRPr="0045652F" w14:paraId="329058F3" w14:textId="77777777" w:rsidTr="00EA46F4">
        <w:tblPrEx>
          <w:tblCellMar>
            <w:top w:w="0" w:type="dxa"/>
            <w:bottom w:w="0" w:type="dxa"/>
          </w:tblCellMar>
        </w:tblPrEx>
        <w:tc>
          <w:tcPr>
            <w:tcW w:w="1927" w:type="dxa"/>
          </w:tcPr>
          <w:p w14:paraId="5EC057A2" w14:textId="77777777" w:rsidR="00B432C8" w:rsidRPr="0045652F" w:rsidRDefault="0008738C" w:rsidP="0008738C">
            <w:pPr>
              <w:keepNext/>
              <w:keepLines/>
              <w:ind w:left="0"/>
              <w:rPr>
                <w:lang w:val="en-US"/>
              </w:rPr>
            </w:pPr>
            <w:r>
              <w:rPr>
                <w:lang w:val="en-US"/>
              </w:rPr>
              <w:t>vt=</w:t>
            </w:r>
          </w:p>
        </w:tc>
        <w:tc>
          <w:tcPr>
            <w:tcW w:w="1413" w:type="dxa"/>
          </w:tcPr>
          <w:p w14:paraId="13EECE20" w14:textId="77777777" w:rsidR="00B432C8" w:rsidRPr="0045652F" w:rsidRDefault="00B432C8" w:rsidP="0008738C">
            <w:pPr>
              <w:keepNext/>
              <w:keepLines/>
              <w:ind w:left="0"/>
              <w:rPr>
                <w:lang w:val="en-US"/>
              </w:rPr>
            </w:pPr>
            <w:r w:rsidRPr="0045652F">
              <w:rPr>
                <w:lang w:val="en-US"/>
              </w:rPr>
              <w:t xml:space="preserve">Field </w:t>
            </w:r>
            <w:r w:rsidR="0008738C">
              <w:rPr>
                <w:lang w:val="en-US"/>
              </w:rPr>
              <w:t>type</w:t>
            </w:r>
          </w:p>
        </w:tc>
        <w:tc>
          <w:tcPr>
            <w:tcW w:w="5097" w:type="dxa"/>
          </w:tcPr>
          <w:p w14:paraId="4B666728" w14:textId="77777777" w:rsidR="0008738C" w:rsidRPr="0045652F" w:rsidRDefault="0008738C" w:rsidP="0008738C">
            <w:pPr>
              <w:keepNext/>
              <w:keepLines/>
              <w:ind w:left="0"/>
              <w:rPr>
                <w:lang w:val="en-US"/>
              </w:rPr>
            </w:pPr>
            <w:r>
              <w:rPr>
                <w:lang w:val="en-US"/>
              </w:rPr>
              <w:t>O = Output, I = Input, A = 3270 attribute, C = Character subspan</w:t>
            </w:r>
          </w:p>
        </w:tc>
      </w:tr>
      <w:tr w:rsidR="00EA46F4" w:rsidRPr="0045652F" w14:paraId="6B88D286" w14:textId="77777777" w:rsidTr="00EA46F4">
        <w:tblPrEx>
          <w:tblCellMar>
            <w:top w:w="0" w:type="dxa"/>
            <w:bottom w:w="0" w:type="dxa"/>
          </w:tblCellMar>
        </w:tblPrEx>
        <w:tc>
          <w:tcPr>
            <w:tcW w:w="1927" w:type="dxa"/>
          </w:tcPr>
          <w:p w14:paraId="66B13FF0" w14:textId="77777777" w:rsidR="00B432C8" w:rsidRPr="0008738C" w:rsidRDefault="0008738C" w:rsidP="00EA46F4">
            <w:pPr>
              <w:keepNext/>
              <w:keepLines/>
              <w:ind w:left="0"/>
              <w:rPr>
                <w:lang w:val="en-US"/>
              </w:rPr>
            </w:pPr>
            <w:r>
              <w:rPr>
                <w:lang w:val="en-US"/>
              </w:rPr>
              <w:t>v</w:t>
            </w:r>
            <w:r w:rsidR="00EA46F4">
              <w:rPr>
                <w:lang w:val="en-US"/>
              </w:rPr>
              <w:t>r</w:t>
            </w:r>
            <w:r>
              <w:rPr>
                <w:lang w:val="en-US"/>
              </w:rPr>
              <w:t>=</w:t>
            </w:r>
          </w:p>
        </w:tc>
        <w:tc>
          <w:tcPr>
            <w:tcW w:w="1413" w:type="dxa"/>
          </w:tcPr>
          <w:p w14:paraId="38EEB5FA" w14:textId="77777777" w:rsidR="00B432C8" w:rsidRPr="0045652F" w:rsidRDefault="00EA46F4" w:rsidP="0008738C">
            <w:pPr>
              <w:keepNext/>
              <w:keepLines/>
              <w:ind w:left="0"/>
              <w:rPr>
                <w:lang w:val="en-US"/>
              </w:rPr>
            </w:pPr>
            <w:r>
              <w:rPr>
                <w:lang w:val="en-US"/>
              </w:rPr>
              <w:t>Row</w:t>
            </w:r>
          </w:p>
        </w:tc>
        <w:tc>
          <w:tcPr>
            <w:tcW w:w="5097" w:type="dxa"/>
          </w:tcPr>
          <w:p w14:paraId="38C7FEDA" w14:textId="77777777" w:rsidR="00B432C8" w:rsidRPr="0045652F" w:rsidRDefault="00EA46F4" w:rsidP="00EA46F4">
            <w:pPr>
              <w:keepNext/>
              <w:keepLines/>
              <w:ind w:left="0"/>
              <w:rPr>
                <w:lang w:val="en-US"/>
              </w:rPr>
            </w:pPr>
            <w:r>
              <w:rPr>
                <w:lang w:val="en-US"/>
              </w:rPr>
              <w:t>Row number (</w:t>
            </w:r>
            <w:r w:rsidR="00B432C8" w:rsidRPr="0045652F">
              <w:rPr>
                <w:lang w:val="en-US"/>
              </w:rPr>
              <w:t xml:space="preserve">first </w:t>
            </w:r>
            <w:r>
              <w:rPr>
                <w:lang w:val="en-US"/>
              </w:rPr>
              <w:t>row</w:t>
            </w:r>
            <w:r w:rsidR="00B432C8" w:rsidRPr="0045652F">
              <w:rPr>
                <w:lang w:val="en-US"/>
              </w:rPr>
              <w:t xml:space="preserve"> = 1)</w:t>
            </w:r>
          </w:p>
        </w:tc>
      </w:tr>
      <w:tr w:rsidR="00EA46F4" w:rsidRPr="0045652F" w14:paraId="25B684AD" w14:textId="77777777" w:rsidTr="00EA46F4">
        <w:tblPrEx>
          <w:tblCellMar>
            <w:top w:w="0" w:type="dxa"/>
            <w:bottom w:w="0" w:type="dxa"/>
          </w:tblCellMar>
        </w:tblPrEx>
        <w:tc>
          <w:tcPr>
            <w:tcW w:w="1927" w:type="dxa"/>
          </w:tcPr>
          <w:p w14:paraId="7B015D01" w14:textId="77777777" w:rsidR="00B432C8" w:rsidRPr="0045652F" w:rsidRDefault="00EA46F4" w:rsidP="00EA46F4">
            <w:pPr>
              <w:keepNext/>
              <w:keepLines/>
              <w:ind w:left="0"/>
              <w:rPr>
                <w:lang w:val="en-US"/>
              </w:rPr>
            </w:pPr>
            <w:r>
              <w:rPr>
                <w:lang w:val="en-US"/>
              </w:rPr>
              <w:t>vc=</w:t>
            </w:r>
          </w:p>
        </w:tc>
        <w:tc>
          <w:tcPr>
            <w:tcW w:w="1413" w:type="dxa"/>
          </w:tcPr>
          <w:p w14:paraId="7E59F927" w14:textId="77777777" w:rsidR="00B432C8" w:rsidRPr="0045652F" w:rsidRDefault="00B432C8" w:rsidP="00B432C8">
            <w:pPr>
              <w:keepNext/>
              <w:keepLines/>
              <w:ind w:left="0"/>
              <w:rPr>
                <w:lang w:val="en-US"/>
              </w:rPr>
            </w:pPr>
            <w:r w:rsidRPr="0045652F">
              <w:rPr>
                <w:lang w:val="en-US"/>
              </w:rPr>
              <w:t>Column</w:t>
            </w:r>
          </w:p>
        </w:tc>
        <w:tc>
          <w:tcPr>
            <w:tcW w:w="5097" w:type="dxa"/>
          </w:tcPr>
          <w:p w14:paraId="5CB84EDE" w14:textId="77777777" w:rsidR="00B432C8" w:rsidRPr="0045652F" w:rsidRDefault="00B432C8" w:rsidP="00EA46F4">
            <w:pPr>
              <w:keepNext/>
              <w:keepLines/>
              <w:ind w:left="0"/>
              <w:rPr>
                <w:lang w:val="en-US"/>
              </w:rPr>
            </w:pPr>
            <w:r w:rsidRPr="0045652F">
              <w:rPr>
                <w:lang w:val="en-US"/>
              </w:rPr>
              <w:t xml:space="preserve">Column </w:t>
            </w:r>
            <w:r w:rsidR="00EA46F4">
              <w:rPr>
                <w:lang w:val="en-US"/>
              </w:rPr>
              <w:t xml:space="preserve">number </w:t>
            </w:r>
            <w:r w:rsidRPr="0045652F">
              <w:rPr>
                <w:lang w:val="en-US"/>
              </w:rPr>
              <w:t>(first column = 1)</w:t>
            </w:r>
          </w:p>
        </w:tc>
      </w:tr>
      <w:tr w:rsidR="00EA46F4" w:rsidRPr="0045652F" w14:paraId="70FD6B73" w14:textId="77777777" w:rsidTr="00EA46F4">
        <w:tblPrEx>
          <w:tblCellMar>
            <w:top w:w="0" w:type="dxa"/>
            <w:bottom w:w="0" w:type="dxa"/>
          </w:tblCellMar>
        </w:tblPrEx>
        <w:tc>
          <w:tcPr>
            <w:tcW w:w="1927" w:type="dxa"/>
          </w:tcPr>
          <w:p w14:paraId="660C9525" w14:textId="77777777" w:rsidR="00EA46F4" w:rsidRDefault="00EA46F4" w:rsidP="008572A2">
            <w:pPr>
              <w:keepNext/>
              <w:keepLines/>
              <w:ind w:left="0"/>
              <w:rPr>
                <w:lang w:val="en-US"/>
              </w:rPr>
            </w:pPr>
            <w:r>
              <w:rPr>
                <w:lang w:val="en-US"/>
              </w:rPr>
              <w:t>vp=</w:t>
            </w:r>
          </w:p>
        </w:tc>
        <w:tc>
          <w:tcPr>
            <w:tcW w:w="1413" w:type="dxa"/>
          </w:tcPr>
          <w:p w14:paraId="0BC2A468" w14:textId="77777777" w:rsidR="00EA46F4" w:rsidRDefault="00EA46F4" w:rsidP="008572A2">
            <w:pPr>
              <w:keepNext/>
              <w:keepLines/>
              <w:ind w:left="0"/>
              <w:rPr>
                <w:lang w:val="en-US"/>
              </w:rPr>
            </w:pPr>
            <w:r>
              <w:rPr>
                <w:lang w:val="en-US"/>
              </w:rPr>
              <w:t>Position</w:t>
            </w:r>
          </w:p>
        </w:tc>
        <w:tc>
          <w:tcPr>
            <w:tcW w:w="5097" w:type="dxa"/>
          </w:tcPr>
          <w:p w14:paraId="4529D5D7" w14:textId="77777777" w:rsidR="00EA46F4" w:rsidRPr="0045652F" w:rsidRDefault="00EA46F4" w:rsidP="008572A2">
            <w:pPr>
              <w:keepNext/>
              <w:keepLines/>
              <w:ind w:left="0"/>
              <w:rPr>
                <w:lang w:val="en-US"/>
              </w:rPr>
            </w:pPr>
            <w:r>
              <w:rPr>
                <w:lang w:val="en-US"/>
              </w:rPr>
              <w:t>Offset from start of screen (R1C1 = 0)</w:t>
            </w:r>
          </w:p>
        </w:tc>
      </w:tr>
      <w:tr w:rsidR="00EA46F4" w:rsidRPr="0045652F" w14:paraId="25773727" w14:textId="77777777" w:rsidTr="00EA46F4">
        <w:tblPrEx>
          <w:tblCellMar>
            <w:top w:w="0" w:type="dxa"/>
            <w:bottom w:w="0" w:type="dxa"/>
          </w:tblCellMar>
        </w:tblPrEx>
        <w:tc>
          <w:tcPr>
            <w:tcW w:w="1927" w:type="dxa"/>
          </w:tcPr>
          <w:p w14:paraId="45100C85" w14:textId="77777777" w:rsidR="00B432C8" w:rsidRPr="00EA46F4" w:rsidRDefault="00EA46F4" w:rsidP="00B432C8">
            <w:pPr>
              <w:keepNext/>
              <w:keepLines/>
              <w:ind w:left="0"/>
              <w:rPr>
                <w:lang w:val="en-US"/>
              </w:rPr>
            </w:pPr>
            <w:r>
              <w:rPr>
                <w:lang w:val="en-US"/>
              </w:rPr>
              <w:t>vl=</w:t>
            </w:r>
          </w:p>
        </w:tc>
        <w:tc>
          <w:tcPr>
            <w:tcW w:w="1413" w:type="dxa"/>
          </w:tcPr>
          <w:p w14:paraId="13BD19F8" w14:textId="77777777" w:rsidR="00B432C8" w:rsidRPr="0045652F" w:rsidRDefault="00B432C8" w:rsidP="00B432C8">
            <w:pPr>
              <w:keepNext/>
              <w:keepLines/>
              <w:ind w:left="0"/>
              <w:rPr>
                <w:lang w:val="en-US"/>
              </w:rPr>
            </w:pPr>
            <w:r w:rsidRPr="0045652F">
              <w:rPr>
                <w:lang w:val="en-US"/>
              </w:rPr>
              <w:t>Length</w:t>
            </w:r>
          </w:p>
        </w:tc>
        <w:tc>
          <w:tcPr>
            <w:tcW w:w="5097" w:type="dxa"/>
          </w:tcPr>
          <w:p w14:paraId="5899F5CA" w14:textId="77777777" w:rsidR="00B432C8" w:rsidRPr="0045652F" w:rsidRDefault="00EA46F4" w:rsidP="00EA46F4">
            <w:pPr>
              <w:keepNext/>
              <w:keepLines/>
              <w:ind w:left="0"/>
              <w:rPr>
                <w:i/>
                <w:iCs/>
                <w:lang w:val="en-US"/>
              </w:rPr>
            </w:pPr>
            <w:r>
              <w:rPr>
                <w:lang w:val="en-US"/>
              </w:rPr>
              <w:t>L</w:t>
            </w:r>
            <w:r w:rsidR="00B432C8" w:rsidRPr="0045652F">
              <w:rPr>
                <w:lang w:val="en-US"/>
              </w:rPr>
              <w:t xml:space="preserve">ength </w:t>
            </w:r>
            <w:r>
              <w:rPr>
                <w:lang w:val="en-US"/>
              </w:rPr>
              <w:t>of span or subspan</w:t>
            </w:r>
          </w:p>
        </w:tc>
      </w:tr>
    </w:tbl>
    <w:p w14:paraId="698B94CE" w14:textId="77777777" w:rsidR="00B432C8" w:rsidRPr="0045652F" w:rsidRDefault="00B432C8" w:rsidP="00B432C8">
      <w:pPr>
        <w:keepNext/>
        <w:keepLines/>
        <w:rPr>
          <w:lang w:val="en-US"/>
        </w:rPr>
      </w:pPr>
    </w:p>
    <w:p w14:paraId="2AD8812C" w14:textId="77777777" w:rsidR="00B432C8" w:rsidRDefault="0077124F" w:rsidP="0077124F">
      <w:pPr>
        <w:pStyle w:val="ecran0"/>
        <w:rPr>
          <w:lang w:val="en-US"/>
        </w:rPr>
      </w:pPr>
      <w:r>
        <w:rPr>
          <w:lang w:val="en-US"/>
        </w:rPr>
        <w:t>An example of t</w:t>
      </w:r>
      <w:r w:rsidR="00B432C8" w:rsidRPr="0045652F">
        <w:rPr>
          <w:lang w:val="en-US"/>
        </w:rPr>
        <w:t xml:space="preserve">he </w:t>
      </w:r>
      <w:r w:rsidR="00B432C8">
        <w:rPr>
          <w:lang w:val="en-US"/>
        </w:rPr>
        <w:t>GENERATE-VIR3270</w:t>
      </w:r>
      <w:r>
        <w:rPr>
          <w:lang w:val="en-US"/>
        </w:rPr>
        <w:t xml:space="preserve"> tag</w:t>
      </w:r>
      <w:r w:rsidR="00EA46F4">
        <w:rPr>
          <w:lang w:val="en-US"/>
        </w:rPr>
        <w:t xml:space="preserve"> </w:t>
      </w:r>
      <w:r>
        <w:rPr>
          <w:lang w:val="en-US"/>
        </w:rPr>
        <w:t>i</w:t>
      </w:r>
      <w:r w:rsidR="00EA46F4">
        <w:rPr>
          <w:lang w:val="en-US"/>
        </w:rPr>
        <w:t>s shown below:</w:t>
      </w:r>
    </w:p>
    <w:p w14:paraId="4EE042C2" w14:textId="77777777" w:rsidR="0077124F" w:rsidRDefault="00EA46F4" w:rsidP="0077124F">
      <w:pPr>
        <w:pStyle w:val="Listing"/>
      </w:pPr>
      <w:r w:rsidRPr="00EA46F4">
        <w:t>&lt;pre&gt;&lt;div id="printReady"</w:t>
      </w:r>
      <w:r w:rsidR="0077124F">
        <w:rPr>
          <w:sz w:val="16"/>
        </w:rPr>
        <w:t>&gt;</w:t>
      </w:r>
      <w:r w:rsidR="0077124F">
        <w:t>{{{GENERATE-VIR3270 (1,1,1</w:t>
      </w:r>
      <w:r w:rsidRPr="00EA46F4">
        <w:t>920) "INFIELDS"}}}</w:t>
      </w:r>
    </w:p>
    <w:p w14:paraId="0C6DFB26" w14:textId="77777777" w:rsidR="00EA46F4" w:rsidRPr="00EA46F4" w:rsidRDefault="00EA46F4" w:rsidP="0077124F">
      <w:pPr>
        <w:pStyle w:val="Listing"/>
      </w:pPr>
      <w:r w:rsidRPr="00EA46F4">
        <w:t>&lt;/div&gt;&lt;/pre&gt;</w:t>
      </w:r>
    </w:p>
    <w:p w14:paraId="72489F24" w14:textId="77777777" w:rsidR="00EA46F4" w:rsidRPr="00EA46F4" w:rsidRDefault="00EA46F4" w:rsidP="0077124F">
      <w:pPr>
        <w:pStyle w:val="Listing"/>
      </w:pPr>
      <w:r w:rsidRPr="00EA46F4">
        <w:t>{{{DEFINE-HTML-PFKEY "pf"}}}&lt;input name="pf" type="HIDDEN"&gt;</w:t>
      </w:r>
    </w:p>
    <w:p w14:paraId="670E2D13" w14:textId="77777777" w:rsidR="00EA46F4" w:rsidRPr="00EA46F4" w:rsidRDefault="00EA46F4" w:rsidP="0077124F">
      <w:pPr>
        <w:pStyle w:val="Listing"/>
      </w:pPr>
      <w:r w:rsidRPr="00EA46F4">
        <w:t>&lt;div id="infields"&gt;</w:t>
      </w:r>
    </w:p>
    <w:p w14:paraId="25E41BA1" w14:textId="77777777" w:rsidR="00EA46F4" w:rsidRPr="00EA46F4" w:rsidRDefault="00EA46F4" w:rsidP="0077124F">
      <w:pPr>
        <w:pStyle w:val="Listing"/>
      </w:pPr>
      <w:r w:rsidRPr="00EA46F4">
        <w:t xml:space="preserve">  {{{FOR-EACH-VALUE-IN "INFIELDS"}}}{{{CURRENT-VALUE-OF "INFIELDS"}}}</w:t>
      </w:r>
    </w:p>
    <w:p w14:paraId="3B04AE47" w14:textId="77777777" w:rsidR="0077124F" w:rsidRDefault="00EA46F4" w:rsidP="0077124F">
      <w:pPr>
        <w:pStyle w:val="Listing"/>
      </w:pPr>
      <w:r w:rsidRPr="00EA46F4">
        <w:t xml:space="preserve">  {{{END-FOR "INFIELDS"}}}</w:t>
      </w:r>
    </w:p>
    <w:p w14:paraId="3D9EBBE0" w14:textId="77777777" w:rsidR="00EA46F4" w:rsidRPr="00EA46F4" w:rsidRDefault="00EA46F4" w:rsidP="0077124F">
      <w:pPr>
        <w:pStyle w:val="Listing"/>
      </w:pPr>
      <w:r w:rsidRPr="00EA46F4">
        <w:t>&lt;/div&gt;</w:t>
      </w:r>
    </w:p>
    <w:p w14:paraId="0D9A514D" w14:textId="77777777" w:rsidR="00EA46F4" w:rsidRPr="0045652F" w:rsidRDefault="00EA46F4" w:rsidP="0077124F">
      <w:pPr>
        <w:keepLines/>
        <w:rPr>
          <w:szCs w:val="19"/>
          <w:lang w:val="en-US"/>
        </w:rPr>
      </w:pPr>
    </w:p>
    <w:p w14:paraId="742DB10A" w14:textId="77777777" w:rsidR="00774472" w:rsidRPr="0045652F" w:rsidRDefault="00774472">
      <w:pPr>
        <w:pStyle w:val="Heading4"/>
        <w:pageBreakBefore/>
        <w:rPr>
          <w:lang w:val="en-US"/>
        </w:rPr>
      </w:pPr>
      <w:r w:rsidRPr="0045652F">
        <w:rPr>
          <w:lang w:val="en-US"/>
        </w:rPr>
        <w:t>Colour and font</w:t>
      </w:r>
      <w:bookmarkEnd w:id="110"/>
      <w:bookmarkEnd w:id="111"/>
      <w:r w:rsidRPr="0045652F">
        <w:rPr>
          <w:lang w:val="en-US"/>
        </w:rPr>
        <w:t xml:space="preserve"> management</w:t>
      </w:r>
      <w:bookmarkEnd w:id="126"/>
    </w:p>
    <w:p w14:paraId="17EDC412" w14:textId="77777777" w:rsidR="00774472" w:rsidRPr="0045652F" w:rsidRDefault="00774472">
      <w:pPr>
        <w:keepNext/>
        <w:keepLines/>
        <w:rPr>
          <w:lang w:val="en-US"/>
        </w:rPr>
      </w:pPr>
      <w:r w:rsidRPr="0045652F">
        <w:rPr>
          <w:lang w:val="en-US"/>
        </w:rPr>
        <w:t>The management of the size and the colours of the text is effected for all fields by means of the ON-ATTRIBUTE and ON-END-OF-ATTRIBUTE tags.  For applications which use 3270 character attributes (order code x’28’), the colour and highlighting of individual characters within a field can be managed by means of the ON-CHARACTER-ATTRIBUTE and ON-END-OF-CHARACTER-ATTRIBUTE tags.  Input fields may be supplied with additional information by way of the ADD-TO-FIELDS tag.</w:t>
      </w:r>
    </w:p>
    <w:p w14:paraId="1787AEB3" w14:textId="77777777" w:rsidR="00774472" w:rsidRPr="0045652F" w:rsidRDefault="00774472">
      <w:pPr>
        <w:pStyle w:val="Heading5"/>
        <w:rPr>
          <w:lang w:val="en-US"/>
        </w:rPr>
      </w:pPr>
      <w:r w:rsidRPr="0045652F">
        <w:rPr>
          <w:lang w:val="en-US"/>
        </w:rPr>
        <w:t>ON-ATTRIBUTE tag</w:t>
      </w:r>
    </w:p>
    <w:p w14:paraId="4B45B96E" w14:textId="77777777" w:rsidR="00774472" w:rsidRPr="0045652F" w:rsidRDefault="00774472">
      <w:pPr>
        <w:pStyle w:val="ecran0"/>
        <w:rPr>
          <w:lang w:val="en-US"/>
        </w:rPr>
      </w:pPr>
      <w:r w:rsidRPr="0045652F">
        <w:rPr>
          <w:lang w:val="en-US"/>
        </w:rPr>
        <w:t>The ON-ATTRIBUTE and ON-END-OF-ATTRIBUTE tags allow HTML tags to be inserted before and after each field depending on the 3270 attributes specified by the host application.</w:t>
      </w:r>
    </w:p>
    <w:p w14:paraId="4CE797D6"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ON-ATTRIBUTE" </w:instrText>
      </w:r>
      <w:r w:rsidRPr="0045652F">
        <w:rPr>
          <w:lang w:val="en-US"/>
        </w:rPr>
        <w:fldChar w:fldCharType="end"/>
      </w:r>
      <w:r w:rsidRPr="0045652F">
        <w:rPr>
          <w:lang w:val="en-US"/>
        </w:rPr>
        <w:fldChar w:fldCharType="begin"/>
      </w:r>
      <w:r w:rsidRPr="0045652F">
        <w:rPr>
          <w:lang w:val="en-US"/>
        </w:rPr>
        <w:instrText xml:space="preserve"> XE "HTML:Tags:ON-ATTRIBUTE" </w:instrText>
      </w:r>
      <w:r w:rsidRPr="0045652F">
        <w:rPr>
          <w:lang w:val="en-US"/>
        </w:rPr>
        <w:fldChar w:fldCharType="end"/>
      </w:r>
      <w:r w:rsidRPr="0045652F">
        <w:rPr>
          <w:lang w:val="en-US"/>
        </w:rPr>
        <w:fldChar w:fldCharType="begin"/>
      </w:r>
      <w:r w:rsidRPr="0045652F">
        <w:rPr>
          <w:lang w:val="en-US"/>
        </w:rPr>
        <w:instrText xml:space="preserve"> XE "ON-ATTRIBUTE" </w:instrText>
      </w:r>
      <w:r w:rsidRPr="0045652F">
        <w:rPr>
          <w:lang w:val="en-US"/>
        </w:rPr>
        <w:fldChar w:fldCharType="end"/>
      </w:r>
    </w:p>
    <w:p w14:paraId="6BB8D5A4" w14:textId="77777777" w:rsidR="00774472" w:rsidRPr="0045652F" w:rsidRDefault="00774472">
      <w:pPr>
        <w:pStyle w:val="Ecran"/>
        <w:rPr>
          <w:lang w:val="en-US"/>
        </w:rPr>
      </w:pPr>
      <w:r w:rsidRPr="0045652F">
        <w:rPr>
          <w:lang w:val="en-US"/>
        </w:rPr>
        <w:t>{{{ ON-ATTRIBUTE (p1,p2,..,pn) &lt;standard HTML tag&gt; }}}</w:t>
      </w:r>
    </w:p>
    <w:p w14:paraId="2CE8D9CF" w14:textId="77777777" w:rsidR="00774472" w:rsidRPr="0045652F" w:rsidRDefault="00774472">
      <w:pPr>
        <w:pStyle w:val="Ecran"/>
        <w:rPr>
          <w:lang w:val="en-US"/>
        </w:rPr>
      </w:pPr>
    </w:p>
    <w:p w14:paraId="7BF89CF5" w14:textId="77777777" w:rsidR="00774472" w:rsidRPr="0045652F" w:rsidRDefault="00774472">
      <w:pPr>
        <w:keepNext/>
        <w:keepLines/>
        <w:rPr>
          <w:lang w:val="en-US"/>
        </w:rPr>
      </w:pPr>
    </w:p>
    <w:p w14:paraId="0BAA5D24" w14:textId="77777777" w:rsidR="00774472" w:rsidRPr="0045652F" w:rsidRDefault="00774472">
      <w:pPr>
        <w:keepNext/>
        <w:keepLines/>
        <w:rPr>
          <w:lang w:val="en-US"/>
        </w:rPr>
      </w:pPr>
      <w:r w:rsidRPr="0045652F">
        <w:rPr>
          <w:lang w:val="en-US"/>
        </w:rPr>
        <w:t>Inserts the value specified by “standard html tag” before the field when the conditions p1 to pn are fulfilled.  The parameters p1 to pn may appear in any order, each parameter representing one of the following values:</w:t>
      </w:r>
    </w:p>
    <w:p w14:paraId="21C3E48E" w14:textId="77777777" w:rsidR="00774472" w:rsidRPr="0045652F" w:rsidRDefault="00774472">
      <w:pPr>
        <w:keepNext/>
        <w:keepLines/>
        <w:rPr>
          <w:lang w:val="en-US"/>
        </w:rPr>
      </w:pPr>
    </w:p>
    <w:p w14:paraId="7323D115" w14:textId="77777777" w:rsidR="00774472" w:rsidRPr="0045652F" w:rsidRDefault="00774472">
      <w:pPr>
        <w:pStyle w:val="RefrenceChamp"/>
        <w:keepNext/>
        <w:keepLines/>
        <w:rPr>
          <w:bCs/>
          <w:lang w:val="en-US"/>
        </w:rPr>
      </w:pPr>
      <w:r w:rsidRPr="0045652F">
        <w:rPr>
          <w:b/>
          <w:bCs/>
          <w:i/>
          <w:iCs/>
          <w:lang w:val="en-US"/>
        </w:rPr>
        <w:t>p1</w:t>
      </w:r>
      <w:r w:rsidRPr="0045652F">
        <w:rPr>
          <w:lang w:val="en-US"/>
        </w:rPr>
        <w:tab/>
      </w:r>
      <w:r w:rsidRPr="0045652F">
        <w:rPr>
          <w:bCs/>
          <w:lang w:val="en-US"/>
        </w:rPr>
        <w:t>Type of field</w:t>
      </w:r>
    </w:p>
    <w:p w14:paraId="401906FE" w14:textId="77777777" w:rsidR="00774472" w:rsidRPr="0045652F" w:rsidRDefault="00774472">
      <w:pPr>
        <w:pStyle w:val="DetailRefChampText"/>
        <w:keepNext/>
        <w:keepLines/>
        <w:rPr>
          <w:szCs w:val="19"/>
          <w:lang w:val="en-US"/>
        </w:rPr>
      </w:pPr>
      <w:r w:rsidRPr="0045652F">
        <w:rPr>
          <w:szCs w:val="19"/>
          <w:lang w:val="en-US"/>
        </w:rPr>
        <w:t>PROTECTED, UNPROTECTED, NON-DISPLAY, NUMERIC, MDTON,</w:t>
      </w:r>
    </w:p>
    <w:p w14:paraId="1B2E1B90" w14:textId="77777777" w:rsidR="00774472" w:rsidRPr="0045652F" w:rsidRDefault="00774472">
      <w:pPr>
        <w:pStyle w:val="DetailRefChampText"/>
        <w:keepNext/>
        <w:keepLines/>
        <w:rPr>
          <w:szCs w:val="19"/>
          <w:lang w:val="en-US"/>
        </w:rPr>
      </w:pPr>
      <w:r w:rsidRPr="0045652F">
        <w:rPr>
          <w:szCs w:val="19"/>
          <w:lang w:val="en-US"/>
        </w:rPr>
        <w:t>DETECTABLE. ALPHANUMERIC, INTENSIFIED, BRIGHT, NORMAL</w:t>
      </w:r>
    </w:p>
    <w:p w14:paraId="52E41C42" w14:textId="77777777" w:rsidR="00774472" w:rsidRPr="0045652F" w:rsidRDefault="00774472">
      <w:pPr>
        <w:pStyle w:val="DetailRefChampText"/>
        <w:keepNext/>
        <w:keepLines/>
        <w:rPr>
          <w:lang w:val="en-US"/>
        </w:rPr>
      </w:pPr>
    </w:p>
    <w:p w14:paraId="141CEB9E" w14:textId="77777777" w:rsidR="00774472" w:rsidRPr="0045652F" w:rsidRDefault="00774472">
      <w:pPr>
        <w:pStyle w:val="RefrenceChamp"/>
        <w:keepNext/>
        <w:keepLines/>
        <w:rPr>
          <w:lang w:val="en-US"/>
        </w:rPr>
      </w:pPr>
      <w:r w:rsidRPr="0045652F">
        <w:rPr>
          <w:b/>
          <w:bCs/>
          <w:i/>
          <w:iCs/>
          <w:lang w:val="en-US"/>
        </w:rPr>
        <w:t>p2</w:t>
      </w:r>
      <w:r w:rsidRPr="0045652F">
        <w:rPr>
          <w:lang w:val="en-US"/>
        </w:rPr>
        <w:tab/>
        <w:t>Highlighting</w:t>
      </w:r>
    </w:p>
    <w:p w14:paraId="3487C57F" w14:textId="77777777" w:rsidR="00774472" w:rsidRPr="0045652F" w:rsidRDefault="00774472">
      <w:pPr>
        <w:pStyle w:val="DetailRefChampText"/>
        <w:keepNext/>
        <w:keepLines/>
        <w:rPr>
          <w:lang w:val="en-US"/>
        </w:rPr>
      </w:pPr>
      <w:r w:rsidRPr="0045652F">
        <w:rPr>
          <w:lang w:val="en-US"/>
        </w:rPr>
        <w:t>NOHILIGHT, BLINK, REVERSE, UNDERSCORE</w:t>
      </w:r>
    </w:p>
    <w:p w14:paraId="57B05C59" w14:textId="77777777" w:rsidR="00774472" w:rsidRPr="0045652F" w:rsidRDefault="00774472">
      <w:pPr>
        <w:keepNext/>
        <w:keepLines/>
        <w:rPr>
          <w:lang w:val="en-US"/>
        </w:rPr>
      </w:pPr>
    </w:p>
    <w:p w14:paraId="23D3998D" w14:textId="77777777" w:rsidR="00774472" w:rsidRPr="0045652F" w:rsidRDefault="00774472">
      <w:pPr>
        <w:pStyle w:val="RefrenceChamp"/>
        <w:keepNext/>
        <w:keepLines/>
        <w:rPr>
          <w:lang w:val="en-US"/>
        </w:rPr>
      </w:pPr>
      <w:r w:rsidRPr="0045652F">
        <w:rPr>
          <w:b/>
          <w:bCs/>
          <w:i/>
          <w:iCs/>
          <w:lang w:val="en-US"/>
        </w:rPr>
        <w:t>p3</w:t>
      </w:r>
      <w:r w:rsidRPr="0045652F">
        <w:rPr>
          <w:lang w:val="en-US"/>
        </w:rPr>
        <w:tab/>
        <w:t>Colour</w:t>
      </w:r>
    </w:p>
    <w:p w14:paraId="07B67A30" w14:textId="77777777" w:rsidR="00774472" w:rsidRPr="0045652F" w:rsidRDefault="00774472">
      <w:pPr>
        <w:pStyle w:val="DetailRefChampText"/>
        <w:rPr>
          <w:lang w:val="en-US"/>
        </w:rPr>
      </w:pPr>
      <w:r w:rsidRPr="0045652F">
        <w:rPr>
          <w:lang w:val="en-US"/>
        </w:rPr>
        <w:t>NOCOLOR, BLUE, RED, PINK, GREEN, YELLOW, TURQUOISE, WHITE</w:t>
      </w:r>
    </w:p>
    <w:p w14:paraId="7E7A2D3E" w14:textId="77777777" w:rsidR="00774472" w:rsidRPr="0045652F" w:rsidRDefault="00774472">
      <w:pPr>
        <w:keepNext/>
        <w:keepLines/>
        <w:rPr>
          <w:lang w:val="en-US"/>
        </w:rPr>
      </w:pPr>
    </w:p>
    <w:p w14:paraId="3026B15D" w14:textId="77777777" w:rsidR="00774472" w:rsidRPr="0045652F" w:rsidRDefault="00774472">
      <w:pPr>
        <w:rPr>
          <w:lang w:val="en-US"/>
        </w:rPr>
      </w:pPr>
      <w:r w:rsidRPr="0045652F">
        <w:rPr>
          <w:lang w:val="en-US"/>
        </w:rPr>
        <w:t xml:space="preserve">When more than one ON-ATTRIBUTE tag matches the same field, the tags are processed in reverse order and the generated HTML is accumulated from each matching ON-ATTRIBUTE tag.  The </w:t>
      </w:r>
      <w:r w:rsidRPr="0045652F">
        <w:rPr>
          <w:i/>
          <w:iCs/>
          <w:lang w:val="en-US"/>
        </w:rPr>
        <w:t>WITH-NO-MATCH-BELOW</w:t>
      </w:r>
      <w:r w:rsidRPr="0045652F">
        <w:rPr>
          <w:lang w:val="en-US"/>
        </w:rPr>
        <w:t xml:space="preserve"> keyword allows an ON-ATTRIBUTE tag to match the field only if no match has been found with the ON-ATTRIBUTE tags already processed.</w:t>
      </w:r>
    </w:p>
    <w:p w14:paraId="576F10C7" w14:textId="77777777" w:rsidR="00774472" w:rsidRPr="0045652F" w:rsidRDefault="00774472">
      <w:pPr>
        <w:pStyle w:val="Heading5"/>
        <w:rPr>
          <w:lang w:val="en-US"/>
        </w:rPr>
      </w:pPr>
      <w:r w:rsidRPr="0045652F">
        <w:rPr>
          <w:lang w:val="en-US"/>
        </w:rPr>
        <w:t>ON-END-OF-ATTRIBUTE tag</w:t>
      </w:r>
    </w:p>
    <w:p w14:paraId="5AE393E2" w14:textId="77777777" w:rsidR="00774472" w:rsidRPr="0045652F" w:rsidRDefault="00774472">
      <w:pPr>
        <w:keepNext/>
        <w:keepLines/>
        <w:rPr>
          <w:lang w:val="en-US"/>
        </w:rPr>
      </w:pPr>
      <w:r w:rsidRPr="0045652F">
        <w:rPr>
          <w:lang w:val="en-US"/>
        </w:rPr>
        <w:t>The presence of the ON-ATTRIBUTE tag requires the presence of an ON-END-OF-ATTRIBUTE tag having the same values for the p1 to pn parameters.</w:t>
      </w:r>
    </w:p>
    <w:p w14:paraId="67AD2D06" w14:textId="77777777" w:rsidR="00774472" w:rsidRPr="0045652F" w:rsidRDefault="00774472">
      <w:pPr>
        <w:keepNext/>
        <w:keepLines/>
        <w:rPr>
          <w:lang w:val="en-US"/>
        </w:rPr>
      </w:pPr>
    </w:p>
    <w:p w14:paraId="79A53CE8"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ON-END-OF-ATTRIBUTE" </w:instrText>
      </w:r>
      <w:r w:rsidRPr="0045652F">
        <w:rPr>
          <w:lang w:val="en-US"/>
        </w:rPr>
        <w:fldChar w:fldCharType="end"/>
      </w:r>
      <w:r w:rsidRPr="0045652F">
        <w:rPr>
          <w:lang w:val="en-US"/>
        </w:rPr>
        <w:fldChar w:fldCharType="begin"/>
      </w:r>
      <w:r w:rsidRPr="0045652F">
        <w:rPr>
          <w:lang w:val="en-US"/>
        </w:rPr>
        <w:instrText xml:space="preserve"> XE "HTML:Tags:ON-END-OF-ATTRIBUTE" </w:instrText>
      </w:r>
      <w:r w:rsidRPr="0045652F">
        <w:rPr>
          <w:lang w:val="en-US"/>
        </w:rPr>
        <w:fldChar w:fldCharType="end"/>
      </w:r>
      <w:r w:rsidRPr="0045652F">
        <w:rPr>
          <w:lang w:val="en-US"/>
        </w:rPr>
        <w:fldChar w:fldCharType="begin"/>
      </w:r>
      <w:r w:rsidRPr="0045652F">
        <w:rPr>
          <w:lang w:val="en-US"/>
        </w:rPr>
        <w:instrText xml:space="preserve"> XE "ON-END-OF-ATTRIBUTE" </w:instrText>
      </w:r>
      <w:r w:rsidRPr="0045652F">
        <w:rPr>
          <w:lang w:val="en-US"/>
        </w:rPr>
        <w:fldChar w:fldCharType="end"/>
      </w:r>
    </w:p>
    <w:p w14:paraId="531E888A" w14:textId="77777777" w:rsidR="00774472" w:rsidRPr="0045652F" w:rsidRDefault="00774472">
      <w:pPr>
        <w:pStyle w:val="Ecran"/>
        <w:rPr>
          <w:lang w:val="en-US"/>
        </w:rPr>
      </w:pPr>
      <w:r w:rsidRPr="0045652F">
        <w:rPr>
          <w:lang w:val="en-US"/>
        </w:rPr>
        <w:t>{{{ ON-END-OF-ATTRIBUTE (p1,p2,..,pn) &lt;standard HTML tag&gt;}}}</w:t>
      </w:r>
    </w:p>
    <w:p w14:paraId="55690480" w14:textId="77777777" w:rsidR="00774472" w:rsidRPr="0045652F" w:rsidRDefault="00774472">
      <w:pPr>
        <w:pStyle w:val="Ecran"/>
        <w:rPr>
          <w:lang w:val="en-US"/>
        </w:rPr>
      </w:pPr>
    </w:p>
    <w:p w14:paraId="38DE91B2" w14:textId="77777777" w:rsidR="00774472" w:rsidRPr="0045652F" w:rsidRDefault="00774472">
      <w:pPr>
        <w:keepNext/>
        <w:keepLines/>
        <w:rPr>
          <w:lang w:val="en-US"/>
        </w:rPr>
      </w:pPr>
    </w:p>
    <w:p w14:paraId="4D88226B" w14:textId="77777777" w:rsidR="00774472" w:rsidRPr="0045652F" w:rsidRDefault="00774472">
      <w:pPr>
        <w:keepNext/>
        <w:keepLines/>
        <w:rPr>
          <w:lang w:val="en-US"/>
        </w:rPr>
      </w:pPr>
      <w:r w:rsidRPr="0045652F">
        <w:rPr>
          <w:lang w:val="en-US"/>
        </w:rPr>
        <w:t>Inserts the value specified by “standard html tag” after the field when the conditions p1 to pn are fulfilled.</w:t>
      </w:r>
    </w:p>
    <w:p w14:paraId="7A9D4B05" w14:textId="77777777" w:rsidR="00774472" w:rsidRPr="0045652F" w:rsidRDefault="00774472">
      <w:pPr>
        <w:keepNext/>
        <w:keepLines/>
        <w:rPr>
          <w:lang w:val="en-US"/>
        </w:rPr>
      </w:pPr>
    </w:p>
    <w:p w14:paraId="7F53EB16" w14:textId="77777777" w:rsidR="00774472" w:rsidRPr="0045652F" w:rsidRDefault="00774472">
      <w:pPr>
        <w:rPr>
          <w:lang w:val="en-US"/>
        </w:rPr>
      </w:pPr>
      <w:r w:rsidRPr="0045652F">
        <w:rPr>
          <w:lang w:val="en-US"/>
        </w:rPr>
        <w:t xml:space="preserve">As previously described for the ON-ATTRIBUTE tag, multiple matching ON-END-OF-ATTRIBUTE tags are processed in reverse order, and the optional </w:t>
      </w:r>
      <w:r w:rsidRPr="0045652F">
        <w:rPr>
          <w:i/>
          <w:iCs/>
          <w:lang w:val="en-US"/>
        </w:rPr>
        <w:t>WITH-NO-MATCH-BELOW</w:t>
      </w:r>
      <w:r w:rsidRPr="0045652F">
        <w:rPr>
          <w:lang w:val="en-US"/>
        </w:rPr>
        <w:t xml:space="preserve"> keyword causes the ON-END-OF-ATTRIBUTE tag to match only if no match has been found with the ON-END-OF-ATTRIBUTE tags already processed.</w:t>
      </w:r>
    </w:p>
    <w:p w14:paraId="516E96F7" w14:textId="77777777" w:rsidR="00774472" w:rsidRPr="0045652F" w:rsidRDefault="00774472">
      <w:pPr>
        <w:keepNext/>
        <w:keepLines/>
        <w:rPr>
          <w:lang w:val="en-US"/>
        </w:rPr>
      </w:pPr>
    </w:p>
    <w:p w14:paraId="1AA251D5" w14:textId="77777777" w:rsidR="00774472" w:rsidRPr="0045652F" w:rsidRDefault="00774472">
      <w:pPr>
        <w:pStyle w:val="ecran0"/>
        <w:rPr>
          <w:lang w:val="en-US"/>
        </w:rPr>
      </w:pPr>
      <w:r w:rsidRPr="0045652F">
        <w:rPr>
          <w:lang w:val="en-US"/>
        </w:rPr>
        <w:t>Example:</w:t>
      </w:r>
    </w:p>
    <w:p w14:paraId="602A1286" w14:textId="77777777" w:rsidR="00774472" w:rsidRPr="0045652F" w:rsidRDefault="00774472">
      <w:pPr>
        <w:pStyle w:val="Listing"/>
        <w:framePr w:h="4465" w:hRule="exact" w:wrap="auto" w:vAnchor="text" w:hAnchor="page" w:x="1130" w:y="153"/>
        <w:rPr>
          <w:lang w:val="en-US"/>
        </w:rPr>
      </w:pPr>
      <w:r w:rsidRPr="0045652F">
        <w:rPr>
          <w:lang w:val="en-US"/>
        </w:rPr>
        <w:t>{{{ ON-ATTRIBUTE (PROTECTED,WITH-NO-MATCH-BELOW)&lt;font color=green&gt;}}}</w:t>
      </w:r>
    </w:p>
    <w:p w14:paraId="491576B8" w14:textId="77777777" w:rsidR="00774472" w:rsidRPr="0045652F" w:rsidRDefault="00774472">
      <w:pPr>
        <w:pStyle w:val="Listing"/>
        <w:framePr w:h="4465" w:hRule="exact" w:wrap="auto" w:vAnchor="text" w:hAnchor="page" w:x="1130" w:y="153"/>
        <w:rPr>
          <w:lang w:val="en-US"/>
        </w:rPr>
      </w:pPr>
      <w:r w:rsidRPr="0045652F">
        <w:rPr>
          <w:lang w:val="en-US"/>
        </w:rPr>
        <w:t>{{{ ON-END-OF-ATTRIBUTE (PROTECTED, WITH-NO-MATCH-BELOW)&lt;/font&gt;}}}</w:t>
      </w:r>
    </w:p>
    <w:p w14:paraId="57785B17" w14:textId="77777777" w:rsidR="00774472" w:rsidRPr="0045652F" w:rsidRDefault="00774472">
      <w:pPr>
        <w:pStyle w:val="Listing"/>
        <w:framePr w:h="4465" w:hRule="exact" w:wrap="auto" w:vAnchor="text" w:hAnchor="page" w:x="1130" w:y="153"/>
        <w:rPr>
          <w:lang w:val="en-US"/>
        </w:rPr>
      </w:pPr>
      <w:r w:rsidRPr="0045652F">
        <w:rPr>
          <w:lang w:val="en-US"/>
        </w:rPr>
        <w:t>{{{ ON-ATTRIBUTE (PROTECTED,NORMAL,NOCOLOR)&lt;font color=#00CCFF&gt;}}}</w:t>
      </w:r>
    </w:p>
    <w:p w14:paraId="3F4B70ED" w14:textId="77777777" w:rsidR="00774472" w:rsidRPr="0045652F" w:rsidRDefault="00774472">
      <w:pPr>
        <w:pStyle w:val="Listing"/>
        <w:framePr w:h="4465" w:hRule="exact" w:wrap="auto" w:vAnchor="text" w:hAnchor="page" w:x="1130" w:y="153"/>
        <w:rPr>
          <w:lang w:val="en-US"/>
        </w:rPr>
      </w:pPr>
      <w:r w:rsidRPr="0045652F">
        <w:rPr>
          <w:lang w:val="en-US"/>
        </w:rPr>
        <w:t>{{{ ON-END-OF-ATTRIBUTE (PROTECTED,NORMAL,NOCOLOR)&lt;/font&gt;}}}</w:t>
      </w:r>
    </w:p>
    <w:p w14:paraId="4C37F955" w14:textId="77777777" w:rsidR="00774472" w:rsidRPr="0045652F" w:rsidRDefault="00774472">
      <w:pPr>
        <w:pStyle w:val="Listing"/>
        <w:framePr w:h="4465" w:hRule="exact" w:wrap="auto" w:vAnchor="text" w:hAnchor="page" w:x="1130" w:y="153"/>
        <w:rPr>
          <w:lang w:val="en-US"/>
        </w:rPr>
      </w:pPr>
      <w:r w:rsidRPr="0045652F">
        <w:rPr>
          <w:lang w:val="en-US"/>
        </w:rPr>
        <w:t>{{{ ON-ATTRIBUTE (PROTECTED,INTENSIFIED,NOCOLOR)&lt;font color=white&gt;}}}</w:t>
      </w:r>
    </w:p>
    <w:p w14:paraId="1A65056D" w14:textId="77777777" w:rsidR="00774472" w:rsidRPr="0045652F" w:rsidRDefault="00774472">
      <w:pPr>
        <w:pStyle w:val="Listing"/>
        <w:framePr w:h="4465" w:hRule="exact" w:wrap="auto" w:vAnchor="text" w:hAnchor="page" w:x="1130" w:y="153"/>
        <w:rPr>
          <w:lang w:val="en-US"/>
        </w:rPr>
      </w:pPr>
      <w:r w:rsidRPr="0045652F">
        <w:rPr>
          <w:lang w:val="en-US"/>
        </w:rPr>
        <w:t>{{{ ON-END-OF-ATTRIBUTE (PROTECTED,INTENSIFIED,NOCOLOR)&lt;/font&gt;}}}</w:t>
      </w:r>
    </w:p>
    <w:p w14:paraId="308DEE61" w14:textId="77777777" w:rsidR="00774472" w:rsidRPr="0045652F" w:rsidRDefault="00774472">
      <w:pPr>
        <w:pStyle w:val="Listing"/>
        <w:framePr w:h="4465" w:hRule="exact" w:wrap="auto" w:vAnchor="text" w:hAnchor="page" w:x="1130" w:y="153"/>
        <w:rPr>
          <w:lang w:val="en-US"/>
        </w:rPr>
      </w:pPr>
      <w:r w:rsidRPr="0045652F">
        <w:rPr>
          <w:lang w:val="en-US"/>
        </w:rPr>
        <w:t>{{{ ON-ATTRIBUTE (PROTECTED,BLUE)&lt;font color=#00CCFF&gt;}}}</w:t>
      </w:r>
    </w:p>
    <w:p w14:paraId="4FFED987" w14:textId="77777777" w:rsidR="00774472" w:rsidRPr="0045652F" w:rsidRDefault="00774472">
      <w:pPr>
        <w:pStyle w:val="Listing"/>
        <w:framePr w:h="4465" w:hRule="exact" w:wrap="auto" w:vAnchor="text" w:hAnchor="page" w:x="1130" w:y="153"/>
        <w:rPr>
          <w:lang w:val="en-US"/>
        </w:rPr>
      </w:pPr>
      <w:r w:rsidRPr="0045652F">
        <w:rPr>
          <w:lang w:val="en-US"/>
        </w:rPr>
        <w:t>{{{ ON-END-OF-ATTRIBUTE (PROTECTED,BLUE)&lt;/font&gt;}}}</w:t>
      </w:r>
    </w:p>
    <w:p w14:paraId="7EEBE528" w14:textId="77777777" w:rsidR="00774472" w:rsidRPr="0045652F" w:rsidRDefault="00774472">
      <w:pPr>
        <w:pStyle w:val="Listing"/>
        <w:framePr w:h="4465" w:hRule="exact" w:wrap="auto" w:vAnchor="text" w:hAnchor="page" w:x="1130" w:y="153"/>
        <w:rPr>
          <w:lang w:val="en-US"/>
        </w:rPr>
      </w:pPr>
      <w:r w:rsidRPr="0045652F">
        <w:rPr>
          <w:lang w:val="en-US"/>
        </w:rPr>
        <w:t>{{{ ON-ATTRIBUTE (PROTECTED,RED)&lt;font color=#c41200&gt;}}}</w:t>
      </w:r>
    </w:p>
    <w:p w14:paraId="3AC33CEC" w14:textId="77777777" w:rsidR="00774472" w:rsidRPr="0045652F" w:rsidRDefault="00774472">
      <w:pPr>
        <w:pStyle w:val="Listing"/>
        <w:framePr w:h="4465" w:hRule="exact" w:wrap="auto" w:vAnchor="text" w:hAnchor="page" w:x="1130" w:y="153"/>
        <w:rPr>
          <w:lang w:val="en-US"/>
        </w:rPr>
      </w:pPr>
      <w:r w:rsidRPr="0045652F">
        <w:rPr>
          <w:lang w:val="en-US"/>
        </w:rPr>
        <w:t>{{{ ON-END-OF-ATTRIBUTE (PROTECTED,RED)&lt;/font&gt;}}}</w:t>
      </w:r>
    </w:p>
    <w:p w14:paraId="6F04FA48" w14:textId="77777777" w:rsidR="00774472" w:rsidRPr="0045652F" w:rsidRDefault="00774472">
      <w:pPr>
        <w:pStyle w:val="Listing"/>
        <w:framePr w:h="4465" w:hRule="exact" w:wrap="auto" w:vAnchor="text" w:hAnchor="page" w:x="1130" w:y="153"/>
        <w:rPr>
          <w:lang w:val="en-US"/>
        </w:rPr>
      </w:pPr>
      <w:r w:rsidRPr="0045652F">
        <w:rPr>
          <w:lang w:val="en-US"/>
        </w:rPr>
        <w:t>{{{ ON-ATTRIBUTE (PROTECTED,PINK)&lt;font color=pink&gt;}}}</w:t>
      </w:r>
    </w:p>
    <w:p w14:paraId="2D02801D" w14:textId="77777777" w:rsidR="00774472" w:rsidRPr="0045652F" w:rsidRDefault="00774472">
      <w:pPr>
        <w:pStyle w:val="Listing"/>
        <w:framePr w:h="4465" w:hRule="exact" w:wrap="auto" w:vAnchor="text" w:hAnchor="page" w:x="1130" w:y="153"/>
        <w:rPr>
          <w:lang w:val="en-US"/>
        </w:rPr>
      </w:pPr>
      <w:r w:rsidRPr="0045652F">
        <w:rPr>
          <w:lang w:val="en-US"/>
        </w:rPr>
        <w:t>{{{ ON-END-OF-ATTRIBUTE (PROTECTED,PINK)&lt;/font&gt;}}}</w:t>
      </w:r>
    </w:p>
    <w:p w14:paraId="53F99800" w14:textId="77777777" w:rsidR="00774472" w:rsidRPr="0045652F" w:rsidRDefault="00774472">
      <w:pPr>
        <w:pStyle w:val="Listing"/>
        <w:framePr w:h="4465" w:hRule="exact" w:wrap="auto" w:vAnchor="text" w:hAnchor="page" w:x="1130" w:y="153"/>
        <w:rPr>
          <w:lang w:val="en-US"/>
        </w:rPr>
      </w:pPr>
      <w:r w:rsidRPr="0045652F">
        <w:rPr>
          <w:lang w:val="en-US"/>
        </w:rPr>
        <w:t>{{{ ON-ATTRIBUTE (PROTECTED,GREEN)&lt;font color=#00FF00&gt;}}}</w:t>
      </w:r>
    </w:p>
    <w:p w14:paraId="29490C12" w14:textId="77777777" w:rsidR="00774472" w:rsidRPr="0045652F" w:rsidRDefault="00774472">
      <w:pPr>
        <w:pStyle w:val="Listing"/>
        <w:framePr w:h="4465" w:hRule="exact" w:wrap="auto" w:vAnchor="text" w:hAnchor="page" w:x="1130" w:y="153"/>
        <w:rPr>
          <w:lang w:val="en-US"/>
        </w:rPr>
      </w:pPr>
      <w:r w:rsidRPr="0045652F">
        <w:rPr>
          <w:lang w:val="en-US"/>
        </w:rPr>
        <w:t>{{{ ON-END-OF-ATTRIBUTE (PROTECTED,GREEN)&lt;/font&gt;}}}</w:t>
      </w:r>
    </w:p>
    <w:p w14:paraId="7260E0BC" w14:textId="77777777" w:rsidR="00774472" w:rsidRPr="0045652F" w:rsidRDefault="00774472">
      <w:pPr>
        <w:pStyle w:val="Listing"/>
        <w:framePr w:h="4465" w:hRule="exact" w:wrap="auto" w:vAnchor="text" w:hAnchor="page" w:x="1130" w:y="153"/>
        <w:rPr>
          <w:lang w:val="en-US"/>
        </w:rPr>
      </w:pPr>
      <w:r w:rsidRPr="0045652F">
        <w:rPr>
          <w:lang w:val="en-US"/>
        </w:rPr>
        <w:t>{{{ ON-ATTRIBUTE (PROTECTED,TURQUOISE)&lt;font color=#40E0D0&gt;}}}</w:t>
      </w:r>
    </w:p>
    <w:p w14:paraId="099A701B" w14:textId="77777777" w:rsidR="00774472" w:rsidRPr="0045652F" w:rsidRDefault="00774472">
      <w:pPr>
        <w:pStyle w:val="Listing"/>
        <w:framePr w:h="4465" w:hRule="exact" w:wrap="auto" w:vAnchor="text" w:hAnchor="page" w:x="1130" w:y="153"/>
        <w:rPr>
          <w:lang w:val="en-US"/>
        </w:rPr>
      </w:pPr>
      <w:r w:rsidRPr="0045652F">
        <w:rPr>
          <w:lang w:val="en-US"/>
        </w:rPr>
        <w:t>{{{ ON-END-OF-ATTRIBUTE (PROTECTED,TURQUOISE)&lt;/font&gt;}}}</w:t>
      </w:r>
    </w:p>
    <w:p w14:paraId="04CB6D31" w14:textId="77777777" w:rsidR="00774472" w:rsidRPr="0045652F" w:rsidRDefault="00774472">
      <w:pPr>
        <w:pStyle w:val="Listing"/>
        <w:framePr w:h="4465" w:hRule="exact" w:wrap="auto" w:vAnchor="text" w:hAnchor="page" w:x="1130" w:y="153"/>
        <w:rPr>
          <w:lang w:val="en-US"/>
        </w:rPr>
      </w:pPr>
      <w:r w:rsidRPr="0045652F">
        <w:rPr>
          <w:lang w:val="en-US"/>
        </w:rPr>
        <w:t>{{{ ON-ATTRIBUTE (PROTECTED,YELLOW)&lt;font color=#FFFF33&gt;}}}</w:t>
      </w:r>
    </w:p>
    <w:p w14:paraId="0B2898D1" w14:textId="77777777" w:rsidR="00774472" w:rsidRPr="0045652F" w:rsidRDefault="00774472">
      <w:pPr>
        <w:pStyle w:val="Listing"/>
        <w:framePr w:h="4465" w:hRule="exact" w:wrap="auto" w:vAnchor="text" w:hAnchor="page" w:x="1130" w:y="153"/>
        <w:rPr>
          <w:lang w:val="en-US"/>
        </w:rPr>
      </w:pPr>
      <w:r w:rsidRPr="0045652F">
        <w:rPr>
          <w:lang w:val="en-US"/>
        </w:rPr>
        <w:t>{{{ ON-END-OF-ATTRIBUTE (PROTECTED,YELLOW)&lt;/font&gt;}}}</w:t>
      </w:r>
    </w:p>
    <w:p w14:paraId="2F7B3D41" w14:textId="77777777" w:rsidR="00774472" w:rsidRPr="0045652F" w:rsidRDefault="00774472">
      <w:pPr>
        <w:pStyle w:val="Listing"/>
        <w:framePr w:h="4465" w:hRule="exact" w:wrap="auto" w:vAnchor="text" w:hAnchor="page" w:x="1130" w:y="153"/>
        <w:rPr>
          <w:lang w:val="en-US"/>
        </w:rPr>
      </w:pPr>
      <w:r w:rsidRPr="0045652F">
        <w:rPr>
          <w:lang w:val="en-US"/>
        </w:rPr>
        <w:t>{{{ ON-ATTRIBUTE (PROTECTED,WHITE)&lt;font color=white&gt;}}}</w:t>
      </w:r>
    </w:p>
    <w:p w14:paraId="25E9AA5A" w14:textId="77777777" w:rsidR="00774472" w:rsidRPr="0045652F" w:rsidRDefault="00774472">
      <w:pPr>
        <w:pStyle w:val="Listing"/>
        <w:framePr w:h="4465" w:hRule="exact" w:wrap="auto" w:vAnchor="text" w:hAnchor="page" w:x="1130" w:y="153"/>
        <w:rPr>
          <w:lang w:val="en-US"/>
        </w:rPr>
      </w:pPr>
      <w:r w:rsidRPr="0045652F">
        <w:rPr>
          <w:lang w:val="en-US"/>
        </w:rPr>
        <w:t>{{{ ON-END-OF-ATTRIBUTE (PROTECTED,WHITE)&lt;/font&gt;}}}</w:t>
      </w:r>
    </w:p>
    <w:p w14:paraId="1038F9F8" w14:textId="77777777" w:rsidR="00774472" w:rsidRPr="0045652F" w:rsidRDefault="00774472">
      <w:pPr>
        <w:pStyle w:val="Caption"/>
        <w:keepLines/>
        <w:rPr>
          <w:szCs w:val="19"/>
          <w:lang w:val="en-US"/>
        </w:rPr>
      </w:pPr>
      <w:bookmarkStart w:id="128" w:name="_Toc373484976"/>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8</w:t>
      </w:r>
      <w:r w:rsidRPr="0045652F">
        <w:rPr>
          <w:lang w:val="en-US"/>
        </w:rPr>
        <w:fldChar w:fldCharType="end"/>
      </w:r>
      <w:r w:rsidRPr="0045652F">
        <w:rPr>
          <w:szCs w:val="19"/>
          <w:lang w:val="en-US"/>
        </w:rPr>
        <w:t xml:space="preserve"> Example set of ON-ATTRIBUTE and ON-END-OF-ATTRIBUTE tags</w:t>
      </w:r>
      <w:bookmarkEnd w:id="128"/>
    </w:p>
    <w:p w14:paraId="74DA4634" w14:textId="77777777" w:rsidR="00774472" w:rsidRPr="0045652F" w:rsidRDefault="00774472">
      <w:pPr>
        <w:pStyle w:val="Heading5"/>
        <w:rPr>
          <w:lang w:val="en-US"/>
        </w:rPr>
      </w:pPr>
      <w:bookmarkStart w:id="129" w:name="_Ref157248753"/>
      <w:r w:rsidRPr="0045652F">
        <w:rPr>
          <w:lang w:val="en-US"/>
        </w:rPr>
        <w:t>ON-CHARACTER-ATTRIBUTE tag</w:t>
      </w:r>
    </w:p>
    <w:p w14:paraId="74C4320C" w14:textId="77777777" w:rsidR="00774472" w:rsidRPr="0045652F" w:rsidRDefault="00774472">
      <w:pPr>
        <w:pStyle w:val="ecran0"/>
        <w:rPr>
          <w:lang w:val="en-US"/>
        </w:rPr>
      </w:pPr>
      <w:r w:rsidRPr="0045652F">
        <w:rPr>
          <w:lang w:val="en-US"/>
        </w:rPr>
        <w:t>If the page template contains ON-CHARACTER-ATTRIBUTE and ON-END-OF-CHARACTER-ATTRIBUTE tags, changes in colour or highlighting of individual characters within a field are surrounded by the specified HTML code during processing by GENERATE-HTML. Since HTML code cannot be included in the “value” clause of an input field, GENERATE-HTML does not generate HTML code for character attributes within input fields.</w:t>
      </w:r>
    </w:p>
    <w:p w14:paraId="25C0EBA0"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ON-CHARACTER-ATTRIBUTE" </w:instrText>
      </w:r>
      <w:r w:rsidRPr="0045652F">
        <w:rPr>
          <w:lang w:val="en-US"/>
        </w:rPr>
        <w:fldChar w:fldCharType="end"/>
      </w:r>
      <w:r w:rsidRPr="0045652F">
        <w:rPr>
          <w:lang w:val="en-US"/>
        </w:rPr>
        <w:fldChar w:fldCharType="begin"/>
      </w:r>
      <w:r w:rsidRPr="0045652F">
        <w:rPr>
          <w:lang w:val="en-US"/>
        </w:rPr>
        <w:instrText xml:space="preserve"> XE "HTML:Tags:ON-CHARACTER-ATTRIBUTE" </w:instrText>
      </w:r>
      <w:r w:rsidRPr="0045652F">
        <w:rPr>
          <w:lang w:val="en-US"/>
        </w:rPr>
        <w:fldChar w:fldCharType="end"/>
      </w:r>
      <w:r w:rsidRPr="0045652F">
        <w:rPr>
          <w:lang w:val="en-US"/>
        </w:rPr>
        <w:fldChar w:fldCharType="begin"/>
      </w:r>
      <w:r w:rsidRPr="0045652F">
        <w:rPr>
          <w:lang w:val="en-US"/>
        </w:rPr>
        <w:instrText xml:space="preserve"> XE "ON-CHARACTER-ATTRIBUTE" </w:instrText>
      </w:r>
      <w:r w:rsidRPr="0045652F">
        <w:rPr>
          <w:lang w:val="en-US"/>
        </w:rPr>
        <w:fldChar w:fldCharType="end"/>
      </w:r>
    </w:p>
    <w:p w14:paraId="751C16F0" w14:textId="77777777" w:rsidR="00774472" w:rsidRPr="0045652F" w:rsidRDefault="00774472">
      <w:pPr>
        <w:pStyle w:val="Ecran"/>
        <w:rPr>
          <w:lang w:val="en-US"/>
        </w:rPr>
      </w:pPr>
      <w:r w:rsidRPr="0045652F">
        <w:rPr>
          <w:lang w:val="en-US"/>
        </w:rPr>
        <w:t>{{{ ON-CHARACTER-ATTRIBUTE (p1,p2) &lt;standard HTML tag&gt; }}}</w:t>
      </w:r>
    </w:p>
    <w:p w14:paraId="51A8EFC5" w14:textId="77777777" w:rsidR="00774472" w:rsidRPr="0045652F" w:rsidRDefault="00774472">
      <w:pPr>
        <w:pStyle w:val="Ecran"/>
        <w:rPr>
          <w:lang w:val="en-US"/>
        </w:rPr>
      </w:pPr>
    </w:p>
    <w:p w14:paraId="590338B3" w14:textId="77777777" w:rsidR="00774472" w:rsidRPr="0045652F" w:rsidRDefault="00774472">
      <w:pPr>
        <w:keepNext/>
        <w:keepLines/>
        <w:rPr>
          <w:lang w:val="en-US"/>
        </w:rPr>
      </w:pPr>
    </w:p>
    <w:p w14:paraId="6BA30696" w14:textId="77777777" w:rsidR="00774472" w:rsidRPr="0045652F" w:rsidRDefault="00774472">
      <w:pPr>
        <w:pStyle w:val="RefrenceChamp"/>
        <w:keepLines/>
        <w:rPr>
          <w:lang w:val="en-US"/>
        </w:rPr>
      </w:pPr>
      <w:r w:rsidRPr="0045652F">
        <w:rPr>
          <w:b/>
          <w:bCs/>
          <w:i/>
          <w:iCs/>
          <w:lang w:val="en-US"/>
        </w:rPr>
        <w:t>p1,p2</w:t>
      </w:r>
      <w:r w:rsidRPr="0045652F">
        <w:rPr>
          <w:lang w:val="en-US"/>
        </w:rPr>
        <w:tab/>
        <w:t>Highlighting and colour parameters as specified for the ON-ATTRIBUTE tag.</w:t>
      </w:r>
    </w:p>
    <w:p w14:paraId="6840A758" w14:textId="77777777" w:rsidR="00774472" w:rsidRPr="0045652F" w:rsidRDefault="00774472">
      <w:pPr>
        <w:pStyle w:val="Heading5"/>
        <w:rPr>
          <w:lang w:val="en-US"/>
        </w:rPr>
      </w:pPr>
      <w:r w:rsidRPr="0045652F">
        <w:rPr>
          <w:lang w:val="en-US"/>
        </w:rPr>
        <w:t>ON-END-OF-CHARACTER-ATTRIBUTE tag</w:t>
      </w:r>
    </w:p>
    <w:p w14:paraId="1360C8BE" w14:textId="77777777" w:rsidR="00774472" w:rsidRPr="0045652F" w:rsidRDefault="00774472">
      <w:pPr>
        <w:keepNext/>
        <w:keepLines/>
        <w:rPr>
          <w:lang w:val="en-US"/>
        </w:rPr>
      </w:pPr>
      <w:r w:rsidRPr="0045652F">
        <w:rPr>
          <w:lang w:val="en-US"/>
        </w:rPr>
        <w:t>The ON-END-OF-CHARACTER-ATTRIBUTE tag specifies the HTML code to be inserted at the termination of a character string opened by an ON-CHARACTER-ATTRIBUTE tag.</w:t>
      </w:r>
    </w:p>
    <w:p w14:paraId="0301D879" w14:textId="77777777" w:rsidR="00774472" w:rsidRPr="0045652F" w:rsidRDefault="00774472">
      <w:pPr>
        <w:keepNext/>
        <w:keepLines/>
        <w:rPr>
          <w:lang w:val="en-US"/>
        </w:rPr>
      </w:pPr>
    </w:p>
    <w:p w14:paraId="78DA5D50"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ON-END-OF-CHARACTER-ATTRIBUTE" </w:instrText>
      </w:r>
      <w:r w:rsidRPr="0045652F">
        <w:rPr>
          <w:lang w:val="en-US"/>
        </w:rPr>
        <w:fldChar w:fldCharType="end"/>
      </w:r>
      <w:r w:rsidRPr="0045652F">
        <w:rPr>
          <w:lang w:val="en-US"/>
        </w:rPr>
        <w:fldChar w:fldCharType="begin"/>
      </w:r>
      <w:r w:rsidRPr="0045652F">
        <w:rPr>
          <w:lang w:val="en-US"/>
        </w:rPr>
        <w:instrText xml:space="preserve"> XE "HTML:Tags:ON-END-OF-CHARACTER-ATTRIBUTE" </w:instrText>
      </w:r>
      <w:r w:rsidRPr="0045652F">
        <w:rPr>
          <w:lang w:val="en-US"/>
        </w:rPr>
        <w:fldChar w:fldCharType="end"/>
      </w:r>
      <w:r w:rsidRPr="0045652F">
        <w:rPr>
          <w:lang w:val="en-US"/>
        </w:rPr>
        <w:fldChar w:fldCharType="begin"/>
      </w:r>
      <w:r w:rsidRPr="0045652F">
        <w:rPr>
          <w:lang w:val="en-US"/>
        </w:rPr>
        <w:instrText xml:space="preserve"> XE "ON-END-OF-CHARACTER-ATTRIBUTE" </w:instrText>
      </w:r>
      <w:r w:rsidRPr="0045652F">
        <w:rPr>
          <w:lang w:val="en-US"/>
        </w:rPr>
        <w:fldChar w:fldCharType="end"/>
      </w:r>
    </w:p>
    <w:p w14:paraId="6C3AD194" w14:textId="77777777" w:rsidR="00774472" w:rsidRPr="0045652F" w:rsidRDefault="00774472">
      <w:pPr>
        <w:pStyle w:val="Ecran"/>
        <w:rPr>
          <w:lang w:val="en-US"/>
        </w:rPr>
      </w:pPr>
      <w:r w:rsidRPr="0045652F">
        <w:rPr>
          <w:lang w:val="en-US"/>
        </w:rPr>
        <w:t>{{{ ON-END-OF-CHARACTER-ATTRIBUTE (p1,p2) &lt;standard HTML tag&gt;}}}</w:t>
      </w:r>
    </w:p>
    <w:p w14:paraId="278713ED" w14:textId="77777777" w:rsidR="00774472" w:rsidRPr="0045652F" w:rsidRDefault="00774472">
      <w:pPr>
        <w:pStyle w:val="Ecran"/>
        <w:rPr>
          <w:lang w:val="en-US"/>
        </w:rPr>
      </w:pPr>
    </w:p>
    <w:p w14:paraId="04143A00" w14:textId="77777777" w:rsidR="00774472" w:rsidRPr="0045652F" w:rsidRDefault="00774472">
      <w:pPr>
        <w:keepLines/>
        <w:rPr>
          <w:lang w:val="en-US"/>
        </w:rPr>
      </w:pPr>
    </w:p>
    <w:p w14:paraId="1701CFBE" w14:textId="77777777" w:rsidR="00774472" w:rsidRPr="0045652F" w:rsidRDefault="00774472">
      <w:pPr>
        <w:pStyle w:val="Heading5"/>
        <w:rPr>
          <w:lang w:val="en-US"/>
        </w:rPr>
      </w:pPr>
      <w:r w:rsidRPr="0045652F">
        <w:rPr>
          <w:lang w:val="en-US"/>
        </w:rPr>
        <w:t>ADD-TO-FIELDS tag</w:t>
      </w:r>
      <w:bookmarkEnd w:id="129"/>
    </w:p>
    <w:p w14:paraId="3B8B7946" w14:textId="77777777" w:rsidR="00774472" w:rsidRPr="0045652F" w:rsidRDefault="00774472">
      <w:pPr>
        <w:pStyle w:val="ecran0"/>
        <w:rPr>
          <w:lang w:val="en-US"/>
        </w:rPr>
      </w:pPr>
      <w:r w:rsidRPr="0045652F">
        <w:rPr>
          <w:lang w:val="en-US"/>
        </w:rPr>
        <w:t>The presence of an ADD-TO-FIELDS tag allows the definition of each HTML input field to be modified according to the 3270 attributes specified by the host application.</w:t>
      </w:r>
    </w:p>
    <w:p w14:paraId="70B856AE"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ADD-TO-FIELDS" </w:instrText>
      </w:r>
      <w:r w:rsidRPr="0045652F">
        <w:rPr>
          <w:lang w:val="en-US"/>
        </w:rPr>
        <w:fldChar w:fldCharType="end"/>
      </w:r>
      <w:r w:rsidRPr="0045652F">
        <w:rPr>
          <w:lang w:val="en-US"/>
        </w:rPr>
        <w:fldChar w:fldCharType="begin"/>
      </w:r>
      <w:r w:rsidRPr="0045652F">
        <w:rPr>
          <w:lang w:val="en-US"/>
        </w:rPr>
        <w:instrText xml:space="preserve"> XE "HTML:Tags:ADD-TO-FIELDS" </w:instrText>
      </w:r>
      <w:r w:rsidRPr="0045652F">
        <w:rPr>
          <w:lang w:val="en-US"/>
        </w:rPr>
        <w:fldChar w:fldCharType="end"/>
      </w:r>
      <w:r w:rsidRPr="0045652F">
        <w:rPr>
          <w:lang w:val="en-US"/>
        </w:rPr>
        <w:fldChar w:fldCharType="begin"/>
      </w:r>
      <w:r w:rsidRPr="0045652F">
        <w:rPr>
          <w:lang w:val="en-US"/>
        </w:rPr>
        <w:instrText xml:space="preserve"> XE "ADD-TO-FIELDS" </w:instrText>
      </w:r>
      <w:r w:rsidRPr="0045652F">
        <w:rPr>
          <w:lang w:val="en-US"/>
        </w:rPr>
        <w:fldChar w:fldCharType="end"/>
      </w:r>
    </w:p>
    <w:p w14:paraId="6AE252C2" w14:textId="77777777" w:rsidR="00774472" w:rsidRPr="0045652F" w:rsidRDefault="00774472">
      <w:pPr>
        <w:pStyle w:val="Ecran"/>
        <w:rPr>
          <w:lang w:val="en-US"/>
        </w:rPr>
      </w:pPr>
      <w:r w:rsidRPr="0045652F">
        <w:rPr>
          <w:lang w:val="en-US"/>
        </w:rPr>
        <w:t>{{{ ADD-TO-FIELDS (p1,p2,..,pn) part of standard HTML tag }}}</w:t>
      </w:r>
    </w:p>
    <w:p w14:paraId="078DDEEE" w14:textId="77777777" w:rsidR="00774472" w:rsidRPr="0045652F" w:rsidRDefault="00774472">
      <w:pPr>
        <w:pStyle w:val="Ecran"/>
        <w:rPr>
          <w:lang w:val="en-US"/>
        </w:rPr>
      </w:pPr>
    </w:p>
    <w:p w14:paraId="68AE0D13" w14:textId="77777777" w:rsidR="00774472" w:rsidRPr="0045652F" w:rsidRDefault="00774472">
      <w:pPr>
        <w:keepNext/>
        <w:keepLines/>
        <w:rPr>
          <w:lang w:val="en-US"/>
        </w:rPr>
      </w:pPr>
    </w:p>
    <w:p w14:paraId="78389014" w14:textId="77777777" w:rsidR="00774472" w:rsidRPr="0045652F" w:rsidRDefault="00774472">
      <w:pPr>
        <w:keepNext/>
        <w:keepLines/>
        <w:rPr>
          <w:lang w:val="en-US"/>
        </w:rPr>
      </w:pPr>
      <w:r w:rsidRPr="0045652F">
        <w:rPr>
          <w:lang w:val="en-US"/>
        </w:rPr>
        <w:t>Inserts the value specified by “part of standard html tag” into the HTML &lt;INPUT&gt; tag when the conditions p1 to pn (described in the previous paragraph) are fulfilled.</w:t>
      </w:r>
    </w:p>
    <w:p w14:paraId="2CFC4AF9" w14:textId="77777777" w:rsidR="00774472" w:rsidRPr="0045652F" w:rsidRDefault="00774472">
      <w:pPr>
        <w:rPr>
          <w:lang w:val="en-US"/>
        </w:rPr>
      </w:pPr>
    </w:p>
    <w:p w14:paraId="65D50819" w14:textId="77777777" w:rsidR="00774472" w:rsidRPr="0045652F" w:rsidRDefault="00774472">
      <w:pPr>
        <w:keepLines/>
        <w:rPr>
          <w:lang w:val="en-US"/>
        </w:rPr>
      </w:pPr>
      <w:r w:rsidRPr="0045652F">
        <w:rPr>
          <w:lang w:val="en-US"/>
        </w:rPr>
        <w:t xml:space="preserve">When more than one ADD-TO-FIELDS tag matches the same field, the tags are processed in order of appearance and the generated HTML is accumulated from each matching ADD-TO-FIELDS tag.  The </w:t>
      </w:r>
      <w:r w:rsidRPr="0045652F">
        <w:rPr>
          <w:i/>
          <w:iCs/>
          <w:lang w:val="en-US"/>
        </w:rPr>
        <w:t>WITH-NO-MATCH-ABOVE</w:t>
      </w:r>
      <w:r w:rsidRPr="0045652F">
        <w:rPr>
          <w:lang w:val="en-US"/>
        </w:rPr>
        <w:t xml:space="preserve"> keyword allows an ADD-TO-FIELDS tag to match the field only if no match has been found with the ADD-TO-FIELDS tags already processed.</w:t>
      </w:r>
    </w:p>
    <w:p w14:paraId="38A49886" w14:textId="77777777" w:rsidR="00774472" w:rsidRPr="0045652F" w:rsidRDefault="00774472">
      <w:pPr>
        <w:pStyle w:val="ecran0"/>
        <w:rPr>
          <w:lang w:val="en-US"/>
        </w:rPr>
      </w:pPr>
      <w:r w:rsidRPr="0045652F">
        <w:rPr>
          <w:lang w:val="en-US"/>
        </w:rPr>
        <w:t>Example:</w:t>
      </w:r>
    </w:p>
    <w:p w14:paraId="1D7C26AC" w14:textId="77777777" w:rsidR="00774472" w:rsidRPr="0045652F" w:rsidRDefault="00774472">
      <w:pPr>
        <w:pStyle w:val="Listing"/>
        <w:rPr>
          <w:lang w:val="en-US"/>
        </w:rPr>
      </w:pPr>
      <w:r w:rsidRPr="0045652F">
        <w:rPr>
          <w:lang w:val="en-US"/>
        </w:rPr>
        <w:t>{{{ ADD-TO-FIELDS (NORMAL,NOCOLOR) class="GREEN" }}}</w:t>
      </w:r>
    </w:p>
    <w:p w14:paraId="3EE44DBB" w14:textId="77777777" w:rsidR="00774472" w:rsidRPr="0045652F" w:rsidRDefault="00774472">
      <w:pPr>
        <w:pStyle w:val="Listing"/>
        <w:rPr>
          <w:lang w:val="en-US"/>
        </w:rPr>
      </w:pPr>
      <w:r w:rsidRPr="0045652F">
        <w:rPr>
          <w:lang w:val="en-US"/>
        </w:rPr>
        <w:t>{{{ ADD-TO-FIELDS (INTENSIFIED,NOCOLOR) class="RED" }}}</w:t>
      </w:r>
    </w:p>
    <w:p w14:paraId="5786D014" w14:textId="77777777" w:rsidR="00774472" w:rsidRPr="0045652F" w:rsidRDefault="00774472">
      <w:pPr>
        <w:pStyle w:val="Listing"/>
        <w:rPr>
          <w:lang w:val="en-US"/>
        </w:rPr>
      </w:pPr>
      <w:r w:rsidRPr="0045652F">
        <w:rPr>
          <w:lang w:val="en-US"/>
        </w:rPr>
        <w:t>{{{ ADD-TO-FIELDS (BLUE) class="BLUE" }}}</w:t>
      </w:r>
    </w:p>
    <w:p w14:paraId="69E9849A" w14:textId="77777777" w:rsidR="00774472" w:rsidRPr="0045652F" w:rsidRDefault="00774472">
      <w:pPr>
        <w:pStyle w:val="Listing"/>
        <w:rPr>
          <w:lang w:val="en-US"/>
        </w:rPr>
      </w:pPr>
      <w:r w:rsidRPr="0045652F">
        <w:rPr>
          <w:lang w:val="en-US"/>
        </w:rPr>
        <w:t>{{{ ADD-TO-FIELDS (RED) class="RED" }}}</w:t>
      </w:r>
    </w:p>
    <w:p w14:paraId="3E90F305" w14:textId="77777777" w:rsidR="00774472" w:rsidRPr="0045652F" w:rsidRDefault="00774472">
      <w:pPr>
        <w:pStyle w:val="Listing"/>
        <w:rPr>
          <w:lang w:val="en-US"/>
        </w:rPr>
      </w:pPr>
      <w:r w:rsidRPr="0045652F">
        <w:rPr>
          <w:lang w:val="en-US"/>
        </w:rPr>
        <w:t>{{{ ADD-TO-FIELDS (PINK) class="PINK" }}}</w:t>
      </w:r>
    </w:p>
    <w:p w14:paraId="59C7CFF2" w14:textId="77777777" w:rsidR="00774472" w:rsidRPr="0045652F" w:rsidRDefault="00774472">
      <w:pPr>
        <w:pStyle w:val="Listing"/>
        <w:rPr>
          <w:lang w:val="en-US"/>
        </w:rPr>
      </w:pPr>
      <w:r w:rsidRPr="0045652F">
        <w:rPr>
          <w:lang w:val="en-US"/>
        </w:rPr>
        <w:t>{{{ ADD-TO-FIELDS (GREEN) class="GREEN" }}}</w:t>
      </w:r>
    </w:p>
    <w:p w14:paraId="61815B8B" w14:textId="77777777" w:rsidR="00774472" w:rsidRPr="0045652F" w:rsidRDefault="00774472">
      <w:pPr>
        <w:pStyle w:val="Listing"/>
        <w:rPr>
          <w:lang w:val="en-US"/>
        </w:rPr>
      </w:pPr>
      <w:r w:rsidRPr="0045652F">
        <w:rPr>
          <w:lang w:val="en-US"/>
        </w:rPr>
        <w:t>{{{ ADD-TO-FIELDS (TURQUOISE) class="TURQUOISE" }}}</w:t>
      </w:r>
    </w:p>
    <w:p w14:paraId="3AA1BB2A" w14:textId="77777777" w:rsidR="00774472" w:rsidRPr="0045652F" w:rsidRDefault="00774472">
      <w:pPr>
        <w:pStyle w:val="Listing"/>
        <w:rPr>
          <w:lang w:val="en-US"/>
        </w:rPr>
      </w:pPr>
      <w:r w:rsidRPr="0045652F">
        <w:rPr>
          <w:lang w:val="en-US"/>
        </w:rPr>
        <w:t>{{{ ADD-TO-FIELDS (YELLOW) class="YELLOW" }}}</w:t>
      </w:r>
    </w:p>
    <w:p w14:paraId="699601AA" w14:textId="77777777" w:rsidR="00774472" w:rsidRPr="0045652F" w:rsidRDefault="00774472">
      <w:pPr>
        <w:pStyle w:val="Listing"/>
        <w:rPr>
          <w:lang w:val="en-US"/>
        </w:rPr>
      </w:pPr>
      <w:r w:rsidRPr="0045652F">
        <w:rPr>
          <w:lang w:val="en-US"/>
        </w:rPr>
        <w:t>{{{ ADD-TO-FIELDS (WHITE) class="WHITE" }}}</w:t>
      </w:r>
    </w:p>
    <w:p w14:paraId="3ACAB492" w14:textId="77777777" w:rsidR="00774472" w:rsidRPr="0045652F" w:rsidRDefault="00774472">
      <w:pPr>
        <w:pStyle w:val="Listing"/>
        <w:rPr>
          <w:lang w:val="en-US"/>
        </w:rPr>
      </w:pPr>
      <w:r w:rsidRPr="0045652F">
        <w:rPr>
          <w:lang w:val="en-US"/>
        </w:rPr>
        <w:t>{{{ ADD-TO-FIELDS (DISPLAY,WITH-NO-MATCH-ABOVE) class="GREEN" }}}</w:t>
      </w:r>
    </w:p>
    <w:p w14:paraId="0D7E0867" w14:textId="77777777" w:rsidR="00774472" w:rsidRPr="0045652F" w:rsidRDefault="00774472">
      <w:pPr>
        <w:pStyle w:val="Caption"/>
        <w:keepLines/>
        <w:rPr>
          <w:szCs w:val="19"/>
          <w:lang w:val="en-US"/>
        </w:rPr>
      </w:pPr>
      <w:bookmarkStart w:id="130" w:name="_Toc373484977"/>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9</w:t>
      </w:r>
      <w:r w:rsidRPr="0045652F">
        <w:rPr>
          <w:lang w:val="en-US"/>
        </w:rPr>
        <w:fldChar w:fldCharType="end"/>
      </w:r>
      <w:r w:rsidRPr="0045652F">
        <w:rPr>
          <w:szCs w:val="19"/>
          <w:lang w:val="en-US"/>
        </w:rPr>
        <w:t xml:space="preserve"> Example set of ADD-TO-FIELDS tags</w:t>
      </w:r>
      <w:bookmarkEnd w:id="130"/>
    </w:p>
    <w:p w14:paraId="37151635" w14:textId="77777777" w:rsidR="00774472" w:rsidRPr="0045652F" w:rsidRDefault="00774472">
      <w:pPr>
        <w:pStyle w:val="ecran0"/>
        <w:rPr>
          <w:lang w:val="en-US"/>
        </w:rPr>
      </w:pPr>
      <w:r w:rsidRPr="0045652F">
        <w:rPr>
          <w:lang w:val="en-US"/>
        </w:rPr>
        <w:t>In the above example, the parameter class makes reference to a style class defined in the HTML page header:</w:t>
      </w:r>
    </w:p>
    <w:p w14:paraId="3F01D156" w14:textId="77777777" w:rsidR="00774472" w:rsidRPr="0045652F" w:rsidRDefault="00774472">
      <w:pPr>
        <w:pStyle w:val="Listing"/>
        <w:rPr>
          <w:lang w:val="en-US"/>
        </w:rPr>
      </w:pPr>
      <w:r w:rsidRPr="0045652F">
        <w:rPr>
          <w:lang w:val="en-US"/>
        </w:rPr>
        <w:t>&lt;head&gt;</w:t>
      </w:r>
    </w:p>
    <w:p w14:paraId="43C8A12A" w14:textId="77777777" w:rsidR="00774472" w:rsidRPr="0045652F" w:rsidRDefault="00774472">
      <w:pPr>
        <w:pStyle w:val="Listing"/>
        <w:rPr>
          <w:lang w:val="en-US"/>
        </w:rPr>
      </w:pPr>
      <w:r w:rsidRPr="0045652F">
        <w:rPr>
          <w:lang w:val="en-US"/>
        </w:rPr>
        <w:t>&lt;meta http-equiv="Content-Type" content="text/html; charset=iso-8859-1"&gt;</w:t>
      </w:r>
    </w:p>
    <w:p w14:paraId="02DBA8B2" w14:textId="77777777" w:rsidR="00774472" w:rsidRPr="0045652F" w:rsidRDefault="00774472">
      <w:pPr>
        <w:pStyle w:val="Listing"/>
        <w:rPr>
          <w:lang w:val="en-US"/>
        </w:rPr>
      </w:pPr>
      <w:r w:rsidRPr="0045652F">
        <w:rPr>
          <w:lang w:val="en-US"/>
        </w:rPr>
        <w:t>&lt;style&gt;&lt;!--</w:t>
      </w:r>
    </w:p>
    <w:p w14:paraId="3FE35F60" w14:textId="77777777" w:rsidR="00774472" w:rsidRPr="0045652F" w:rsidRDefault="00774472">
      <w:pPr>
        <w:pStyle w:val="Listing"/>
        <w:rPr>
          <w:lang w:val="en-US"/>
        </w:rPr>
      </w:pPr>
      <w:r w:rsidRPr="0045652F">
        <w:rPr>
          <w:lang w:val="en-US"/>
        </w:rPr>
        <w:t>.BLUE {font-family: monospace; background: #00CCFF; }</w:t>
      </w:r>
    </w:p>
    <w:p w14:paraId="10CEADE3" w14:textId="77777777" w:rsidR="00774472" w:rsidRPr="0045652F" w:rsidRDefault="00774472">
      <w:pPr>
        <w:pStyle w:val="Listing"/>
        <w:rPr>
          <w:lang w:val="en-US"/>
        </w:rPr>
      </w:pPr>
      <w:r w:rsidRPr="0045652F">
        <w:rPr>
          <w:lang w:val="en-US"/>
        </w:rPr>
        <w:t>.RED {font-family: monospace; background: red; }</w:t>
      </w:r>
    </w:p>
    <w:p w14:paraId="63F196EF" w14:textId="77777777" w:rsidR="00774472" w:rsidRPr="0045652F" w:rsidRDefault="00774472">
      <w:pPr>
        <w:pStyle w:val="Listing"/>
        <w:rPr>
          <w:lang w:val="en-US"/>
        </w:rPr>
      </w:pPr>
      <w:r w:rsidRPr="0045652F">
        <w:rPr>
          <w:lang w:val="en-US"/>
        </w:rPr>
        <w:t>.PINK {font-family: monospace; background: pink; }</w:t>
      </w:r>
    </w:p>
    <w:p w14:paraId="463834E0" w14:textId="77777777" w:rsidR="00774472" w:rsidRPr="0045652F" w:rsidRDefault="00774472">
      <w:pPr>
        <w:pStyle w:val="Listing"/>
        <w:rPr>
          <w:lang w:val="en-US"/>
        </w:rPr>
      </w:pPr>
      <w:r w:rsidRPr="0045652F">
        <w:rPr>
          <w:lang w:val="en-US"/>
        </w:rPr>
        <w:t>.GREEN {font-family: monospace; background: #00FF00;}</w:t>
      </w:r>
    </w:p>
    <w:p w14:paraId="75515E59" w14:textId="77777777" w:rsidR="00774472" w:rsidRPr="0045652F" w:rsidRDefault="00774472">
      <w:pPr>
        <w:pStyle w:val="Listing"/>
        <w:rPr>
          <w:lang w:val="en-US"/>
        </w:rPr>
      </w:pPr>
      <w:r w:rsidRPr="0045652F">
        <w:rPr>
          <w:lang w:val="en-US"/>
        </w:rPr>
        <w:t>.TURQUOISE {font-family: monospace; background: #40E0D0; }</w:t>
      </w:r>
    </w:p>
    <w:p w14:paraId="4D9D6887" w14:textId="77777777" w:rsidR="00774472" w:rsidRPr="0045652F" w:rsidRDefault="00774472">
      <w:pPr>
        <w:pStyle w:val="Listing"/>
        <w:rPr>
          <w:lang w:val="en-US"/>
        </w:rPr>
      </w:pPr>
      <w:r w:rsidRPr="0045652F">
        <w:rPr>
          <w:lang w:val="en-US"/>
        </w:rPr>
        <w:t>.YELLOW {font-family: monospace; background: #FFFF33;}</w:t>
      </w:r>
    </w:p>
    <w:p w14:paraId="2ABFE7F9" w14:textId="77777777" w:rsidR="00774472" w:rsidRPr="0045652F" w:rsidRDefault="00774472">
      <w:pPr>
        <w:pStyle w:val="Listing"/>
        <w:rPr>
          <w:lang w:val="en-US"/>
        </w:rPr>
      </w:pPr>
      <w:r w:rsidRPr="0045652F">
        <w:rPr>
          <w:lang w:val="en-US"/>
        </w:rPr>
        <w:t>.WHITE {font-family: monospace; background: #FFFFFF; }</w:t>
      </w:r>
    </w:p>
    <w:p w14:paraId="1F3308A3" w14:textId="77777777" w:rsidR="00774472" w:rsidRPr="0045652F" w:rsidRDefault="00774472">
      <w:pPr>
        <w:pStyle w:val="Listing"/>
        <w:rPr>
          <w:lang w:val="en-US"/>
        </w:rPr>
      </w:pPr>
      <w:r w:rsidRPr="0045652F">
        <w:rPr>
          <w:lang w:val="en-US"/>
        </w:rPr>
        <w:t>//--&gt;&lt;/style&gt;</w:t>
      </w:r>
    </w:p>
    <w:p w14:paraId="03DF0C24" w14:textId="77777777" w:rsidR="00774472" w:rsidRPr="0045652F" w:rsidRDefault="00774472">
      <w:pPr>
        <w:pStyle w:val="Listing"/>
        <w:rPr>
          <w:lang w:val="en-US"/>
        </w:rPr>
      </w:pPr>
      <w:r w:rsidRPr="0045652F">
        <w:rPr>
          <w:lang w:val="en-US"/>
        </w:rPr>
        <w:t>&lt;!--VIRTEL start="{{{" end="}}}" --&gt;</w:t>
      </w:r>
    </w:p>
    <w:p w14:paraId="1EE17A07" w14:textId="77777777" w:rsidR="00774472" w:rsidRPr="0045652F" w:rsidRDefault="00774472">
      <w:pPr>
        <w:pStyle w:val="Listing"/>
        <w:rPr>
          <w:lang w:val="en-US"/>
        </w:rPr>
      </w:pPr>
      <w:r w:rsidRPr="0045652F">
        <w:rPr>
          <w:lang w:val="en-US"/>
        </w:rPr>
        <w:t>&lt;title&gt;Syspertec - example of generation of HTML pages}}} &lt;/title&gt;</w:t>
      </w:r>
    </w:p>
    <w:p w14:paraId="4B1313D1" w14:textId="77777777" w:rsidR="00774472" w:rsidRPr="0045652F" w:rsidRDefault="00774472">
      <w:pPr>
        <w:pStyle w:val="Listing"/>
        <w:rPr>
          <w:lang w:val="en-US"/>
        </w:rPr>
      </w:pPr>
      <w:r w:rsidRPr="0045652F">
        <w:rPr>
          <w:lang w:val="en-US"/>
        </w:rPr>
        <w:t>&lt;/head&gt;</w:t>
      </w:r>
    </w:p>
    <w:p w14:paraId="35EC1863" w14:textId="77777777" w:rsidR="00774472" w:rsidRPr="0045652F" w:rsidRDefault="00774472">
      <w:pPr>
        <w:pStyle w:val="Caption"/>
        <w:keepLines/>
        <w:rPr>
          <w:szCs w:val="19"/>
          <w:lang w:val="en-US"/>
        </w:rPr>
      </w:pPr>
      <w:bookmarkStart w:id="131" w:name="_Toc373484978"/>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10</w:t>
      </w:r>
      <w:r w:rsidRPr="0045652F">
        <w:rPr>
          <w:lang w:val="en-US"/>
        </w:rPr>
        <w:fldChar w:fldCharType="end"/>
      </w:r>
      <w:r w:rsidRPr="0045652F">
        <w:rPr>
          <w:szCs w:val="19"/>
          <w:lang w:val="en-US"/>
        </w:rPr>
        <w:t xml:space="preserve"> Example styles for ADD-TO-FIELDS tags</w:t>
      </w:r>
      <w:bookmarkEnd w:id="131"/>
    </w:p>
    <w:p w14:paraId="3D70512D" w14:textId="77777777" w:rsidR="00774472" w:rsidRPr="0045652F" w:rsidRDefault="00774472">
      <w:pPr>
        <w:rPr>
          <w:lang w:val="en-US"/>
        </w:rPr>
      </w:pPr>
      <w:r w:rsidRPr="0045652F">
        <w:rPr>
          <w:lang w:val="en-US"/>
        </w:rPr>
        <w:t xml:space="preserve">For certain fields, the action of the ADD-TO-FIELDS tag may be nullified by the NO-ADD-TO-CHECKBOX and NO-ADD-TO-LISTBOX local options (see “Setting and unsetting local options” </w:t>
      </w:r>
      <w:r w:rsidRPr="0045652F">
        <w:rPr>
          <w:lang w:val="en-US"/>
        </w:rPr>
        <w:fldChar w:fldCharType="begin"/>
      </w:r>
      <w:r w:rsidRPr="0045652F">
        <w:rPr>
          <w:lang w:val="en-US"/>
        </w:rPr>
        <w:instrText xml:space="preserve"> PAGEREF _Ref90806212 \p \h </w:instrText>
      </w:r>
      <w:r w:rsidRPr="0045652F">
        <w:rPr>
          <w:lang w:val="en-US"/>
        </w:rPr>
      </w:r>
      <w:r w:rsidRPr="0045652F">
        <w:rPr>
          <w:lang w:val="en-US"/>
        </w:rPr>
        <w:fldChar w:fldCharType="separate"/>
      </w:r>
      <w:r w:rsidR="00A87DE6">
        <w:rPr>
          <w:noProof/>
          <w:lang w:val="en-US"/>
        </w:rPr>
        <w:t>sur la page 49</w:t>
      </w:r>
      <w:r w:rsidRPr="0045652F">
        <w:rPr>
          <w:lang w:val="en-US"/>
        </w:rPr>
        <w:fldChar w:fldCharType="end"/>
      </w:r>
      <w:r w:rsidRPr="0045652F">
        <w:rPr>
          <w:lang w:val="en-US"/>
        </w:rPr>
        <w:t>).</w:t>
      </w:r>
    </w:p>
    <w:p w14:paraId="18E70291" w14:textId="77777777" w:rsidR="00774472" w:rsidRPr="0045652F" w:rsidRDefault="00774472">
      <w:pPr>
        <w:pStyle w:val="Nfj"/>
        <w:rPr>
          <w:lang w:val="en-US"/>
        </w:rPr>
      </w:pPr>
      <w:r w:rsidRPr="0045652F">
        <w:rPr>
          <w:lang w:val="en-US"/>
        </w:rPr>
        <w:t>The ADD-TO-FIELDS tag affects input fields only</w:t>
      </w:r>
    </w:p>
    <w:p w14:paraId="715A38A2" w14:textId="77777777" w:rsidR="00774472" w:rsidRPr="0045652F" w:rsidRDefault="00774472">
      <w:pPr>
        <w:pStyle w:val="Heading4"/>
        <w:pageBreakBefore/>
        <w:rPr>
          <w:lang w:val="en-US"/>
        </w:rPr>
      </w:pPr>
      <w:bookmarkStart w:id="132" w:name="_Ref72317572"/>
      <w:bookmarkStart w:id="133" w:name="_Toc93996988"/>
      <w:r w:rsidRPr="0045652F">
        <w:rPr>
          <w:lang w:val="en-US"/>
        </w:rPr>
        <w:t>Cursor management</w:t>
      </w:r>
      <w:bookmarkEnd w:id="132"/>
      <w:bookmarkEnd w:id="133"/>
    </w:p>
    <w:p w14:paraId="2D3B9564" w14:textId="77777777" w:rsidR="00774472" w:rsidRPr="0045652F" w:rsidRDefault="00774472">
      <w:pPr>
        <w:rPr>
          <w:lang w:val="en-US"/>
        </w:rPr>
      </w:pPr>
      <w:r w:rsidRPr="0045652F">
        <w:rPr>
          <w:lang w:val="en-US"/>
        </w:rPr>
        <w:t>In each message sent from the host application to the browser, VIRTEL automatically manages the positioning of the cursor insofar as is possible.  Conversely, when a message is sent to VIRTEL from the browser, it is necessary to know the position of the cursor in order to inform the application on the host side.  The cursor position cannot be handled relatively therefore, the cursor’s exact position is communicated via a hidden field specifying the name of the field having the focus at the time of transmission.</w:t>
      </w:r>
    </w:p>
    <w:p w14:paraId="61DEDE97" w14:textId="77777777" w:rsidR="00774472" w:rsidRPr="0045652F" w:rsidRDefault="00774472">
      <w:pPr>
        <w:rPr>
          <w:lang w:val="en-US"/>
        </w:rPr>
      </w:pPr>
    </w:p>
    <w:p w14:paraId="3E0E28B6" w14:textId="77777777" w:rsidR="00774472" w:rsidRPr="0045652F" w:rsidRDefault="00774472">
      <w:pPr>
        <w:rPr>
          <w:lang w:val="en-US"/>
        </w:rPr>
      </w:pPr>
      <w:r w:rsidRPr="0045652F">
        <w:rPr>
          <w:lang w:val="en-US"/>
        </w:rPr>
        <w:t>Cursor management is determined by the tags DEFINE-HTML-FOCUS-FIELD, FIELD-WITH-CURSOR</w:t>
      </w:r>
      <w:r w:rsidRPr="0045652F">
        <w:rPr>
          <w:szCs w:val="19"/>
          <w:lang w:val="en-US"/>
        </w:rPr>
        <w:t>, DEFAULT-FIELD-WITH-CURSOR</w:t>
      </w:r>
      <w:r w:rsidRPr="0045652F">
        <w:rPr>
          <w:lang w:val="en-US"/>
        </w:rPr>
        <w:t xml:space="preserve"> and by two JavaScript procedures.  More precise positioning of the cursor can be controlled by the optional tags DEFINE-CURSOR-POSITION-FIELD and POSITION-OF-THE-CURSOR.</w:t>
      </w:r>
    </w:p>
    <w:p w14:paraId="403CB080" w14:textId="77777777" w:rsidR="00774472" w:rsidRPr="0045652F" w:rsidRDefault="00774472">
      <w:pPr>
        <w:rPr>
          <w:lang w:val="en-US"/>
        </w:rPr>
      </w:pPr>
    </w:p>
    <w:p w14:paraId="734BE4EE" w14:textId="77777777" w:rsidR="00774472" w:rsidRPr="0045652F" w:rsidRDefault="00774472">
      <w:pPr>
        <w:pStyle w:val="Heading5"/>
        <w:rPr>
          <w:lang w:val="en-US"/>
        </w:rPr>
      </w:pPr>
      <w:r w:rsidRPr="0045652F">
        <w:rPr>
          <w:szCs w:val="19"/>
          <w:lang w:val="en-US"/>
        </w:rPr>
        <w:t>DEFINE-HTML-FOCUS-FIELD tag</w:t>
      </w:r>
    </w:p>
    <w:p w14:paraId="419A74C6" w14:textId="77777777" w:rsidR="00774472" w:rsidRPr="0045652F" w:rsidRDefault="00774472">
      <w:pPr>
        <w:pStyle w:val="ecran0"/>
        <w:rPr>
          <w:lang w:val="en-US"/>
        </w:rPr>
      </w:pPr>
      <w:r w:rsidRPr="0045652F">
        <w:rPr>
          <w:szCs w:val="19"/>
          <w:lang w:val="en-US"/>
        </w:rPr>
        <w:t xml:space="preserve">The DEFINE-HTML-FOCUS-FIELD tag informs VIRTEL of the existence of the </w:t>
      </w:r>
      <w:r w:rsidRPr="0045652F">
        <w:rPr>
          <w:i/>
          <w:iCs/>
          <w:szCs w:val="19"/>
          <w:lang w:val="en-US"/>
        </w:rPr>
        <w:t>focusField</w:t>
      </w:r>
      <w:r w:rsidRPr="0045652F">
        <w:rPr>
          <w:lang w:val="en-US"/>
        </w:rPr>
        <w:t>.</w:t>
      </w:r>
    </w:p>
    <w:p w14:paraId="5D7EA293"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DEFINE-HTML-FOCUS-FIELD" </w:instrText>
      </w:r>
      <w:r w:rsidRPr="0045652F">
        <w:rPr>
          <w:lang w:val="en-US"/>
        </w:rPr>
        <w:fldChar w:fldCharType="end"/>
      </w:r>
      <w:r w:rsidRPr="0045652F">
        <w:rPr>
          <w:lang w:val="en-US"/>
        </w:rPr>
        <w:fldChar w:fldCharType="begin"/>
      </w:r>
      <w:r w:rsidRPr="0045652F">
        <w:rPr>
          <w:lang w:val="en-US"/>
        </w:rPr>
        <w:instrText xml:space="preserve"> XE "HTML:Tags:DEFINE-HTML-FOCUS-FIELD" </w:instrText>
      </w:r>
      <w:r w:rsidRPr="0045652F">
        <w:rPr>
          <w:lang w:val="en-US"/>
        </w:rPr>
        <w:fldChar w:fldCharType="end"/>
      </w:r>
      <w:r w:rsidRPr="0045652F">
        <w:rPr>
          <w:lang w:val="en-US"/>
        </w:rPr>
        <w:fldChar w:fldCharType="begin"/>
      </w:r>
      <w:r w:rsidRPr="0045652F">
        <w:rPr>
          <w:lang w:val="en-US"/>
        </w:rPr>
        <w:instrText xml:space="preserve"> XE "DEFINE-HTML-FOCUS-FIELD" </w:instrText>
      </w:r>
      <w:r w:rsidRPr="0045652F">
        <w:rPr>
          <w:lang w:val="en-US"/>
        </w:rPr>
        <w:fldChar w:fldCharType="end"/>
      </w:r>
    </w:p>
    <w:p w14:paraId="5E2FC8A7" w14:textId="77777777" w:rsidR="00774472" w:rsidRPr="0045652F" w:rsidRDefault="00774472">
      <w:pPr>
        <w:pStyle w:val="Ecran"/>
        <w:rPr>
          <w:lang w:val="en-US"/>
        </w:rPr>
      </w:pPr>
      <w:r w:rsidRPr="0045652F">
        <w:rPr>
          <w:lang w:val="en-US"/>
        </w:rPr>
        <w:t>{{{ DEFINE-HTML-FOCUS-FIELD "focusField" }}}</w:t>
      </w:r>
    </w:p>
    <w:p w14:paraId="6A31940B" w14:textId="77777777" w:rsidR="00774472" w:rsidRPr="0045652F" w:rsidRDefault="00774472">
      <w:pPr>
        <w:pStyle w:val="Ecran"/>
        <w:rPr>
          <w:lang w:val="en-US"/>
        </w:rPr>
      </w:pPr>
    </w:p>
    <w:p w14:paraId="0B0960FC" w14:textId="77777777" w:rsidR="00774472" w:rsidRPr="0045652F" w:rsidRDefault="00774472">
      <w:pPr>
        <w:rPr>
          <w:lang w:val="en-US"/>
        </w:rPr>
      </w:pPr>
    </w:p>
    <w:p w14:paraId="01DA681C" w14:textId="77777777" w:rsidR="00774472" w:rsidRPr="0045652F" w:rsidRDefault="00774472">
      <w:pPr>
        <w:rPr>
          <w:lang w:val="en-US"/>
        </w:rPr>
      </w:pPr>
      <w:r w:rsidRPr="0045652F">
        <w:rPr>
          <w:lang w:val="en-US"/>
        </w:rPr>
        <w:t xml:space="preserve">The </w:t>
      </w:r>
      <w:r w:rsidRPr="0045652F">
        <w:rPr>
          <w:i/>
          <w:iCs/>
          <w:lang w:val="en-US"/>
        </w:rPr>
        <w:t>focusField</w:t>
      </w:r>
      <w:r w:rsidRPr="0045652F">
        <w:rPr>
          <w:lang w:val="en-US"/>
        </w:rPr>
        <w:t xml:space="preserve"> is a hidden field which will receive the name of the field having the focus, that is to say the input field on which the cursor is positioned, at the moment of transmission of a message from the browser to VIRTEL.</w:t>
      </w:r>
    </w:p>
    <w:p w14:paraId="32D8B55E" w14:textId="77777777" w:rsidR="00774472" w:rsidRPr="0045652F" w:rsidRDefault="00774472">
      <w:pPr>
        <w:pStyle w:val="ecran0"/>
        <w:rPr>
          <w:lang w:val="en-US"/>
        </w:rPr>
      </w:pPr>
      <w:r w:rsidRPr="0045652F">
        <w:rPr>
          <w:lang w:val="en-US"/>
        </w:rPr>
        <w:t>This field must be defined in the following way:</w:t>
      </w:r>
    </w:p>
    <w:p w14:paraId="3EB29DA9" w14:textId="77777777" w:rsidR="00774472" w:rsidRPr="0045652F" w:rsidRDefault="00774472">
      <w:pPr>
        <w:pStyle w:val="Listing"/>
        <w:rPr>
          <w:lang w:val="en-US"/>
        </w:rPr>
      </w:pPr>
    </w:p>
    <w:p w14:paraId="655723F3" w14:textId="77777777" w:rsidR="00774472" w:rsidRPr="0045652F" w:rsidRDefault="00774472">
      <w:pPr>
        <w:pStyle w:val="Listing"/>
        <w:rPr>
          <w:lang w:val="en-US"/>
        </w:rPr>
      </w:pPr>
      <w:r w:rsidRPr="0045652F">
        <w:rPr>
          <w:lang w:val="en-US"/>
        </w:rPr>
        <w:t>&lt;INPUT NAME="focusField" TYPE="HIDDEN" VALUE="{{{FIELD-WITH-CURSOR}}}"&gt;</w:t>
      </w:r>
    </w:p>
    <w:p w14:paraId="5B0B0D06" w14:textId="77777777" w:rsidR="00774472" w:rsidRPr="0045652F" w:rsidRDefault="00774472">
      <w:pPr>
        <w:pStyle w:val="Listing"/>
        <w:rPr>
          <w:lang w:val="en-US"/>
        </w:rPr>
      </w:pPr>
    </w:p>
    <w:p w14:paraId="51FF80A9" w14:textId="77777777" w:rsidR="00774472" w:rsidRPr="0045652F" w:rsidRDefault="00774472">
      <w:pPr>
        <w:rPr>
          <w:lang w:val="en-US"/>
        </w:rPr>
      </w:pPr>
    </w:p>
    <w:p w14:paraId="51F7B94C" w14:textId="77777777" w:rsidR="00774472" w:rsidRPr="0045652F" w:rsidRDefault="00774472">
      <w:pPr>
        <w:pStyle w:val="Heading5"/>
        <w:rPr>
          <w:lang w:val="en-US"/>
        </w:rPr>
      </w:pPr>
      <w:r w:rsidRPr="0045652F">
        <w:rPr>
          <w:szCs w:val="19"/>
          <w:lang w:val="en-US"/>
        </w:rPr>
        <w:t>DEFINE-CURSOR-POSITION-FIELD tag</w:t>
      </w:r>
    </w:p>
    <w:p w14:paraId="278C73A6" w14:textId="77777777" w:rsidR="00774472" w:rsidRPr="0045652F" w:rsidRDefault="00774472">
      <w:pPr>
        <w:pStyle w:val="ecran0"/>
        <w:rPr>
          <w:lang w:val="en-US"/>
        </w:rPr>
      </w:pPr>
      <w:r w:rsidRPr="0045652F">
        <w:rPr>
          <w:szCs w:val="19"/>
          <w:lang w:val="en-US"/>
        </w:rPr>
        <w:t xml:space="preserve">The DEFINE-CURSOR-POSITION-FIELD tag informs VIRTEL of the existence of the </w:t>
      </w:r>
      <w:r w:rsidRPr="0045652F">
        <w:rPr>
          <w:i/>
          <w:iCs/>
          <w:szCs w:val="19"/>
          <w:lang w:val="en-US"/>
        </w:rPr>
        <w:t>cursorField</w:t>
      </w:r>
      <w:r w:rsidRPr="0045652F">
        <w:rPr>
          <w:lang w:val="en-US"/>
        </w:rPr>
        <w:t>.</w:t>
      </w:r>
    </w:p>
    <w:p w14:paraId="523D7561"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DEFINE-CURSOR-POSITION-FIELD" </w:instrText>
      </w:r>
      <w:r w:rsidRPr="0045652F">
        <w:rPr>
          <w:lang w:val="en-US"/>
        </w:rPr>
        <w:fldChar w:fldCharType="end"/>
      </w:r>
      <w:r w:rsidRPr="0045652F">
        <w:rPr>
          <w:lang w:val="en-US"/>
        </w:rPr>
        <w:fldChar w:fldCharType="begin"/>
      </w:r>
      <w:r w:rsidRPr="0045652F">
        <w:rPr>
          <w:lang w:val="en-US"/>
        </w:rPr>
        <w:instrText xml:space="preserve"> XE "HTML:Tags:DEFINE-CURSOR-POSITION-FIELD" </w:instrText>
      </w:r>
      <w:r w:rsidRPr="0045652F">
        <w:rPr>
          <w:lang w:val="en-US"/>
        </w:rPr>
        <w:fldChar w:fldCharType="end"/>
      </w:r>
      <w:r w:rsidRPr="0045652F">
        <w:rPr>
          <w:lang w:val="en-US"/>
        </w:rPr>
        <w:fldChar w:fldCharType="begin"/>
      </w:r>
      <w:r w:rsidRPr="0045652F">
        <w:rPr>
          <w:lang w:val="en-US"/>
        </w:rPr>
        <w:instrText xml:space="preserve"> XE "DEFINE-CURSOR-POSITION-FIELD" </w:instrText>
      </w:r>
      <w:r w:rsidRPr="0045652F">
        <w:rPr>
          <w:lang w:val="en-US"/>
        </w:rPr>
        <w:fldChar w:fldCharType="end"/>
      </w:r>
    </w:p>
    <w:p w14:paraId="1ACCEE6C" w14:textId="77777777" w:rsidR="00774472" w:rsidRPr="0045652F" w:rsidRDefault="00774472">
      <w:pPr>
        <w:pStyle w:val="Ecran"/>
        <w:rPr>
          <w:lang w:val="en-US"/>
        </w:rPr>
      </w:pPr>
      <w:r w:rsidRPr="0045652F">
        <w:rPr>
          <w:lang w:val="en-US"/>
        </w:rPr>
        <w:t>{{{ DEFINE-CURSOR-POSITION-FIELD "cursorField" }}}</w:t>
      </w:r>
    </w:p>
    <w:p w14:paraId="42E35317" w14:textId="77777777" w:rsidR="00774472" w:rsidRPr="0045652F" w:rsidRDefault="00774472">
      <w:pPr>
        <w:pStyle w:val="Ecran"/>
        <w:rPr>
          <w:lang w:val="en-US"/>
        </w:rPr>
      </w:pPr>
    </w:p>
    <w:p w14:paraId="25F7797E" w14:textId="77777777" w:rsidR="00774472" w:rsidRPr="0045652F" w:rsidRDefault="00774472">
      <w:pPr>
        <w:keepNext/>
        <w:keepLines/>
        <w:rPr>
          <w:lang w:val="en-US"/>
        </w:rPr>
      </w:pPr>
    </w:p>
    <w:p w14:paraId="21FC8BFA" w14:textId="77777777" w:rsidR="00774472" w:rsidRPr="0045652F" w:rsidRDefault="00774472">
      <w:pPr>
        <w:keepLines/>
        <w:rPr>
          <w:lang w:val="en-US"/>
        </w:rPr>
      </w:pPr>
      <w:r w:rsidRPr="0045652F">
        <w:rPr>
          <w:lang w:val="en-US"/>
        </w:rPr>
        <w:t xml:space="preserve">The </w:t>
      </w:r>
      <w:r w:rsidRPr="0045652F">
        <w:rPr>
          <w:i/>
          <w:iCs/>
          <w:lang w:val="en-US"/>
        </w:rPr>
        <w:t>cursorField</w:t>
      </w:r>
      <w:r w:rsidRPr="0045652F">
        <w:rPr>
          <w:lang w:val="en-US"/>
        </w:rPr>
        <w:t xml:space="preserve"> is an optional hidden field in which the JavaScript routines may place the exact position of the cursor when a message is transmitted from the browser to VIRTEL.  The cursor position is indicated by a string of the format V</w:t>
      </w:r>
      <w:r w:rsidRPr="0045652F">
        <w:rPr>
          <w:i/>
          <w:iCs/>
          <w:lang w:val="en-US"/>
        </w:rPr>
        <w:t>nnnnnnn</w:t>
      </w:r>
      <w:r w:rsidRPr="0045652F">
        <w:rPr>
          <w:lang w:val="en-US"/>
        </w:rPr>
        <w:t xml:space="preserve"> or P</w:t>
      </w:r>
      <w:r w:rsidRPr="0045652F">
        <w:rPr>
          <w:i/>
          <w:iCs/>
          <w:lang w:val="en-US"/>
        </w:rPr>
        <w:t>nnnnnnn</w:t>
      </w:r>
      <w:r w:rsidRPr="0045652F">
        <w:rPr>
          <w:lang w:val="en-US"/>
        </w:rPr>
        <w:t xml:space="preserve">, where V indicates that the cursor is in a non-protected (input) field, P indicates a protected (output) field, and </w:t>
      </w:r>
      <w:r w:rsidRPr="0045652F">
        <w:rPr>
          <w:i/>
          <w:iCs/>
          <w:lang w:val="en-US"/>
        </w:rPr>
        <w:t>nnnnnnn</w:t>
      </w:r>
      <w:r w:rsidRPr="0045652F">
        <w:rPr>
          <w:lang w:val="en-US"/>
        </w:rPr>
        <w:t xml:space="preserve"> is the hexadecimal offset of the cursor from the start of the screen (where 0000000 represents row 1 column 1).</w:t>
      </w:r>
    </w:p>
    <w:p w14:paraId="7092A7F2" w14:textId="77777777" w:rsidR="00774472" w:rsidRPr="0045652F" w:rsidRDefault="00774472">
      <w:pPr>
        <w:pStyle w:val="ecran0"/>
        <w:rPr>
          <w:lang w:val="en-US"/>
        </w:rPr>
      </w:pPr>
      <w:r w:rsidRPr="0045652F">
        <w:rPr>
          <w:lang w:val="en-US"/>
        </w:rPr>
        <w:t xml:space="preserve">The </w:t>
      </w:r>
      <w:r w:rsidRPr="0045652F">
        <w:rPr>
          <w:i/>
          <w:iCs/>
          <w:lang w:val="en-US"/>
        </w:rPr>
        <w:t>cursorField</w:t>
      </w:r>
      <w:r w:rsidRPr="0045652F">
        <w:rPr>
          <w:lang w:val="en-US"/>
        </w:rPr>
        <w:t xml:space="preserve"> must be defined in the following way:</w:t>
      </w:r>
    </w:p>
    <w:p w14:paraId="4541DC9C" w14:textId="77777777" w:rsidR="00774472" w:rsidRPr="0045652F" w:rsidRDefault="00774472">
      <w:pPr>
        <w:pStyle w:val="Listing"/>
        <w:rPr>
          <w:lang w:val="en-US"/>
        </w:rPr>
      </w:pPr>
    </w:p>
    <w:p w14:paraId="0AB92384" w14:textId="77777777" w:rsidR="00774472" w:rsidRPr="0045652F" w:rsidRDefault="00774472">
      <w:pPr>
        <w:pStyle w:val="Listing"/>
        <w:rPr>
          <w:lang w:val="en-US"/>
        </w:rPr>
      </w:pPr>
      <w:r w:rsidRPr="0045652F">
        <w:rPr>
          <w:lang w:val="en-US"/>
        </w:rPr>
        <w:t>&lt;INPUT NAME="cursorField" TYPE="HIDDEN" VALUE=""&gt;</w:t>
      </w:r>
    </w:p>
    <w:p w14:paraId="7B94466E" w14:textId="77777777" w:rsidR="00774472" w:rsidRPr="0045652F" w:rsidRDefault="00774472">
      <w:pPr>
        <w:pStyle w:val="Listing"/>
        <w:rPr>
          <w:lang w:val="en-US"/>
        </w:rPr>
      </w:pPr>
    </w:p>
    <w:p w14:paraId="025EF51B" w14:textId="77777777" w:rsidR="00774472" w:rsidRPr="0045652F" w:rsidRDefault="00774472">
      <w:pPr>
        <w:keepNext/>
        <w:keepLines/>
        <w:rPr>
          <w:lang w:val="en-US"/>
        </w:rPr>
      </w:pPr>
    </w:p>
    <w:p w14:paraId="0FEDCC20" w14:textId="77777777" w:rsidR="00774472" w:rsidRPr="0045652F" w:rsidRDefault="00774472">
      <w:pPr>
        <w:rPr>
          <w:lang w:val="en-US"/>
        </w:rPr>
      </w:pPr>
      <w:r w:rsidRPr="0045652F">
        <w:rPr>
          <w:lang w:val="en-US"/>
        </w:rPr>
        <w:t xml:space="preserve">If both </w:t>
      </w:r>
      <w:r w:rsidRPr="0045652F">
        <w:rPr>
          <w:i/>
          <w:iCs/>
          <w:lang w:val="en-US"/>
        </w:rPr>
        <w:t>focusField</w:t>
      </w:r>
      <w:r w:rsidRPr="0045652F">
        <w:rPr>
          <w:lang w:val="en-US"/>
        </w:rPr>
        <w:t xml:space="preserve"> and </w:t>
      </w:r>
      <w:r w:rsidRPr="0045652F">
        <w:rPr>
          <w:i/>
          <w:iCs/>
          <w:lang w:val="en-US"/>
        </w:rPr>
        <w:t>cursorField</w:t>
      </w:r>
      <w:r w:rsidRPr="0045652F">
        <w:rPr>
          <w:lang w:val="en-US"/>
        </w:rPr>
        <w:t xml:space="preserve"> are sent to VIRTEL, then VIRTEL will use </w:t>
      </w:r>
      <w:r w:rsidRPr="0045652F">
        <w:rPr>
          <w:i/>
          <w:iCs/>
          <w:lang w:val="en-US"/>
        </w:rPr>
        <w:t xml:space="preserve">cursorField </w:t>
      </w:r>
      <w:r w:rsidRPr="0045652F">
        <w:rPr>
          <w:lang w:val="en-US"/>
        </w:rPr>
        <w:t>to determine the position of the cursor.</w:t>
      </w:r>
    </w:p>
    <w:p w14:paraId="30BCADC3" w14:textId="77777777" w:rsidR="00774472" w:rsidRPr="0045652F" w:rsidRDefault="00774472">
      <w:pPr>
        <w:rPr>
          <w:lang w:val="en-US"/>
        </w:rPr>
      </w:pPr>
    </w:p>
    <w:p w14:paraId="5162DCEB" w14:textId="77777777" w:rsidR="00774472" w:rsidRPr="0045652F" w:rsidRDefault="00774472">
      <w:pPr>
        <w:pStyle w:val="Heading5"/>
        <w:rPr>
          <w:lang w:val="en-US"/>
        </w:rPr>
      </w:pPr>
      <w:r w:rsidRPr="0045652F">
        <w:rPr>
          <w:lang w:val="en-US"/>
        </w:rPr>
        <w:t>FIELD-WITH-CURSOR tag</w:t>
      </w:r>
    </w:p>
    <w:p w14:paraId="58C1FD5C" w14:textId="77777777" w:rsidR="00774472" w:rsidRPr="0045652F" w:rsidRDefault="00774472">
      <w:pPr>
        <w:pStyle w:val="ecran0"/>
        <w:rPr>
          <w:lang w:val="en-US"/>
        </w:rPr>
      </w:pPr>
      <w:r w:rsidRPr="0045652F">
        <w:rPr>
          <w:lang w:val="en-US"/>
        </w:rPr>
        <w:t>The FIELD-WITH-CURSOR tag enables VIRTEL to insert the name of the field having the focus at the time of transmission of the message to the browser.</w:t>
      </w:r>
    </w:p>
    <w:p w14:paraId="25219208"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FIELD-WITH-CURSOR" </w:instrText>
      </w:r>
      <w:r w:rsidRPr="0045652F">
        <w:rPr>
          <w:lang w:val="en-US"/>
        </w:rPr>
        <w:fldChar w:fldCharType="end"/>
      </w:r>
      <w:r w:rsidRPr="0045652F">
        <w:rPr>
          <w:lang w:val="en-US"/>
        </w:rPr>
        <w:fldChar w:fldCharType="begin"/>
      </w:r>
      <w:r w:rsidRPr="0045652F">
        <w:rPr>
          <w:lang w:val="en-US"/>
        </w:rPr>
        <w:instrText xml:space="preserve"> XE "HTML:Tags:FIELD-WITH-CURSOR" </w:instrText>
      </w:r>
      <w:r w:rsidRPr="0045652F">
        <w:rPr>
          <w:lang w:val="en-US"/>
        </w:rPr>
        <w:fldChar w:fldCharType="end"/>
      </w:r>
      <w:r w:rsidRPr="0045652F">
        <w:rPr>
          <w:lang w:val="en-US"/>
        </w:rPr>
        <w:fldChar w:fldCharType="begin"/>
      </w:r>
      <w:r w:rsidRPr="0045652F">
        <w:rPr>
          <w:lang w:val="en-US"/>
        </w:rPr>
        <w:instrText xml:space="preserve"> XE "FIELD-WITH-CURSOR" </w:instrText>
      </w:r>
      <w:r w:rsidRPr="0045652F">
        <w:rPr>
          <w:lang w:val="en-US"/>
        </w:rPr>
        <w:fldChar w:fldCharType="end"/>
      </w:r>
    </w:p>
    <w:p w14:paraId="13EC0E0E" w14:textId="77777777" w:rsidR="00774472" w:rsidRPr="0045652F" w:rsidRDefault="00774472">
      <w:pPr>
        <w:pStyle w:val="Ecran"/>
        <w:rPr>
          <w:lang w:val="en-US"/>
        </w:rPr>
      </w:pPr>
      <w:r w:rsidRPr="0045652F">
        <w:rPr>
          <w:lang w:val="en-US"/>
        </w:rPr>
        <w:t>{{{ FIELD-WITH-CURSOR }}}</w:t>
      </w:r>
    </w:p>
    <w:p w14:paraId="61E3FE0F" w14:textId="77777777" w:rsidR="00774472" w:rsidRPr="0045652F" w:rsidRDefault="00774472">
      <w:pPr>
        <w:pStyle w:val="Ecran"/>
        <w:rPr>
          <w:lang w:val="en-US"/>
        </w:rPr>
      </w:pPr>
    </w:p>
    <w:p w14:paraId="02967087" w14:textId="77777777" w:rsidR="00774472" w:rsidRPr="0045652F" w:rsidRDefault="00774472">
      <w:pPr>
        <w:rPr>
          <w:lang w:val="en-US"/>
        </w:rPr>
      </w:pPr>
    </w:p>
    <w:p w14:paraId="60678DCF" w14:textId="77777777" w:rsidR="00774472" w:rsidRPr="0045652F" w:rsidRDefault="00774472">
      <w:pPr>
        <w:pStyle w:val="Heading5"/>
        <w:rPr>
          <w:lang w:val="en-US"/>
        </w:rPr>
      </w:pPr>
      <w:r w:rsidRPr="0045652F">
        <w:rPr>
          <w:lang w:val="en-US"/>
        </w:rPr>
        <w:t>DEFAULT-FIELD-WITH-CURSOR tag</w:t>
      </w:r>
    </w:p>
    <w:p w14:paraId="7FB822D4" w14:textId="77777777" w:rsidR="00774472" w:rsidRPr="0045652F" w:rsidRDefault="00774472">
      <w:pPr>
        <w:pStyle w:val="ecran0"/>
        <w:rPr>
          <w:lang w:val="en-US"/>
        </w:rPr>
      </w:pPr>
      <w:bookmarkStart w:id="134" w:name="_Toc505769788"/>
      <w:bookmarkStart w:id="135" w:name="_Toc506115172"/>
      <w:r w:rsidRPr="0045652F">
        <w:rPr>
          <w:lang w:val="en-US"/>
        </w:rPr>
        <w:t>The DEFAULT-FIELD-WITH-CURSOR tag specifies the name generated by the FIELD-WITH-CURSOR tag when the 3270 screen contains no input fields.</w:t>
      </w:r>
    </w:p>
    <w:p w14:paraId="561D0DAF"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DEFAULT-FIELD-WITH-CURSOR" </w:instrText>
      </w:r>
      <w:r w:rsidRPr="0045652F">
        <w:rPr>
          <w:lang w:val="en-US"/>
        </w:rPr>
        <w:fldChar w:fldCharType="end"/>
      </w:r>
      <w:r w:rsidRPr="0045652F">
        <w:rPr>
          <w:lang w:val="en-US"/>
        </w:rPr>
        <w:fldChar w:fldCharType="begin"/>
      </w:r>
      <w:r w:rsidRPr="0045652F">
        <w:rPr>
          <w:lang w:val="en-US"/>
        </w:rPr>
        <w:instrText xml:space="preserve"> XE "HTML:Tags:DEFAULT-FIELD-WITH-CURSOR" </w:instrText>
      </w:r>
      <w:r w:rsidRPr="0045652F">
        <w:rPr>
          <w:lang w:val="en-US"/>
        </w:rPr>
        <w:fldChar w:fldCharType="end"/>
      </w:r>
      <w:r w:rsidRPr="0045652F">
        <w:rPr>
          <w:lang w:val="en-US"/>
        </w:rPr>
        <w:fldChar w:fldCharType="begin"/>
      </w:r>
      <w:r w:rsidRPr="0045652F">
        <w:rPr>
          <w:lang w:val="en-US"/>
        </w:rPr>
        <w:instrText xml:space="preserve"> XE "DEFAULT-FIELD-WITH-CURSOR" </w:instrText>
      </w:r>
      <w:r w:rsidRPr="0045652F">
        <w:rPr>
          <w:lang w:val="en-US"/>
        </w:rPr>
        <w:fldChar w:fldCharType="end"/>
      </w:r>
    </w:p>
    <w:p w14:paraId="33A2D75B" w14:textId="77777777" w:rsidR="00774472" w:rsidRPr="0045652F" w:rsidRDefault="00774472">
      <w:pPr>
        <w:pStyle w:val="Ecran"/>
        <w:rPr>
          <w:lang w:val="en-US"/>
        </w:rPr>
      </w:pPr>
      <w:r w:rsidRPr="0045652F">
        <w:rPr>
          <w:lang w:val="en-US"/>
        </w:rPr>
        <w:t>{{{ DEFAULT-FIELD-WITH-CURSOR "fieldname" }}}</w:t>
      </w:r>
    </w:p>
    <w:p w14:paraId="092C7D4D" w14:textId="77777777" w:rsidR="00774472" w:rsidRPr="0045652F" w:rsidRDefault="00774472">
      <w:pPr>
        <w:pStyle w:val="Ecran"/>
        <w:rPr>
          <w:lang w:val="en-US"/>
        </w:rPr>
      </w:pPr>
    </w:p>
    <w:p w14:paraId="0ACFB224" w14:textId="77777777" w:rsidR="00774472" w:rsidRPr="0045652F" w:rsidRDefault="00774472">
      <w:pPr>
        <w:rPr>
          <w:szCs w:val="19"/>
          <w:lang w:val="en-US"/>
        </w:rPr>
      </w:pPr>
    </w:p>
    <w:p w14:paraId="5CF1C746" w14:textId="77777777" w:rsidR="00774472" w:rsidRPr="0045652F" w:rsidRDefault="00774472">
      <w:pPr>
        <w:rPr>
          <w:szCs w:val="19"/>
          <w:lang w:val="en-US"/>
        </w:rPr>
      </w:pPr>
      <w:r w:rsidRPr="0045652F">
        <w:rPr>
          <w:szCs w:val="19"/>
          <w:lang w:val="en-US"/>
        </w:rPr>
        <w:t xml:space="preserve">In the DEFAULT-FIELD-WITH-CURSOR tag, </w:t>
      </w:r>
      <w:r w:rsidRPr="0045652F">
        <w:rPr>
          <w:i/>
          <w:iCs/>
          <w:szCs w:val="19"/>
          <w:lang w:val="en-US"/>
        </w:rPr>
        <w:t>fieldname</w:t>
      </w:r>
      <w:r w:rsidRPr="0045652F">
        <w:rPr>
          <w:szCs w:val="19"/>
          <w:lang w:val="en-US"/>
        </w:rPr>
        <w:t xml:space="preserve"> must be the name of an HTML input field defined in the template page.  If no DEFAULT-FIELD-WITH-CURSOR tag is present, and the screen contains no input fields, VIRTEL will convert the first field on the screen into an input field, so that the FIELD-WITH-CURSOR tag can generate the name of a valid input field.</w:t>
      </w:r>
    </w:p>
    <w:p w14:paraId="4276AB1C" w14:textId="77777777" w:rsidR="00774472" w:rsidRPr="0045652F" w:rsidRDefault="00774472">
      <w:pPr>
        <w:pStyle w:val="Heading5"/>
        <w:rPr>
          <w:lang w:val="en-US"/>
        </w:rPr>
      </w:pPr>
      <w:r w:rsidRPr="0045652F">
        <w:rPr>
          <w:lang w:val="en-US"/>
        </w:rPr>
        <w:t xml:space="preserve">Positioning the focus when a message is sent to </w:t>
      </w:r>
      <w:bookmarkEnd w:id="134"/>
      <w:bookmarkEnd w:id="135"/>
      <w:r w:rsidRPr="0045652F">
        <w:rPr>
          <w:lang w:val="en-US"/>
        </w:rPr>
        <w:t>the browser</w:t>
      </w:r>
    </w:p>
    <w:p w14:paraId="5D8F337A" w14:textId="77777777" w:rsidR="00774472" w:rsidRPr="0045652F" w:rsidRDefault="00774472">
      <w:pPr>
        <w:pStyle w:val="ecran0"/>
        <w:rPr>
          <w:lang w:val="en-US"/>
        </w:rPr>
      </w:pPr>
      <w:r w:rsidRPr="0045652F">
        <w:rPr>
          <w:lang w:val="en-US"/>
        </w:rPr>
        <w:t>The positioning of the focus is done with the help of a JavaScript procedure referenced by the &lt;BODY&gt; tag of the HTML page:</w:t>
      </w:r>
    </w:p>
    <w:p w14:paraId="59B6B526" w14:textId="77777777" w:rsidR="00774472" w:rsidRPr="0045652F" w:rsidRDefault="00774472">
      <w:pPr>
        <w:pStyle w:val="Listing"/>
        <w:rPr>
          <w:lang w:val="en-US"/>
        </w:rPr>
      </w:pPr>
    </w:p>
    <w:p w14:paraId="515046E0" w14:textId="77777777" w:rsidR="00774472" w:rsidRPr="0045652F" w:rsidRDefault="00774472">
      <w:pPr>
        <w:pStyle w:val="Listing"/>
        <w:rPr>
          <w:rFonts w:ascii="Verdana" w:hAnsi="Verdana"/>
          <w:b/>
          <w:bCs/>
          <w:i/>
          <w:iCs/>
          <w:sz w:val="20"/>
          <w:lang w:val="en-US"/>
        </w:rPr>
      </w:pPr>
      <w:r w:rsidRPr="0045652F">
        <w:rPr>
          <w:rFonts w:ascii="Verdana" w:hAnsi="Verdana"/>
          <w:b/>
          <w:bCs/>
          <w:i/>
          <w:iCs/>
          <w:sz w:val="20"/>
          <w:lang w:val="en-US"/>
        </w:rPr>
        <w:t>Script for focus position management</w:t>
      </w:r>
    </w:p>
    <w:p w14:paraId="0FBBD193" w14:textId="77777777" w:rsidR="00774472" w:rsidRPr="0045652F" w:rsidRDefault="00774472">
      <w:pPr>
        <w:pStyle w:val="Listing"/>
        <w:rPr>
          <w:lang w:val="en-US"/>
        </w:rPr>
      </w:pPr>
    </w:p>
    <w:p w14:paraId="3363B1D8" w14:textId="77777777" w:rsidR="00774472" w:rsidRPr="0045652F" w:rsidRDefault="00774472">
      <w:pPr>
        <w:pStyle w:val="Listing"/>
        <w:rPr>
          <w:lang w:val="en-US"/>
        </w:rPr>
      </w:pPr>
      <w:r w:rsidRPr="0045652F">
        <w:rPr>
          <w:lang w:val="en-US"/>
        </w:rPr>
        <w:t>&lt;script language="Javascript"&gt;</w:t>
      </w:r>
    </w:p>
    <w:p w14:paraId="12AA8336" w14:textId="77777777" w:rsidR="00774472" w:rsidRPr="0045652F" w:rsidRDefault="00774472">
      <w:pPr>
        <w:pStyle w:val="Listing"/>
        <w:rPr>
          <w:lang w:val="en-US"/>
        </w:rPr>
      </w:pPr>
      <w:r w:rsidRPr="0045652F">
        <w:rPr>
          <w:lang w:val="en-US"/>
        </w:rPr>
        <w:t>&lt;!-- comment to mask script for some browsers</w:t>
      </w:r>
    </w:p>
    <w:p w14:paraId="32787CFE" w14:textId="77777777" w:rsidR="00774472" w:rsidRPr="0045652F" w:rsidRDefault="00774472">
      <w:pPr>
        <w:pStyle w:val="Listing"/>
        <w:rPr>
          <w:lang w:val="en-US"/>
        </w:rPr>
      </w:pPr>
      <w:r w:rsidRPr="0045652F">
        <w:rPr>
          <w:lang w:val="en-US"/>
        </w:rPr>
        <w:t>function setfocus()</w:t>
      </w:r>
    </w:p>
    <w:p w14:paraId="535FF5F6" w14:textId="77777777" w:rsidR="00774472" w:rsidRPr="0045652F" w:rsidRDefault="00774472">
      <w:pPr>
        <w:pStyle w:val="Listing"/>
        <w:rPr>
          <w:lang w:val="en-US"/>
        </w:rPr>
      </w:pPr>
      <w:r w:rsidRPr="0045652F">
        <w:rPr>
          <w:lang w:val="en-US"/>
        </w:rPr>
        <w:t xml:space="preserve">  {</w:t>
      </w:r>
    </w:p>
    <w:p w14:paraId="236BC878" w14:textId="77777777" w:rsidR="00774472" w:rsidRPr="0045652F" w:rsidRDefault="00774472">
      <w:pPr>
        <w:pStyle w:val="Listing"/>
        <w:rPr>
          <w:lang w:val="en-US"/>
        </w:rPr>
      </w:pPr>
      <w:r w:rsidRPr="0045652F">
        <w:rPr>
          <w:lang w:val="en-US"/>
        </w:rPr>
        <w:t xml:space="preserve">   document.virtelForm.{{{ FIELD-WITH-CURSOR }}}.focus();</w:t>
      </w:r>
    </w:p>
    <w:p w14:paraId="78F65EDC" w14:textId="77777777" w:rsidR="00774472" w:rsidRPr="0045652F" w:rsidRDefault="00774472">
      <w:pPr>
        <w:pStyle w:val="Listing"/>
        <w:rPr>
          <w:lang w:val="en-US"/>
        </w:rPr>
      </w:pPr>
      <w:r w:rsidRPr="0045652F">
        <w:rPr>
          <w:lang w:val="en-US"/>
        </w:rPr>
        <w:t xml:space="preserve">  }</w:t>
      </w:r>
    </w:p>
    <w:p w14:paraId="1EA211C3" w14:textId="77777777" w:rsidR="00774472" w:rsidRPr="0045652F" w:rsidRDefault="00774472">
      <w:pPr>
        <w:pStyle w:val="Listing"/>
        <w:rPr>
          <w:lang w:val="en-US"/>
        </w:rPr>
      </w:pPr>
      <w:r w:rsidRPr="0045652F">
        <w:rPr>
          <w:lang w:val="en-US"/>
        </w:rPr>
        <w:t>//--&gt;</w:t>
      </w:r>
    </w:p>
    <w:p w14:paraId="4A9038C9" w14:textId="77777777" w:rsidR="00774472" w:rsidRPr="0045652F" w:rsidRDefault="00774472">
      <w:pPr>
        <w:pStyle w:val="Listing"/>
        <w:rPr>
          <w:lang w:val="en-US"/>
        </w:rPr>
      </w:pPr>
      <w:r w:rsidRPr="0045652F">
        <w:rPr>
          <w:lang w:val="en-US"/>
        </w:rPr>
        <w:t>&lt;/script&gt;</w:t>
      </w:r>
    </w:p>
    <w:p w14:paraId="19DF53C9" w14:textId="77777777" w:rsidR="00774472" w:rsidRPr="0045652F" w:rsidRDefault="00774472">
      <w:pPr>
        <w:pStyle w:val="Listing"/>
        <w:rPr>
          <w:lang w:val="en-US"/>
        </w:rPr>
      </w:pPr>
    </w:p>
    <w:p w14:paraId="279DF48D" w14:textId="77777777" w:rsidR="00774472" w:rsidRPr="0045652F" w:rsidRDefault="00774472">
      <w:pPr>
        <w:pStyle w:val="Listing"/>
        <w:rPr>
          <w:rFonts w:ascii="Verdana" w:hAnsi="Verdana"/>
          <w:b/>
          <w:bCs/>
          <w:i/>
          <w:iCs/>
          <w:sz w:val="20"/>
          <w:lang w:val="en-US"/>
        </w:rPr>
      </w:pPr>
      <w:r w:rsidRPr="0045652F">
        <w:rPr>
          <w:rFonts w:ascii="Verdana" w:hAnsi="Verdana"/>
          <w:b/>
          <w:bCs/>
          <w:i/>
          <w:iCs/>
          <w:sz w:val="20"/>
          <w:lang w:val="en-US"/>
        </w:rPr>
        <w:t>Cursor position initialisation</w:t>
      </w:r>
    </w:p>
    <w:p w14:paraId="71BB9757" w14:textId="77777777" w:rsidR="00774472" w:rsidRPr="0045652F" w:rsidRDefault="00774472">
      <w:pPr>
        <w:pStyle w:val="Listing"/>
        <w:rPr>
          <w:lang w:val="en-US"/>
        </w:rPr>
      </w:pPr>
    </w:p>
    <w:p w14:paraId="44A9E7CE" w14:textId="77777777" w:rsidR="00774472" w:rsidRPr="0045652F" w:rsidRDefault="00774472">
      <w:pPr>
        <w:pStyle w:val="Listing"/>
        <w:rPr>
          <w:lang w:val="en-US"/>
        </w:rPr>
      </w:pPr>
      <w:r w:rsidRPr="0045652F">
        <w:rPr>
          <w:lang w:val="en-US"/>
        </w:rPr>
        <w:t>&lt;body onload="setfocus()"&gt;</w:t>
      </w:r>
    </w:p>
    <w:p w14:paraId="452EA5C6" w14:textId="77777777" w:rsidR="00774472" w:rsidRPr="0045652F" w:rsidRDefault="00774472">
      <w:pPr>
        <w:pStyle w:val="Listing"/>
        <w:rPr>
          <w:lang w:val="en-US"/>
        </w:rPr>
      </w:pPr>
    </w:p>
    <w:p w14:paraId="299A71E6" w14:textId="77777777" w:rsidR="00774472" w:rsidRPr="0045652F" w:rsidRDefault="00774472">
      <w:pPr>
        <w:rPr>
          <w:lang w:val="en-US"/>
        </w:rPr>
      </w:pPr>
    </w:p>
    <w:p w14:paraId="25105DA5" w14:textId="77777777" w:rsidR="00774472" w:rsidRPr="0045652F" w:rsidRDefault="00774472">
      <w:pPr>
        <w:pStyle w:val="Heading5"/>
        <w:rPr>
          <w:lang w:val="en-US"/>
        </w:rPr>
      </w:pPr>
      <w:bookmarkStart w:id="136" w:name="_Toc505769789"/>
      <w:bookmarkStart w:id="137" w:name="_Toc506115173"/>
      <w:r w:rsidRPr="0045652F">
        <w:rPr>
          <w:lang w:val="en-US"/>
        </w:rPr>
        <w:t>Positioning the focus in the browser</w:t>
      </w:r>
      <w:bookmarkEnd w:id="136"/>
      <w:bookmarkEnd w:id="137"/>
      <w:r w:rsidRPr="0045652F">
        <w:rPr>
          <w:lang w:val="en-US"/>
        </w:rPr>
        <w:t xml:space="preserve"> </w:t>
      </w:r>
    </w:p>
    <w:p w14:paraId="7FE55BA7" w14:textId="77777777" w:rsidR="00774472" w:rsidRPr="0045652F" w:rsidRDefault="00774472">
      <w:pPr>
        <w:rPr>
          <w:lang w:val="en-US"/>
        </w:rPr>
      </w:pPr>
      <w:r w:rsidRPr="0045652F">
        <w:rPr>
          <w:lang w:val="en-US"/>
        </w:rPr>
        <w:t xml:space="preserve">Once present in the client's browser, the user may need to move the focus to a different field, either by using the TAB key on the keyboard or by using the mouse.  The </w:t>
      </w:r>
      <w:r w:rsidRPr="0045652F">
        <w:rPr>
          <w:i/>
          <w:iCs/>
          <w:lang w:val="en-US"/>
        </w:rPr>
        <w:t>focusField</w:t>
      </w:r>
      <w:r w:rsidRPr="0045652F">
        <w:rPr>
          <w:lang w:val="en-US"/>
        </w:rPr>
        <w:t xml:space="preserve"> field is automatically updated if the ADD-TO-FIELDS tag calls a script which updates the focus field.</w:t>
      </w:r>
    </w:p>
    <w:p w14:paraId="1CFA1845" w14:textId="77777777" w:rsidR="00774472" w:rsidRPr="0045652F" w:rsidRDefault="00774472">
      <w:pPr>
        <w:rPr>
          <w:lang w:val="en-US"/>
        </w:rPr>
      </w:pPr>
    </w:p>
    <w:p w14:paraId="4181D99F" w14:textId="77777777" w:rsidR="00774472" w:rsidRPr="0045652F" w:rsidRDefault="00774472">
      <w:pPr>
        <w:pStyle w:val="Listing"/>
        <w:rPr>
          <w:lang w:val="en-US"/>
        </w:rPr>
      </w:pPr>
    </w:p>
    <w:p w14:paraId="2D867856" w14:textId="77777777" w:rsidR="00774472" w:rsidRPr="0045652F" w:rsidRDefault="00774472">
      <w:pPr>
        <w:pStyle w:val="Listing"/>
        <w:rPr>
          <w:rFonts w:ascii="Verdana" w:hAnsi="Verdana"/>
          <w:b/>
          <w:bCs/>
          <w:i/>
          <w:iCs/>
          <w:sz w:val="18"/>
          <w:lang w:val="en-US"/>
        </w:rPr>
      </w:pPr>
      <w:r w:rsidRPr="0045652F">
        <w:rPr>
          <w:rFonts w:ascii="Verdana" w:hAnsi="Verdana"/>
          <w:b/>
          <w:bCs/>
          <w:i/>
          <w:iCs/>
          <w:sz w:val="18"/>
          <w:lang w:val="en-US"/>
        </w:rPr>
        <w:t>Script for saving the name of the field having the focus</w:t>
      </w:r>
    </w:p>
    <w:p w14:paraId="1AC35156" w14:textId="77777777" w:rsidR="00774472" w:rsidRPr="0045652F" w:rsidRDefault="00774472">
      <w:pPr>
        <w:pStyle w:val="Listing"/>
        <w:rPr>
          <w:lang w:val="en-US"/>
        </w:rPr>
      </w:pPr>
    </w:p>
    <w:p w14:paraId="52141EC4" w14:textId="77777777" w:rsidR="00774472" w:rsidRPr="0045652F" w:rsidRDefault="00774472">
      <w:pPr>
        <w:pStyle w:val="Listing"/>
        <w:rPr>
          <w:lang w:val="en-US"/>
        </w:rPr>
      </w:pPr>
      <w:r w:rsidRPr="0045652F">
        <w:rPr>
          <w:lang w:val="en-US"/>
        </w:rPr>
        <w:t>&lt;script language="Javascript"&gt;</w:t>
      </w:r>
    </w:p>
    <w:p w14:paraId="68ED2CD4" w14:textId="77777777" w:rsidR="00774472" w:rsidRPr="0045652F" w:rsidRDefault="00774472">
      <w:pPr>
        <w:pStyle w:val="Listing"/>
        <w:rPr>
          <w:lang w:val="en-US"/>
        </w:rPr>
      </w:pPr>
      <w:r w:rsidRPr="0045652F">
        <w:rPr>
          <w:lang w:val="en-US"/>
        </w:rPr>
        <w:t>&lt;!-- comment to mask script for some browsers</w:t>
      </w:r>
    </w:p>
    <w:p w14:paraId="6DDDA2DF" w14:textId="77777777" w:rsidR="00774472" w:rsidRPr="0045652F" w:rsidRDefault="00774472">
      <w:pPr>
        <w:pStyle w:val="Listing"/>
        <w:rPr>
          <w:lang w:val="en-US"/>
        </w:rPr>
      </w:pPr>
      <w:r w:rsidRPr="0045652F">
        <w:rPr>
          <w:lang w:val="en-US"/>
        </w:rPr>
        <w:t>function savefocus(CurrentFieldName)</w:t>
      </w:r>
    </w:p>
    <w:p w14:paraId="6ABE2764" w14:textId="77777777" w:rsidR="00774472" w:rsidRPr="0045652F" w:rsidRDefault="00774472">
      <w:pPr>
        <w:pStyle w:val="Listing"/>
        <w:rPr>
          <w:lang w:val="en-US"/>
        </w:rPr>
      </w:pPr>
      <w:r w:rsidRPr="0045652F">
        <w:rPr>
          <w:lang w:val="en-US"/>
        </w:rPr>
        <w:t xml:space="preserve">  {</w:t>
      </w:r>
    </w:p>
    <w:p w14:paraId="1BFA1434" w14:textId="77777777" w:rsidR="00774472" w:rsidRPr="0045652F" w:rsidRDefault="00774472">
      <w:pPr>
        <w:pStyle w:val="Listing"/>
        <w:rPr>
          <w:lang w:val="en-US"/>
        </w:rPr>
      </w:pPr>
      <w:r w:rsidRPr="0045652F">
        <w:rPr>
          <w:lang w:val="en-US"/>
        </w:rPr>
        <w:t xml:space="preserve">   document.virtelForm.focusField.value = CurrentFieldName;</w:t>
      </w:r>
    </w:p>
    <w:p w14:paraId="63E5BF71" w14:textId="77777777" w:rsidR="00774472" w:rsidRPr="0045652F" w:rsidRDefault="00774472">
      <w:pPr>
        <w:pStyle w:val="Listing"/>
        <w:rPr>
          <w:lang w:val="en-US"/>
        </w:rPr>
      </w:pPr>
      <w:r w:rsidRPr="0045652F">
        <w:rPr>
          <w:lang w:val="en-US"/>
        </w:rPr>
        <w:t xml:space="preserve">  }</w:t>
      </w:r>
    </w:p>
    <w:p w14:paraId="7FEE46DC" w14:textId="77777777" w:rsidR="00774472" w:rsidRPr="0045652F" w:rsidRDefault="00774472">
      <w:pPr>
        <w:pStyle w:val="Listing"/>
        <w:rPr>
          <w:lang w:val="en-US"/>
        </w:rPr>
      </w:pPr>
      <w:r w:rsidRPr="0045652F">
        <w:rPr>
          <w:lang w:val="en-US"/>
        </w:rPr>
        <w:t>//--&gt;</w:t>
      </w:r>
    </w:p>
    <w:p w14:paraId="73216CF1" w14:textId="77777777" w:rsidR="00774472" w:rsidRPr="0045652F" w:rsidRDefault="00774472">
      <w:pPr>
        <w:pStyle w:val="Listing"/>
        <w:rPr>
          <w:lang w:val="en-US"/>
        </w:rPr>
      </w:pPr>
      <w:r w:rsidRPr="0045652F">
        <w:rPr>
          <w:lang w:val="en-US"/>
        </w:rPr>
        <w:t>&lt;/script&gt;</w:t>
      </w:r>
    </w:p>
    <w:p w14:paraId="645D3FAD" w14:textId="77777777" w:rsidR="00774472" w:rsidRPr="0045652F" w:rsidRDefault="00774472">
      <w:pPr>
        <w:pStyle w:val="Listing"/>
        <w:rPr>
          <w:lang w:val="en-US"/>
        </w:rPr>
      </w:pPr>
    </w:p>
    <w:p w14:paraId="6860BFDD" w14:textId="77777777" w:rsidR="00774472" w:rsidRPr="0045652F" w:rsidRDefault="00774472">
      <w:pPr>
        <w:pStyle w:val="Listing"/>
        <w:rPr>
          <w:rFonts w:ascii="Verdana" w:hAnsi="Verdana"/>
          <w:b/>
          <w:bCs/>
          <w:i/>
          <w:iCs/>
          <w:sz w:val="18"/>
          <w:lang w:val="en-US"/>
        </w:rPr>
      </w:pPr>
      <w:r w:rsidRPr="0045652F">
        <w:rPr>
          <w:rFonts w:ascii="Verdana" w:hAnsi="Verdana"/>
          <w:b/>
          <w:bCs/>
          <w:i/>
          <w:iCs/>
          <w:sz w:val="18"/>
          <w:lang w:val="en-US"/>
        </w:rPr>
        <w:t>Automatic call of the update script</w:t>
      </w:r>
    </w:p>
    <w:p w14:paraId="62AD7054" w14:textId="77777777" w:rsidR="00774472" w:rsidRPr="0045652F" w:rsidRDefault="00774472">
      <w:pPr>
        <w:pStyle w:val="Listing"/>
        <w:rPr>
          <w:lang w:val="en-US"/>
        </w:rPr>
      </w:pPr>
    </w:p>
    <w:p w14:paraId="32BB27B3" w14:textId="77777777" w:rsidR="00774472" w:rsidRPr="0045652F" w:rsidRDefault="00774472">
      <w:pPr>
        <w:pStyle w:val="Listing"/>
        <w:rPr>
          <w:lang w:val="en-US"/>
        </w:rPr>
      </w:pPr>
      <w:r w:rsidRPr="0045652F">
        <w:rPr>
          <w:lang w:val="en-US"/>
        </w:rPr>
        <w:t>{{{ ADD-TO-FIELDS onfocus = "savefocus(this.name)" }}}</w:t>
      </w:r>
    </w:p>
    <w:p w14:paraId="50EEC80E" w14:textId="77777777" w:rsidR="00774472" w:rsidRPr="0045652F" w:rsidRDefault="00774472">
      <w:pPr>
        <w:pStyle w:val="Listing"/>
        <w:rPr>
          <w:lang w:val="en-US"/>
        </w:rPr>
      </w:pPr>
    </w:p>
    <w:p w14:paraId="737DAC9B" w14:textId="77777777" w:rsidR="00774472" w:rsidRPr="0045652F" w:rsidRDefault="00774472">
      <w:pPr>
        <w:rPr>
          <w:lang w:val="en-US"/>
        </w:rPr>
      </w:pPr>
    </w:p>
    <w:p w14:paraId="3753A940" w14:textId="77777777" w:rsidR="00774472" w:rsidRPr="0045652F" w:rsidRDefault="00774472">
      <w:pPr>
        <w:pStyle w:val="Heading5"/>
        <w:rPr>
          <w:lang w:val="en-US"/>
        </w:rPr>
      </w:pPr>
      <w:bookmarkStart w:id="138" w:name="_Toc505769790"/>
      <w:bookmarkStart w:id="139" w:name="_Toc506115174"/>
      <w:bookmarkStart w:id="140" w:name="_Toc505769791"/>
      <w:bookmarkStart w:id="141" w:name="_Toc506115175"/>
      <w:bookmarkStart w:id="142" w:name="_Toc93996989"/>
      <w:r w:rsidRPr="0045652F">
        <w:rPr>
          <w:lang w:val="en-US"/>
        </w:rPr>
        <w:t>POSITION-OF-THE-CURSOR tag</w:t>
      </w:r>
    </w:p>
    <w:p w14:paraId="1F90C84E" w14:textId="77777777" w:rsidR="00774472" w:rsidRPr="0045652F" w:rsidRDefault="00774472">
      <w:pPr>
        <w:pStyle w:val="ecran0"/>
        <w:rPr>
          <w:lang w:val="en-US"/>
        </w:rPr>
      </w:pPr>
      <w:r w:rsidRPr="0045652F">
        <w:rPr>
          <w:lang w:val="en-US"/>
        </w:rPr>
        <w:t>The POSITION-OF-THE-CURSOR tag allows VIRTEL to send the exact position of the cursor to the browser by including a string of the format V</w:t>
      </w:r>
      <w:r w:rsidRPr="0045652F">
        <w:rPr>
          <w:i/>
          <w:iCs/>
          <w:lang w:val="en-US"/>
        </w:rPr>
        <w:t>nnnnnnn</w:t>
      </w:r>
      <w:r w:rsidRPr="0045652F">
        <w:rPr>
          <w:lang w:val="en-US"/>
        </w:rPr>
        <w:t xml:space="preserve"> or P</w:t>
      </w:r>
      <w:r w:rsidRPr="0045652F">
        <w:rPr>
          <w:i/>
          <w:iCs/>
          <w:lang w:val="en-US"/>
        </w:rPr>
        <w:t>nnnnnnn</w:t>
      </w:r>
      <w:r w:rsidRPr="0045652F">
        <w:rPr>
          <w:lang w:val="en-US"/>
        </w:rPr>
        <w:t xml:space="preserve"> in the HTML page.  V</w:t>
      </w:r>
      <w:r w:rsidRPr="0045652F">
        <w:rPr>
          <w:i/>
          <w:iCs/>
          <w:lang w:val="en-US"/>
        </w:rPr>
        <w:t>nnnnnnn</w:t>
      </w:r>
      <w:r w:rsidRPr="0045652F">
        <w:rPr>
          <w:lang w:val="en-US"/>
        </w:rPr>
        <w:t xml:space="preserve"> means that the cursor is in a non-protected (input) field.  P</w:t>
      </w:r>
      <w:r w:rsidRPr="0045652F">
        <w:rPr>
          <w:i/>
          <w:iCs/>
          <w:lang w:val="en-US"/>
        </w:rPr>
        <w:t>nnnnnnn</w:t>
      </w:r>
      <w:r w:rsidRPr="0045652F">
        <w:rPr>
          <w:lang w:val="en-US"/>
        </w:rPr>
        <w:t xml:space="preserve"> means that the cursor is in a protected (output) field.  In both cases, </w:t>
      </w:r>
      <w:r w:rsidRPr="0045652F">
        <w:rPr>
          <w:i/>
          <w:iCs/>
          <w:lang w:val="en-US"/>
        </w:rPr>
        <w:t>nnnnnnn</w:t>
      </w:r>
      <w:r w:rsidRPr="0045652F">
        <w:rPr>
          <w:lang w:val="en-US"/>
        </w:rPr>
        <w:t xml:space="preserve"> is the hexadecimal offset of the cursor from the start of the screen (where 0000000 represents row 1 column 1).</w:t>
      </w:r>
    </w:p>
    <w:p w14:paraId="106119D4"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POSITION-OF-THE-CURSOR" </w:instrText>
      </w:r>
      <w:r w:rsidRPr="0045652F">
        <w:rPr>
          <w:lang w:val="en-US"/>
        </w:rPr>
        <w:fldChar w:fldCharType="end"/>
      </w:r>
      <w:r w:rsidRPr="0045652F">
        <w:rPr>
          <w:lang w:val="en-US"/>
        </w:rPr>
        <w:fldChar w:fldCharType="begin"/>
      </w:r>
      <w:r w:rsidRPr="0045652F">
        <w:rPr>
          <w:lang w:val="en-US"/>
        </w:rPr>
        <w:instrText xml:space="preserve"> XE "HTML:Tags:POSITION-OF-THE-CURSOR" </w:instrText>
      </w:r>
      <w:r w:rsidRPr="0045652F">
        <w:rPr>
          <w:lang w:val="en-US"/>
        </w:rPr>
        <w:fldChar w:fldCharType="end"/>
      </w:r>
      <w:r w:rsidRPr="0045652F">
        <w:rPr>
          <w:lang w:val="en-US"/>
        </w:rPr>
        <w:fldChar w:fldCharType="begin"/>
      </w:r>
      <w:r w:rsidRPr="0045652F">
        <w:rPr>
          <w:lang w:val="en-US"/>
        </w:rPr>
        <w:instrText xml:space="preserve"> XE "POSITION-OF-THE-CURSOR" </w:instrText>
      </w:r>
      <w:r w:rsidRPr="0045652F">
        <w:rPr>
          <w:lang w:val="en-US"/>
        </w:rPr>
        <w:fldChar w:fldCharType="end"/>
      </w:r>
    </w:p>
    <w:p w14:paraId="7828840C" w14:textId="77777777" w:rsidR="00774472" w:rsidRPr="0045652F" w:rsidRDefault="00774472">
      <w:pPr>
        <w:pStyle w:val="Ecran"/>
        <w:rPr>
          <w:lang w:val="en-US"/>
        </w:rPr>
      </w:pPr>
      <w:r w:rsidRPr="0045652F">
        <w:rPr>
          <w:lang w:val="en-US"/>
        </w:rPr>
        <w:t>{{{ POSITION-OF-THE-CURSOR }}}</w:t>
      </w:r>
    </w:p>
    <w:p w14:paraId="455EBCBE" w14:textId="77777777" w:rsidR="00774472" w:rsidRPr="0045652F" w:rsidRDefault="00774472">
      <w:pPr>
        <w:pStyle w:val="Ecran"/>
        <w:rPr>
          <w:lang w:val="en-US"/>
        </w:rPr>
      </w:pPr>
    </w:p>
    <w:p w14:paraId="5E7B8C94" w14:textId="77777777" w:rsidR="00774472" w:rsidRPr="0045652F" w:rsidRDefault="00774472">
      <w:pPr>
        <w:rPr>
          <w:szCs w:val="19"/>
          <w:lang w:val="en-US"/>
        </w:rPr>
      </w:pPr>
    </w:p>
    <w:p w14:paraId="44CCF583" w14:textId="77777777" w:rsidR="00774472" w:rsidRPr="0045652F" w:rsidRDefault="00774472">
      <w:pPr>
        <w:pStyle w:val="Heading4"/>
        <w:pageBreakBefore/>
        <w:rPr>
          <w:lang w:val="en-US"/>
        </w:rPr>
      </w:pPr>
      <w:r w:rsidRPr="0045652F">
        <w:rPr>
          <w:lang w:val="en-US"/>
        </w:rPr>
        <w:t>Function key management</w:t>
      </w:r>
      <w:bookmarkEnd w:id="142"/>
    </w:p>
    <w:bookmarkEnd w:id="140"/>
    <w:bookmarkEnd w:id="141"/>
    <w:p w14:paraId="05F38413" w14:textId="77777777" w:rsidR="00774472" w:rsidRPr="0045652F" w:rsidRDefault="00774472">
      <w:pPr>
        <w:rPr>
          <w:lang w:val="en-US"/>
        </w:rPr>
      </w:pPr>
      <w:r w:rsidRPr="0045652F">
        <w:rPr>
          <w:szCs w:val="19"/>
          <w:lang w:val="en-US"/>
        </w:rPr>
        <w:fldChar w:fldCharType="begin"/>
      </w:r>
      <w:r w:rsidRPr="0045652F">
        <w:rPr>
          <w:szCs w:val="19"/>
          <w:lang w:val="en-US"/>
        </w:rPr>
        <w:instrText xml:space="preserve"> XE "Web-to-Host:Pages HTML:Function keys" </w:instrText>
      </w:r>
      <w:r w:rsidRPr="0045652F">
        <w:rPr>
          <w:szCs w:val="19"/>
          <w:lang w:val="en-US"/>
        </w:rPr>
        <w:fldChar w:fldCharType="end"/>
      </w:r>
      <w:r w:rsidRPr="0045652F">
        <w:rPr>
          <w:szCs w:val="19"/>
          <w:lang w:val="en-US"/>
        </w:rPr>
        <w:fldChar w:fldCharType="begin"/>
      </w:r>
      <w:r w:rsidRPr="0045652F">
        <w:rPr>
          <w:szCs w:val="19"/>
          <w:lang w:val="en-US"/>
        </w:rPr>
        <w:instrText xml:space="preserve"> XE "HTML:Pages: Function keys "</w:instrText>
      </w:r>
      <w:r w:rsidRPr="0045652F">
        <w:rPr>
          <w:szCs w:val="19"/>
          <w:lang w:val="en-US"/>
        </w:rPr>
        <w:fldChar w:fldCharType="end"/>
      </w:r>
      <w:r w:rsidRPr="0045652F">
        <w:rPr>
          <w:szCs w:val="19"/>
          <w:lang w:val="en-US"/>
        </w:rPr>
        <w:fldChar w:fldCharType="begin"/>
      </w:r>
      <w:r w:rsidRPr="0045652F">
        <w:rPr>
          <w:szCs w:val="19"/>
          <w:lang w:val="en-US"/>
        </w:rPr>
        <w:instrText xml:space="preserve"> XE " Function keys:Web-to-Host" </w:instrText>
      </w:r>
      <w:r w:rsidRPr="0045652F">
        <w:rPr>
          <w:szCs w:val="19"/>
          <w:lang w:val="en-US"/>
        </w:rPr>
        <w:fldChar w:fldCharType="end"/>
      </w:r>
      <w:r w:rsidRPr="0045652F">
        <w:rPr>
          <w:lang w:val="en-US"/>
        </w:rPr>
        <w:t>By design, the transmission of information delivered by a 3270 application is effected by using only the function keys, usually the PF and PA keys.  Also by design, the navigation from an HTML page is radically different, generally using the mouse to submit requests to the HTTP server.  This difference in philosophy makes it difficult, even impossible in certain instances, to detect the use of a function key via the browser.  Conserving the ergonomic aspects of the web in an application that allows full use of the function keys is naturally not an easy thing to do, it is, however, made possible by the following functions.</w:t>
      </w:r>
    </w:p>
    <w:p w14:paraId="6A1E8C70" w14:textId="77777777" w:rsidR="00774472" w:rsidRPr="0045652F" w:rsidRDefault="00774472">
      <w:pPr>
        <w:pStyle w:val="Heading5"/>
        <w:rPr>
          <w:lang w:val="en-US"/>
        </w:rPr>
      </w:pPr>
      <w:bookmarkStart w:id="143" w:name="_Toc505769792"/>
      <w:bookmarkStart w:id="144" w:name="_Toc506115176"/>
      <w:r w:rsidRPr="0045652F">
        <w:rPr>
          <w:lang w:val="en-US"/>
        </w:rPr>
        <w:t xml:space="preserve">Definition of the </w:t>
      </w:r>
      <w:bookmarkEnd w:id="143"/>
      <w:bookmarkEnd w:id="144"/>
      <w:r w:rsidRPr="0045652F">
        <w:rPr>
          <w:i/>
          <w:iCs/>
          <w:lang w:val="en-US"/>
        </w:rPr>
        <w:t>pfkField</w:t>
      </w:r>
      <w:r w:rsidRPr="0045652F">
        <w:rPr>
          <w:lang w:val="en-US"/>
        </w:rPr>
        <w:t xml:space="preserve"> field</w:t>
      </w:r>
    </w:p>
    <w:p w14:paraId="30FEA617" w14:textId="77777777" w:rsidR="00774472" w:rsidRPr="0045652F" w:rsidRDefault="00774472">
      <w:pPr>
        <w:pStyle w:val="ecran0"/>
        <w:rPr>
          <w:lang w:val="en-US"/>
        </w:rPr>
      </w:pPr>
      <w:r w:rsidRPr="0045652F">
        <w:rPr>
          <w:lang w:val="en-US"/>
        </w:rPr>
        <w:t xml:space="preserve">As with the management of the cursor, the </w:t>
      </w:r>
      <w:r w:rsidRPr="0045652F">
        <w:rPr>
          <w:i/>
          <w:iCs/>
          <w:lang w:val="en-US"/>
        </w:rPr>
        <w:t>pfkField</w:t>
      </w:r>
      <w:r w:rsidRPr="0045652F">
        <w:rPr>
          <w:lang w:val="en-US"/>
        </w:rPr>
        <w:t xml:space="preserve"> is a hidden field designed to accept the name of the function key that VIRTEL must use to transmit data to the application on the host.</w:t>
      </w:r>
    </w:p>
    <w:p w14:paraId="34368E6F" w14:textId="77777777" w:rsidR="00774472" w:rsidRPr="0045652F" w:rsidRDefault="00774472">
      <w:pPr>
        <w:pStyle w:val="Listing"/>
        <w:rPr>
          <w:lang w:val="en-US"/>
        </w:rPr>
      </w:pPr>
    </w:p>
    <w:p w14:paraId="2C02F624" w14:textId="77777777" w:rsidR="00774472" w:rsidRPr="0045652F" w:rsidRDefault="00774472">
      <w:pPr>
        <w:pStyle w:val="Listing"/>
        <w:rPr>
          <w:lang w:val="en-US"/>
        </w:rPr>
      </w:pPr>
      <w:r w:rsidRPr="0045652F">
        <w:rPr>
          <w:lang w:val="en-US"/>
        </w:rPr>
        <w:t>&lt;INPUT NAME="pfkField" TYPE="HIDDEN" VALUE="ENTER"&gt;</w:t>
      </w:r>
    </w:p>
    <w:p w14:paraId="08A9974D" w14:textId="77777777" w:rsidR="00774472" w:rsidRPr="0045652F" w:rsidRDefault="00774472">
      <w:pPr>
        <w:pStyle w:val="Listing"/>
        <w:rPr>
          <w:lang w:val="en-US"/>
        </w:rPr>
      </w:pPr>
    </w:p>
    <w:p w14:paraId="6D1E1EBD" w14:textId="77777777" w:rsidR="00774472" w:rsidRPr="0045652F" w:rsidRDefault="00774472">
      <w:pPr>
        <w:rPr>
          <w:lang w:val="en-US"/>
        </w:rPr>
      </w:pPr>
    </w:p>
    <w:p w14:paraId="378E3A96" w14:textId="77777777" w:rsidR="00774472" w:rsidRPr="0045652F" w:rsidRDefault="00774472">
      <w:pPr>
        <w:pStyle w:val="ecran0"/>
        <w:rPr>
          <w:lang w:val="en-US"/>
        </w:rPr>
      </w:pPr>
      <w:r w:rsidRPr="0045652F">
        <w:rPr>
          <w:lang w:val="en-US"/>
        </w:rPr>
        <w:t>VIRTEL is notified of the existence of the field by the following tag:</w:t>
      </w:r>
    </w:p>
    <w:p w14:paraId="666A6521"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DEFINE-HTML-PFKEY" </w:instrText>
      </w:r>
      <w:r w:rsidRPr="0045652F">
        <w:rPr>
          <w:lang w:val="en-US"/>
        </w:rPr>
        <w:fldChar w:fldCharType="end"/>
      </w:r>
      <w:r w:rsidRPr="0045652F">
        <w:rPr>
          <w:lang w:val="en-US"/>
        </w:rPr>
        <w:fldChar w:fldCharType="begin"/>
      </w:r>
      <w:r w:rsidRPr="0045652F">
        <w:rPr>
          <w:lang w:val="en-US"/>
        </w:rPr>
        <w:instrText xml:space="preserve"> XE "HTML:Tags:DEFINE-HTML-PFKEY" </w:instrText>
      </w:r>
      <w:r w:rsidRPr="0045652F">
        <w:rPr>
          <w:lang w:val="en-US"/>
        </w:rPr>
        <w:fldChar w:fldCharType="end"/>
      </w:r>
      <w:r w:rsidRPr="0045652F">
        <w:rPr>
          <w:lang w:val="en-US"/>
        </w:rPr>
        <w:fldChar w:fldCharType="begin"/>
      </w:r>
      <w:r w:rsidRPr="0045652F">
        <w:rPr>
          <w:lang w:val="en-US"/>
        </w:rPr>
        <w:instrText xml:space="preserve"> XE "DEFINE-HTML-PFKEY" </w:instrText>
      </w:r>
      <w:r w:rsidRPr="0045652F">
        <w:rPr>
          <w:lang w:val="en-US"/>
        </w:rPr>
        <w:fldChar w:fldCharType="end"/>
      </w:r>
    </w:p>
    <w:p w14:paraId="1AB69E9F" w14:textId="77777777" w:rsidR="00774472" w:rsidRPr="0045652F" w:rsidRDefault="00774472">
      <w:pPr>
        <w:pStyle w:val="Ecran"/>
        <w:rPr>
          <w:lang w:val="en-US"/>
        </w:rPr>
      </w:pPr>
      <w:r w:rsidRPr="0045652F">
        <w:rPr>
          <w:lang w:val="en-US"/>
        </w:rPr>
        <w:t>{{{ DEFINE-HTML-PFKEY = "pfkField" }}}</w:t>
      </w:r>
    </w:p>
    <w:p w14:paraId="6AF0085C" w14:textId="77777777" w:rsidR="00774472" w:rsidRPr="0045652F" w:rsidRDefault="00774472">
      <w:pPr>
        <w:pStyle w:val="Ecran"/>
        <w:rPr>
          <w:lang w:val="en-US"/>
        </w:rPr>
      </w:pPr>
    </w:p>
    <w:p w14:paraId="157DA005" w14:textId="77777777" w:rsidR="00774472" w:rsidRPr="0045652F" w:rsidRDefault="00774472">
      <w:pPr>
        <w:rPr>
          <w:lang w:val="en-US"/>
        </w:rPr>
      </w:pPr>
    </w:p>
    <w:p w14:paraId="0F709731" w14:textId="77777777" w:rsidR="00774472" w:rsidRPr="0045652F" w:rsidRDefault="00774472">
      <w:pPr>
        <w:pStyle w:val="Heading5"/>
        <w:rPr>
          <w:lang w:val="en-US"/>
        </w:rPr>
      </w:pPr>
      <w:bookmarkStart w:id="145" w:name="_Toc505769793"/>
      <w:bookmarkStart w:id="146" w:name="_Toc506115177"/>
      <w:bookmarkStart w:id="147" w:name="_Ref28492323"/>
      <w:r w:rsidRPr="0045652F">
        <w:rPr>
          <w:lang w:val="en-US"/>
        </w:rPr>
        <w:t xml:space="preserve">Updating the </w:t>
      </w:r>
      <w:r w:rsidRPr="0045652F">
        <w:rPr>
          <w:i/>
          <w:iCs/>
          <w:lang w:val="en-US"/>
        </w:rPr>
        <w:t>pfkField</w:t>
      </w:r>
      <w:bookmarkEnd w:id="145"/>
      <w:bookmarkEnd w:id="146"/>
      <w:bookmarkEnd w:id="147"/>
    </w:p>
    <w:p w14:paraId="6D64EF31" w14:textId="77777777" w:rsidR="00774472" w:rsidRPr="0045652F" w:rsidRDefault="00774472">
      <w:pPr>
        <w:rPr>
          <w:lang w:val="en-US"/>
        </w:rPr>
      </w:pPr>
      <w:r w:rsidRPr="0045652F">
        <w:rPr>
          <w:lang w:val="en-US"/>
        </w:rPr>
        <w:t xml:space="preserve">The field </w:t>
      </w:r>
      <w:r w:rsidRPr="0045652F">
        <w:rPr>
          <w:i/>
          <w:iCs/>
          <w:lang w:val="en-US"/>
        </w:rPr>
        <w:t>pfkField</w:t>
      </w:r>
      <w:r w:rsidRPr="0045652F">
        <w:rPr>
          <w:lang w:val="en-US"/>
        </w:rPr>
        <w:t xml:space="preserve"> is updated by using a JavaScript procedure called at the time of the submission of the request.  The script used is referenced in the BUTTON field definition or in the HTML link used for the submission.</w:t>
      </w:r>
    </w:p>
    <w:p w14:paraId="54391413" w14:textId="77777777" w:rsidR="00774472" w:rsidRPr="0045652F" w:rsidRDefault="00774472">
      <w:pPr>
        <w:rPr>
          <w:lang w:val="en-US"/>
        </w:rPr>
      </w:pPr>
    </w:p>
    <w:p w14:paraId="2CC3FEAF" w14:textId="77777777" w:rsidR="00774472" w:rsidRPr="0045652F" w:rsidRDefault="00774472">
      <w:pPr>
        <w:pStyle w:val="Listing"/>
        <w:rPr>
          <w:lang w:val="en-US"/>
        </w:rPr>
      </w:pPr>
    </w:p>
    <w:p w14:paraId="760E5AFC" w14:textId="77777777" w:rsidR="00774472" w:rsidRPr="0045652F" w:rsidRDefault="00774472">
      <w:pPr>
        <w:pStyle w:val="Listing"/>
        <w:rPr>
          <w:rFonts w:ascii="Verdana" w:hAnsi="Verdana"/>
          <w:b/>
          <w:bCs/>
          <w:i/>
          <w:iCs/>
          <w:sz w:val="18"/>
          <w:lang w:val="en-US"/>
        </w:rPr>
      </w:pPr>
      <w:r w:rsidRPr="0045652F">
        <w:rPr>
          <w:rFonts w:ascii="Verdana" w:hAnsi="Verdana"/>
          <w:b/>
          <w:bCs/>
          <w:i/>
          <w:iCs/>
          <w:sz w:val="18"/>
          <w:lang w:val="en-US"/>
        </w:rPr>
        <w:t>Save the name of the field having the focus</w:t>
      </w:r>
    </w:p>
    <w:p w14:paraId="1FC56677" w14:textId="77777777" w:rsidR="00774472" w:rsidRPr="0045652F" w:rsidRDefault="00774472">
      <w:pPr>
        <w:pStyle w:val="Listing"/>
        <w:rPr>
          <w:lang w:val="en-US"/>
        </w:rPr>
      </w:pPr>
    </w:p>
    <w:p w14:paraId="72F8B2E0" w14:textId="77777777" w:rsidR="00774472" w:rsidRPr="0045652F" w:rsidRDefault="00774472">
      <w:pPr>
        <w:pStyle w:val="Listing"/>
        <w:rPr>
          <w:lang w:val="en-US"/>
        </w:rPr>
      </w:pPr>
      <w:r w:rsidRPr="0045652F">
        <w:rPr>
          <w:lang w:val="en-US"/>
        </w:rPr>
        <w:t>&lt;script language="Javascript"&gt;</w:t>
      </w:r>
    </w:p>
    <w:p w14:paraId="49F33ECD" w14:textId="77777777" w:rsidR="00774472" w:rsidRPr="0045652F" w:rsidRDefault="00774472">
      <w:pPr>
        <w:pStyle w:val="Listing"/>
        <w:rPr>
          <w:lang w:val="en-US"/>
        </w:rPr>
      </w:pPr>
      <w:r w:rsidRPr="0045652F">
        <w:rPr>
          <w:lang w:val="en-US"/>
        </w:rPr>
        <w:t>&lt;!-- comment to mask script for some browsers</w:t>
      </w:r>
    </w:p>
    <w:p w14:paraId="13BD0908" w14:textId="77777777" w:rsidR="00774472" w:rsidRPr="0045652F" w:rsidRDefault="00774472">
      <w:pPr>
        <w:pStyle w:val="Listing"/>
        <w:rPr>
          <w:lang w:val="en-US"/>
        </w:rPr>
      </w:pPr>
      <w:r w:rsidRPr="0045652F">
        <w:rPr>
          <w:lang w:val="en-US"/>
        </w:rPr>
        <w:t>function submitform(pfkey)</w:t>
      </w:r>
    </w:p>
    <w:p w14:paraId="5610211E" w14:textId="77777777" w:rsidR="00774472" w:rsidRPr="0045652F" w:rsidRDefault="00774472">
      <w:pPr>
        <w:pStyle w:val="Listing"/>
        <w:rPr>
          <w:lang w:val="en-US"/>
        </w:rPr>
      </w:pPr>
      <w:r w:rsidRPr="0045652F">
        <w:rPr>
          <w:lang w:val="en-US"/>
        </w:rPr>
        <w:t xml:space="preserve">  {</w:t>
      </w:r>
    </w:p>
    <w:p w14:paraId="43D351FE" w14:textId="77777777" w:rsidR="00774472" w:rsidRPr="0045652F" w:rsidRDefault="00774472">
      <w:pPr>
        <w:pStyle w:val="Listing"/>
        <w:rPr>
          <w:lang w:val="en-US"/>
        </w:rPr>
      </w:pPr>
      <w:r w:rsidRPr="0045652F">
        <w:rPr>
          <w:lang w:val="en-US"/>
        </w:rPr>
        <w:t xml:space="preserve">   document.virtelForm.pfkField.value = pfkey;</w:t>
      </w:r>
    </w:p>
    <w:p w14:paraId="1CFD4BCD" w14:textId="77777777" w:rsidR="00774472" w:rsidRPr="0045652F" w:rsidRDefault="00774472">
      <w:pPr>
        <w:pStyle w:val="Listing"/>
        <w:rPr>
          <w:lang w:val="en-US"/>
        </w:rPr>
      </w:pPr>
      <w:r w:rsidRPr="0045652F">
        <w:rPr>
          <w:lang w:val="en-US"/>
        </w:rPr>
        <w:t xml:space="preserve">   document.virtelForm.submit();</w:t>
      </w:r>
    </w:p>
    <w:p w14:paraId="3C51B8BC" w14:textId="77777777" w:rsidR="00774472" w:rsidRPr="0045652F" w:rsidRDefault="00774472">
      <w:pPr>
        <w:pStyle w:val="Listing"/>
        <w:rPr>
          <w:lang w:val="en-US"/>
        </w:rPr>
      </w:pPr>
      <w:r w:rsidRPr="0045652F">
        <w:rPr>
          <w:lang w:val="en-US"/>
        </w:rPr>
        <w:t xml:space="preserve">  }</w:t>
      </w:r>
    </w:p>
    <w:p w14:paraId="2628E628" w14:textId="77777777" w:rsidR="00774472" w:rsidRPr="0045652F" w:rsidRDefault="00774472">
      <w:pPr>
        <w:pStyle w:val="Listing"/>
        <w:rPr>
          <w:lang w:val="en-US"/>
        </w:rPr>
      </w:pPr>
      <w:r w:rsidRPr="0045652F">
        <w:rPr>
          <w:lang w:val="en-US"/>
        </w:rPr>
        <w:t>//--&gt;</w:t>
      </w:r>
    </w:p>
    <w:p w14:paraId="0A12488D" w14:textId="77777777" w:rsidR="00774472" w:rsidRPr="0045652F" w:rsidRDefault="00774472">
      <w:pPr>
        <w:pStyle w:val="Listing"/>
        <w:rPr>
          <w:lang w:val="en-US"/>
        </w:rPr>
      </w:pPr>
      <w:r w:rsidRPr="0045652F">
        <w:rPr>
          <w:lang w:val="en-US"/>
        </w:rPr>
        <w:t>&lt;/script&gt;</w:t>
      </w:r>
    </w:p>
    <w:p w14:paraId="7A760FA7" w14:textId="77777777" w:rsidR="00774472" w:rsidRPr="0045652F" w:rsidRDefault="00774472">
      <w:pPr>
        <w:pStyle w:val="Listing"/>
        <w:rPr>
          <w:lang w:val="en-US"/>
        </w:rPr>
      </w:pPr>
    </w:p>
    <w:p w14:paraId="1E436FFB" w14:textId="77777777" w:rsidR="00774472" w:rsidRPr="0045652F" w:rsidRDefault="00774472">
      <w:pPr>
        <w:pStyle w:val="Listing"/>
        <w:rPr>
          <w:rFonts w:ascii="Verdana" w:hAnsi="Verdana"/>
          <w:b/>
          <w:bCs/>
          <w:i/>
          <w:iCs/>
          <w:sz w:val="18"/>
          <w:lang w:val="en-US"/>
        </w:rPr>
      </w:pPr>
      <w:r w:rsidRPr="0045652F">
        <w:rPr>
          <w:rFonts w:ascii="Verdana" w:hAnsi="Verdana"/>
          <w:b/>
          <w:bCs/>
          <w:i/>
          <w:iCs/>
          <w:sz w:val="18"/>
          <w:lang w:val="en-US"/>
        </w:rPr>
        <w:t>Automatic call of the update script from a field of type BUTTON</w:t>
      </w:r>
    </w:p>
    <w:p w14:paraId="1C2BC2D5" w14:textId="77777777" w:rsidR="00774472" w:rsidRPr="0045652F" w:rsidRDefault="00774472">
      <w:pPr>
        <w:pStyle w:val="Listing"/>
        <w:rPr>
          <w:lang w:val="en-US"/>
        </w:rPr>
      </w:pPr>
    </w:p>
    <w:p w14:paraId="55DE2644" w14:textId="77777777" w:rsidR="00774472" w:rsidRPr="0045652F" w:rsidRDefault="00774472">
      <w:pPr>
        <w:pStyle w:val="Listing"/>
        <w:rPr>
          <w:lang w:val="en-US"/>
        </w:rPr>
      </w:pPr>
      <w:r w:rsidRPr="0045652F">
        <w:rPr>
          <w:lang w:val="en-US"/>
        </w:rPr>
        <w:t>&lt;INPUT TYPE="BUTTON" size="5" VALUE="PF01"</w:t>
      </w:r>
    </w:p>
    <w:p w14:paraId="466EE415" w14:textId="77777777" w:rsidR="00774472" w:rsidRPr="0045652F" w:rsidRDefault="00774472">
      <w:pPr>
        <w:pStyle w:val="Listing"/>
        <w:rPr>
          <w:lang w:val="en-US"/>
        </w:rPr>
      </w:pPr>
      <w:r w:rsidRPr="0045652F">
        <w:rPr>
          <w:lang w:val="en-US"/>
        </w:rPr>
        <w:t xml:space="preserve">                     onclick="submitform(this.value)"&gt;</w:t>
      </w:r>
    </w:p>
    <w:p w14:paraId="2730CA41" w14:textId="77777777" w:rsidR="00774472" w:rsidRPr="0045652F" w:rsidRDefault="00774472">
      <w:pPr>
        <w:pStyle w:val="Listing"/>
        <w:rPr>
          <w:lang w:val="en-US"/>
        </w:rPr>
      </w:pPr>
    </w:p>
    <w:p w14:paraId="15CBE42D" w14:textId="77777777" w:rsidR="00774472" w:rsidRPr="0045652F" w:rsidRDefault="00774472">
      <w:pPr>
        <w:pStyle w:val="Listing"/>
        <w:rPr>
          <w:rFonts w:ascii="Verdana" w:hAnsi="Verdana"/>
          <w:b/>
          <w:bCs/>
          <w:i/>
          <w:iCs/>
          <w:sz w:val="18"/>
          <w:lang w:val="en-US"/>
        </w:rPr>
      </w:pPr>
      <w:r w:rsidRPr="0045652F">
        <w:rPr>
          <w:rFonts w:ascii="Verdana" w:hAnsi="Verdana"/>
          <w:b/>
          <w:bCs/>
          <w:i/>
          <w:iCs/>
          <w:sz w:val="18"/>
          <w:lang w:val="en-US"/>
        </w:rPr>
        <w:t>Automatic call of the SCRIPT from a hypertext link</w:t>
      </w:r>
    </w:p>
    <w:p w14:paraId="49FD4D8A" w14:textId="77777777" w:rsidR="00774472" w:rsidRPr="0045652F" w:rsidRDefault="00774472">
      <w:pPr>
        <w:pStyle w:val="Listing"/>
        <w:rPr>
          <w:lang w:val="en-US"/>
        </w:rPr>
      </w:pPr>
    </w:p>
    <w:p w14:paraId="15949402" w14:textId="77777777" w:rsidR="00774472" w:rsidRPr="0045652F" w:rsidRDefault="00774472">
      <w:pPr>
        <w:pStyle w:val="Listing"/>
        <w:rPr>
          <w:lang w:val="en-US"/>
        </w:rPr>
      </w:pPr>
      <w:r w:rsidRPr="0045652F">
        <w:rPr>
          <w:lang w:val="en-US"/>
        </w:rPr>
        <w:t>&lt;a href="javascript:submitform('PF1')" &gt;submit with PF01&lt;/a&gt;</w:t>
      </w:r>
    </w:p>
    <w:p w14:paraId="7FFEC147" w14:textId="77777777" w:rsidR="00774472" w:rsidRPr="0045652F" w:rsidRDefault="00774472">
      <w:pPr>
        <w:pStyle w:val="Listing"/>
        <w:rPr>
          <w:lang w:val="en-US"/>
        </w:rPr>
      </w:pPr>
    </w:p>
    <w:p w14:paraId="6B49B59B" w14:textId="77777777" w:rsidR="00774472" w:rsidRPr="0045652F" w:rsidRDefault="00774472">
      <w:pPr>
        <w:rPr>
          <w:lang w:val="en-US"/>
        </w:rPr>
      </w:pPr>
    </w:p>
    <w:p w14:paraId="05C8DC0B" w14:textId="77777777" w:rsidR="00774472" w:rsidRPr="0045652F" w:rsidRDefault="00774472">
      <w:pPr>
        <w:rPr>
          <w:lang w:val="en-US"/>
        </w:rPr>
      </w:pPr>
      <w:r w:rsidRPr="0045652F">
        <w:rPr>
          <w:lang w:val="en-US"/>
        </w:rPr>
        <w:t>The function keys may be defined in the following manner in the “value” keyword of the INPUT TYPE=BUTTON field.</w:t>
      </w:r>
    </w:p>
    <w:p w14:paraId="05AE58A8" w14:textId="77777777" w:rsidR="00774472" w:rsidRPr="0045652F" w:rsidRDefault="00774472">
      <w:pPr>
        <w:rPr>
          <w:lang w:val="en-US"/>
        </w:rPr>
      </w:pPr>
    </w:p>
    <w:tbl>
      <w:tblPr>
        <w:tblW w:w="0" w:type="auto"/>
        <w:tblInd w:w="17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977"/>
        <w:gridCol w:w="4961"/>
      </w:tblGrid>
      <w:tr w:rsidR="00774472" w:rsidRPr="0045652F" w14:paraId="53E652DF" w14:textId="77777777">
        <w:tblPrEx>
          <w:tblCellMar>
            <w:top w:w="0" w:type="dxa"/>
            <w:bottom w:w="0" w:type="dxa"/>
          </w:tblCellMar>
        </w:tblPrEx>
        <w:trPr>
          <w:cantSplit/>
        </w:trPr>
        <w:tc>
          <w:tcPr>
            <w:tcW w:w="2977" w:type="dxa"/>
            <w:shd w:val="clear" w:color="auto" w:fill="C0C0C0"/>
          </w:tcPr>
          <w:p w14:paraId="0C8BE386" w14:textId="77777777" w:rsidR="00774472" w:rsidRPr="0045652F" w:rsidRDefault="00774472">
            <w:pPr>
              <w:ind w:left="214"/>
              <w:jc w:val="center"/>
              <w:rPr>
                <w:lang w:val="en-US"/>
              </w:rPr>
            </w:pPr>
            <w:r w:rsidRPr="0045652F">
              <w:rPr>
                <w:b/>
                <w:lang w:val="en-US"/>
              </w:rPr>
              <w:t>3270 function key</w:t>
            </w:r>
          </w:p>
        </w:tc>
        <w:tc>
          <w:tcPr>
            <w:tcW w:w="4961" w:type="dxa"/>
            <w:shd w:val="clear" w:color="auto" w:fill="C0C0C0"/>
          </w:tcPr>
          <w:p w14:paraId="6DA451E3" w14:textId="77777777" w:rsidR="00774472" w:rsidRPr="0045652F" w:rsidRDefault="00774472">
            <w:pPr>
              <w:ind w:left="355"/>
              <w:jc w:val="center"/>
              <w:rPr>
                <w:lang w:val="en-US"/>
              </w:rPr>
            </w:pPr>
            <w:r w:rsidRPr="0045652F">
              <w:rPr>
                <w:b/>
                <w:lang w:val="en-US"/>
              </w:rPr>
              <w:t>PfkField value</w:t>
            </w:r>
          </w:p>
        </w:tc>
      </w:tr>
      <w:tr w:rsidR="00774472" w:rsidRPr="0045652F" w14:paraId="6AE7489A" w14:textId="77777777">
        <w:tblPrEx>
          <w:tblCellMar>
            <w:top w:w="0" w:type="dxa"/>
            <w:bottom w:w="0" w:type="dxa"/>
          </w:tblCellMar>
        </w:tblPrEx>
        <w:trPr>
          <w:cantSplit/>
        </w:trPr>
        <w:tc>
          <w:tcPr>
            <w:tcW w:w="2977" w:type="dxa"/>
          </w:tcPr>
          <w:p w14:paraId="460613F2" w14:textId="77777777" w:rsidR="00774472" w:rsidRPr="0045652F" w:rsidRDefault="00774472">
            <w:pPr>
              <w:ind w:left="214"/>
              <w:rPr>
                <w:lang w:val="en-US"/>
              </w:rPr>
            </w:pPr>
            <w:r w:rsidRPr="0045652F">
              <w:rPr>
                <w:lang w:val="en-US"/>
              </w:rPr>
              <w:t>ENTER</w:t>
            </w:r>
          </w:p>
        </w:tc>
        <w:tc>
          <w:tcPr>
            <w:tcW w:w="4961" w:type="dxa"/>
          </w:tcPr>
          <w:p w14:paraId="72380A12" w14:textId="77777777" w:rsidR="00774472" w:rsidRPr="0045652F" w:rsidRDefault="00774472">
            <w:pPr>
              <w:ind w:left="355"/>
              <w:rPr>
                <w:lang w:val="en-US"/>
              </w:rPr>
            </w:pPr>
            <w:r w:rsidRPr="0045652F">
              <w:rPr>
                <w:lang w:val="en-US"/>
              </w:rPr>
              <w:t>ENTER</w:t>
            </w:r>
          </w:p>
        </w:tc>
      </w:tr>
      <w:tr w:rsidR="00774472" w:rsidRPr="0045652F" w14:paraId="3F7EDC3A" w14:textId="77777777">
        <w:tblPrEx>
          <w:tblCellMar>
            <w:top w:w="0" w:type="dxa"/>
            <w:bottom w:w="0" w:type="dxa"/>
          </w:tblCellMar>
        </w:tblPrEx>
        <w:trPr>
          <w:cantSplit/>
        </w:trPr>
        <w:tc>
          <w:tcPr>
            <w:tcW w:w="2977" w:type="dxa"/>
          </w:tcPr>
          <w:p w14:paraId="45D923B9" w14:textId="77777777" w:rsidR="00774472" w:rsidRPr="0045652F" w:rsidRDefault="00774472">
            <w:pPr>
              <w:ind w:left="214"/>
              <w:rPr>
                <w:lang w:val="en-US"/>
              </w:rPr>
            </w:pPr>
            <w:r w:rsidRPr="0045652F">
              <w:rPr>
                <w:lang w:val="en-US"/>
              </w:rPr>
              <w:t>CLEAR SCREEN</w:t>
            </w:r>
          </w:p>
        </w:tc>
        <w:tc>
          <w:tcPr>
            <w:tcW w:w="4961" w:type="dxa"/>
          </w:tcPr>
          <w:p w14:paraId="363C39B6" w14:textId="77777777" w:rsidR="00774472" w:rsidRPr="0045652F" w:rsidRDefault="00774472">
            <w:pPr>
              <w:ind w:left="355"/>
              <w:rPr>
                <w:lang w:val="en-US"/>
              </w:rPr>
            </w:pPr>
            <w:r w:rsidRPr="0045652F">
              <w:rPr>
                <w:lang w:val="en-US"/>
              </w:rPr>
              <w:t>CLEAR</w:t>
            </w:r>
          </w:p>
        </w:tc>
      </w:tr>
      <w:tr w:rsidR="00774472" w:rsidRPr="0045652F" w14:paraId="6BE0300D" w14:textId="77777777">
        <w:tblPrEx>
          <w:tblCellMar>
            <w:top w:w="0" w:type="dxa"/>
            <w:bottom w:w="0" w:type="dxa"/>
          </w:tblCellMar>
        </w:tblPrEx>
        <w:trPr>
          <w:cantSplit/>
        </w:trPr>
        <w:tc>
          <w:tcPr>
            <w:tcW w:w="2977" w:type="dxa"/>
          </w:tcPr>
          <w:p w14:paraId="00D36023" w14:textId="77777777" w:rsidR="00774472" w:rsidRPr="0045652F" w:rsidRDefault="00774472">
            <w:pPr>
              <w:ind w:left="214"/>
              <w:rPr>
                <w:lang w:val="en-US"/>
              </w:rPr>
            </w:pPr>
            <w:r w:rsidRPr="0045652F">
              <w:rPr>
                <w:lang w:val="en-US"/>
              </w:rPr>
              <w:t>PA1, PA2, PA3</w:t>
            </w:r>
          </w:p>
        </w:tc>
        <w:tc>
          <w:tcPr>
            <w:tcW w:w="4961" w:type="dxa"/>
          </w:tcPr>
          <w:p w14:paraId="481BC1A2" w14:textId="77777777" w:rsidR="00774472" w:rsidRPr="0045652F" w:rsidRDefault="00774472">
            <w:pPr>
              <w:ind w:left="355"/>
              <w:rPr>
                <w:lang w:val="en-US"/>
              </w:rPr>
            </w:pPr>
            <w:r w:rsidRPr="0045652F">
              <w:rPr>
                <w:lang w:val="en-US"/>
              </w:rPr>
              <w:t>PA1, PA2, PA3</w:t>
            </w:r>
          </w:p>
        </w:tc>
      </w:tr>
      <w:tr w:rsidR="00774472" w:rsidRPr="0045652F" w14:paraId="567ADC4B" w14:textId="77777777">
        <w:tblPrEx>
          <w:tblCellMar>
            <w:top w:w="0" w:type="dxa"/>
            <w:bottom w:w="0" w:type="dxa"/>
          </w:tblCellMar>
        </w:tblPrEx>
        <w:trPr>
          <w:cantSplit/>
        </w:trPr>
        <w:tc>
          <w:tcPr>
            <w:tcW w:w="2977" w:type="dxa"/>
          </w:tcPr>
          <w:p w14:paraId="12A063FA" w14:textId="77777777" w:rsidR="00774472" w:rsidRPr="0045652F" w:rsidRDefault="00774472">
            <w:pPr>
              <w:ind w:left="214"/>
              <w:rPr>
                <w:lang w:val="en-US"/>
              </w:rPr>
            </w:pPr>
            <w:r w:rsidRPr="0045652F">
              <w:rPr>
                <w:lang w:val="en-US"/>
              </w:rPr>
              <w:t>PF1 to PF24</w:t>
            </w:r>
          </w:p>
        </w:tc>
        <w:tc>
          <w:tcPr>
            <w:tcW w:w="4961" w:type="dxa"/>
          </w:tcPr>
          <w:p w14:paraId="2E282E09" w14:textId="77777777" w:rsidR="00774472" w:rsidRPr="0045652F" w:rsidRDefault="00774472">
            <w:pPr>
              <w:ind w:left="355"/>
              <w:rPr>
                <w:lang w:val="en-US"/>
              </w:rPr>
            </w:pPr>
            <w:r w:rsidRPr="0045652F">
              <w:rPr>
                <w:lang w:val="en-US"/>
              </w:rPr>
              <w:t>PF01 to PF24 (variations PF1, F1, F01, P1, P01 are also accepted)</w:t>
            </w:r>
          </w:p>
        </w:tc>
      </w:tr>
      <w:tr w:rsidR="00774472" w:rsidRPr="0045652F" w14:paraId="4ACC1679" w14:textId="77777777">
        <w:tblPrEx>
          <w:tblCellMar>
            <w:top w:w="0" w:type="dxa"/>
            <w:bottom w:w="0" w:type="dxa"/>
          </w:tblCellMar>
        </w:tblPrEx>
        <w:trPr>
          <w:cantSplit/>
        </w:trPr>
        <w:tc>
          <w:tcPr>
            <w:tcW w:w="2977" w:type="dxa"/>
          </w:tcPr>
          <w:p w14:paraId="42621EF5" w14:textId="77777777" w:rsidR="00774472" w:rsidRPr="0045652F" w:rsidRDefault="00774472">
            <w:pPr>
              <w:ind w:left="214"/>
              <w:rPr>
                <w:lang w:val="en-US"/>
              </w:rPr>
            </w:pPr>
            <w:r w:rsidRPr="0045652F">
              <w:rPr>
                <w:lang w:val="en-US"/>
              </w:rPr>
              <w:t xml:space="preserve">Attention </w:t>
            </w:r>
          </w:p>
        </w:tc>
        <w:tc>
          <w:tcPr>
            <w:tcW w:w="4961" w:type="dxa"/>
          </w:tcPr>
          <w:p w14:paraId="494A848E" w14:textId="77777777" w:rsidR="00774472" w:rsidRPr="0045652F" w:rsidRDefault="00774472">
            <w:pPr>
              <w:ind w:left="355"/>
              <w:rPr>
                <w:lang w:val="en-US"/>
              </w:rPr>
            </w:pPr>
            <w:r w:rsidRPr="0045652F">
              <w:rPr>
                <w:lang w:val="en-US"/>
              </w:rPr>
              <w:t>ATTN</w:t>
            </w:r>
          </w:p>
        </w:tc>
      </w:tr>
    </w:tbl>
    <w:p w14:paraId="12870676" w14:textId="77777777" w:rsidR="00774472" w:rsidRPr="0045652F" w:rsidRDefault="00774472">
      <w:pPr>
        <w:pStyle w:val="Caption"/>
        <w:rPr>
          <w:szCs w:val="19"/>
          <w:lang w:val="en-US"/>
        </w:rPr>
      </w:pPr>
      <w:bookmarkStart w:id="148" w:name="_Toc505769794"/>
      <w:bookmarkStart w:id="149" w:name="_Toc506115178"/>
      <w:bookmarkStart w:id="150" w:name="_Ref70315509"/>
      <w:bookmarkStart w:id="151" w:name="_Ref70315516"/>
      <w:bookmarkStart w:id="152" w:name="_Toc71540933"/>
      <w:bookmarkStart w:id="153" w:name="_Toc373484979"/>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11</w:t>
      </w:r>
      <w:r w:rsidRPr="0045652F">
        <w:rPr>
          <w:lang w:val="en-US"/>
        </w:rPr>
        <w:fldChar w:fldCharType="end"/>
      </w:r>
      <w:bookmarkEnd w:id="150"/>
      <w:r w:rsidRPr="0045652F">
        <w:rPr>
          <w:szCs w:val="19"/>
          <w:lang w:val="en-US"/>
        </w:rPr>
        <w:t xml:space="preserve"> Function key values for pfkField</w:t>
      </w:r>
      <w:bookmarkEnd w:id="151"/>
      <w:bookmarkEnd w:id="152"/>
      <w:bookmarkEnd w:id="153"/>
    </w:p>
    <w:p w14:paraId="610FA2EC" w14:textId="77777777" w:rsidR="00774472" w:rsidRPr="0045652F" w:rsidRDefault="00774472">
      <w:pPr>
        <w:pStyle w:val="Heading5"/>
        <w:rPr>
          <w:lang w:val="en-US"/>
        </w:rPr>
      </w:pPr>
      <w:r w:rsidRPr="0045652F">
        <w:rPr>
          <w:lang w:val="en-US"/>
        </w:rPr>
        <w:t>Disallowed function keys</w:t>
      </w:r>
      <w:bookmarkEnd w:id="148"/>
      <w:bookmarkEnd w:id="149"/>
    </w:p>
    <w:p w14:paraId="2FEA3192" w14:textId="77777777" w:rsidR="00774472" w:rsidRPr="0045652F" w:rsidRDefault="00774472">
      <w:pPr>
        <w:pStyle w:val="ecran0"/>
        <w:rPr>
          <w:lang w:val="en-US"/>
        </w:rPr>
      </w:pPr>
      <w:r w:rsidRPr="0045652F">
        <w:rPr>
          <w:lang w:val="en-US"/>
        </w:rPr>
        <w:t>Certain function keys may be explicitly restricted by means of the INVALID-PFKEYS tag containing the list of prohibited PF keys.</w:t>
      </w:r>
    </w:p>
    <w:p w14:paraId="467C6EDA"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INVALID-PFKEYS" </w:instrText>
      </w:r>
      <w:r w:rsidRPr="0045652F">
        <w:rPr>
          <w:lang w:val="en-US"/>
        </w:rPr>
        <w:fldChar w:fldCharType="end"/>
      </w:r>
      <w:r w:rsidRPr="0045652F">
        <w:rPr>
          <w:lang w:val="en-US"/>
        </w:rPr>
        <w:fldChar w:fldCharType="begin"/>
      </w:r>
      <w:r w:rsidRPr="0045652F">
        <w:rPr>
          <w:lang w:val="en-US"/>
        </w:rPr>
        <w:instrText xml:space="preserve"> XE "HTML:Tags:INVALID-PFKEYS" </w:instrText>
      </w:r>
      <w:r w:rsidRPr="0045652F">
        <w:rPr>
          <w:lang w:val="en-US"/>
        </w:rPr>
        <w:fldChar w:fldCharType="end"/>
      </w:r>
      <w:r w:rsidRPr="0045652F">
        <w:rPr>
          <w:lang w:val="en-US"/>
        </w:rPr>
        <w:fldChar w:fldCharType="begin"/>
      </w:r>
      <w:r w:rsidRPr="0045652F">
        <w:rPr>
          <w:lang w:val="en-US"/>
        </w:rPr>
        <w:instrText xml:space="preserve"> XE "INVALID-PFKEYS" </w:instrText>
      </w:r>
      <w:r w:rsidRPr="0045652F">
        <w:rPr>
          <w:lang w:val="en-US"/>
        </w:rPr>
        <w:fldChar w:fldCharType="end"/>
      </w:r>
    </w:p>
    <w:p w14:paraId="2EB57F9B" w14:textId="77777777" w:rsidR="00774472" w:rsidRPr="0045652F" w:rsidRDefault="00774472">
      <w:pPr>
        <w:pStyle w:val="Ecran"/>
        <w:rPr>
          <w:lang w:val="en-US"/>
        </w:rPr>
      </w:pPr>
      <w:r w:rsidRPr="0045652F">
        <w:rPr>
          <w:lang w:val="en-US"/>
        </w:rPr>
        <w:t>{{{ INVALID-PFKEYS (pfk1, pfk2, .. , pfkn) }}}</w:t>
      </w:r>
    </w:p>
    <w:p w14:paraId="03ED320E" w14:textId="77777777" w:rsidR="00774472" w:rsidRPr="0045652F" w:rsidRDefault="00774472">
      <w:pPr>
        <w:pStyle w:val="Ecran"/>
        <w:rPr>
          <w:lang w:val="en-US"/>
        </w:rPr>
      </w:pPr>
    </w:p>
    <w:p w14:paraId="3DA60745" w14:textId="77777777" w:rsidR="00774472" w:rsidRPr="0045652F" w:rsidRDefault="00774472">
      <w:pPr>
        <w:rPr>
          <w:lang w:val="en-US"/>
        </w:rPr>
      </w:pPr>
    </w:p>
    <w:p w14:paraId="2571C726" w14:textId="77777777" w:rsidR="00774472" w:rsidRPr="0045652F" w:rsidRDefault="00774472">
      <w:pPr>
        <w:pStyle w:val="ecran0"/>
        <w:rPr>
          <w:lang w:val="en-US"/>
        </w:rPr>
      </w:pPr>
      <w:r w:rsidRPr="0045652F">
        <w:rPr>
          <w:lang w:val="en-US"/>
        </w:rPr>
        <w:t>On the other hand, an exhaustive list of authorised function keys may be specified with the VALID-PFKEYS tag.</w:t>
      </w:r>
    </w:p>
    <w:p w14:paraId="18F1B18F"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VALID-PFKEYS" </w:instrText>
      </w:r>
      <w:r w:rsidRPr="0045652F">
        <w:rPr>
          <w:lang w:val="en-US"/>
        </w:rPr>
        <w:fldChar w:fldCharType="end"/>
      </w:r>
      <w:r w:rsidRPr="0045652F">
        <w:rPr>
          <w:lang w:val="en-US"/>
        </w:rPr>
        <w:fldChar w:fldCharType="begin"/>
      </w:r>
      <w:r w:rsidRPr="0045652F">
        <w:rPr>
          <w:lang w:val="en-US"/>
        </w:rPr>
        <w:instrText xml:space="preserve"> XE "HTML:Tags:VALID-PFKEYS" </w:instrText>
      </w:r>
      <w:r w:rsidRPr="0045652F">
        <w:rPr>
          <w:lang w:val="en-US"/>
        </w:rPr>
        <w:fldChar w:fldCharType="end"/>
      </w:r>
      <w:r w:rsidRPr="0045652F">
        <w:rPr>
          <w:lang w:val="en-US"/>
        </w:rPr>
        <w:fldChar w:fldCharType="begin"/>
      </w:r>
      <w:r w:rsidRPr="0045652F">
        <w:rPr>
          <w:lang w:val="en-US"/>
        </w:rPr>
        <w:instrText xml:space="preserve"> XE "VALID-PFKEYS" </w:instrText>
      </w:r>
      <w:r w:rsidRPr="0045652F">
        <w:rPr>
          <w:lang w:val="en-US"/>
        </w:rPr>
        <w:fldChar w:fldCharType="end"/>
      </w:r>
    </w:p>
    <w:p w14:paraId="0B3569A2" w14:textId="77777777" w:rsidR="00774472" w:rsidRPr="0045652F" w:rsidRDefault="00774472">
      <w:pPr>
        <w:pStyle w:val="Ecran"/>
        <w:rPr>
          <w:lang w:val="en-US"/>
        </w:rPr>
      </w:pPr>
      <w:r w:rsidRPr="0045652F">
        <w:rPr>
          <w:lang w:val="en-US"/>
        </w:rPr>
        <w:t>{{{ VALID-PFKEYS (pfk1, pfk2, .. , pfkn) }}}</w:t>
      </w:r>
    </w:p>
    <w:p w14:paraId="1B22258D" w14:textId="77777777" w:rsidR="00774472" w:rsidRPr="0045652F" w:rsidRDefault="00774472">
      <w:pPr>
        <w:pStyle w:val="Ecran"/>
        <w:rPr>
          <w:lang w:val="en-US"/>
        </w:rPr>
      </w:pPr>
    </w:p>
    <w:p w14:paraId="08074075" w14:textId="77777777" w:rsidR="00774472" w:rsidRPr="0045652F" w:rsidRDefault="00774472">
      <w:pPr>
        <w:rPr>
          <w:lang w:val="en-US"/>
        </w:rPr>
      </w:pPr>
    </w:p>
    <w:p w14:paraId="19407EC1" w14:textId="77777777" w:rsidR="00774472" w:rsidRPr="0045652F" w:rsidRDefault="00774472">
      <w:pPr>
        <w:pStyle w:val="ecran0"/>
        <w:rPr>
          <w:lang w:val="en-US"/>
        </w:rPr>
      </w:pPr>
      <w:r w:rsidRPr="0045652F">
        <w:rPr>
          <w:lang w:val="en-US"/>
        </w:rPr>
        <w:t>For example,</w:t>
      </w:r>
    </w:p>
    <w:p w14:paraId="5A4B7912" w14:textId="77777777" w:rsidR="00774472" w:rsidRPr="0045652F" w:rsidRDefault="00774472">
      <w:pPr>
        <w:pStyle w:val="Listing"/>
        <w:rPr>
          <w:lang w:val="en-US"/>
        </w:rPr>
      </w:pPr>
    </w:p>
    <w:p w14:paraId="1C7081E8" w14:textId="77777777" w:rsidR="00774472" w:rsidRPr="0045652F" w:rsidRDefault="00774472">
      <w:pPr>
        <w:pStyle w:val="Listing"/>
        <w:rPr>
          <w:rFonts w:ascii="Verdana" w:hAnsi="Verdana"/>
          <w:b/>
          <w:bCs/>
          <w:i/>
          <w:iCs/>
          <w:sz w:val="18"/>
          <w:lang w:val="en-US"/>
        </w:rPr>
      </w:pPr>
      <w:r w:rsidRPr="0045652F">
        <w:rPr>
          <w:rFonts w:ascii="Verdana" w:hAnsi="Verdana"/>
          <w:b/>
          <w:bCs/>
          <w:i/>
          <w:iCs/>
          <w:sz w:val="18"/>
          <w:lang w:val="en-US"/>
        </w:rPr>
        <w:t>Disallow ATTN, PF08 and PF24</w:t>
      </w:r>
    </w:p>
    <w:p w14:paraId="23345702" w14:textId="77777777" w:rsidR="00774472" w:rsidRPr="0045652F" w:rsidRDefault="00774472">
      <w:pPr>
        <w:pStyle w:val="Listing"/>
        <w:rPr>
          <w:lang w:val="en-US"/>
        </w:rPr>
      </w:pPr>
    </w:p>
    <w:p w14:paraId="29FAA445" w14:textId="77777777" w:rsidR="00774472" w:rsidRPr="0045652F" w:rsidRDefault="00774472">
      <w:pPr>
        <w:pStyle w:val="Listing"/>
        <w:rPr>
          <w:lang w:val="en-US"/>
        </w:rPr>
      </w:pPr>
      <w:r w:rsidRPr="0045652F">
        <w:rPr>
          <w:lang w:val="en-US"/>
        </w:rPr>
        <w:t>{{{ INVALID-PFKEYS (ATTN,PF08,PF24) }}}</w:t>
      </w:r>
    </w:p>
    <w:p w14:paraId="0F7CBBEB" w14:textId="77777777" w:rsidR="00774472" w:rsidRPr="0045652F" w:rsidRDefault="00774472">
      <w:pPr>
        <w:pStyle w:val="Listing"/>
        <w:rPr>
          <w:lang w:val="en-US"/>
        </w:rPr>
      </w:pPr>
    </w:p>
    <w:p w14:paraId="3F41D979" w14:textId="77777777" w:rsidR="00774472" w:rsidRPr="0045652F" w:rsidRDefault="00774472">
      <w:pPr>
        <w:pStyle w:val="Listing"/>
        <w:rPr>
          <w:rFonts w:ascii="Verdana" w:hAnsi="Verdana"/>
          <w:b/>
          <w:bCs/>
          <w:i/>
          <w:iCs/>
          <w:sz w:val="18"/>
          <w:lang w:val="en-US"/>
        </w:rPr>
      </w:pPr>
      <w:r w:rsidRPr="0045652F">
        <w:rPr>
          <w:rFonts w:ascii="Verdana" w:hAnsi="Verdana"/>
          <w:b/>
          <w:bCs/>
          <w:i/>
          <w:iCs/>
          <w:sz w:val="18"/>
          <w:lang w:val="en-US"/>
        </w:rPr>
        <w:t>Disallow all function keys except ENTER and PF03</w:t>
      </w:r>
    </w:p>
    <w:p w14:paraId="5C40CC26" w14:textId="77777777" w:rsidR="00774472" w:rsidRPr="0045652F" w:rsidRDefault="00774472">
      <w:pPr>
        <w:pStyle w:val="Listing"/>
        <w:rPr>
          <w:lang w:val="en-US"/>
        </w:rPr>
      </w:pPr>
    </w:p>
    <w:p w14:paraId="3CE4BBCD" w14:textId="77777777" w:rsidR="00774472" w:rsidRPr="0045652F" w:rsidRDefault="00774472">
      <w:pPr>
        <w:pStyle w:val="Listing"/>
        <w:rPr>
          <w:lang w:val="en-US"/>
        </w:rPr>
      </w:pPr>
      <w:r w:rsidRPr="0045652F">
        <w:rPr>
          <w:lang w:val="en-US"/>
        </w:rPr>
        <w:t>{{{ VALID-PFKEYS (ENTER,PF03) }}}</w:t>
      </w:r>
    </w:p>
    <w:p w14:paraId="2E0573D3" w14:textId="77777777" w:rsidR="00774472" w:rsidRPr="0045652F" w:rsidRDefault="00774472">
      <w:pPr>
        <w:pStyle w:val="Listing"/>
        <w:rPr>
          <w:lang w:val="en-US"/>
        </w:rPr>
      </w:pPr>
    </w:p>
    <w:p w14:paraId="22394304" w14:textId="77777777" w:rsidR="00774472" w:rsidRPr="0045652F" w:rsidRDefault="00774472">
      <w:pPr>
        <w:rPr>
          <w:lang w:val="en-US"/>
        </w:rPr>
      </w:pPr>
    </w:p>
    <w:p w14:paraId="09CCB05F" w14:textId="77777777" w:rsidR="00774472" w:rsidRPr="0045652F" w:rsidRDefault="00774472">
      <w:pPr>
        <w:pStyle w:val="Heading5"/>
        <w:rPr>
          <w:lang w:val="en-US"/>
        </w:rPr>
      </w:pPr>
      <w:bookmarkStart w:id="154" w:name="_Ref90806212"/>
      <w:bookmarkStart w:id="155" w:name="_Toc93996990"/>
      <w:r w:rsidRPr="0045652F">
        <w:rPr>
          <w:lang w:val="en-US"/>
        </w:rPr>
        <w:t>PF key processing by scenario</w:t>
      </w:r>
    </w:p>
    <w:p w14:paraId="0C96DDAB" w14:textId="77777777" w:rsidR="00774472" w:rsidRPr="0045652F" w:rsidRDefault="00774472">
      <w:pPr>
        <w:pStyle w:val="ecran0"/>
        <w:rPr>
          <w:lang w:val="en-US"/>
        </w:rPr>
      </w:pPr>
      <w:r w:rsidRPr="0045652F">
        <w:rPr>
          <w:lang w:val="en-US"/>
        </w:rPr>
        <w:t xml:space="preserve">A page template can generate a “pseudo-PFkey” intended to be interpreted by an INPUT scenario.  This is done by setting the </w:t>
      </w:r>
      <w:r w:rsidRPr="0045652F">
        <w:rPr>
          <w:i/>
          <w:iCs/>
          <w:lang w:val="en-US"/>
        </w:rPr>
        <w:t>pfkField</w:t>
      </w:r>
      <w:r w:rsidRPr="0045652F">
        <w:rPr>
          <w:lang w:val="en-US"/>
        </w:rPr>
        <w:t xml:space="preserve"> to a value beginning with SCENARIO.  The pseudo-PFKey will be accepted by VIRTEL and treated as ENTER, but it will not be transmitted to the application.  The scenario can retrieve the value of the </w:t>
      </w:r>
      <w:r w:rsidRPr="0045652F">
        <w:rPr>
          <w:i/>
          <w:iCs/>
          <w:lang w:val="en-US"/>
        </w:rPr>
        <w:t>pfkField</w:t>
      </w:r>
      <w:r w:rsidRPr="0045652F">
        <w:rPr>
          <w:lang w:val="en-US"/>
        </w:rPr>
        <w:t xml:space="preserve"> by means of the COPY$ INPUT-TO-VARIABLE instruction.  For example:</w:t>
      </w:r>
    </w:p>
    <w:p w14:paraId="12C2A298" w14:textId="77777777" w:rsidR="00774472" w:rsidRPr="0045652F" w:rsidRDefault="00774472">
      <w:pPr>
        <w:pStyle w:val="Listing"/>
        <w:rPr>
          <w:lang w:val="en-US"/>
        </w:rPr>
      </w:pPr>
    </w:p>
    <w:p w14:paraId="4FE460E8" w14:textId="77777777" w:rsidR="00774472" w:rsidRPr="0045652F" w:rsidRDefault="00774472">
      <w:pPr>
        <w:pStyle w:val="Listing"/>
        <w:rPr>
          <w:rFonts w:ascii="Verdana" w:hAnsi="Verdana"/>
          <w:b/>
          <w:bCs/>
          <w:i/>
          <w:iCs/>
          <w:lang w:val="en-US"/>
        </w:rPr>
      </w:pPr>
      <w:r w:rsidRPr="0045652F">
        <w:rPr>
          <w:rFonts w:ascii="Verdana" w:hAnsi="Verdana"/>
          <w:b/>
          <w:bCs/>
          <w:i/>
          <w:iCs/>
          <w:lang w:val="en-US"/>
        </w:rPr>
        <w:t>Definition of the BUTTON field in the page template:</w:t>
      </w:r>
    </w:p>
    <w:p w14:paraId="07668D42" w14:textId="77777777" w:rsidR="00774472" w:rsidRPr="0045652F" w:rsidRDefault="00774472">
      <w:pPr>
        <w:pStyle w:val="Listing"/>
        <w:rPr>
          <w:lang w:val="en-US"/>
        </w:rPr>
      </w:pPr>
    </w:p>
    <w:p w14:paraId="0445E2D0" w14:textId="77777777" w:rsidR="00774472" w:rsidRPr="0045652F" w:rsidRDefault="00774472">
      <w:pPr>
        <w:pStyle w:val="Listing"/>
        <w:rPr>
          <w:lang w:val="en-US"/>
        </w:rPr>
      </w:pPr>
      <w:r w:rsidRPr="0045652F">
        <w:rPr>
          <w:lang w:val="en-US"/>
        </w:rPr>
        <w:t>{{{ DEFINE-HTML-PFKEY "pf" }}}</w:t>
      </w:r>
    </w:p>
    <w:p w14:paraId="081B0422" w14:textId="77777777" w:rsidR="00774472" w:rsidRPr="0045652F" w:rsidRDefault="00774472">
      <w:pPr>
        <w:pStyle w:val="Listing"/>
        <w:rPr>
          <w:lang w:val="en-US"/>
        </w:rPr>
      </w:pPr>
      <w:r w:rsidRPr="0045652F">
        <w:rPr>
          <w:lang w:val="en-US"/>
        </w:rPr>
        <w:t>&lt;INPUT TYPE="BUTTON" size="5" VALUE="SCENARIO-DFHMDF"</w:t>
      </w:r>
    </w:p>
    <w:p w14:paraId="0F7A332B" w14:textId="77777777" w:rsidR="00774472" w:rsidRPr="0045652F" w:rsidRDefault="00774472">
      <w:pPr>
        <w:pStyle w:val="Listing"/>
        <w:rPr>
          <w:lang w:val="en-US"/>
        </w:rPr>
      </w:pPr>
      <w:r w:rsidRPr="0045652F">
        <w:rPr>
          <w:lang w:val="en-US"/>
        </w:rPr>
        <w:t xml:space="preserve">                     onclick="submitform(this.value)"&gt;</w:t>
      </w:r>
    </w:p>
    <w:p w14:paraId="5E09AF8B" w14:textId="77777777" w:rsidR="00774472" w:rsidRPr="0045652F" w:rsidRDefault="00774472">
      <w:pPr>
        <w:pStyle w:val="Listing"/>
        <w:rPr>
          <w:lang w:val="en-US"/>
        </w:rPr>
      </w:pPr>
    </w:p>
    <w:p w14:paraId="34A046CE" w14:textId="77777777" w:rsidR="00774472" w:rsidRPr="0045652F" w:rsidRDefault="00774472">
      <w:pPr>
        <w:pStyle w:val="Listing"/>
        <w:rPr>
          <w:rFonts w:ascii="Verdana" w:hAnsi="Verdana"/>
          <w:b/>
          <w:bCs/>
          <w:i/>
          <w:iCs/>
          <w:lang w:val="en-US"/>
        </w:rPr>
      </w:pPr>
      <w:r w:rsidRPr="0045652F">
        <w:rPr>
          <w:rFonts w:ascii="Verdana" w:hAnsi="Verdana"/>
          <w:b/>
          <w:bCs/>
          <w:i/>
          <w:iCs/>
          <w:lang w:val="en-US"/>
        </w:rPr>
        <w:t>Retrieving and testing the PF key value in the INPUT scenario:</w:t>
      </w:r>
    </w:p>
    <w:p w14:paraId="03C9287A" w14:textId="77777777" w:rsidR="00774472" w:rsidRPr="0045652F" w:rsidRDefault="00774472">
      <w:pPr>
        <w:pStyle w:val="Listing"/>
        <w:rPr>
          <w:lang w:val="en-US"/>
        </w:rPr>
      </w:pPr>
    </w:p>
    <w:p w14:paraId="5722896A" w14:textId="77777777" w:rsidR="00774472" w:rsidRPr="0045652F" w:rsidRDefault="00774472">
      <w:pPr>
        <w:pStyle w:val="Listing"/>
        <w:rPr>
          <w:lang w:val="en-US"/>
        </w:rPr>
      </w:pPr>
      <w:r w:rsidRPr="0045652F">
        <w:rPr>
          <w:lang w:val="en-US"/>
        </w:rPr>
        <w:t xml:space="preserve">         COPY$ INPUT-TO-VARIABLE,FIELD='pf',VAR='PF'</w:t>
      </w:r>
    </w:p>
    <w:p w14:paraId="62FE9114" w14:textId="77777777" w:rsidR="00774472" w:rsidRPr="0045652F" w:rsidRDefault="00774472">
      <w:pPr>
        <w:pStyle w:val="Listing"/>
        <w:rPr>
          <w:lang w:val="en-US"/>
        </w:rPr>
      </w:pPr>
      <w:r w:rsidRPr="0045652F">
        <w:rPr>
          <w:lang w:val="en-US"/>
        </w:rPr>
        <w:t xml:space="preserve">         IF$   NOT-FOUND,THEN=NOPARAMS</w:t>
      </w:r>
    </w:p>
    <w:p w14:paraId="5B10A9D8" w14:textId="77777777" w:rsidR="00774472" w:rsidRPr="0045652F" w:rsidRDefault="00774472">
      <w:pPr>
        <w:pStyle w:val="Listing"/>
        <w:rPr>
          <w:lang w:val="en-US"/>
        </w:rPr>
      </w:pPr>
      <w:r w:rsidRPr="0045652F">
        <w:rPr>
          <w:lang w:val="en-US"/>
        </w:rPr>
        <w:t xml:space="preserve">         CASE$ 'PF',(NE,'SCENARIO-DFHMDF',NOPARAMS)</w:t>
      </w:r>
    </w:p>
    <w:p w14:paraId="2950ADCB" w14:textId="77777777" w:rsidR="00774472" w:rsidRPr="0045652F" w:rsidRDefault="00774472">
      <w:pPr>
        <w:pStyle w:val="Listing"/>
        <w:rPr>
          <w:lang w:val="en-US"/>
        </w:rPr>
      </w:pPr>
      <w:r w:rsidRPr="0045652F">
        <w:rPr>
          <w:lang w:val="en-US"/>
        </w:rPr>
        <w:t>* generate the screen capture:</w:t>
      </w:r>
    </w:p>
    <w:p w14:paraId="172814EC" w14:textId="77777777" w:rsidR="00774472" w:rsidRPr="0045652F" w:rsidRDefault="00774472">
      <w:pPr>
        <w:pStyle w:val="Listing"/>
        <w:rPr>
          <w:lang w:val="en-US"/>
        </w:rPr>
      </w:pPr>
      <w:r w:rsidRPr="0045652F">
        <w:rPr>
          <w:lang w:val="en-US"/>
        </w:rPr>
        <w:t xml:space="preserve">         COPY$ OUTPUT-FILE-TO-VARIABLE,                                *</w:t>
      </w:r>
    </w:p>
    <w:p w14:paraId="77B762D8" w14:textId="77777777" w:rsidR="00774472" w:rsidRPr="0045652F" w:rsidRDefault="00774472">
      <w:pPr>
        <w:pStyle w:val="Listing"/>
        <w:rPr>
          <w:lang w:val="en-US"/>
        </w:rPr>
      </w:pPr>
      <w:r w:rsidRPr="0045652F">
        <w:rPr>
          <w:lang w:val="en-US"/>
        </w:rPr>
        <w:t xml:space="preserve">               FILE='DFHMDF.TXT',VAR='CAPTURE'</w:t>
      </w:r>
    </w:p>
    <w:p w14:paraId="5157F2C0" w14:textId="77777777" w:rsidR="00774472" w:rsidRPr="0045652F" w:rsidRDefault="00774472">
      <w:pPr>
        <w:pStyle w:val="Listing"/>
        <w:rPr>
          <w:lang w:val="en-US"/>
        </w:rPr>
      </w:pPr>
      <w:r w:rsidRPr="0045652F">
        <w:rPr>
          <w:lang w:val="en-US"/>
        </w:rPr>
        <w:t>* send result to browser</w:t>
      </w:r>
    </w:p>
    <w:p w14:paraId="36089A60" w14:textId="77777777" w:rsidR="00774472" w:rsidRPr="0045652F" w:rsidRDefault="00774472">
      <w:pPr>
        <w:pStyle w:val="Listing"/>
        <w:rPr>
          <w:lang w:val="en-US"/>
        </w:rPr>
      </w:pPr>
      <w:r w:rsidRPr="0045652F">
        <w:rPr>
          <w:lang w:val="en-US"/>
        </w:rPr>
        <w:t xml:space="preserve">         SEND$ AS-FILE,VAR='CAPTURE',                                  *</w:t>
      </w:r>
    </w:p>
    <w:p w14:paraId="03171A90" w14:textId="77777777" w:rsidR="00774472" w:rsidRPr="0045652F" w:rsidRDefault="00774472">
      <w:pPr>
        <w:pStyle w:val="Listing"/>
        <w:rPr>
          <w:lang w:val="en-US"/>
        </w:rPr>
      </w:pPr>
      <w:r w:rsidRPr="0045652F">
        <w:rPr>
          <w:lang w:val="en-US"/>
        </w:rPr>
        <w:t xml:space="preserve">               TYPE='text/plain',NAME='dfhmdf.asm'</w:t>
      </w:r>
    </w:p>
    <w:p w14:paraId="2862B6F1" w14:textId="77777777" w:rsidR="00774472" w:rsidRPr="0045652F" w:rsidRDefault="00774472">
      <w:pPr>
        <w:pStyle w:val="Listing"/>
        <w:rPr>
          <w:lang w:val="en-US"/>
        </w:rPr>
      </w:pPr>
      <w:r w:rsidRPr="0045652F">
        <w:rPr>
          <w:lang w:val="en-US"/>
        </w:rPr>
        <w:t>NOPARAMS EQU   *</w:t>
      </w:r>
    </w:p>
    <w:p w14:paraId="6E1110F8" w14:textId="77777777" w:rsidR="00774472" w:rsidRPr="0045652F" w:rsidRDefault="00774472">
      <w:pPr>
        <w:pStyle w:val="Listing"/>
        <w:rPr>
          <w:lang w:val="en-US"/>
        </w:rPr>
      </w:pPr>
    </w:p>
    <w:p w14:paraId="1FC4EDA3" w14:textId="77777777" w:rsidR="00774472" w:rsidRPr="0045652F" w:rsidRDefault="00774472">
      <w:pPr>
        <w:rPr>
          <w:szCs w:val="19"/>
          <w:lang w:val="en-US"/>
        </w:rPr>
      </w:pPr>
    </w:p>
    <w:p w14:paraId="60DD3D49" w14:textId="77777777" w:rsidR="00774472" w:rsidRPr="0045652F" w:rsidRDefault="00774472">
      <w:pPr>
        <w:pStyle w:val="Heading5"/>
        <w:rPr>
          <w:lang w:val="en-US"/>
        </w:rPr>
      </w:pPr>
      <w:r w:rsidRPr="0045652F">
        <w:rPr>
          <w:lang w:val="en-US"/>
        </w:rPr>
        <w:t>The Null PF key</w:t>
      </w:r>
    </w:p>
    <w:p w14:paraId="228506C4" w14:textId="77777777" w:rsidR="00774472" w:rsidRPr="0045652F" w:rsidRDefault="00774472">
      <w:pPr>
        <w:pStyle w:val="ecran0"/>
        <w:rPr>
          <w:b/>
          <w:bCs/>
          <w:lang w:val="en-US"/>
        </w:rPr>
      </w:pPr>
      <w:r w:rsidRPr="0045652F">
        <w:rPr>
          <w:lang w:val="en-US"/>
        </w:rPr>
        <w:t xml:space="preserve">A page template or JavaScript program can request VIRTEL to resend the contents of the current 3270 screen, without sending any input to the host application, by setting the </w:t>
      </w:r>
      <w:r w:rsidRPr="0045652F">
        <w:rPr>
          <w:i/>
          <w:iCs/>
          <w:lang w:val="en-US"/>
        </w:rPr>
        <w:t>pfkField</w:t>
      </w:r>
      <w:r w:rsidRPr="0045652F">
        <w:rPr>
          <w:lang w:val="en-US"/>
        </w:rPr>
        <w:t xml:space="preserve"> to the value </w:t>
      </w:r>
      <w:r w:rsidRPr="0045652F">
        <w:rPr>
          <w:b/>
          <w:bCs/>
          <w:lang w:val="en-US"/>
        </w:rPr>
        <w:t>NULL-PF</w:t>
      </w:r>
    </w:p>
    <w:p w14:paraId="64616099" w14:textId="77777777" w:rsidR="00774472" w:rsidRPr="0045652F" w:rsidRDefault="00774472">
      <w:pPr>
        <w:rPr>
          <w:lang w:val="en-US"/>
        </w:rPr>
      </w:pPr>
    </w:p>
    <w:p w14:paraId="06C3ADCB" w14:textId="77777777" w:rsidR="00774472" w:rsidRPr="0045652F" w:rsidRDefault="00774472">
      <w:pPr>
        <w:pStyle w:val="Heading4"/>
        <w:pageBreakBefore/>
        <w:rPr>
          <w:lang w:val="en-US"/>
        </w:rPr>
      </w:pPr>
      <w:r w:rsidRPr="0045652F">
        <w:rPr>
          <w:lang w:val="en-US"/>
        </w:rPr>
        <w:t>Setting and unsetting local options</w:t>
      </w:r>
      <w:bookmarkEnd w:id="154"/>
      <w:bookmarkEnd w:id="155"/>
    </w:p>
    <w:p w14:paraId="1BEF00EB" w14:textId="77777777" w:rsidR="00774472" w:rsidRPr="0045652F" w:rsidRDefault="00774472">
      <w:pPr>
        <w:keepNext/>
        <w:keepLines/>
        <w:rPr>
          <w:lang w:val="en-US"/>
        </w:rPr>
      </w:pPr>
      <w:r w:rsidRPr="0045652F">
        <w:rPr>
          <w:lang w:val="en-US"/>
        </w:rPr>
        <w:t>The SET-LOCAL-OPTIONS and UNSET-LOCAL-OPTIONS tags allow the activation or deactivation of miscellaneous processing options associated with HTML generation.  These options are normally deactivated, but any or all of them can be activated by default using the HTSETn parameters in the VIRTCT.  Refer to the VIRTEL Installation Guide for details of the HTSETn parameters.  The SET-LOCAL-OPTIONS and UNSET-LOCAL-OPTIONS tags apply only to the current page, and take effect from the point in the page at which they appear.</w:t>
      </w:r>
    </w:p>
    <w:p w14:paraId="3B02E561" w14:textId="77777777" w:rsidR="00774472" w:rsidRPr="0045652F" w:rsidRDefault="00774472">
      <w:pPr>
        <w:keepNext/>
        <w:keepLines/>
        <w:rPr>
          <w:lang w:val="en-US"/>
        </w:rPr>
      </w:pPr>
    </w:p>
    <w:p w14:paraId="792681F1" w14:textId="77777777" w:rsidR="00774472" w:rsidRPr="0045652F" w:rsidRDefault="00774472">
      <w:pPr>
        <w:keepNext/>
        <w:keepLines/>
        <w:rPr>
          <w:lang w:val="en-US"/>
        </w:rPr>
      </w:pPr>
      <w:r w:rsidRPr="0045652F">
        <w:rPr>
          <w:lang w:val="en-US"/>
        </w:rPr>
        <w:t>The options which can be specified are:</w:t>
      </w:r>
    </w:p>
    <w:p w14:paraId="5553F43C" w14:textId="77777777" w:rsidR="00774472" w:rsidRPr="0045652F" w:rsidRDefault="00774472">
      <w:pPr>
        <w:keepNext/>
        <w:keepLines/>
        <w:rPr>
          <w:lang w:val="en-US"/>
        </w:rPr>
      </w:pPr>
    </w:p>
    <w:p w14:paraId="10CD7B0A" w14:textId="77777777" w:rsidR="00774472" w:rsidRPr="0045652F" w:rsidRDefault="00774472">
      <w:pPr>
        <w:pStyle w:val="RefrenceChamp"/>
        <w:keepNext/>
        <w:keepLines/>
        <w:rPr>
          <w:lang w:val="en-US"/>
        </w:rPr>
      </w:pPr>
      <w:r w:rsidRPr="0045652F">
        <w:rPr>
          <w:bCs/>
          <w:lang w:val="en-US"/>
        </w:rPr>
        <w:t>MAXLENGTH</w:t>
      </w:r>
      <w:r w:rsidRPr="0045652F">
        <w:rPr>
          <w:b/>
          <w:lang w:val="en-US"/>
        </w:rPr>
        <w:tab/>
      </w:r>
      <w:r w:rsidRPr="0045652F">
        <w:rPr>
          <w:lang w:val="en-US"/>
        </w:rPr>
        <w:t>Indicates that VIRTEL will generate HTML input fields with the parameter “maxlength” in addition to “size”.  The “maxlength” parameter ensures that the number of characters that can be entered into an HTML field does not exceed the 3270 field length.   By default, VIRTEL does not generate “maxlength”, which allows an unlimited number of characters to be entered in each HTML field, and VIRTEL truncates the value as necessary before sending the data to the host application.</w:t>
      </w:r>
    </w:p>
    <w:p w14:paraId="35F5EEEC" w14:textId="77777777" w:rsidR="00774472" w:rsidRPr="0045652F" w:rsidRDefault="00774472">
      <w:pPr>
        <w:pStyle w:val="RefrenceChamp"/>
        <w:keepNext/>
        <w:keepLines/>
        <w:rPr>
          <w:lang w:val="en-US"/>
        </w:rPr>
      </w:pPr>
      <w:r w:rsidRPr="0045652F">
        <w:rPr>
          <w:lang w:val="en-US"/>
        </w:rPr>
        <w:t>ID</w:t>
      </w:r>
      <w:r w:rsidRPr="0045652F">
        <w:rPr>
          <w:lang w:val="en-US"/>
        </w:rPr>
        <w:tab/>
        <w:t>Indicates that VIRTEL will generate HTML input fields with the parameter “id” in addition to the “name” parameter.  The “id” has the same value as the “name”.  This is intended for use with JavaScript code which refers to VIRTEL-generated fields using the getElementById method.</w:t>
      </w:r>
    </w:p>
    <w:p w14:paraId="36DBA7BB" w14:textId="77777777" w:rsidR="00774472" w:rsidRPr="0045652F" w:rsidRDefault="00774472">
      <w:pPr>
        <w:pStyle w:val="RefrenceChamp"/>
        <w:keepNext/>
        <w:keepLines/>
        <w:rPr>
          <w:lang w:val="en-US"/>
        </w:rPr>
      </w:pPr>
      <w:r w:rsidRPr="0045652F">
        <w:rPr>
          <w:lang w:val="en-US"/>
        </w:rPr>
        <w:t>DO-NOT-IGNORE-BINARY-ZEROES</w:t>
      </w:r>
      <w:r w:rsidRPr="0045652F">
        <w:rPr>
          <w:lang w:val="en-US"/>
        </w:rPr>
        <w:tab/>
      </w:r>
      <w:r w:rsidRPr="0045652F">
        <w:rPr>
          <w:lang w:val="en-US"/>
        </w:rPr>
        <w:br/>
        <w:t>When this option is activated, then all 3270 NUL characters in input fields generated by VIRTEL will be sent to the browser as SUB characters (x'1A'). When this option is not activated, then VIRTEL will remove 3270 NUL characters from input fields.</w:t>
      </w:r>
    </w:p>
    <w:p w14:paraId="23BE7C2A" w14:textId="77777777" w:rsidR="00774472" w:rsidRPr="0045652F" w:rsidRDefault="00774472">
      <w:pPr>
        <w:pStyle w:val="RefrenceChamp"/>
        <w:keepNext/>
        <w:keepLines/>
        <w:rPr>
          <w:lang w:val="en-US"/>
        </w:rPr>
      </w:pPr>
      <w:r w:rsidRPr="0045652F">
        <w:rPr>
          <w:lang w:val="en-US"/>
        </w:rPr>
        <w:t>BLANK-BINARY-ZEROES</w:t>
      </w:r>
      <w:r w:rsidRPr="0045652F">
        <w:rPr>
          <w:lang w:val="en-US"/>
        </w:rPr>
        <w:tab/>
      </w:r>
      <w:r w:rsidRPr="0045652F">
        <w:rPr>
          <w:lang w:val="en-US"/>
        </w:rPr>
        <w:br/>
        <w:t>Affects the processing of the COPY-FROM</w:t>
      </w:r>
      <w:r w:rsidR="00F62E67">
        <w:rPr>
          <w:lang w:val="en-US"/>
        </w:rPr>
        <w:t xml:space="preserve"> and GENERATE-VARIABLES</w:t>
      </w:r>
      <w:r w:rsidRPr="0045652F">
        <w:rPr>
          <w:lang w:val="en-US"/>
        </w:rPr>
        <w:t xml:space="preserve"> tag</w:t>
      </w:r>
      <w:r w:rsidR="00F62E67">
        <w:rPr>
          <w:lang w:val="en-US"/>
        </w:rPr>
        <w:t>s</w:t>
      </w:r>
      <w:r w:rsidRPr="0045652F">
        <w:rPr>
          <w:lang w:val="en-US"/>
        </w:rPr>
        <w:t xml:space="preserve"> (see “Inserting host application data in a page” </w:t>
      </w:r>
      <w:r w:rsidRPr="0045652F">
        <w:rPr>
          <w:lang w:val="en-US"/>
        </w:rPr>
        <w:fldChar w:fldCharType="begin"/>
      </w:r>
      <w:r w:rsidRPr="0045652F">
        <w:rPr>
          <w:lang w:val="en-US"/>
        </w:rPr>
        <w:instrText xml:space="preserve"> PAGEREF _Ref90806176 \p \h </w:instrText>
      </w:r>
      <w:r w:rsidRPr="0045652F">
        <w:rPr>
          <w:lang w:val="en-US"/>
        </w:rPr>
      </w:r>
      <w:r w:rsidRPr="0045652F">
        <w:rPr>
          <w:lang w:val="en-US"/>
        </w:rPr>
        <w:fldChar w:fldCharType="separate"/>
      </w:r>
      <w:r w:rsidR="00A87DE6">
        <w:rPr>
          <w:noProof/>
          <w:lang w:val="en-US"/>
        </w:rPr>
        <w:t>sur la page 32</w:t>
      </w:r>
      <w:r w:rsidRPr="0045652F">
        <w:rPr>
          <w:lang w:val="en-US"/>
        </w:rPr>
        <w:fldChar w:fldCharType="end"/>
      </w:r>
      <w:r w:rsidRPr="0045652F">
        <w:rPr>
          <w:lang w:val="en-US"/>
        </w:rPr>
        <w:t>).</w:t>
      </w:r>
    </w:p>
    <w:p w14:paraId="5DAE18D2" w14:textId="77777777" w:rsidR="008B7EF4" w:rsidRDefault="00774472" w:rsidP="008B7EF4">
      <w:pPr>
        <w:pStyle w:val="RefrenceChamp"/>
        <w:keepNext/>
        <w:keepLines/>
        <w:spacing w:after="0"/>
        <w:rPr>
          <w:lang w:val="en-US"/>
        </w:rPr>
      </w:pPr>
      <w:r w:rsidRPr="0045652F">
        <w:rPr>
          <w:lang w:val="en-US"/>
        </w:rPr>
        <w:t>HTML-ESCAPES</w:t>
      </w:r>
      <w:r w:rsidR="008B7EF4">
        <w:rPr>
          <w:lang w:val="en-US"/>
        </w:rPr>
        <w:t xml:space="preserve">, </w:t>
      </w:r>
      <w:r w:rsidRPr="0045652F">
        <w:rPr>
          <w:lang w:val="en-US"/>
        </w:rPr>
        <w:t>JAVASCRIPT-ESCAPES</w:t>
      </w:r>
      <w:r w:rsidR="008B7EF4">
        <w:rPr>
          <w:lang w:val="en-US"/>
        </w:rPr>
        <w:t xml:space="preserve">, JSON-ESCAPES, </w:t>
      </w:r>
    </w:p>
    <w:p w14:paraId="7AFB07A7" w14:textId="77777777" w:rsidR="00774472" w:rsidRPr="0045652F" w:rsidRDefault="008B7EF4" w:rsidP="008B7EF4">
      <w:pPr>
        <w:pStyle w:val="RefrenceChamp"/>
        <w:keepNext/>
        <w:keepLines/>
        <w:rPr>
          <w:lang w:val="en-US"/>
        </w:rPr>
      </w:pPr>
      <w:r>
        <w:rPr>
          <w:lang w:val="en-US"/>
        </w:rPr>
        <w:t xml:space="preserve">NO-ESCAPES, </w:t>
      </w:r>
      <w:r w:rsidR="00774472" w:rsidRPr="0045652F">
        <w:rPr>
          <w:lang w:val="en-US"/>
        </w:rPr>
        <w:t>XML-ESCAPES</w:t>
      </w:r>
      <w:r w:rsidR="00774472" w:rsidRPr="0045652F">
        <w:rPr>
          <w:lang w:val="en-US"/>
        </w:rPr>
        <w:tab/>
      </w:r>
      <w:r w:rsidR="00774472" w:rsidRPr="0045652F">
        <w:rPr>
          <w:lang w:val="en-US"/>
        </w:rPr>
        <w:br/>
        <w:t xml:space="preserve">Affects the processing of the CURRENT-VALUE-OF, TRIMMED-VALUE-OF and NO-BLANKS-VALUE-OF tags (see “Handling table variables” </w:t>
      </w:r>
      <w:r w:rsidR="00774472" w:rsidRPr="0045652F">
        <w:rPr>
          <w:lang w:val="en-US"/>
        </w:rPr>
        <w:fldChar w:fldCharType="begin"/>
      </w:r>
      <w:r w:rsidR="00774472" w:rsidRPr="0045652F">
        <w:rPr>
          <w:lang w:val="en-US"/>
        </w:rPr>
        <w:instrText xml:space="preserve"> PAGEREF _Ref107029892 \p \h </w:instrText>
      </w:r>
      <w:r w:rsidR="00774472" w:rsidRPr="0045652F">
        <w:rPr>
          <w:lang w:val="en-US"/>
        </w:rPr>
      </w:r>
      <w:r w:rsidR="00774472" w:rsidRPr="0045652F">
        <w:rPr>
          <w:lang w:val="en-US"/>
        </w:rPr>
        <w:fldChar w:fldCharType="separate"/>
      </w:r>
      <w:r w:rsidR="00A87DE6">
        <w:rPr>
          <w:noProof/>
          <w:lang w:val="en-US"/>
        </w:rPr>
        <w:t>sur la page 53</w:t>
      </w:r>
      <w:r w:rsidR="00774472" w:rsidRPr="0045652F">
        <w:rPr>
          <w:lang w:val="en-US"/>
        </w:rPr>
        <w:fldChar w:fldCharType="end"/>
      </w:r>
      <w:r w:rsidR="00774472" w:rsidRPr="0045652F">
        <w:rPr>
          <w:lang w:val="en-US"/>
        </w:rPr>
        <w:t>).</w:t>
      </w:r>
      <w:r w:rsidR="00865B0D">
        <w:rPr>
          <w:lang w:val="en-US"/>
        </w:rPr>
        <w:t xml:space="preserve"> Similarly affects the processing of the values generated by GENERATE-VARIABLES.</w:t>
      </w:r>
    </w:p>
    <w:p w14:paraId="0B6189EE" w14:textId="77777777" w:rsidR="00774472" w:rsidRPr="0045652F" w:rsidRDefault="00774472">
      <w:pPr>
        <w:pStyle w:val="RefrenceChamp"/>
        <w:keepLines/>
        <w:rPr>
          <w:lang w:val="en-US"/>
        </w:rPr>
      </w:pPr>
      <w:r w:rsidRPr="0045652F">
        <w:rPr>
          <w:lang w:val="en-US"/>
        </w:rPr>
        <w:t>AUTO-INCREMENT-VARIABLES</w:t>
      </w:r>
      <w:r w:rsidRPr="0045652F">
        <w:rPr>
          <w:lang w:val="en-US"/>
        </w:rPr>
        <w:tab/>
      </w:r>
      <w:r w:rsidRPr="0045652F">
        <w:rPr>
          <w:lang w:val="en-US"/>
        </w:rPr>
        <w:br/>
        <w:t>When this option is activated, table variables referenced outside a FOR-EACH-VALUE-IN loop will be automatically advanced to their next value each time they are reused.  If this option is not active, the CURRENT-VALUE-OF tag always produces the first value of a table variable when it is referenced outside a loop.</w:t>
      </w:r>
    </w:p>
    <w:p w14:paraId="37F53778" w14:textId="77777777" w:rsidR="00774472" w:rsidRPr="0045652F" w:rsidRDefault="00774472">
      <w:pPr>
        <w:pStyle w:val="RefrenceChamp"/>
        <w:keepLines/>
        <w:rPr>
          <w:lang w:val="en-US"/>
        </w:rPr>
      </w:pPr>
      <w:r w:rsidRPr="0045652F">
        <w:rPr>
          <w:lang w:val="en-US"/>
        </w:rPr>
        <w:t>NO-ADD-TO-CHECKBOX</w:t>
      </w:r>
      <w:r w:rsidRPr="0045652F">
        <w:rPr>
          <w:lang w:val="en-US"/>
        </w:rPr>
        <w:tab/>
      </w:r>
      <w:r w:rsidRPr="0045652F">
        <w:rPr>
          <w:lang w:val="en-US"/>
        </w:rPr>
        <w:br/>
        <w:t>When this option is activated, HTML attributes defined within an ADD-TO-FIELDS tag (</w:t>
      </w:r>
      <w:r w:rsidRPr="0045652F">
        <w:rPr>
          <w:lang w:val="en-US"/>
        </w:rPr>
        <w:fldChar w:fldCharType="begin"/>
      </w:r>
      <w:r w:rsidRPr="0045652F">
        <w:rPr>
          <w:lang w:val="en-US"/>
        </w:rPr>
        <w:instrText xml:space="preserve"> PAGEREF _Ref157248753 \p \h </w:instrText>
      </w:r>
      <w:r w:rsidRPr="0045652F">
        <w:rPr>
          <w:lang w:val="en-US"/>
        </w:rPr>
      </w:r>
      <w:r w:rsidRPr="0045652F">
        <w:rPr>
          <w:lang w:val="en-US"/>
        </w:rPr>
        <w:fldChar w:fldCharType="separate"/>
      </w:r>
      <w:r w:rsidR="00A87DE6">
        <w:rPr>
          <w:noProof/>
          <w:lang w:val="en-US"/>
        </w:rPr>
        <w:t>sur la page 41</w:t>
      </w:r>
      <w:r w:rsidRPr="0045652F">
        <w:rPr>
          <w:lang w:val="en-US"/>
        </w:rPr>
        <w:fldChar w:fldCharType="end"/>
      </w:r>
      <w:r w:rsidRPr="0045652F">
        <w:rPr>
          <w:lang w:val="en-US"/>
        </w:rPr>
        <w:t xml:space="preserve">) are not added to </w:t>
      </w:r>
      <w:r w:rsidRPr="0045652F">
        <w:rPr>
          <w:i/>
          <w:iCs/>
          <w:lang w:val="en-US"/>
        </w:rPr>
        <w:t>&lt;input type=checkbox&gt;</w:t>
      </w:r>
      <w:r w:rsidRPr="0045652F">
        <w:rPr>
          <w:lang w:val="en-US"/>
        </w:rPr>
        <w:t xml:space="preserve"> clauses generated by the GENERATE-HTML tag (</w:t>
      </w:r>
      <w:r w:rsidRPr="0045652F">
        <w:rPr>
          <w:lang w:val="en-US"/>
        </w:rPr>
        <w:fldChar w:fldCharType="begin"/>
      </w:r>
      <w:r w:rsidRPr="0045652F">
        <w:rPr>
          <w:lang w:val="en-US"/>
        </w:rPr>
        <w:instrText xml:space="preserve"> PAGEREF _Ref157248839 \p \h </w:instrText>
      </w:r>
      <w:r w:rsidRPr="0045652F">
        <w:rPr>
          <w:lang w:val="en-US"/>
        </w:rPr>
      </w:r>
      <w:r w:rsidRPr="0045652F">
        <w:rPr>
          <w:lang w:val="en-US"/>
        </w:rPr>
        <w:fldChar w:fldCharType="separate"/>
      </w:r>
      <w:r w:rsidR="00A87DE6">
        <w:rPr>
          <w:noProof/>
          <w:lang w:val="en-US"/>
        </w:rPr>
        <w:t>sur la page 32</w:t>
      </w:r>
      <w:r w:rsidRPr="0045652F">
        <w:rPr>
          <w:lang w:val="en-US"/>
        </w:rPr>
        <w:fldChar w:fldCharType="end"/>
      </w:r>
      <w:r w:rsidRPr="0045652F">
        <w:rPr>
          <w:lang w:val="en-US"/>
        </w:rPr>
        <w:t>) in conjunction with the FIELD$ IS-BINARY-CHOICE instruction (</w:t>
      </w:r>
      <w:r w:rsidRPr="0045652F">
        <w:rPr>
          <w:lang w:val="en-US"/>
        </w:rPr>
        <w:fldChar w:fldCharType="begin"/>
      </w:r>
      <w:r w:rsidRPr="0045652F">
        <w:rPr>
          <w:lang w:val="en-US"/>
        </w:rPr>
        <w:instrText xml:space="preserve"> PAGEREF _Ref157248891 \p \h </w:instrText>
      </w:r>
      <w:r w:rsidRPr="0045652F">
        <w:rPr>
          <w:lang w:val="en-US"/>
        </w:rPr>
      </w:r>
      <w:r w:rsidRPr="0045652F">
        <w:rPr>
          <w:lang w:val="en-US"/>
        </w:rPr>
        <w:fldChar w:fldCharType="separate"/>
      </w:r>
      <w:r w:rsidR="00A87DE6">
        <w:rPr>
          <w:noProof/>
          <w:lang w:val="en-US"/>
        </w:rPr>
        <w:t>sur la page 182</w:t>
      </w:r>
      <w:r w:rsidRPr="0045652F">
        <w:rPr>
          <w:lang w:val="en-US"/>
        </w:rPr>
        <w:fldChar w:fldCharType="end"/>
      </w:r>
      <w:r w:rsidRPr="0045652F">
        <w:rPr>
          <w:lang w:val="en-US"/>
        </w:rPr>
        <w:t>).</w:t>
      </w:r>
    </w:p>
    <w:p w14:paraId="555DBF6C" w14:textId="77777777" w:rsidR="00774472" w:rsidRPr="0045652F" w:rsidRDefault="00774472">
      <w:pPr>
        <w:pStyle w:val="RefrenceChamp"/>
        <w:keepLines/>
        <w:rPr>
          <w:lang w:val="en-US"/>
        </w:rPr>
      </w:pPr>
      <w:r w:rsidRPr="0045652F">
        <w:rPr>
          <w:lang w:val="en-US"/>
        </w:rPr>
        <w:t>NO-ADD-TO-LISTBOX</w:t>
      </w:r>
      <w:r w:rsidRPr="0045652F">
        <w:rPr>
          <w:lang w:val="en-US"/>
        </w:rPr>
        <w:tab/>
      </w:r>
      <w:r w:rsidRPr="0045652F">
        <w:rPr>
          <w:lang w:val="en-US"/>
        </w:rPr>
        <w:br/>
        <w:t>When this option is activated, HTML attributes defined within an ADD-TO-FIELDS tag (</w:t>
      </w:r>
      <w:r w:rsidRPr="0045652F">
        <w:rPr>
          <w:lang w:val="en-US"/>
        </w:rPr>
        <w:fldChar w:fldCharType="begin"/>
      </w:r>
      <w:r w:rsidRPr="0045652F">
        <w:rPr>
          <w:lang w:val="en-US"/>
        </w:rPr>
        <w:instrText xml:space="preserve"> PAGEREF _Ref157248753 \p \h </w:instrText>
      </w:r>
      <w:r w:rsidRPr="0045652F">
        <w:rPr>
          <w:lang w:val="en-US"/>
        </w:rPr>
      </w:r>
      <w:r w:rsidRPr="0045652F">
        <w:rPr>
          <w:lang w:val="en-US"/>
        </w:rPr>
        <w:fldChar w:fldCharType="separate"/>
      </w:r>
      <w:r w:rsidR="00A87DE6">
        <w:rPr>
          <w:noProof/>
          <w:lang w:val="en-US"/>
        </w:rPr>
        <w:t>sur la page 41</w:t>
      </w:r>
      <w:r w:rsidRPr="0045652F">
        <w:rPr>
          <w:lang w:val="en-US"/>
        </w:rPr>
        <w:fldChar w:fldCharType="end"/>
      </w:r>
      <w:r w:rsidRPr="0045652F">
        <w:rPr>
          <w:lang w:val="en-US"/>
        </w:rPr>
        <w:t xml:space="preserve">) are not added to </w:t>
      </w:r>
      <w:r w:rsidRPr="0045652F">
        <w:rPr>
          <w:i/>
          <w:iCs/>
          <w:lang w:val="en-US"/>
        </w:rPr>
        <w:t>&lt;select&gt;</w:t>
      </w:r>
      <w:r w:rsidRPr="0045652F">
        <w:rPr>
          <w:lang w:val="en-US"/>
        </w:rPr>
        <w:t xml:space="preserve"> clauses generated by the GENERATE-HTML tag (</w:t>
      </w:r>
      <w:r w:rsidRPr="0045652F">
        <w:rPr>
          <w:lang w:val="en-US"/>
        </w:rPr>
        <w:fldChar w:fldCharType="begin"/>
      </w:r>
      <w:r w:rsidRPr="0045652F">
        <w:rPr>
          <w:lang w:val="en-US"/>
        </w:rPr>
        <w:instrText xml:space="preserve"> PAGEREF _Ref157248839 \p \h </w:instrText>
      </w:r>
      <w:r w:rsidRPr="0045652F">
        <w:rPr>
          <w:lang w:val="en-US"/>
        </w:rPr>
      </w:r>
      <w:r w:rsidRPr="0045652F">
        <w:rPr>
          <w:lang w:val="en-US"/>
        </w:rPr>
        <w:fldChar w:fldCharType="separate"/>
      </w:r>
      <w:r w:rsidR="00A87DE6">
        <w:rPr>
          <w:noProof/>
          <w:lang w:val="en-US"/>
        </w:rPr>
        <w:t>sur la page 32</w:t>
      </w:r>
      <w:r w:rsidRPr="0045652F">
        <w:rPr>
          <w:lang w:val="en-US"/>
        </w:rPr>
        <w:fldChar w:fldCharType="end"/>
      </w:r>
      <w:r w:rsidRPr="0045652F">
        <w:rPr>
          <w:lang w:val="en-US"/>
        </w:rPr>
        <w:t>) in conjunction with the FIELD$ DEFINE-CHOICE or FIELD$ DEFINE-VARIABLE-CHOICE instructions (</w:t>
      </w:r>
      <w:r w:rsidRPr="0045652F">
        <w:rPr>
          <w:lang w:val="en-US"/>
        </w:rPr>
        <w:fldChar w:fldCharType="begin"/>
      </w:r>
      <w:r w:rsidRPr="0045652F">
        <w:rPr>
          <w:lang w:val="en-US"/>
        </w:rPr>
        <w:instrText xml:space="preserve"> PAGEREF _Ref157248981 \p \h </w:instrText>
      </w:r>
      <w:r w:rsidRPr="0045652F">
        <w:rPr>
          <w:lang w:val="en-US"/>
        </w:rPr>
      </w:r>
      <w:r w:rsidRPr="0045652F">
        <w:rPr>
          <w:lang w:val="en-US"/>
        </w:rPr>
        <w:fldChar w:fldCharType="separate"/>
      </w:r>
      <w:r w:rsidR="00A87DE6">
        <w:rPr>
          <w:noProof/>
          <w:lang w:val="en-US"/>
        </w:rPr>
        <w:t>sur la page 181</w:t>
      </w:r>
      <w:r w:rsidRPr="0045652F">
        <w:rPr>
          <w:lang w:val="en-US"/>
        </w:rPr>
        <w:fldChar w:fldCharType="end"/>
      </w:r>
      <w:r w:rsidRPr="0045652F">
        <w:rPr>
          <w:lang w:val="en-US"/>
        </w:rPr>
        <w:t>).</w:t>
      </w:r>
    </w:p>
    <w:p w14:paraId="0885815B" w14:textId="77777777" w:rsidR="004A71FF" w:rsidRPr="004E0E22" w:rsidRDefault="004A71FF" w:rsidP="004A71FF">
      <w:pPr>
        <w:pStyle w:val="RefrenceChamp"/>
        <w:keepLines/>
        <w:rPr>
          <w:i/>
          <w:lang w:val="en-US"/>
        </w:rPr>
      </w:pPr>
      <w:r w:rsidRPr="004A71FF">
        <w:rPr>
          <w:lang w:val="en-US"/>
        </w:rPr>
        <w:t>MDT-IF-RECEIVED</w:t>
      </w:r>
      <w:r w:rsidRPr="0045652F">
        <w:rPr>
          <w:lang w:val="en-US"/>
        </w:rPr>
        <w:tab/>
      </w:r>
      <w:r w:rsidRPr="0045652F">
        <w:rPr>
          <w:lang w:val="en-US"/>
        </w:rPr>
        <w:br/>
        <w:t xml:space="preserve">When this option is activated, </w:t>
      </w:r>
      <w:r>
        <w:rPr>
          <w:lang w:val="en-US"/>
        </w:rPr>
        <w:t xml:space="preserve">VIRTEL will consider all input fields received from the browser to be “modified” fields to be sent to the host application. Fields in the page not received from the browser </w:t>
      </w:r>
      <w:r w:rsidR="00D758DF">
        <w:rPr>
          <w:lang w:val="en-US"/>
        </w:rPr>
        <w:t>are</w:t>
      </w:r>
      <w:r>
        <w:rPr>
          <w:lang w:val="en-US"/>
        </w:rPr>
        <w:t xml:space="preserve"> considered to be unmodified</w:t>
      </w:r>
      <w:r w:rsidR="00D758DF">
        <w:rPr>
          <w:lang w:val="en-US"/>
        </w:rPr>
        <w:t xml:space="preserve"> and are not sent to the host application</w:t>
      </w:r>
      <w:r>
        <w:rPr>
          <w:lang w:val="en-US"/>
        </w:rPr>
        <w:t xml:space="preserve">. When this option is not </w:t>
      </w:r>
      <w:r w:rsidR="004E0E22">
        <w:rPr>
          <w:lang w:val="en-US"/>
        </w:rPr>
        <w:t>activated</w:t>
      </w:r>
      <w:r>
        <w:rPr>
          <w:lang w:val="en-US"/>
        </w:rPr>
        <w:t>, VIRTEL inspects the contents of all fields received from the browser to determine whet</w:t>
      </w:r>
      <w:r w:rsidR="00D758DF">
        <w:rPr>
          <w:lang w:val="en-US"/>
        </w:rPr>
        <w:t xml:space="preserve">her the field has been modified. </w:t>
      </w:r>
      <w:r w:rsidR="004E0E22">
        <w:rPr>
          <w:lang w:val="en-US"/>
        </w:rPr>
        <w:t xml:space="preserve">VIRTEL sends </w:t>
      </w:r>
      <w:r>
        <w:rPr>
          <w:lang w:val="en-US"/>
        </w:rPr>
        <w:t xml:space="preserve">modified fields to the </w:t>
      </w:r>
      <w:r w:rsidR="004E0E22">
        <w:rPr>
          <w:lang w:val="en-US"/>
        </w:rPr>
        <w:t xml:space="preserve">host </w:t>
      </w:r>
      <w:r>
        <w:rPr>
          <w:lang w:val="en-US"/>
        </w:rPr>
        <w:t>application</w:t>
      </w:r>
      <w:r w:rsidR="004E0E22">
        <w:rPr>
          <w:lang w:val="en-US"/>
        </w:rPr>
        <w:t>, and any fields</w:t>
      </w:r>
      <w:r>
        <w:rPr>
          <w:lang w:val="en-US"/>
        </w:rPr>
        <w:t xml:space="preserve"> </w:t>
      </w:r>
      <w:r w:rsidR="004E0E22">
        <w:rPr>
          <w:lang w:val="en-US"/>
        </w:rPr>
        <w:t xml:space="preserve">not received from the browser are sent as empty fields. </w:t>
      </w:r>
      <w:r w:rsidR="004E0E22">
        <w:rPr>
          <w:i/>
          <w:lang w:val="en-US"/>
        </w:rPr>
        <w:t>Notes: (1) This option must be coded in the page template before the fields to which it applies. (2) This option cannot be specified in the VIRTCT</w:t>
      </w:r>
    </w:p>
    <w:p w14:paraId="04C041D9" w14:textId="77777777" w:rsidR="00391728" w:rsidRPr="0045652F" w:rsidRDefault="00391728" w:rsidP="00391728">
      <w:pPr>
        <w:pStyle w:val="RefrenceChamp"/>
        <w:keepLines/>
        <w:rPr>
          <w:lang w:val="en-US"/>
        </w:rPr>
      </w:pPr>
      <w:r>
        <w:rPr>
          <w:lang w:val="en-US"/>
        </w:rPr>
        <w:t>TRACE-LINE</w:t>
      </w:r>
      <w:r w:rsidRPr="0045652F">
        <w:rPr>
          <w:lang w:val="en-US"/>
        </w:rPr>
        <w:tab/>
      </w:r>
      <w:r>
        <w:rPr>
          <w:lang w:val="en-US"/>
        </w:rPr>
        <w:t xml:space="preserve">Setting this option within a page starts a VIRTEL line trace on the HTTP line. Unsetting this option stops the line trace. Refer to the </w:t>
      </w:r>
      <w:r>
        <w:rPr>
          <w:i/>
          <w:lang w:val="en-US"/>
        </w:rPr>
        <w:t>VIRTEL Messages and Operations Guide</w:t>
      </w:r>
      <w:r>
        <w:rPr>
          <w:lang w:val="en-US"/>
        </w:rPr>
        <w:t xml:space="preserve"> for more information about line traces</w:t>
      </w:r>
      <w:r w:rsidRPr="0045652F">
        <w:rPr>
          <w:lang w:val="en-US"/>
        </w:rPr>
        <w:t>.</w:t>
      </w:r>
    </w:p>
    <w:p w14:paraId="5EAAE7BD" w14:textId="77777777" w:rsidR="00391728" w:rsidRPr="0045652F" w:rsidRDefault="00391728" w:rsidP="00391728">
      <w:pPr>
        <w:pStyle w:val="RefrenceChamp"/>
        <w:keepLines/>
        <w:rPr>
          <w:lang w:val="en-US"/>
        </w:rPr>
      </w:pPr>
      <w:r>
        <w:rPr>
          <w:lang w:val="en-US"/>
        </w:rPr>
        <w:t>TRACE-RELAY</w:t>
      </w:r>
      <w:r w:rsidRPr="0045652F">
        <w:rPr>
          <w:lang w:val="en-US"/>
        </w:rPr>
        <w:tab/>
      </w:r>
      <w:r>
        <w:rPr>
          <w:lang w:val="en-US"/>
        </w:rPr>
        <w:t xml:space="preserve">Setting this option within a page starts a VIRTEL terminal trace on the </w:t>
      </w:r>
      <w:r w:rsidR="00F62E67">
        <w:rPr>
          <w:lang w:val="en-US"/>
        </w:rPr>
        <w:t>VTAM session</w:t>
      </w:r>
      <w:r>
        <w:rPr>
          <w:lang w:val="en-US"/>
        </w:rPr>
        <w:t xml:space="preserve">. Unsetting this option stops the </w:t>
      </w:r>
      <w:r w:rsidR="00F62E67">
        <w:rPr>
          <w:lang w:val="en-US"/>
        </w:rPr>
        <w:t>terminal</w:t>
      </w:r>
      <w:r>
        <w:rPr>
          <w:lang w:val="en-US"/>
        </w:rPr>
        <w:t xml:space="preserve"> trace. Refer to the </w:t>
      </w:r>
      <w:r>
        <w:rPr>
          <w:i/>
          <w:lang w:val="en-US"/>
        </w:rPr>
        <w:t>VIRTEL Messages and Operations Guide</w:t>
      </w:r>
      <w:r>
        <w:rPr>
          <w:lang w:val="en-US"/>
        </w:rPr>
        <w:t xml:space="preserve"> for more information about </w:t>
      </w:r>
      <w:r w:rsidR="00F62E67">
        <w:rPr>
          <w:lang w:val="en-US"/>
        </w:rPr>
        <w:t>terminal</w:t>
      </w:r>
      <w:r>
        <w:rPr>
          <w:lang w:val="en-US"/>
        </w:rPr>
        <w:t xml:space="preserve"> traces</w:t>
      </w:r>
      <w:r w:rsidRPr="0045652F">
        <w:rPr>
          <w:lang w:val="en-US"/>
        </w:rPr>
        <w:t>.</w:t>
      </w:r>
    </w:p>
    <w:p w14:paraId="5D89298E" w14:textId="77777777" w:rsidR="00774472" w:rsidRPr="0045652F" w:rsidRDefault="00774472">
      <w:pPr>
        <w:rPr>
          <w:lang w:val="en-US"/>
        </w:rPr>
      </w:pPr>
    </w:p>
    <w:p w14:paraId="720C1C00" w14:textId="77777777" w:rsidR="00774472" w:rsidRPr="0045652F" w:rsidRDefault="00774472">
      <w:pPr>
        <w:pStyle w:val="Heading5"/>
        <w:rPr>
          <w:lang w:val="en-US"/>
        </w:rPr>
      </w:pPr>
      <w:r w:rsidRPr="0045652F">
        <w:rPr>
          <w:lang w:val="en-US"/>
        </w:rPr>
        <w:t>SET-LOCAL-OPTIONS tag</w:t>
      </w:r>
    </w:p>
    <w:p w14:paraId="559B3006" w14:textId="77777777" w:rsidR="00774472" w:rsidRPr="0045652F" w:rsidRDefault="00774472">
      <w:pPr>
        <w:pStyle w:val="ecran0"/>
        <w:rPr>
          <w:lang w:val="en-US"/>
        </w:rPr>
      </w:pPr>
      <w:r w:rsidRPr="0045652F">
        <w:rPr>
          <w:lang w:val="en-US"/>
        </w:rPr>
        <w:t>The SET-LOCAL-OPTIONS tag activates one or more HTML processing options for the remainder of the current page, or until deactivated by UNSET-LOCAL-OPTIONS:</w:t>
      </w:r>
    </w:p>
    <w:p w14:paraId="3D8E321E"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SET-LOCAL-OPTIONS" </w:instrText>
      </w:r>
      <w:r w:rsidRPr="0045652F">
        <w:rPr>
          <w:lang w:val="en-US"/>
        </w:rPr>
        <w:fldChar w:fldCharType="end"/>
      </w:r>
      <w:r w:rsidRPr="0045652F">
        <w:rPr>
          <w:lang w:val="en-US"/>
        </w:rPr>
        <w:fldChar w:fldCharType="begin"/>
      </w:r>
      <w:r w:rsidRPr="0045652F">
        <w:rPr>
          <w:lang w:val="en-US"/>
        </w:rPr>
        <w:instrText xml:space="preserve"> XE "HTML:Tags:SET-LOCAL-OPTIONS" </w:instrText>
      </w:r>
      <w:r w:rsidRPr="0045652F">
        <w:rPr>
          <w:lang w:val="en-US"/>
        </w:rPr>
        <w:fldChar w:fldCharType="end"/>
      </w:r>
      <w:r w:rsidRPr="0045652F">
        <w:rPr>
          <w:lang w:val="en-US"/>
        </w:rPr>
        <w:fldChar w:fldCharType="begin"/>
      </w:r>
      <w:r w:rsidRPr="0045652F">
        <w:rPr>
          <w:lang w:val="en-US"/>
        </w:rPr>
        <w:instrText xml:space="preserve"> XE "SET-LOCAL-OPTIONS" </w:instrText>
      </w:r>
      <w:r w:rsidRPr="0045652F">
        <w:rPr>
          <w:lang w:val="en-US"/>
        </w:rPr>
        <w:fldChar w:fldCharType="end"/>
      </w:r>
    </w:p>
    <w:p w14:paraId="13257DDF" w14:textId="77777777" w:rsidR="00774472" w:rsidRPr="0045652F" w:rsidRDefault="00774472">
      <w:pPr>
        <w:pStyle w:val="Ecran"/>
        <w:rPr>
          <w:lang w:val="en-US"/>
        </w:rPr>
      </w:pPr>
      <w:r w:rsidRPr="0045652F">
        <w:rPr>
          <w:lang w:val="en-US"/>
        </w:rPr>
        <w:t>{{{ SET-LOCAL-OPTIONS (option, option, ...) }}}</w:t>
      </w:r>
    </w:p>
    <w:p w14:paraId="205A86BE" w14:textId="77777777" w:rsidR="00774472" w:rsidRPr="0045652F" w:rsidRDefault="00774472">
      <w:pPr>
        <w:pStyle w:val="Ecran"/>
        <w:rPr>
          <w:lang w:val="en-US"/>
        </w:rPr>
      </w:pPr>
    </w:p>
    <w:p w14:paraId="4BEFD960" w14:textId="77777777" w:rsidR="00774472" w:rsidRPr="0045652F" w:rsidRDefault="00774472">
      <w:pPr>
        <w:keepNext/>
        <w:keepLines/>
        <w:rPr>
          <w:lang w:val="en-US"/>
        </w:rPr>
      </w:pPr>
    </w:p>
    <w:p w14:paraId="4B73141D" w14:textId="77777777" w:rsidR="00774472" w:rsidRPr="0045652F" w:rsidRDefault="00774472">
      <w:pPr>
        <w:rPr>
          <w:lang w:val="en-US"/>
        </w:rPr>
      </w:pPr>
      <w:r w:rsidRPr="0045652F">
        <w:rPr>
          <w:b/>
          <w:bCs/>
          <w:i/>
          <w:iCs/>
          <w:lang w:val="en-US"/>
        </w:rPr>
        <w:t>option</w:t>
      </w:r>
      <w:r w:rsidRPr="0045652F">
        <w:rPr>
          <w:lang w:val="en-US"/>
        </w:rPr>
        <w:tab/>
        <w:t>one or more HTML processing options as described above.</w:t>
      </w:r>
    </w:p>
    <w:p w14:paraId="18D76704" w14:textId="77777777" w:rsidR="00774472" w:rsidRPr="0045652F" w:rsidRDefault="00774472">
      <w:pPr>
        <w:pStyle w:val="Heading5"/>
        <w:rPr>
          <w:lang w:val="en-US"/>
        </w:rPr>
      </w:pPr>
      <w:r w:rsidRPr="0045652F">
        <w:rPr>
          <w:lang w:val="en-US"/>
        </w:rPr>
        <w:t>UNSET-LOCAL-OPTIONS tag</w:t>
      </w:r>
    </w:p>
    <w:p w14:paraId="1A97CD10" w14:textId="77777777" w:rsidR="00774472" w:rsidRPr="0045652F" w:rsidRDefault="00774472">
      <w:pPr>
        <w:pStyle w:val="ecran0"/>
        <w:rPr>
          <w:lang w:val="en-US"/>
        </w:rPr>
      </w:pPr>
      <w:r w:rsidRPr="0045652F">
        <w:rPr>
          <w:lang w:val="en-US"/>
        </w:rPr>
        <w:t>The UNSET-LOCAL-OPTIONS tag deactivates one or more HTML processing options previously activated by SET-LOCAL-OPTIONS or by HTSETn.  The specified options are deactivated for the remainder of the current page, or until reactivated by SET-LOCAL-OPTIONS:</w:t>
      </w:r>
    </w:p>
    <w:p w14:paraId="4CA292AA"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UNSET-LOCAL-OPTIONS" </w:instrText>
      </w:r>
      <w:r w:rsidRPr="0045652F">
        <w:rPr>
          <w:lang w:val="en-US"/>
        </w:rPr>
        <w:fldChar w:fldCharType="end"/>
      </w:r>
      <w:r w:rsidRPr="0045652F">
        <w:rPr>
          <w:lang w:val="en-US"/>
        </w:rPr>
        <w:fldChar w:fldCharType="begin"/>
      </w:r>
      <w:r w:rsidRPr="0045652F">
        <w:rPr>
          <w:lang w:val="en-US"/>
        </w:rPr>
        <w:instrText xml:space="preserve"> XE "HTML:Tags:UNSET-LOCAL-OPTIONS" </w:instrText>
      </w:r>
      <w:r w:rsidRPr="0045652F">
        <w:rPr>
          <w:lang w:val="en-US"/>
        </w:rPr>
        <w:fldChar w:fldCharType="end"/>
      </w:r>
      <w:r w:rsidRPr="0045652F">
        <w:rPr>
          <w:lang w:val="en-US"/>
        </w:rPr>
        <w:fldChar w:fldCharType="begin"/>
      </w:r>
      <w:r w:rsidRPr="0045652F">
        <w:rPr>
          <w:lang w:val="en-US"/>
        </w:rPr>
        <w:instrText xml:space="preserve"> XE "UNSET-LOCAL-OPTIONS" </w:instrText>
      </w:r>
      <w:r w:rsidRPr="0045652F">
        <w:rPr>
          <w:lang w:val="en-US"/>
        </w:rPr>
        <w:fldChar w:fldCharType="end"/>
      </w:r>
    </w:p>
    <w:p w14:paraId="13E151E9" w14:textId="77777777" w:rsidR="00774472" w:rsidRPr="0045652F" w:rsidRDefault="00774472">
      <w:pPr>
        <w:pStyle w:val="Ecran"/>
        <w:rPr>
          <w:lang w:val="en-US"/>
        </w:rPr>
      </w:pPr>
      <w:r w:rsidRPr="0045652F">
        <w:rPr>
          <w:lang w:val="en-US"/>
        </w:rPr>
        <w:t>{{{ UNSET-LOCAL-OPTIONS (option, option, ...) }}}</w:t>
      </w:r>
    </w:p>
    <w:p w14:paraId="46101C6E" w14:textId="77777777" w:rsidR="00774472" w:rsidRPr="0045652F" w:rsidRDefault="00774472">
      <w:pPr>
        <w:pStyle w:val="Ecran"/>
        <w:rPr>
          <w:lang w:val="en-US"/>
        </w:rPr>
      </w:pPr>
    </w:p>
    <w:p w14:paraId="731F780E" w14:textId="77777777" w:rsidR="00774472" w:rsidRPr="0045652F" w:rsidRDefault="00774472">
      <w:pPr>
        <w:keepNext/>
        <w:keepLines/>
        <w:rPr>
          <w:lang w:val="en-US"/>
        </w:rPr>
      </w:pPr>
    </w:p>
    <w:p w14:paraId="194DB7F6" w14:textId="77777777" w:rsidR="00774472" w:rsidRPr="0045652F" w:rsidRDefault="00774472">
      <w:pPr>
        <w:rPr>
          <w:lang w:val="en-US"/>
        </w:rPr>
      </w:pPr>
      <w:r w:rsidRPr="0045652F">
        <w:rPr>
          <w:b/>
          <w:bCs/>
          <w:i/>
          <w:iCs/>
          <w:lang w:val="en-US"/>
        </w:rPr>
        <w:t>option</w:t>
      </w:r>
      <w:r w:rsidRPr="0045652F">
        <w:rPr>
          <w:lang w:val="en-US"/>
        </w:rPr>
        <w:tab/>
        <w:t>one or more HTML processing options as described above.</w:t>
      </w:r>
    </w:p>
    <w:p w14:paraId="55970A0B" w14:textId="77777777" w:rsidR="00774472" w:rsidRPr="0045652F" w:rsidRDefault="00774472">
      <w:pPr>
        <w:pStyle w:val="Heading4"/>
        <w:pageBreakBefore/>
        <w:rPr>
          <w:lang w:val="en-US"/>
        </w:rPr>
      </w:pPr>
      <w:bookmarkStart w:id="156" w:name="_Toc505769797"/>
      <w:bookmarkStart w:id="157" w:name="_Toc506115181"/>
      <w:bookmarkStart w:id="158" w:name="_Ref66860880"/>
      <w:bookmarkStart w:id="159" w:name="_Ref72297344"/>
      <w:bookmarkStart w:id="160" w:name="_Ref67204508"/>
      <w:bookmarkStart w:id="161" w:name="_Toc93996992"/>
      <w:bookmarkEnd w:id="138"/>
      <w:bookmarkEnd w:id="139"/>
      <w:r w:rsidRPr="0045652F">
        <w:rPr>
          <w:lang w:val="en-US"/>
        </w:rPr>
        <w:t>Handling table variables</w:t>
      </w:r>
      <w:bookmarkEnd w:id="160"/>
      <w:bookmarkEnd w:id="161"/>
    </w:p>
    <w:p w14:paraId="1E69323F" w14:textId="77777777" w:rsidR="00774472" w:rsidRPr="0045652F" w:rsidRDefault="00774472">
      <w:pPr>
        <w:pStyle w:val="ecran0"/>
        <w:rPr>
          <w:szCs w:val="19"/>
          <w:lang w:val="en-US"/>
        </w:rPr>
      </w:pPr>
      <w:r w:rsidRPr="0045652F">
        <w:rPr>
          <w:lang w:val="en-US"/>
        </w:rPr>
        <w:fldChar w:fldCharType="begin"/>
      </w:r>
      <w:r w:rsidRPr="0045652F">
        <w:rPr>
          <w:lang w:val="en-US"/>
        </w:rPr>
        <w:instrText xml:space="preserve"> XE "Variable:Table" </w:instrText>
      </w:r>
      <w:r w:rsidRPr="0045652F">
        <w:rPr>
          <w:lang w:val="en-US"/>
        </w:rPr>
        <w:fldChar w:fldCharType="end"/>
      </w:r>
      <w:r w:rsidRPr="0045652F">
        <w:rPr>
          <w:lang w:val="en-US"/>
        </w:rPr>
        <w:fldChar w:fldCharType="begin"/>
      </w:r>
      <w:r w:rsidRPr="0045652F">
        <w:rPr>
          <w:lang w:val="en-US"/>
        </w:rPr>
        <w:instrText xml:space="preserve"> XE "Table variables" </w:instrText>
      </w:r>
      <w:r w:rsidRPr="0045652F">
        <w:rPr>
          <w:lang w:val="en-US"/>
        </w:rPr>
        <w:fldChar w:fldCharType="end"/>
      </w:r>
      <w:r w:rsidRPr="0045652F">
        <w:rPr>
          <w:lang w:val="en-US"/>
        </w:rPr>
        <w:t xml:space="preserve">A table variable is a list of values sent to VIRTEL by a host application in a structured field of type FAE5 or FAE6 (described </w:t>
      </w:r>
      <w:r w:rsidRPr="0045652F">
        <w:rPr>
          <w:lang w:val="en-US"/>
        </w:rPr>
        <w:fldChar w:fldCharType="begin"/>
      </w:r>
      <w:r w:rsidRPr="0045652F">
        <w:rPr>
          <w:lang w:val="en-US"/>
        </w:rPr>
        <w:instrText xml:space="preserve"> PAGEREF _Ref129154573 \p \h </w:instrText>
      </w:r>
      <w:r w:rsidRPr="0045652F">
        <w:rPr>
          <w:lang w:val="en-US"/>
        </w:rPr>
      </w:r>
      <w:r w:rsidRPr="0045652F">
        <w:rPr>
          <w:lang w:val="en-US"/>
        </w:rPr>
        <w:fldChar w:fldCharType="separate"/>
      </w:r>
      <w:r w:rsidR="00A87DE6">
        <w:rPr>
          <w:noProof/>
          <w:lang w:val="en-US"/>
        </w:rPr>
        <w:t>sur la page 275</w:t>
      </w:r>
      <w:r w:rsidRPr="0045652F">
        <w:rPr>
          <w:lang w:val="en-US"/>
        </w:rPr>
        <w:fldChar w:fldCharType="end"/>
      </w:r>
      <w:r w:rsidRPr="0045652F">
        <w:rPr>
          <w:lang w:val="en-US"/>
        </w:rPr>
        <w:t>)</w:t>
      </w:r>
      <w:r w:rsidRPr="0045652F">
        <w:rPr>
          <w:szCs w:val="19"/>
          <w:lang w:val="en-US"/>
        </w:rPr>
        <w:t xml:space="preserve">.  Table variables may also be created by means of a VIRTEL tag embedded in the page template (see “CREATE-VARIABLE-FROM tag” </w:t>
      </w:r>
      <w:r w:rsidRPr="0045652F">
        <w:rPr>
          <w:szCs w:val="19"/>
          <w:lang w:val="en-US"/>
        </w:rPr>
        <w:fldChar w:fldCharType="begin"/>
      </w:r>
      <w:r w:rsidRPr="0045652F">
        <w:rPr>
          <w:szCs w:val="19"/>
          <w:lang w:val="en-US"/>
        </w:rPr>
        <w:instrText xml:space="preserve"> PAGEREF _Ref129154916 \p \h </w:instrText>
      </w:r>
      <w:r w:rsidRPr="0045652F">
        <w:rPr>
          <w:szCs w:val="19"/>
          <w:lang w:val="en-US"/>
        </w:rPr>
      </w:r>
      <w:r w:rsidRPr="0045652F">
        <w:rPr>
          <w:szCs w:val="19"/>
          <w:lang w:val="en-US"/>
        </w:rPr>
        <w:fldChar w:fldCharType="separate"/>
      </w:r>
      <w:r w:rsidR="00A87DE6">
        <w:rPr>
          <w:noProof/>
          <w:szCs w:val="19"/>
          <w:lang w:val="en-US"/>
        </w:rPr>
        <w:t>sur la page 34</w:t>
      </w:r>
      <w:r w:rsidRPr="0045652F">
        <w:rPr>
          <w:szCs w:val="19"/>
          <w:lang w:val="en-US"/>
        </w:rPr>
        <w:fldChar w:fldCharType="end"/>
      </w:r>
      <w:r w:rsidRPr="0045652F">
        <w:rPr>
          <w:szCs w:val="19"/>
          <w:lang w:val="en-US"/>
        </w:rPr>
        <w:t xml:space="preserve">), via a scenario (see “COPY$ instruction” </w:t>
      </w:r>
      <w:r w:rsidRPr="0045652F">
        <w:rPr>
          <w:szCs w:val="19"/>
          <w:lang w:val="en-US"/>
        </w:rPr>
        <w:fldChar w:fldCharType="begin"/>
      </w:r>
      <w:r w:rsidRPr="0045652F">
        <w:rPr>
          <w:szCs w:val="19"/>
          <w:lang w:val="en-US"/>
        </w:rPr>
        <w:instrText xml:space="preserve"> PAGEREF _Ref129154454 \p \h </w:instrText>
      </w:r>
      <w:r w:rsidRPr="0045652F">
        <w:rPr>
          <w:szCs w:val="19"/>
          <w:lang w:val="en-US"/>
        </w:rPr>
      </w:r>
      <w:r w:rsidRPr="0045652F">
        <w:rPr>
          <w:szCs w:val="19"/>
          <w:lang w:val="en-US"/>
        </w:rPr>
        <w:fldChar w:fldCharType="separate"/>
      </w:r>
      <w:r w:rsidR="00A87DE6">
        <w:rPr>
          <w:noProof/>
          <w:szCs w:val="19"/>
          <w:lang w:val="en-US"/>
        </w:rPr>
        <w:t>sur la page 157</w:t>
      </w:r>
      <w:r w:rsidRPr="0045652F">
        <w:rPr>
          <w:szCs w:val="19"/>
          <w:lang w:val="en-US"/>
        </w:rPr>
        <w:fldChar w:fldCharType="end"/>
      </w:r>
      <w:r w:rsidRPr="0045652F">
        <w:rPr>
          <w:szCs w:val="19"/>
          <w:lang w:val="en-US"/>
        </w:rPr>
        <w:t xml:space="preserve">), or by means of a S VARIABLE command contained in the host 3270 datastream (see “HOST4WEB commands” </w:t>
      </w:r>
      <w:r w:rsidRPr="0045652F">
        <w:rPr>
          <w:szCs w:val="19"/>
          <w:lang w:val="en-US"/>
        </w:rPr>
        <w:fldChar w:fldCharType="begin"/>
      </w:r>
      <w:r w:rsidRPr="0045652F">
        <w:rPr>
          <w:szCs w:val="19"/>
          <w:lang w:val="en-US"/>
        </w:rPr>
        <w:instrText xml:space="preserve"> PAGEREF _Ref95717787 \p \h </w:instrText>
      </w:r>
      <w:r w:rsidRPr="0045652F">
        <w:rPr>
          <w:szCs w:val="19"/>
          <w:lang w:val="en-US"/>
        </w:rPr>
      </w:r>
      <w:r w:rsidRPr="0045652F">
        <w:rPr>
          <w:szCs w:val="19"/>
          <w:lang w:val="en-US"/>
        </w:rPr>
        <w:fldChar w:fldCharType="separate"/>
      </w:r>
      <w:r w:rsidR="00A87DE6">
        <w:rPr>
          <w:noProof/>
          <w:szCs w:val="19"/>
          <w:lang w:val="en-US"/>
        </w:rPr>
        <w:t>sur la page 287</w:t>
      </w:r>
      <w:r w:rsidRPr="0045652F">
        <w:rPr>
          <w:szCs w:val="19"/>
          <w:lang w:val="en-US"/>
        </w:rPr>
        <w:fldChar w:fldCharType="end"/>
      </w:r>
      <w:r w:rsidRPr="0045652F">
        <w:rPr>
          <w:szCs w:val="19"/>
          <w:lang w:val="en-US"/>
        </w:rPr>
        <w:t>).</w:t>
      </w:r>
    </w:p>
    <w:p w14:paraId="44B96417" w14:textId="77777777" w:rsidR="00774472" w:rsidRPr="0045652F" w:rsidRDefault="00774472">
      <w:pPr>
        <w:pStyle w:val="Heading5"/>
        <w:keepLines/>
        <w:rPr>
          <w:lang w:val="en-US"/>
        </w:rPr>
      </w:pPr>
      <w:r w:rsidRPr="0045652F">
        <w:rPr>
          <w:lang w:val="en-US"/>
        </w:rPr>
        <w:t>FOR-EACH-VALUE-IN tag</w:t>
      </w:r>
    </w:p>
    <w:p w14:paraId="1741B1F5"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FOR-EACH-VALUE-IN" </w:instrText>
      </w:r>
      <w:r w:rsidRPr="0045652F">
        <w:rPr>
          <w:lang w:val="en-US"/>
        </w:rPr>
        <w:fldChar w:fldCharType="end"/>
      </w:r>
      <w:r w:rsidRPr="0045652F">
        <w:rPr>
          <w:lang w:val="en-US"/>
        </w:rPr>
        <w:fldChar w:fldCharType="begin"/>
      </w:r>
      <w:r w:rsidRPr="0045652F">
        <w:rPr>
          <w:lang w:val="en-US"/>
        </w:rPr>
        <w:instrText xml:space="preserve"> XE "HTML:Tags:FOR-EACH-VALUE-IN" </w:instrText>
      </w:r>
      <w:r w:rsidRPr="0045652F">
        <w:rPr>
          <w:lang w:val="en-US"/>
        </w:rPr>
        <w:fldChar w:fldCharType="end"/>
      </w:r>
      <w:r w:rsidRPr="0045652F">
        <w:rPr>
          <w:lang w:val="en-US"/>
        </w:rPr>
        <w:fldChar w:fldCharType="begin"/>
      </w:r>
      <w:r w:rsidRPr="0045652F">
        <w:rPr>
          <w:lang w:val="en-US"/>
        </w:rPr>
        <w:instrText xml:space="preserve"> XE "FOR-EACH-VALUE-IN" </w:instrText>
      </w:r>
      <w:r w:rsidRPr="0045652F">
        <w:rPr>
          <w:lang w:val="en-US"/>
        </w:rPr>
        <w:fldChar w:fldCharType="end"/>
      </w:r>
    </w:p>
    <w:p w14:paraId="4E54B12F" w14:textId="77777777" w:rsidR="00774472" w:rsidRPr="0045652F" w:rsidRDefault="00774472">
      <w:pPr>
        <w:pStyle w:val="Ecran"/>
        <w:rPr>
          <w:lang w:val="en-US"/>
        </w:rPr>
      </w:pPr>
      <w:r w:rsidRPr="0045652F">
        <w:rPr>
          <w:lang w:val="en-US"/>
        </w:rPr>
        <w:t>{{{FOR-EACH-VALUE-IN "varname"}}}</w:t>
      </w:r>
    </w:p>
    <w:p w14:paraId="221E4639" w14:textId="77777777" w:rsidR="00774472" w:rsidRPr="0045652F" w:rsidRDefault="00774472">
      <w:pPr>
        <w:pStyle w:val="Ecran"/>
        <w:rPr>
          <w:lang w:val="en-US"/>
        </w:rPr>
      </w:pPr>
    </w:p>
    <w:p w14:paraId="7E78ACA1" w14:textId="77777777" w:rsidR="00774472" w:rsidRPr="0045652F" w:rsidRDefault="00774472">
      <w:pPr>
        <w:keepNext/>
        <w:keepLines/>
        <w:rPr>
          <w:lang w:val="en-US"/>
        </w:rPr>
      </w:pPr>
    </w:p>
    <w:p w14:paraId="768397F8" w14:textId="77777777" w:rsidR="00774472" w:rsidRPr="0045652F" w:rsidRDefault="00774472">
      <w:pPr>
        <w:keepNext/>
        <w:keepLines/>
        <w:rPr>
          <w:lang w:val="en-US"/>
        </w:rPr>
      </w:pPr>
      <w:r w:rsidRPr="0045652F">
        <w:rPr>
          <w:lang w:val="en-US"/>
        </w:rPr>
        <w:t xml:space="preserve">The FOR-EACH-VALUE-IN tag marks the start of a loop.  </w:t>
      </w:r>
      <w:r w:rsidRPr="0045652F">
        <w:rPr>
          <w:i/>
          <w:iCs/>
          <w:lang w:val="en-US"/>
        </w:rPr>
        <w:t>varname</w:t>
      </w:r>
      <w:r w:rsidRPr="0045652F">
        <w:rPr>
          <w:lang w:val="en-US"/>
        </w:rPr>
        <w:t xml:space="preserve"> is the name of a table variable.  VIRTEL generates everything between the FOR-EACH-VALUE-IN tag and the END-FOR tag once for each value in </w:t>
      </w:r>
      <w:r w:rsidRPr="0045652F">
        <w:rPr>
          <w:i/>
          <w:iCs/>
          <w:lang w:val="en-US"/>
        </w:rPr>
        <w:t>varname</w:t>
      </w:r>
      <w:r w:rsidRPr="0045652F">
        <w:rPr>
          <w:lang w:val="en-US"/>
        </w:rPr>
        <w:t xml:space="preserve">.  If </w:t>
      </w:r>
      <w:r w:rsidRPr="0045652F">
        <w:rPr>
          <w:i/>
          <w:iCs/>
          <w:lang w:val="en-US"/>
        </w:rPr>
        <w:t>varname</w:t>
      </w:r>
      <w:r w:rsidRPr="0045652F">
        <w:rPr>
          <w:lang w:val="en-US"/>
        </w:rPr>
        <w:t xml:space="preserve"> has no values then nothing is generated.  The current value of </w:t>
      </w:r>
      <w:r w:rsidRPr="0045652F">
        <w:rPr>
          <w:i/>
          <w:iCs/>
          <w:lang w:val="en-US"/>
        </w:rPr>
        <w:t>varname,</w:t>
      </w:r>
      <w:r w:rsidRPr="0045652F">
        <w:rPr>
          <w:lang w:val="en-US"/>
        </w:rPr>
        <w:t xml:space="preserve"> and of any other table variables referenced in the loop, changes when the END-FOR tag is encountered.</w:t>
      </w:r>
    </w:p>
    <w:p w14:paraId="3169EC1F" w14:textId="77777777" w:rsidR="00774472" w:rsidRPr="0045652F" w:rsidRDefault="00774472">
      <w:pPr>
        <w:pStyle w:val="Heading5"/>
        <w:keepLines/>
        <w:rPr>
          <w:lang w:val="en-US"/>
        </w:rPr>
      </w:pPr>
      <w:bookmarkStart w:id="162" w:name="_Ref107029892"/>
      <w:r w:rsidRPr="0045652F">
        <w:rPr>
          <w:lang w:val="en-US"/>
        </w:rPr>
        <w:t>CURRENT-VALUE-OF tag</w:t>
      </w:r>
      <w:bookmarkEnd w:id="162"/>
    </w:p>
    <w:p w14:paraId="479431CF"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CURRENT-VALUE-OF" </w:instrText>
      </w:r>
      <w:r w:rsidRPr="0045652F">
        <w:rPr>
          <w:lang w:val="en-US"/>
        </w:rPr>
        <w:fldChar w:fldCharType="end"/>
      </w:r>
      <w:r w:rsidRPr="0045652F">
        <w:rPr>
          <w:lang w:val="en-US"/>
        </w:rPr>
        <w:fldChar w:fldCharType="begin"/>
      </w:r>
      <w:r w:rsidRPr="0045652F">
        <w:rPr>
          <w:lang w:val="en-US"/>
        </w:rPr>
        <w:instrText xml:space="preserve"> XE "HTML:Tags:CURRENT-VALUE-OF" </w:instrText>
      </w:r>
      <w:r w:rsidRPr="0045652F">
        <w:rPr>
          <w:lang w:val="en-US"/>
        </w:rPr>
        <w:fldChar w:fldCharType="end"/>
      </w:r>
      <w:r w:rsidRPr="0045652F">
        <w:rPr>
          <w:lang w:val="en-US"/>
        </w:rPr>
        <w:fldChar w:fldCharType="begin"/>
      </w:r>
      <w:r w:rsidRPr="0045652F">
        <w:rPr>
          <w:lang w:val="en-US"/>
        </w:rPr>
        <w:instrText xml:space="preserve"> XE "CURRENT-VALUE-OF" </w:instrText>
      </w:r>
      <w:r w:rsidRPr="0045652F">
        <w:rPr>
          <w:lang w:val="en-US"/>
        </w:rPr>
        <w:fldChar w:fldCharType="end"/>
      </w:r>
    </w:p>
    <w:p w14:paraId="1B47B628" w14:textId="77777777" w:rsidR="00774472" w:rsidRPr="0045652F" w:rsidRDefault="00774472">
      <w:pPr>
        <w:pStyle w:val="Ecran"/>
        <w:rPr>
          <w:lang w:val="en-US"/>
        </w:rPr>
      </w:pPr>
      <w:r w:rsidRPr="0045652F">
        <w:rPr>
          <w:lang w:val="en-US"/>
        </w:rPr>
        <w:t>{{{CURRENT-VALUE-OF "varname"}}}</w:t>
      </w:r>
    </w:p>
    <w:p w14:paraId="2923DBD9" w14:textId="77777777" w:rsidR="00774472" w:rsidRPr="0045652F" w:rsidRDefault="00774472">
      <w:pPr>
        <w:pStyle w:val="Ecran"/>
        <w:rPr>
          <w:lang w:val="en-US"/>
        </w:rPr>
      </w:pPr>
    </w:p>
    <w:p w14:paraId="5FB5D9F7" w14:textId="77777777" w:rsidR="00774472" w:rsidRPr="0045652F" w:rsidRDefault="00774472">
      <w:pPr>
        <w:keepNext/>
        <w:keepLines/>
        <w:rPr>
          <w:lang w:val="en-US"/>
        </w:rPr>
      </w:pPr>
    </w:p>
    <w:p w14:paraId="5E77B32B" w14:textId="77777777" w:rsidR="00774472" w:rsidRPr="0045652F" w:rsidRDefault="00774472">
      <w:pPr>
        <w:keepNext/>
        <w:keepLines/>
        <w:rPr>
          <w:lang w:val="en-US"/>
        </w:rPr>
      </w:pPr>
      <w:r w:rsidRPr="0045652F">
        <w:rPr>
          <w:lang w:val="en-US"/>
        </w:rPr>
        <w:t xml:space="preserve">The CURRENT-VALUE-OF tag is used in a loop bracketed by the FOR-EACH-VALUE-IN and END-FOR tags.  </w:t>
      </w:r>
      <w:r w:rsidRPr="0045652F">
        <w:rPr>
          <w:i/>
          <w:iCs/>
          <w:lang w:val="en-US"/>
        </w:rPr>
        <w:t>varname</w:t>
      </w:r>
      <w:r w:rsidRPr="0045652F">
        <w:rPr>
          <w:lang w:val="en-US"/>
        </w:rPr>
        <w:t xml:space="preserve"> is the name of a table variable.  If it is the variable named in the FOR-EACH-VALUE-IN tag, it determines the number of iterations of the loops.  Otherwise, its value is simply changed when the END-FOR tag is encountered.</w:t>
      </w:r>
    </w:p>
    <w:p w14:paraId="31215BAD" w14:textId="77777777" w:rsidR="00774472" w:rsidRPr="0045652F" w:rsidRDefault="00774472">
      <w:pPr>
        <w:keepNext/>
        <w:keepLines/>
        <w:rPr>
          <w:lang w:val="en-US"/>
        </w:rPr>
      </w:pPr>
    </w:p>
    <w:p w14:paraId="67C6DAA1" w14:textId="77777777" w:rsidR="00774472" w:rsidRPr="0045652F" w:rsidRDefault="00774472">
      <w:pPr>
        <w:keepNext/>
        <w:keepLines/>
        <w:rPr>
          <w:lang w:val="en-US"/>
        </w:rPr>
      </w:pPr>
      <w:r w:rsidRPr="0045652F">
        <w:rPr>
          <w:lang w:val="en-US"/>
        </w:rPr>
        <w:t xml:space="preserve">The CURRENT-VALUE-OF tag also allows variables to be inserted in a template page outside of a FOR-EACH-VALUE-IN loop.  In this case, the variable </w:t>
      </w:r>
      <w:r w:rsidRPr="0045652F">
        <w:rPr>
          <w:i/>
          <w:iCs/>
          <w:lang w:val="en-US"/>
        </w:rPr>
        <w:t>varname</w:t>
      </w:r>
      <w:r w:rsidRPr="0045652F">
        <w:rPr>
          <w:lang w:val="en-US"/>
        </w:rPr>
        <w:t xml:space="preserve"> must have been created from the HTTP request by an INPUT scenario by means of the COPY$ INPUT-TO-VARIABLE instruction.</w:t>
      </w:r>
    </w:p>
    <w:p w14:paraId="52BE4A13" w14:textId="77777777" w:rsidR="00774472" w:rsidRPr="0045652F" w:rsidRDefault="00774472">
      <w:pPr>
        <w:keepNext/>
        <w:keepLines/>
        <w:rPr>
          <w:lang w:val="en-US"/>
        </w:rPr>
      </w:pPr>
    </w:p>
    <w:p w14:paraId="692C90D8" w14:textId="77777777" w:rsidR="00774472" w:rsidRPr="0045652F" w:rsidRDefault="00774472">
      <w:pPr>
        <w:keepNext/>
        <w:keepLines/>
        <w:rPr>
          <w:lang w:val="en-US"/>
        </w:rPr>
      </w:pPr>
      <w:r w:rsidRPr="0045652F">
        <w:rPr>
          <w:lang w:val="en-US"/>
        </w:rPr>
        <w:t xml:space="preserve">The local options HTML-ESCAPES, JAVASCRIPT-ESCAPES, </w:t>
      </w:r>
      <w:r w:rsidR="00746D2A">
        <w:rPr>
          <w:lang w:val="en-US"/>
        </w:rPr>
        <w:t xml:space="preserve">JSON-ESCAPES, NO-ESCAPES, </w:t>
      </w:r>
      <w:r w:rsidRPr="0045652F">
        <w:rPr>
          <w:lang w:val="en-US"/>
        </w:rPr>
        <w:t xml:space="preserve">and XML-ESCAPES (see “Setting and unsetting local options” </w:t>
      </w:r>
      <w:r w:rsidRPr="0045652F">
        <w:rPr>
          <w:lang w:val="en-US"/>
        </w:rPr>
        <w:fldChar w:fldCharType="begin"/>
      </w:r>
      <w:r w:rsidRPr="0045652F">
        <w:rPr>
          <w:lang w:val="en-US"/>
        </w:rPr>
        <w:instrText xml:space="preserve"> PAGEREF _Ref90806212 \p \h </w:instrText>
      </w:r>
      <w:r w:rsidRPr="0045652F">
        <w:rPr>
          <w:lang w:val="en-US"/>
        </w:rPr>
      </w:r>
      <w:r w:rsidRPr="0045652F">
        <w:rPr>
          <w:lang w:val="en-US"/>
        </w:rPr>
        <w:fldChar w:fldCharType="separate"/>
      </w:r>
      <w:r w:rsidR="00A87DE6">
        <w:rPr>
          <w:noProof/>
          <w:lang w:val="en-US"/>
        </w:rPr>
        <w:t>sur la page 49</w:t>
      </w:r>
      <w:r w:rsidRPr="0045652F">
        <w:rPr>
          <w:lang w:val="en-US"/>
        </w:rPr>
        <w:fldChar w:fldCharType="end"/>
      </w:r>
      <w:r w:rsidRPr="0045652F">
        <w:rPr>
          <w:lang w:val="en-US"/>
        </w:rPr>
        <w:t>) may affect the processing of this tag.</w:t>
      </w:r>
    </w:p>
    <w:p w14:paraId="6DBD956B" w14:textId="77777777" w:rsidR="00774472" w:rsidRPr="0045652F" w:rsidRDefault="00774472">
      <w:pPr>
        <w:pStyle w:val="ecran0"/>
        <w:rPr>
          <w:lang w:val="en-US"/>
        </w:rPr>
      </w:pPr>
      <w:r w:rsidRPr="0045652F">
        <w:rPr>
          <w:lang w:val="en-US"/>
        </w:rPr>
        <w:t>If the HTML-ESCAPES local option is set, special characters in the value of the variable will be replaced by the corresponding HTML escape sequence as shown in the table below:</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7"/>
        <w:gridCol w:w="1560"/>
        <w:gridCol w:w="1920"/>
        <w:gridCol w:w="1560"/>
      </w:tblGrid>
      <w:tr w:rsidR="00774472" w:rsidRPr="0045652F" w14:paraId="5BD336F8" w14:textId="77777777">
        <w:tblPrEx>
          <w:tblCellMar>
            <w:top w:w="0" w:type="dxa"/>
            <w:bottom w:w="0" w:type="dxa"/>
          </w:tblCellMar>
        </w:tblPrEx>
        <w:tc>
          <w:tcPr>
            <w:tcW w:w="1527" w:type="dxa"/>
            <w:shd w:val="clear" w:color="auto" w:fill="D9D9D9"/>
          </w:tcPr>
          <w:p w14:paraId="1D1A19BE" w14:textId="77777777" w:rsidR="00774472" w:rsidRPr="0045652F" w:rsidRDefault="00774472">
            <w:pPr>
              <w:keepNext/>
              <w:keepLines/>
              <w:ind w:left="0"/>
              <w:jc w:val="center"/>
              <w:rPr>
                <w:lang w:val="en-US"/>
              </w:rPr>
            </w:pPr>
            <w:r w:rsidRPr="0045652F">
              <w:rPr>
                <w:lang w:val="en-US"/>
              </w:rPr>
              <w:t>Character</w:t>
            </w:r>
          </w:p>
        </w:tc>
        <w:tc>
          <w:tcPr>
            <w:tcW w:w="1560" w:type="dxa"/>
            <w:shd w:val="clear" w:color="auto" w:fill="D9D9D9"/>
          </w:tcPr>
          <w:p w14:paraId="0D5A48D8" w14:textId="77777777" w:rsidR="00774472" w:rsidRPr="0045652F" w:rsidRDefault="00774472">
            <w:pPr>
              <w:keepNext/>
              <w:keepLines/>
              <w:ind w:left="0"/>
              <w:jc w:val="center"/>
              <w:rPr>
                <w:lang w:val="en-US"/>
              </w:rPr>
            </w:pPr>
            <w:r w:rsidRPr="0045652F">
              <w:rPr>
                <w:lang w:val="en-US"/>
              </w:rPr>
              <w:t>HTML escape sequence</w:t>
            </w:r>
          </w:p>
        </w:tc>
        <w:tc>
          <w:tcPr>
            <w:tcW w:w="1920" w:type="dxa"/>
            <w:shd w:val="clear" w:color="auto" w:fill="D9D9D9"/>
          </w:tcPr>
          <w:p w14:paraId="5BA9507F" w14:textId="77777777" w:rsidR="00774472" w:rsidRPr="0045652F" w:rsidRDefault="00774472">
            <w:pPr>
              <w:keepNext/>
              <w:keepLines/>
              <w:ind w:left="0"/>
              <w:jc w:val="center"/>
              <w:rPr>
                <w:lang w:val="en-US"/>
              </w:rPr>
            </w:pPr>
            <w:r w:rsidRPr="0045652F">
              <w:rPr>
                <w:lang w:val="en-US"/>
              </w:rPr>
              <w:t>Character</w:t>
            </w:r>
          </w:p>
        </w:tc>
        <w:tc>
          <w:tcPr>
            <w:tcW w:w="1560" w:type="dxa"/>
            <w:shd w:val="clear" w:color="auto" w:fill="D9D9D9"/>
          </w:tcPr>
          <w:p w14:paraId="098203AA" w14:textId="77777777" w:rsidR="00774472" w:rsidRPr="0045652F" w:rsidRDefault="00774472">
            <w:pPr>
              <w:keepNext/>
              <w:keepLines/>
              <w:ind w:left="0"/>
              <w:jc w:val="center"/>
              <w:rPr>
                <w:lang w:val="en-US"/>
              </w:rPr>
            </w:pPr>
            <w:r w:rsidRPr="0045652F">
              <w:rPr>
                <w:lang w:val="en-US"/>
              </w:rPr>
              <w:t>HTML escape sequence</w:t>
            </w:r>
          </w:p>
        </w:tc>
      </w:tr>
      <w:tr w:rsidR="00774472" w:rsidRPr="0045652F" w14:paraId="1421EE44" w14:textId="77777777">
        <w:tblPrEx>
          <w:tblCellMar>
            <w:top w:w="0" w:type="dxa"/>
            <w:bottom w:w="0" w:type="dxa"/>
          </w:tblCellMar>
        </w:tblPrEx>
        <w:tc>
          <w:tcPr>
            <w:tcW w:w="1527" w:type="dxa"/>
          </w:tcPr>
          <w:p w14:paraId="50F0BA5C" w14:textId="77777777" w:rsidR="00774472" w:rsidRPr="0045652F" w:rsidRDefault="00774472">
            <w:pPr>
              <w:keepNext/>
              <w:keepLines/>
              <w:ind w:left="0"/>
              <w:jc w:val="center"/>
              <w:rPr>
                <w:lang w:val="en-US"/>
              </w:rPr>
            </w:pPr>
            <w:r w:rsidRPr="0045652F">
              <w:rPr>
                <w:lang w:val="en-US"/>
              </w:rPr>
              <w:t>&lt;</w:t>
            </w:r>
          </w:p>
        </w:tc>
        <w:tc>
          <w:tcPr>
            <w:tcW w:w="1560" w:type="dxa"/>
          </w:tcPr>
          <w:p w14:paraId="3E2A3556" w14:textId="77777777" w:rsidR="00774472" w:rsidRPr="0045652F" w:rsidRDefault="00774472">
            <w:pPr>
              <w:keepNext/>
              <w:keepLines/>
              <w:ind w:left="0"/>
              <w:jc w:val="center"/>
              <w:rPr>
                <w:lang w:val="en-US"/>
              </w:rPr>
            </w:pPr>
            <w:r w:rsidRPr="0045652F">
              <w:rPr>
                <w:lang w:val="en-US"/>
              </w:rPr>
              <w:t>&amp;gt;</w:t>
            </w:r>
          </w:p>
        </w:tc>
        <w:tc>
          <w:tcPr>
            <w:tcW w:w="1920" w:type="dxa"/>
          </w:tcPr>
          <w:p w14:paraId="744CFCE1" w14:textId="77777777" w:rsidR="00774472" w:rsidRPr="0045652F" w:rsidRDefault="00774472">
            <w:pPr>
              <w:keepNext/>
              <w:keepLines/>
              <w:ind w:left="0"/>
              <w:jc w:val="center"/>
              <w:rPr>
                <w:lang w:val="en-US"/>
              </w:rPr>
            </w:pPr>
            <w:r w:rsidRPr="0045652F">
              <w:rPr>
                <w:lang w:val="en-US"/>
              </w:rPr>
              <w:t>&gt;</w:t>
            </w:r>
          </w:p>
        </w:tc>
        <w:tc>
          <w:tcPr>
            <w:tcW w:w="1560" w:type="dxa"/>
          </w:tcPr>
          <w:p w14:paraId="488E3F5F" w14:textId="77777777" w:rsidR="00774472" w:rsidRPr="0045652F" w:rsidRDefault="00774472">
            <w:pPr>
              <w:keepNext/>
              <w:keepLines/>
              <w:ind w:left="0"/>
              <w:jc w:val="center"/>
              <w:rPr>
                <w:lang w:val="en-US"/>
              </w:rPr>
            </w:pPr>
            <w:r w:rsidRPr="0045652F">
              <w:rPr>
                <w:lang w:val="en-US"/>
              </w:rPr>
              <w:t>&amp;lt;</w:t>
            </w:r>
          </w:p>
        </w:tc>
      </w:tr>
      <w:tr w:rsidR="00774472" w:rsidRPr="0045652F" w14:paraId="5C41A110" w14:textId="77777777">
        <w:tblPrEx>
          <w:tblCellMar>
            <w:top w:w="0" w:type="dxa"/>
            <w:bottom w:w="0" w:type="dxa"/>
          </w:tblCellMar>
        </w:tblPrEx>
        <w:tc>
          <w:tcPr>
            <w:tcW w:w="1527" w:type="dxa"/>
          </w:tcPr>
          <w:p w14:paraId="74BE5681" w14:textId="77777777" w:rsidR="00774472" w:rsidRPr="0045652F" w:rsidRDefault="00774472">
            <w:pPr>
              <w:keepLines/>
              <w:ind w:left="0"/>
              <w:jc w:val="center"/>
              <w:rPr>
                <w:lang w:val="en-US"/>
              </w:rPr>
            </w:pPr>
            <w:r w:rsidRPr="0045652F">
              <w:rPr>
                <w:lang w:val="en-US"/>
              </w:rPr>
              <w:t>"</w:t>
            </w:r>
          </w:p>
        </w:tc>
        <w:tc>
          <w:tcPr>
            <w:tcW w:w="1560" w:type="dxa"/>
          </w:tcPr>
          <w:p w14:paraId="45098EB8" w14:textId="77777777" w:rsidR="00774472" w:rsidRPr="0045652F" w:rsidRDefault="00774472">
            <w:pPr>
              <w:keepLines/>
              <w:ind w:left="0"/>
              <w:jc w:val="center"/>
              <w:rPr>
                <w:lang w:val="en-US"/>
              </w:rPr>
            </w:pPr>
            <w:r w:rsidRPr="0045652F">
              <w:rPr>
                <w:lang w:val="en-US"/>
              </w:rPr>
              <w:t>&amp;quote;</w:t>
            </w:r>
          </w:p>
        </w:tc>
        <w:tc>
          <w:tcPr>
            <w:tcW w:w="1920" w:type="dxa"/>
          </w:tcPr>
          <w:p w14:paraId="1AB50C6D" w14:textId="77777777" w:rsidR="00774472" w:rsidRPr="0045652F" w:rsidRDefault="00774472">
            <w:pPr>
              <w:keepLines/>
              <w:ind w:left="0"/>
              <w:jc w:val="center"/>
              <w:rPr>
                <w:lang w:val="en-US"/>
              </w:rPr>
            </w:pPr>
            <w:r w:rsidRPr="0045652F">
              <w:rPr>
                <w:lang w:val="en-US"/>
              </w:rPr>
              <w:t>&amp;</w:t>
            </w:r>
          </w:p>
        </w:tc>
        <w:tc>
          <w:tcPr>
            <w:tcW w:w="1560" w:type="dxa"/>
          </w:tcPr>
          <w:p w14:paraId="2EAA746F" w14:textId="77777777" w:rsidR="00774472" w:rsidRPr="0045652F" w:rsidRDefault="00774472">
            <w:pPr>
              <w:keepLines/>
              <w:ind w:left="0"/>
              <w:jc w:val="center"/>
              <w:rPr>
                <w:lang w:val="en-US"/>
              </w:rPr>
            </w:pPr>
            <w:r w:rsidRPr="0045652F">
              <w:rPr>
                <w:lang w:val="en-US"/>
              </w:rPr>
              <w:t>&amp;amp;</w:t>
            </w:r>
          </w:p>
        </w:tc>
      </w:tr>
    </w:tbl>
    <w:p w14:paraId="5CCCBB60" w14:textId="77777777" w:rsidR="00774472" w:rsidRPr="0045652F" w:rsidRDefault="00774472">
      <w:pPr>
        <w:pStyle w:val="ecran0"/>
        <w:rPr>
          <w:lang w:val="en-US"/>
        </w:rPr>
      </w:pPr>
      <w:r w:rsidRPr="0045652F">
        <w:rPr>
          <w:lang w:val="en-US"/>
        </w:rPr>
        <w:t>If the JAVASCRIPT-ESCAPES local option is set, special characters in the value of the variable will be replaced by the corresponding JavaScript escape sequence as shown in the table below:</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7"/>
        <w:gridCol w:w="1560"/>
        <w:gridCol w:w="1920"/>
        <w:gridCol w:w="1560"/>
      </w:tblGrid>
      <w:tr w:rsidR="00774472" w:rsidRPr="0045652F" w14:paraId="7328CE33" w14:textId="77777777">
        <w:tblPrEx>
          <w:tblCellMar>
            <w:top w:w="0" w:type="dxa"/>
            <w:bottom w:w="0" w:type="dxa"/>
          </w:tblCellMar>
        </w:tblPrEx>
        <w:tc>
          <w:tcPr>
            <w:tcW w:w="1527" w:type="dxa"/>
            <w:shd w:val="clear" w:color="auto" w:fill="D9D9D9"/>
          </w:tcPr>
          <w:p w14:paraId="353D468A" w14:textId="77777777" w:rsidR="00774472" w:rsidRPr="0045652F" w:rsidRDefault="00774472">
            <w:pPr>
              <w:keepNext/>
              <w:keepLines/>
              <w:ind w:left="0"/>
              <w:jc w:val="center"/>
              <w:rPr>
                <w:lang w:val="en-US"/>
              </w:rPr>
            </w:pPr>
            <w:r w:rsidRPr="0045652F">
              <w:rPr>
                <w:lang w:val="en-US"/>
              </w:rPr>
              <w:t>Character</w:t>
            </w:r>
          </w:p>
        </w:tc>
        <w:tc>
          <w:tcPr>
            <w:tcW w:w="1560" w:type="dxa"/>
            <w:shd w:val="clear" w:color="auto" w:fill="D9D9D9"/>
          </w:tcPr>
          <w:p w14:paraId="0AC7EEDB" w14:textId="77777777" w:rsidR="00774472" w:rsidRPr="0045652F" w:rsidRDefault="00774472">
            <w:pPr>
              <w:keepNext/>
              <w:keepLines/>
              <w:ind w:left="0"/>
              <w:jc w:val="center"/>
              <w:rPr>
                <w:lang w:val="en-US"/>
              </w:rPr>
            </w:pPr>
            <w:r w:rsidRPr="0045652F">
              <w:rPr>
                <w:lang w:val="en-US"/>
              </w:rPr>
              <w:t>JavaScript escape sequence</w:t>
            </w:r>
          </w:p>
        </w:tc>
        <w:tc>
          <w:tcPr>
            <w:tcW w:w="1920" w:type="dxa"/>
            <w:shd w:val="clear" w:color="auto" w:fill="D9D9D9"/>
          </w:tcPr>
          <w:p w14:paraId="33230F6A" w14:textId="77777777" w:rsidR="00774472" w:rsidRPr="0045652F" w:rsidRDefault="00774472">
            <w:pPr>
              <w:keepNext/>
              <w:keepLines/>
              <w:ind w:left="0"/>
              <w:jc w:val="center"/>
              <w:rPr>
                <w:lang w:val="en-US"/>
              </w:rPr>
            </w:pPr>
            <w:r w:rsidRPr="0045652F">
              <w:rPr>
                <w:lang w:val="en-US"/>
              </w:rPr>
              <w:t>Character</w:t>
            </w:r>
          </w:p>
        </w:tc>
        <w:tc>
          <w:tcPr>
            <w:tcW w:w="1560" w:type="dxa"/>
            <w:shd w:val="clear" w:color="auto" w:fill="D9D9D9"/>
          </w:tcPr>
          <w:p w14:paraId="631336C3" w14:textId="77777777" w:rsidR="00774472" w:rsidRPr="0045652F" w:rsidRDefault="00774472">
            <w:pPr>
              <w:keepNext/>
              <w:keepLines/>
              <w:ind w:left="0"/>
              <w:jc w:val="center"/>
              <w:rPr>
                <w:lang w:val="en-US"/>
              </w:rPr>
            </w:pPr>
            <w:r w:rsidRPr="0045652F">
              <w:rPr>
                <w:lang w:val="en-US"/>
              </w:rPr>
              <w:t>JavaScript escape sequence</w:t>
            </w:r>
          </w:p>
        </w:tc>
      </w:tr>
      <w:tr w:rsidR="00774472" w:rsidRPr="0045652F" w14:paraId="7BB4B11E" w14:textId="77777777">
        <w:tblPrEx>
          <w:tblCellMar>
            <w:top w:w="0" w:type="dxa"/>
            <w:bottom w:w="0" w:type="dxa"/>
          </w:tblCellMar>
        </w:tblPrEx>
        <w:tc>
          <w:tcPr>
            <w:tcW w:w="1527" w:type="dxa"/>
          </w:tcPr>
          <w:p w14:paraId="7F7B61ED" w14:textId="77777777" w:rsidR="00774472" w:rsidRPr="0045652F" w:rsidRDefault="00774472">
            <w:pPr>
              <w:keepNext/>
              <w:keepLines/>
              <w:ind w:left="0"/>
              <w:jc w:val="center"/>
              <w:rPr>
                <w:lang w:val="en-US"/>
              </w:rPr>
            </w:pPr>
            <w:r w:rsidRPr="0045652F">
              <w:rPr>
                <w:lang w:val="en-US"/>
              </w:rPr>
              <w:t>"</w:t>
            </w:r>
          </w:p>
        </w:tc>
        <w:tc>
          <w:tcPr>
            <w:tcW w:w="1560" w:type="dxa"/>
          </w:tcPr>
          <w:p w14:paraId="3B68B46A" w14:textId="77777777" w:rsidR="00774472" w:rsidRPr="0045652F" w:rsidRDefault="00774472">
            <w:pPr>
              <w:keepNext/>
              <w:keepLines/>
              <w:ind w:left="0"/>
              <w:jc w:val="center"/>
              <w:rPr>
                <w:lang w:val="en-US"/>
              </w:rPr>
            </w:pPr>
            <w:r w:rsidRPr="0045652F">
              <w:rPr>
                <w:lang w:val="en-US"/>
              </w:rPr>
              <w:t>\"</w:t>
            </w:r>
          </w:p>
        </w:tc>
        <w:tc>
          <w:tcPr>
            <w:tcW w:w="1920" w:type="dxa"/>
          </w:tcPr>
          <w:p w14:paraId="3ADE0EF7" w14:textId="77777777" w:rsidR="00774472" w:rsidRPr="0045652F" w:rsidRDefault="00774472">
            <w:pPr>
              <w:keepNext/>
              <w:keepLines/>
              <w:ind w:left="0"/>
              <w:jc w:val="center"/>
              <w:rPr>
                <w:lang w:val="en-US"/>
              </w:rPr>
            </w:pPr>
            <w:r w:rsidRPr="0045652F">
              <w:rPr>
                <w:lang w:val="en-US"/>
              </w:rPr>
              <w:t>\</w:t>
            </w:r>
          </w:p>
        </w:tc>
        <w:tc>
          <w:tcPr>
            <w:tcW w:w="1560" w:type="dxa"/>
          </w:tcPr>
          <w:p w14:paraId="73F0E601" w14:textId="77777777" w:rsidR="00774472" w:rsidRPr="0045652F" w:rsidRDefault="00774472">
            <w:pPr>
              <w:keepNext/>
              <w:keepLines/>
              <w:ind w:left="0"/>
              <w:jc w:val="center"/>
              <w:rPr>
                <w:lang w:val="en-US"/>
              </w:rPr>
            </w:pPr>
            <w:r w:rsidRPr="0045652F">
              <w:rPr>
                <w:lang w:val="en-US"/>
              </w:rPr>
              <w:t>\\</w:t>
            </w:r>
          </w:p>
        </w:tc>
      </w:tr>
      <w:tr w:rsidR="00774472" w:rsidRPr="0045652F" w14:paraId="2B5CBD1F" w14:textId="77777777">
        <w:tblPrEx>
          <w:tblCellMar>
            <w:top w:w="0" w:type="dxa"/>
            <w:bottom w:w="0" w:type="dxa"/>
          </w:tblCellMar>
        </w:tblPrEx>
        <w:tc>
          <w:tcPr>
            <w:tcW w:w="1527" w:type="dxa"/>
          </w:tcPr>
          <w:p w14:paraId="5DFBB65F" w14:textId="77777777" w:rsidR="00774472" w:rsidRPr="0045652F" w:rsidRDefault="00774472">
            <w:pPr>
              <w:keepLines/>
              <w:ind w:left="0"/>
              <w:jc w:val="center"/>
              <w:rPr>
                <w:lang w:val="en-US"/>
              </w:rPr>
            </w:pPr>
            <w:r w:rsidRPr="0045652F">
              <w:rPr>
                <w:lang w:val="en-US"/>
              </w:rPr>
              <w:t>'</w:t>
            </w:r>
          </w:p>
        </w:tc>
        <w:tc>
          <w:tcPr>
            <w:tcW w:w="1560" w:type="dxa"/>
          </w:tcPr>
          <w:p w14:paraId="1C9038B3" w14:textId="77777777" w:rsidR="00774472" w:rsidRPr="0045652F" w:rsidRDefault="00774472">
            <w:pPr>
              <w:keepLines/>
              <w:ind w:left="0"/>
              <w:jc w:val="center"/>
              <w:rPr>
                <w:lang w:val="en-US"/>
              </w:rPr>
            </w:pPr>
            <w:r w:rsidRPr="0045652F">
              <w:rPr>
                <w:lang w:val="en-US"/>
              </w:rPr>
              <w:t>\'</w:t>
            </w:r>
          </w:p>
        </w:tc>
        <w:tc>
          <w:tcPr>
            <w:tcW w:w="1920" w:type="dxa"/>
          </w:tcPr>
          <w:p w14:paraId="63DBEADD" w14:textId="77777777" w:rsidR="00774472" w:rsidRPr="0045652F" w:rsidRDefault="00774472">
            <w:pPr>
              <w:keepLines/>
              <w:ind w:left="0"/>
              <w:jc w:val="center"/>
              <w:rPr>
                <w:lang w:val="en-US"/>
              </w:rPr>
            </w:pPr>
          </w:p>
        </w:tc>
        <w:tc>
          <w:tcPr>
            <w:tcW w:w="1560" w:type="dxa"/>
          </w:tcPr>
          <w:p w14:paraId="06CE1733" w14:textId="77777777" w:rsidR="00774472" w:rsidRPr="0045652F" w:rsidRDefault="00774472">
            <w:pPr>
              <w:keepLines/>
              <w:ind w:left="0"/>
              <w:jc w:val="center"/>
              <w:rPr>
                <w:lang w:val="en-US"/>
              </w:rPr>
            </w:pPr>
          </w:p>
        </w:tc>
      </w:tr>
    </w:tbl>
    <w:p w14:paraId="1FD00D94" w14:textId="77777777" w:rsidR="00746D2A" w:rsidRPr="0045652F" w:rsidRDefault="00746D2A" w:rsidP="00746D2A">
      <w:pPr>
        <w:pStyle w:val="ecran0"/>
        <w:rPr>
          <w:lang w:val="en-US"/>
        </w:rPr>
      </w:pPr>
      <w:r w:rsidRPr="0045652F">
        <w:rPr>
          <w:lang w:val="en-US"/>
        </w:rPr>
        <w:t>If the JS</w:t>
      </w:r>
      <w:r>
        <w:rPr>
          <w:lang w:val="en-US"/>
        </w:rPr>
        <w:t>ON</w:t>
      </w:r>
      <w:r w:rsidRPr="0045652F">
        <w:rPr>
          <w:lang w:val="en-US"/>
        </w:rPr>
        <w:t>-ESCAPES local option is set, special characters in the value of the variable will be replaced by the corresponding JS</w:t>
      </w:r>
      <w:r>
        <w:rPr>
          <w:lang w:val="en-US"/>
        </w:rPr>
        <w:t>ON</w:t>
      </w:r>
      <w:r w:rsidRPr="0045652F">
        <w:rPr>
          <w:lang w:val="en-US"/>
        </w:rPr>
        <w:t xml:space="preserve"> escape sequence as shown in the table below:</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7"/>
        <w:gridCol w:w="1560"/>
        <w:gridCol w:w="1920"/>
        <w:gridCol w:w="1560"/>
      </w:tblGrid>
      <w:tr w:rsidR="00746D2A" w:rsidRPr="0045652F" w14:paraId="6CCD67EF" w14:textId="77777777" w:rsidTr="00A33AB7">
        <w:tblPrEx>
          <w:tblCellMar>
            <w:top w:w="0" w:type="dxa"/>
            <w:bottom w:w="0" w:type="dxa"/>
          </w:tblCellMar>
        </w:tblPrEx>
        <w:tc>
          <w:tcPr>
            <w:tcW w:w="1527" w:type="dxa"/>
            <w:shd w:val="clear" w:color="auto" w:fill="D9D9D9"/>
          </w:tcPr>
          <w:p w14:paraId="0BA5ACE7" w14:textId="77777777" w:rsidR="00746D2A" w:rsidRPr="0045652F" w:rsidRDefault="00746D2A" w:rsidP="00A33AB7">
            <w:pPr>
              <w:keepNext/>
              <w:keepLines/>
              <w:ind w:left="0"/>
              <w:jc w:val="center"/>
              <w:rPr>
                <w:lang w:val="en-US"/>
              </w:rPr>
            </w:pPr>
            <w:r w:rsidRPr="0045652F">
              <w:rPr>
                <w:lang w:val="en-US"/>
              </w:rPr>
              <w:t>Character</w:t>
            </w:r>
          </w:p>
        </w:tc>
        <w:tc>
          <w:tcPr>
            <w:tcW w:w="1560" w:type="dxa"/>
            <w:shd w:val="clear" w:color="auto" w:fill="D9D9D9"/>
          </w:tcPr>
          <w:p w14:paraId="6DE6CDFE" w14:textId="77777777" w:rsidR="00746D2A" w:rsidRPr="0045652F" w:rsidRDefault="00746D2A" w:rsidP="00746D2A">
            <w:pPr>
              <w:keepNext/>
              <w:keepLines/>
              <w:ind w:left="0"/>
              <w:jc w:val="center"/>
              <w:rPr>
                <w:lang w:val="en-US"/>
              </w:rPr>
            </w:pPr>
            <w:r w:rsidRPr="0045652F">
              <w:rPr>
                <w:lang w:val="en-US"/>
              </w:rPr>
              <w:t>JS</w:t>
            </w:r>
            <w:r>
              <w:rPr>
                <w:lang w:val="en-US"/>
              </w:rPr>
              <w:t>ON</w:t>
            </w:r>
            <w:r w:rsidRPr="0045652F">
              <w:rPr>
                <w:lang w:val="en-US"/>
              </w:rPr>
              <w:t xml:space="preserve"> escape sequence</w:t>
            </w:r>
          </w:p>
        </w:tc>
        <w:tc>
          <w:tcPr>
            <w:tcW w:w="1920" w:type="dxa"/>
            <w:shd w:val="clear" w:color="auto" w:fill="D9D9D9"/>
          </w:tcPr>
          <w:p w14:paraId="4A796C54" w14:textId="77777777" w:rsidR="00746D2A" w:rsidRPr="0045652F" w:rsidRDefault="00746D2A" w:rsidP="00A33AB7">
            <w:pPr>
              <w:keepNext/>
              <w:keepLines/>
              <w:ind w:left="0"/>
              <w:jc w:val="center"/>
              <w:rPr>
                <w:lang w:val="en-US"/>
              </w:rPr>
            </w:pPr>
            <w:r w:rsidRPr="0045652F">
              <w:rPr>
                <w:lang w:val="en-US"/>
              </w:rPr>
              <w:t>Character</w:t>
            </w:r>
          </w:p>
        </w:tc>
        <w:tc>
          <w:tcPr>
            <w:tcW w:w="1560" w:type="dxa"/>
            <w:shd w:val="clear" w:color="auto" w:fill="D9D9D9"/>
          </w:tcPr>
          <w:p w14:paraId="2F3DB173" w14:textId="77777777" w:rsidR="00746D2A" w:rsidRPr="0045652F" w:rsidRDefault="00746D2A" w:rsidP="00746D2A">
            <w:pPr>
              <w:keepNext/>
              <w:keepLines/>
              <w:ind w:left="0"/>
              <w:jc w:val="center"/>
              <w:rPr>
                <w:lang w:val="en-US"/>
              </w:rPr>
            </w:pPr>
            <w:r w:rsidRPr="0045652F">
              <w:rPr>
                <w:lang w:val="en-US"/>
              </w:rPr>
              <w:t>JS</w:t>
            </w:r>
            <w:r>
              <w:rPr>
                <w:lang w:val="en-US"/>
              </w:rPr>
              <w:t>ON</w:t>
            </w:r>
            <w:r w:rsidRPr="0045652F">
              <w:rPr>
                <w:lang w:val="en-US"/>
              </w:rPr>
              <w:t xml:space="preserve"> escape sequence</w:t>
            </w:r>
          </w:p>
        </w:tc>
      </w:tr>
      <w:tr w:rsidR="00746D2A" w:rsidRPr="0045652F" w14:paraId="28F927D7" w14:textId="77777777" w:rsidTr="00A33AB7">
        <w:tblPrEx>
          <w:tblCellMar>
            <w:top w:w="0" w:type="dxa"/>
            <w:bottom w:w="0" w:type="dxa"/>
          </w:tblCellMar>
        </w:tblPrEx>
        <w:tc>
          <w:tcPr>
            <w:tcW w:w="1527" w:type="dxa"/>
          </w:tcPr>
          <w:p w14:paraId="1F192FE4" w14:textId="77777777" w:rsidR="00746D2A" w:rsidRPr="0045652F" w:rsidRDefault="00746D2A" w:rsidP="00A33AB7">
            <w:pPr>
              <w:keepNext/>
              <w:keepLines/>
              <w:ind w:left="0"/>
              <w:jc w:val="center"/>
              <w:rPr>
                <w:lang w:val="en-US"/>
              </w:rPr>
            </w:pPr>
            <w:r w:rsidRPr="0045652F">
              <w:rPr>
                <w:lang w:val="en-US"/>
              </w:rPr>
              <w:t>"</w:t>
            </w:r>
          </w:p>
        </w:tc>
        <w:tc>
          <w:tcPr>
            <w:tcW w:w="1560" w:type="dxa"/>
          </w:tcPr>
          <w:p w14:paraId="244EFF3E" w14:textId="77777777" w:rsidR="00746D2A" w:rsidRPr="0045652F" w:rsidRDefault="00746D2A" w:rsidP="00A33AB7">
            <w:pPr>
              <w:keepNext/>
              <w:keepLines/>
              <w:ind w:left="0"/>
              <w:jc w:val="center"/>
              <w:rPr>
                <w:lang w:val="en-US"/>
              </w:rPr>
            </w:pPr>
            <w:r w:rsidRPr="0045652F">
              <w:rPr>
                <w:lang w:val="en-US"/>
              </w:rPr>
              <w:t>\"</w:t>
            </w:r>
          </w:p>
        </w:tc>
        <w:tc>
          <w:tcPr>
            <w:tcW w:w="1920" w:type="dxa"/>
          </w:tcPr>
          <w:p w14:paraId="05A2B6F5" w14:textId="77777777" w:rsidR="00746D2A" w:rsidRPr="0045652F" w:rsidRDefault="00746D2A" w:rsidP="00A33AB7">
            <w:pPr>
              <w:keepNext/>
              <w:keepLines/>
              <w:ind w:left="0"/>
              <w:jc w:val="center"/>
              <w:rPr>
                <w:lang w:val="en-US"/>
              </w:rPr>
            </w:pPr>
            <w:r w:rsidRPr="0045652F">
              <w:rPr>
                <w:lang w:val="en-US"/>
              </w:rPr>
              <w:t>\</w:t>
            </w:r>
          </w:p>
        </w:tc>
        <w:tc>
          <w:tcPr>
            <w:tcW w:w="1560" w:type="dxa"/>
          </w:tcPr>
          <w:p w14:paraId="4E5188C7" w14:textId="77777777" w:rsidR="00746D2A" w:rsidRPr="0045652F" w:rsidRDefault="00746D2A" w:rsidP="00A33AB7">
            <w:pPr>
              <w:keepNext/>
              <w:keepLines/>
              <w:ind w:left="0"/>
              <w:jc w:val="center"/>
              <w:rPr>
                <w:lang w:val="en-US"/>
              </w:rPr>
            </w:pPr>
            <w:r w:rsidRPr="0045652F">
              <w:rPr>
                <w:lang w:val="en-US"/>
              </w:rPr>
              <w:t>\\</w:t>
            </w:r>
          </w:p>
        </w:tc>
      </w:tr>
      <w:tr w:rsidR="00746D2A" w:rsidRPr="0045652F" w14:paraId="68E74CDF" w14:textId="77777777" w:rsidTr="00A33AB7">
        <w:tblPrEx>
          <w:tblCellMar>
            <w:top w:w="0" w:type="dxa"/>
            <w:bottom w:w="0" w:type="dxa"/>
          </w:tblCellMar>
        </w:tblPrEx>
        <w:tc>
          <w:tcPr>
            <w:tcW w:w="1527" w:type="dxa"/>
          </w:tcPr>
          <w:p w14:paraId="797A2C02" w14:textId="77777777" w:rsidR="00746D2A" w:rsidRPr="0045652F" w:rsidRDefault="00746D2A" w:rsidP="00A33AB7">
            <w:pPr>
              <w:keepLines/>
              <w:ind w:left="0"/>
              <w:jc w:val="center"/>
              <w:rPr>
                <w:lang w:val="en-US"/>
              </w:rPr>
            </w:pPr>
            <w:r>
              <w:rPr>
                <w:lang w:val="en-US"/>
              </w:rPr>
              <w:t>Hex 00 to 1f</w:t>
            </w:r>
          </w:p>
        </w:tc>
        <w:tc>
          <w:tcPr>
            <w:tcW w:w="1560" w:type="dxa"/>
          </w:tcPr>
          <w:p w14:paraId="5EF73ED0" w14:textId="77777777" w:rsidR="00746D2A" w:rsidRPr="00746D2A" w:rsidRDefault="00746D2A" w:rsidP="00A33AB7">
            <w:pPr>
              <w:keepLines/>
              <w:ind w:left="0"/>
              <w:jc w:val="center"/>
              <w:rPr>
                <w:i/>
                <w:lang w:val="en-US"/>
              </w:rPr>
            </w:pPr>
            <w:r>
              <w:rPr>
                <w:lang w:val="en-US"/>
              </w:rPr>
              <w:t>\u</w:t>
            </w:r>
            <w:r>
              <w:rPr>
                <w:i/>
                <w:lang w:val="en-US"/>
              </w:rPr>
              <w:t>xxxx</w:t>
            </w:r>
          </w:p>
        </w:tc>
        <w:tc>
          <w:tcPr>
            <w:tcW w:w="1920" w:type="dxa"/>
          </w:tcPr>
          <w:p w14:paraId="4E319597" w14:textId="77777777" w:rsidR="00746D2A" w:rsidRPr="0045652F" w:rsidRDefault="00746D2A" w:rsidP="00A33AB7">
            <w:pPr>
              <w:keepLines/>
              <w:ind w:left="0"/>
              <w:jc w:val="center"/>
              <w:rPr>
                <w:lang w:val="en-US"/>
              </w:rPr>
            </w:pPr>
          </w:p>
        </w:tc>
        <w:tc>
          <w:tcPr>
            <w:tcW w:w="1560" w:type="dxa"/>
          </w:tcPr>
          <w:p w14:paraId="5F44AE80" w14:textId="77777777" w:rsidR="00746D2A" w:rsidRPr="0045652F" w:rsidRDefault="00746D2A" w:rsidP="00A33AB7">
            <w:pPr>
              <w:keepLines/>
              <w:ind w:left="0"/>
              <w:jc w:val="center"/>
              <w:rPr>
                <w:lang w:val="en-US"/>
              </w:rPr>
            </w:pPr>
          </w:p>
        </w:tc>
      </w:tr>
    </w:tbl>
    <w:p w14:paraId="0C7D0831" w14:textId="77777777" w:rsidR="00774472" w:rsidRPr="0045652F" w:rsidRDefault="00774472">
      <w:pPr>
        <w:pStyle w:val="ecran0"/>
        <w:rPr>
          <w:lang w:val="en-US"/>
        </w:rPr>
      </w:pPr>
      <w:r w:rsidRPr="0045652F">
        <w:rPr>
          <w:lang w:val="en-US"/>
        </w:rPr>
        <w:t>If the XML-ESCAPES local option is set, special characters in the value of the variable will be replaced by the corresponding XML escape sequence as shown in the table below:</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7"/>
        <w:gridCol w:w="1560"/>
        <w:gridCol w:w="1920"/>
        <w:gridCol w:w="1560"/>
      </w:tblGrid>
      <w:tr w:rsidR="00774472" w:rsidRPr="0045652F" w14:paraId="49FB783F" w14:textId="77777777">
        <w:tblPrEx>
          <w:tblCellMar>
            <w:top w:w="0" w:type="dxa"/>
            <w:bottom w:w="0" w:type="dxa"/>
          </w:tblCellMar>
        </w:tblPrEx>
        <w:tc>
          <w:tcPr>
            <w:tcW w:w="1527" w:type="dxa"/>
            <w:shd w:val="clear" w:color="auto" w:fill="D9D9D9"/>
          </w:tcPr>
          <w:p w14:paraId="33AFF8F9" w14:textId="77777777" w:rsidR="00774472" w:rsidRPr="0045652F" w:rsidRDefault="00774472">
            <w:pPr>
              <w:keepNext/>
              <w:keepLines/>
              <w:ind w:left="0"/>
              <w:jc w:val="center"/>
              <w:rPr>
                <w:lang w:val="en-US"/>
              </w:rPr>
            </w:pPr>
            <w:r w:rsidRPr="0045652F">
              <w:rPr>
                <w:lang w:val="en-US"/>
              </w:rPr>
              <w:t>Character</w:t>
            </w:r>
          </w:p>
        </w:tc>
        <w:tc>
          <w:tcPr>
            <w:tcW w:w="1560" w:type="dxa"/>
            <w:shd w:val="clear" w:color="auto" w:fill="D9D9D9"/>
          </w:tcPr>
          <w:p w14:paraId="00EF32A4" w14:textId="77777777" w:rsidR="00774472" w:rsidRPr="0045652F" w:rsidRDefault="00774472">
            <w:pPr>
              <w:keepNext/>
              <w:keepLines/>
              <w:ind w:left="0"/>
              <w:jc w:val="center"/>
              <w:rPr>
                <w:lang w:val="en-US"/>
              </w:rPr>
            </w:pPr>
            <w:r w:rsidRPr="0045652F">
              <w:rPr>
                <w:lang w:val="en-US"/>
              </w:rPr>
              <w:t>XML escape sequence</w:t>
            </w:r>
          </w:p>
        </w:tc>
        <w:tc>
          <w:tcPr>
            <w:tcW w:w="1920" w:type="dxa"/>
            <w:shd w:val="clear" w:color="auto" w:fill="D9D9D9"/>
          </w:tcPr>
          <w:p w14:paraId="73766A4F" w14:textId="77777777" w:rsidR="00774472" w:rsidRPr="0045652F" w:rsidRDefault="00774472">
            <w:pPr>
              <w:keepNext/>
              <w:keepLines/>
              <w:ind w:left="0"/>
              <w:jc w:val="center"/>
              <w:rPr>
                <w:lang w:val="en-US"/>
              </w:rPr>
            </w:pPr>
            <w:r w:rsidRPr="0045652F">
              <w:rPr>
                <w:lang w:val="en-US"/>
              </w:rPr>
              <w:t>Character</w:t>
            </w:r>
          </w:p>
        </w:tc>
        <w:tc>
          <w:tcPr>
            <w:tcW w:w="1560" w:type="dxa"/>
            <w:shd w:val="clear" w:color="auto" w:fill="D9D9D9"/>
          </w:tcPr>
          <w:p w14:paraId="20D94367" w14:textId="77777777" w:rsidR="00774472" w:rsidRPr="0045652F" w:rsidRDefault="00774472">
            <w:pPr>
              <w:keepNext/>
              <w:keepLines/>
              <w:ind w:left="0"/>
              <w:jc w:val="center"/>
              <w:rPr>
                <w:lang w:val="en-US"/>
              </w:rPr>
            </w:pPr>
            <w:r w:rsidRPr="0045652F">
              <w:rPr>
                <w:lang w:val="en-US"/>
              </w:rPr>
              <w:t>XML escape sequence</w:t>
            </w:r>
          </w:p>
        </w:tc>
      </w:tr>
      <w:tr w:rsidR="00774472" w:rsidRPr="0045652F" w14:paraId="4E8C3A11" w14:textId="77777777">
        <w:tblPrEx>
          <w:tblCellMar>
            <w:top w:w="0" w:type="dxa"/>
            <w:bottom w:w="0" w:type="dxa"/>
          </w:tblCellMar>
        </w:tblPrEx>
        <w:tc>
          <w:tcPr>
            <w:tcW w:w="1527" w:type="dxa"/>
          </w:tcPr>
          <w:p w14:paraId="4F40DAB5" w14:textId="77777777" w:rsidR="00774472" w:rsidRPr="0045652F" w:rsidRDefault="00774472">
            <w:pPr>
              <w:keepNext/>
              <w:keepLines/>
              <w:ind w:left="0"/>
              <w:jc w:val="center"/>
              <w:rPr>
                <w:lang w:val="en-US"/>
              </w:rPr>
            </w:pPr>
            <w:r w:rsidRPr="0045652F">
              <w:rPr>
                <w:lang w:val="en-US"/>
              </w:rPr>
              <w:t>&lt;</w:t>
            </w:r>
          </w:p>
        </w:tc>
        <w:tc>
          <w:tcPr>
            <w:tcW w:w="1560" w:type="dxa"/>
          </w:tcPr>
          <w:p w14:paraId="06133915" w14:textId="77777777" w:rsidR="00774472" w:rsidRPr="0045652F" w:rsidRDefault="00774472">
            <w:pPr>
              <w:keepNext/>
              <w:keepLines/>
              <w:ind w:left="0"/>
              <w:jc w:val="center"/>
              <w:rPr>
                <w:lang w:val="en-US"/>
              </w:rPr>
            </w:pPr>
            <w:r w:rsidRPr="0045652F">
              <w:rPr>
                <w:lang w:val="en-US"/>
              </w:rPr>
              <w:t>&amp;#60;</w:t>
            </w:r>
          </w:p>
        </w:tc>
        <w:tc>
          <w:tcPr>
            <w:tcW w:w="1920" w:type="dxa"/>
          </w:tcPr>
          <w:p w14:paraId="2A81A09D" w14:textId="77777777" w:rsidR="00774472" w:rsidRPr="0045652F" w:rsidRDefault="00774472">
            <w:pPr>
              <w:keepNext/>
              <w:keepLines/>
              <w:ind w:left="0"/>
              <w:jc w:val="center"/>
              <w:rPr>
                <w:lang w:val="en-US"/>
              </w:rPr>
            </w:pPr>
            <w:r w:rsidRPr="0045652F">
              <w:rPr>
                <w:lang w:val="en-US"/>
              </w:rPr>
              <w:t>&gt;</w:t>
            </w:r>
          </w:p>
        </w:tc>
        <w:tc>
          <w:tcPr>
            <w:tcW w:w="1560" w:type="dxa"/>
          </w:tcPr>
          <w:p w14:paraId="49FB7389" w14:textId="77777777" w:rsidR="00774472" w:rsidRPr="0045652F" w:rsidRDefault="00774472">
            <w:pPr>
              <w:keepNext/>
              <w:keepLines/>
              <w:ind w:left="0"/>
              <w:jc w:val="center"/>
              <w:rPr>
                <w:lang w:val="en-US"/>
              </w:rPr>
            </w:pPr>
            <w:r w:rsidRPr="0045652F">
              <w:rPr>
                <w:lang w:val="en-US"/>
              </w:rPr>
              <w:t>&amp;#62;</w:t>
            </w:r>
          </w:p>
        </w:tc>
      </w:tr>
      <w:tr w:rsidR="00774472" w:rsidRPr="0045652F" w14:paraId="7A97D668" w14:textId="77777777">
        <w:tblPrEx>
          <w:tblCellMar>
            <w:top w:w="0" w:type="dxa"/>
            <w:bottom w:w="0" w:type="dxa"/>
          </w:tblCellMar>
        </w:tblPrEx>
        <w:tc>
          <w:tcPr>
            <w:tcW w:w="1527" w:type="dxa"/>
          </w:tcPr>
          <w:p w14:paraId="749C7C35" w14:textId="77777777" w:rsidR="00774472" w:rsidRPr="0045652F" w:rsidRDefault="00774472">
            <w:pPr>
              <w:keepNext/>
              <w:keepLines/>
              <w:ind w:left="0"/>
              <w:jc w:val="center"/>
              <w:rPr>
                <w:lang w:val="en-US"/>
              </w:rPr>
            </w:pPr>
            <w:r w:rsidRPr="0045652F">
              <w:rPr>
                <w:lang w:val="en-US"/>
              </w:rPr>
              <w:t>"</w:t>
            </w:r>
          </w:p>
        </w:tc>
        <w:tc>
          <w:tcPr>
            <w:tcW w:w="1560" w:type="dxa"/>
          </w:tcPr>
          <w:p w14:paraId="3255FBE2" w14:textId="77777777" w:rsidR="00774472" w:rsidRPr="0045652F" w:rsidRDefault="00774472">
            <w:pPr>
              <w:keepNext/>
              <w:keepLines/>
              <w:ind w:left="0"/>
              <w:jc w:val="center"/>
              <w:rPr>
                <w:lang w:val="en-US"/>
              </w:rPr>
            </w:pPr>
            <w:r w:rsidRPr="0045652F">
              <w:rPr>
                <w:lang w:val="en-US"/>
              </w:rPr>
              <w:t>&amp;#34;</w:t>
            </w:r>
          </w:p>
        </w:tc>
        <w:tc>
          <w:tcPr>
            <w:tcW w:w="1920" w:type="dxa"/>
          </w:tcPr>
          <w:p w14:paraId="27ACE60B" w14:textId="77777777" w:rsidR="00774472" w:rsidRPr="0045652F" w:rsidRDefault="00774472">
            <w:pPr>
              <w:keepNext/>
              <w:keepLines/>
              <w:ind w:left="0"/>
              <w:jc w:val="center"/>
              <w:rPr>
                <w:lang w:val="en-US"/>
              </w:rPr>
            </w:pPr>
            <w:r w:rsidRPr="0045652F">
              <w:rPr>
                <w:lang w:val="en-US"/>
              </w:rPr>
              <w:t>&amp;</w:t>
            </w:r>
          </w:p>
        </w:tc>
        <w:tc>
          <w:tcPr>
            <w:tcW w:w="1560" w:type="dxa"/>
          </w:tcPr>
          <w:p w14:paraId="2F01FEC7" w14:textId="77777777" w:rsidR="00774472" w:rsidRPr="0045652F" w:rsidRDefault="00774472">
            <w:pPr>
              <w:keepNext/>
              <w:keepLines/>
              <w:ind w:left="0"/>
              <w:jc w:val="center"/>
              <w:rPr>
                <w:lang w:val="en-US"/>
              </w:rPr>
            </w:pPr>
            <w:r w:rsidRPr="0045652F">
              <w:rPr>
                <w:lang w:val="en-US"/>
              </w:rPr>
              <w:t>&amp;#38;</w:t>
            </w:r>
          </w:p>
        </w:tc>
      </w:tr>
      <w:tr w:rsidR="00774472" w:rsidRPr="0045652F" w14:paraId="0327631A" w14:textId="77777777">
        <w:tblPrEx>
          <w:tblCellMar>
            <w:top w:w="0" w:type="dxa"/>
            <w:bottom w:w="0" w:type="dxa"/>
          </w:tblCellMar>
        </w:tblPrEx>
        <w:tc>
          <w:tcPr>
            <w:tcW w:w="1527" w:type="dxa"/>
          </w:tcPr>
          <w:p w14:paraId="2E0943E0" w14:textId="77777777" w:rsidR="00774472" w:rsidRPr="0045652F" w:rsidRDefault="00774472">
            <w:pPr>
              <w:keepNext/>
              <w:keepLines/>
              <w:ind w:left="0"/>
              <w:jc w:val="center"/>
              <w:rPr>
                <w:lang w:val="en-US"/>
              </w:rPr>
            </w:pPr>
            <w:r w:rsidRPr="0045652F">
              <w:rPr>
                <w:lang w:val="en-US"/>
              </w:rPr>
              <w:t>'</w:t>
            </w:r>
          </w:p>
        </w:tc>
        <w:tc>
          <w:tcPr>
            <w:tcW w:w="1560" w:type="dxa"/>
          </w:tcPr>
          <w:p w14:paraId="347DB806" w14:textId="77777777" w:rsidR="00774472" w:rsidRPr="0045652F" w:rsidRDefault="00774472">
            <w:pPr>
              <w:keepNext/>
              <w:keepLines/>
              <w:ind w:left="0"/>
              <w:jc w:val="center"/>
              <w:rPr>
                <w:lang w:val="en-US"/>
              </w:rPr>
            </w:pPr>
            <w:r w:rsidRPr="0045652F">
              <w:rPr>
                <w:lang w:val="en-US"/>
              </w:rPr>
              <w:t>&amp;#39;</w:t>
            </w:r>
          </w:p>
        </w:tc>
        <w:tc>
          <w:tcPr>
            <w:tcW w:w="1920" w:type="dxa"/>
          </w:tcPr>
          <w:p w14:paraId="56099B3D" w14:textId="77777777" w:rsidR="00774472" w:rsidRPr="0045652F" w:rsidRDefault="00774472">
            <w:pPr>
              <w:keepNext/>
              <w:keepLines/>
              <w:ind w:left="0"/>
              <w:jc w:val="center"/>
              <w:rPr>
                <w:lang w:val="en-US"/>
              </w:rPr>
            </w:pPr>
          </w:p>
        </w:tc>
        <w:tc>
          <w:tcPr>
            <w:tcW w:w="1560" w:type="dxa"/>
          </w:tcPr>
          <w:p w14:paraId="499563ED" w14:textId="77777777" w:rsidR="00774472" w:rsidRPr="0045652F" w:rsidRDefault="00774472">
            <w:pPr>
              <w:keepNext/>
              <w:keepLines/>
              <w:ind w:left="0"/>
              <w:jc w:val="center"/>
              <w:rPr>
                <w:lang w:val="en-US"/>
              </w:rPr>
            </w:pPr>
          </w:p>
        </w:tc>
      </w:tr>
    </w:tbl>
    <w:p w14:paraId="1911946B" w14:textId="77777777" w:rsidR="00774472" w:rsidRPr="0045652F" w:rsidRDefault="00774472">
      <w:pPr>
        <w:keepNext/>
        <w:keepLines/>
        <w:rPr>
          <w:lang w:val="en-US"/>
        </w:rPr>
      </w:pPr>
    </w:p>
    <w:p w14:paraId="52779AA6" w14:textId="77777777" w:rsidR="00774472" w:rsidRDefault="00774472">
      <w:pPr>
        <w:keepLines/>
        <w:rPr>
          <w:lang w:val="en-US"/>
        </w:rPr>
      </w:pPr>
      <w:r w:rsidRPr="0045652F">
        <w:rPr>
          <w:lang w:val="en-US"/>
        </w:rPr>
        <w:t xml:space="preserve">Setting any of the HTML-ESCAPES, JAVASCRIPT-ESCAPES, </w:t>
      </w:r>
      <w:r w:rsidR="00746D2A">
        <w:rPr>
          <w:lang w:val="en-US"/>
        </w:rPr>
        <w:t xml:space="preserve">JSON-ESCAPES, </w:t>
      </w:r>
      <w:r w:rsidRPr="0045652F">
        <w:rPr>
          <w:lang w:val="en-US"/>
        </w:rPr>
        <w:t>or XML-ESCAPES local options causes the other options to be automatically unset.</w:t>
      </w:r>
    </w:p>
    <w:p w14:paraId="5174B19D" w14:textId="77777777" w:rsidR="00746D2A" w:rsidRPr="0045652F" w:rsidRDefault="00746D2A">
      <w:pPr>
        <w:keepLines/>
        <w:rPr>
          <w:lang w:val="en-US"/>
        </w:rPr>
      </w:pPr>
    </w:p>
    <w:p w14:paraId="04CEAFAD" w14:textId="77777777" w:rsidR="00746D2A" w:rsidRPr="0045652F" w:rsidRDefault="00746D2A" w:rsidP="00746D2A">
      <w:pPr>
        <w:keepLines/>
        <w:rPr>
          <w:lang w:val="en-US"/>
        </w:rPr>
      </w:pPr>
      <w:r w:rsidRPr="0045652F">
        <w:rPr>
          <w:lang w:val="en-US"/>
        </w:rPr>
        <w:t xml:space="preserve">Setting the </w:t>
      </w:r>
      <w:r>
        <w:rPr>
          <w:lang w:val="en-US"/>
        </w:rPr>
        <w:t>NO</w:t>
      </w:r>
      <w:r w:rsidRPr="0045652F">
        <w:rPr>
          <w:lang w:val="en-US"/>
        </w:rPr>
        <w:t xml:space="preserve">-ESCAPES local option </w:t>
      </w:r>
      <w:r>
        <w:rPr>
          <w:lang w:val="en-US"/>
        </w:rPr>
        <w:t>disables all escape processing</w:t>
      </w:r>
      <w:r w:rsidRPr="0045652F">
        <w:rPr>
          <w:lang w:val="en-US"/>
        </w:rPr>
        <w:t>.</w:t>
      </w:r>
    </w:p>
    <w:p w14:paraId="083638F2" w14:textId="77777777" w:rsidR="00774472" w:rsidRPr="0045652F" w:rsidRDefault="00774472">
      <w:pPr>
        <w:pStyle w:val="Heading5"/>
        <w:rPr>
          <w:lang w:val="en-US"/>
        </w:rPr>
      </w:pPr>
      <w:r w:rsidRPr="0045652F">
        <w:rPr>
          <w:lang w:val="en-US"/>
        </w:rPr>
        <w:t>NO-BLANKS-VALUE-OF tag</w:t>
      </w:r>
    </w:p>
    <w:p w14:paraId="23335F20"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NO-BLANKS-VALUE-OF" </w:instrText>
      </w:r>
      <w:r w:rsidRPr="0045652F">
        <w:rPr>
          <w:lang w:val="en-US"/>
        </w:rPr>
        <w:fldChar w:fldCharType="end"/>
      </w:r>
      <w:r w:rsidRPr="0045652F">
        <w:rPr>
          <w:lang w:val="en-US"/>
        </w:rPr>
        <w:fldChar w:fldCharType="begin"/>
      </w:r>
      <w:r w:rsidRPr="0045652F">
        <w:rPr>
          <w:lang w:val="en-US"/>
        </w:rPr>
        <w:instrText xml:space="preserve"> XE "HTML:Tags:NO-BLANKS-VALUE-OF" </w:instrText>
      </w:r>
      <w:r w:rsidRPr="0045652F">
        <w:rPr>
          <w:lang w:val="en-US"/>
        </w:rPr>
        <w:fldChar w:fldCharType="end"/>
      </w:r>
      <w:r w:rsidRPr="0045652F">
        <w:rPr>
          <w:lang w:val="en-US"/>
        </w:rPr>
        <w:fldChar w:fldCharType="begin"/>
      </w:r>
      <w:r w:rsidRPr="0045652F">
        <w:rPr>
          <w:lang w:val="en-US"/>
        </w:rPr>
        <w:instrText xml:space="preserve"> XE "NO-BLANKS-VALUE-OF" </w:instrText>
      </w:r>
      <w:r w:rsidRPr="0045652F">
        <w:rPr>
          <w:lang w:val="en-US"/>
        </w:rPr>
        <w:fldChar w:fldCharType="end"/>
      </w:r>
    </w:p>
    <w:p w14:paraId="04D525D8" w14:textId="77777777" w:rsidR="00774472" w:rsidRPr="0045652F" w:rsidRDefault="00774472">
      <w:pPr>
        <w:pStyle w:val="Ecran"/>
        <w:rPr>
          <w:lang w:val="en-US"/>
        </w:rPr>
      </w:pPr>
      <w:r w:rsidRPr="0045652F">
        <w:rPr>
          <w:lang w:val="en-US"/>
        </w:rPr>
        <w:t>{{{NO-BLANKS-VALUE-OF "varname"}}}</w:t>
      </w:r>
    </w:p>
    <w:p w14:paraId="0019936F" w14:textId="77777777" w:rsidR="00774472" w:rsidRPr="0045652F" w:rsidRDefault="00774472">
      <w:pPr>
        <w:pStyle w:val="Ecran"/>
        <w:rPr>
          <w:lang w:val="en-US"/>
        </w:rPr>
      </w:pPr>
    </w:p>
    <w:p w14:paraId="7039B322" w14:textId="77777777" w:rsidR="00774472" w:rsidRPr="0045652F" w:rsidRDefault="00774472">
      <w:pPr>
        <w:keepNext/>
        <w:keepLines/>
        <w:rPr>
          <w:lang w:val="en-US"/>
        </w:rPr>
      </w:pPr>
    </w:p>
    <w:p w14:paraId="709A06D4" w14:textId="77777777" w:rsidR="00774472" w:rsidRPr="0045652F" w:rsidRDefault="00774472">
      <w:pPr>
        <w:keepLines/>
        <w:rPr>
          <w:lang w:val="en-US"/>
        </w:rPr>
      </w:pPr>
      <w:r w:rsidRPr="0045652F">
        <w:rPr>
          <w:lang w:val="en-US"/>
        </w:rPr>
        <w:t>The NO-BLANKS-VALUE-OF tag is similar to the CURRENT-VALUE-OF tag, but the value is truncated at the first blank.</w:t>
      </w:r>
    </w:p>
    <w:p w14:paraId="6004D4A5" w14:textId="77777777" w:rsidR="00774472" w:rsidRPr="0045652F" w:rsidRDefault="00774472">
      <w:pPr>
        <w:pStyle w:val="Heading5"/>
        <w:rPr>
          <w:lang w:val="en-US"/>
        </w:rPr>
      </w:pPr>
      <w:r w:rsidRPr="0045652F">
        <w:rPr>
          <w:lang w:val="en-US"/>
        </w:rPr>
        <w:t>TRIMMED-VALUE-OF tag</w:t>
      </w:r>
    </w:p>
    <w:p w14:paraId="345EB1DB"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TRIMMED-VALUE-OF" </w:instrText>
      </w:r>
      <w:r w:rsidRPr="0045652F">
        <w:rPr>
          <w:lang w:val="en-US"/>
        </w:rPr>
        <w:fldChar w:fldCharType="end"/>
      </w:r>
      <w:r w:rsidRPr="0045652F">
        <w:rPr>
          <w:lang w:val="en-US"/>
        </w:rPr>
        <w:fldChar w:fldCharType="begin"/>
      </w:r>
      <w:r w:rsidRPr="0045652F">
        <w:rPr>
          <w:lang w:val="en-US"/>
        </w:rPr>
        <w:instrText xml:space="preserve"> XE "HTML:Tags:TRIMMED-VALUE-OF" </w:instrText>
      </w:r>
      <w:r w:rsidRPr="0045652F">
        <w:rPr>
          <w:lang w:val="en-US"/>
        </w:rPr>
        <w:fldChar w:fldCharType="end"/>
      </w:r>
      <w:r w:rsidRPr="0045652F">
        <w:rPr>
          <w:lang w:val="en-US"/>
        </w:rPr>
        <w:fldChar w:fldCharType="begin"/>
      </w:r>
      <w:r w:rsidRPr="0045652F">
        <w:rPr>
          <w:lang w:val="en-US"/>
        </w:rPr>
        <w:instrText xml:space="preserve"> XE "TRIMMED-VALUE-OF" </w:instrText>
      </w:r>
      <w:r w:rsidRPr="0045652F">
        <w:rPr>
          <w:lang w:val="en-US"/>
        </w:rPr>
        <w:fldChar w:fldCharType="end"/>
      </w:r>
    </w:p>
    <w:p w14:paraId="2FD9F853" w14:textId="77777777" w:rsidR="00774472" w:rsidRPr="0045652F" w:rsidRDefault="00774472">
      <w:pPr>
        <w:pStyle w:val="Ecran"/>
        <w:rPr>
          <w:lang w:val="en-US"/>
        </w:rPr>
      </w:pPr>
      <w:r w:rsidRPr="0045652F">
        <w:rPr>
          <w:lang w:val="en-US"/>
        </w:rPr>
        <w:t>{{{TRIMMED-VALUE-OF "varname"}}}</w:t>
      </w:r>
    </w:p>
    <w:p w14:paraId="581852DB" w14:textId="77777777" w:rsidR="00774472" w:rsidRPr="0045652F" w:rsidRDefault="00774472">
      <w:pPr>
        <w:pStyle w:val="Ecran"/>
        <w:rPr>
          <w:lang w:val="en-US"/>
        </w:rPr>
      </w:pPr>
    </w:p>
    <w:p w14:paraId="382F7912" w14:textId="77777777" w:rsidR="00774472" w:rsidRPr="0045652F" w:rsidRDefault="00774472">
      <w:pPr>
        <w:keepNext/>
        <w:keepLines/>
        <w:rPr>
          <w:lang w:val="en-US"/>
        </w:rPr>
      </w:pPr>
    </w:p>
    <w:p w14:paraId="10447565" w14:textId="77777777" w:rsidR="00774472" w:rsidRPr="0045652F" w:rsidRDefault="00774472">
      <w:pPr>
        <w:keepLines/>
        <w:rPr>
          <w:lang w:val="en-US"/>
        </w:rPr>
      </w:pPr>
      <w:r w:rsidRPr="0045652F">
        <w:rPr>
          <w:lang w:val="en-US"/>
        </w:rPr>
        <w:t>The TRIMMED-VALUE-OF tag is similar to the CURRENT-VALUE-OF tag, except that leading and trailing blanks (if any) are removed from the value before it is substituted in the page.</w:t>
      </w:r>
    </w:p>
    <w:p w14:paraId="2D584C9B" w14:textId="77777777" w:rsidR="00774472" w:rsidRPr="0045652F" w:rsidRDefault="00774472">
      <w:pPr>
        <w:pStyle w:val="Heading5"/>
        <w:rPr>
          <w:lang w:val="en-US"/>
        </w:rPr>
      </w:pPr>
      <w:r w:rsidRPr="0045652F">
        <w:rPr>
          <w:lang w:val="en-US"/>
        </w:rPr>
        <w:t>END-FOR tag</w:t>
      </w:r>
    </w:p>
    <w:p w14:paraId="2F7F9087"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END-FOR" </w:instrText>
      </w:r>
      <w:r w:rsidRPr="0045652F">
        <w:rPr>
          <w:lang w:val="en-US"/>
        </w:rPr>
        <w:fldChar w:fldCharType="end"/>
      </w:r>
      <w:r w:rsidRPr="0045652F">
        <w:rPr>
          <w:lang w:val="en-US"/>
        </w:rPr>
        <w:fldChar w:fldCharType="begin"/>
      </w:r>
      <w:r w:rsidRPr="0045652F">
        <w:rPr>
          <w:lang w:val="en-US"/>
        </w:rPr>
        <w:instrText xml:space="preserve"> XE "HTML:Tags:END-FOR" </w:instrText>
      </w:r>
      <w:r w:rsidRPr="0045652F">
        <w:rPr>
          <w:lang w:val="en-US"/>
        </w:rPr>
        <w:fldChar w:fldCharType="end"/>
      </w:r>
      <w:r w:rsidRPr="0045652F">
        <w:rPr>
          <w:lang w:val="en-US"/>
        </w:rPr>
        <w:fldChar w:fldCharType="begin"/>
      </w:r>
      <w:r w:rsidRPr="0045652F">
        <w:rPr>
          <w:lang w:val="en-US"/>
        </w:rPr>
        <w:instrText xml:space="preserve"> XE "END-FOR" </w:instrText>
      </w:r>
      <w:r w:rsidRPr="0045652F">
        <w:rPr>
          <w:lang w:val="en-US"/>
        </w:rPr>
        <w:fldChar w:fldCharType="end"/>
      </w:r>
    </w:p>
    <w:p w14:paraId="4BD86A0D" w14:textId="77777777" w:rsidR="00774472" w:rsidRPr="0045652F" w:rsidRDefault="00774472">
      <w:pPr>
        <w:pStyle w:val="Ecran"/>
        <w:rPr>
          <w:lang w:val="en-US"/>
        </w:rPr>
      </w:pPr>
      <w:r w:rsidRPr="0045652F">
        <w:rPr>
          <w:lang w:val="en-US"/>
        </w:rPr>
        <w:t>{{{END-FOR "varname"}}}</w:t>
      </w:r>
    </w:p>
    <w:p w14:paraId="48695ADA" w14:textId="77777777" w:rsidR="00774472" w:rsidRPr="0045652F" w:rsidRDefault="00774472">
      <w:pPr>
        <w:pStyle w:val="Ecran"/>
        <w:rPr>
          <w:lang w:val="en-US"/>
        </w:rPr>
      </w:pPr>
    </w:p>
    <w:p w14:paraId="0CCF26C7" w14:textId="77777777" w:rsidR="00774472" w:rsidRPr="0045652F" w:rsidRDefault="00774472">
      <w:pPr>
        <w:keepNext/>
        <w:keepLines/>
        <w:rPr>
          <w:lang w:val="en-US"/>
        </w:rPr>
      </w:pPr>
    </w:p>
    <w:p w14:paraId="020F6202" w14:textId="77777777" w:rsidR="00774472" w:rsidRPr="0045652F" w:rsidRDefault="00774472">
      <w:pPr>
        <w:keepLines/>
        <w:rPr>
          <w:lang w:val="en-US"/>
        </w:rPr>
      </w:pPr>
      <w:r w:rsidRPr="0045652F">
        <w:rPr>
          <w:lang w:val="en-US"/>
        </w:rPr>
        <w:t>The END-FOR tag marks the end of a loop started by the FOR-EACH-VALUE-IN tag.</w:t>
      </w:r>
    </w:p>
    <w:p w14:paraId="232FA5AB" w14:textId="77777777" w:rsidR="00716300" w:rsidRPr="0045652F" w:rsidRDefault="00716300" w:rsidP="00716300">
      <w:pPr>
        <w:pStyle w:val="Heading5"/>
        <w:keepLines/>
        <w:rPr>
          <w:lang w:val="en-US"/>
        </w:rPr>
      </w:pPr>
      <w:r>
        <w:rPr>
          <w:lang w:val="en-US"/>
        </w:rPr>
        <w:t>ADVANCE-TO-NEXT-VALUE-OF</w:t>
      </w:r>
      <w:r w:rsidRPr="0045652F">
        <w:rPr>
          <w:lang w:val="en-US"/>
        </w:rPr>
        <w:t xml:space="preserve"> tag</w:t>
      </w:r>
    </w:p>
    <w:p w14:paraId="75F35AC6" w14:textId="77777777" w:rsidR="00716300" w:rsidRPr="0045652F" w:rsidRDefault="00716300" w:rsidP="00716300">
      <w:pPr>
        <w:pStyle w:val="Ecran"/>
        <w:rPr>
          <w:lang w:val="en-US"/>
        </w:rPr>
      </w:pPr>
      <w:r w:rsidRPr="0045652F">
        <w:rPr>
          <w:lang w:val="en-US"/>
        </w:rPr>
        <w:fldChar w:fldCharType="begin"/>
      </w:r>
      <w:r w:rsidRPr="0045652F">
        <w:rPr>
          <w:lang w:val="en-US"/>
        </w:rPr>
        <w:instrText xml:space="preserve"> XE "Web-to-Host:Pages HTML:Tags - </w:instrText>
      </w:r>
      <w:r>
        <w:rPr>
          <w:lang w:val="en-US"/>
        </w:rPr>
        <w:instrText>ADVANCE-TO-NEXT-VALUE-OF</w:instrText>
      </w:r>
      <w:r w:rsidRPr="0045652F">
        <w:rPr>
          <w:lang w:val="en-US"/>
        </w:rPr>
        <w:instrText xml:space="preserve">" </w:instrText>
      </w:r>
      <w:r w:rsidRPr="0045652F">
        <w:rPr>
          <w:lang w:val="en-US"/>
        </w:rPr>
        <w:fldChar w:fldCharType="end"/>
      </w:r>
      <w:r w:rsidRPr="0045652F">
        <w:rPr>
          <w:lang w:val="en-US"/>
        </w:rPr>
        <w:fldChar w:fldCharType="begin"/>
      </w:r>
      <w:r w:rsidRPr="0045652F">
        <w:rPr>
          <w:lang w:val="en-US"/>
        </w:rPr>
        <w:instrText xml:space="preserve"> XE "HTML:Tags:</w:instrText>
      </w:r>
      <w:r>
        <w:rPr>
          <w:lang w:val="en-US"/>
        </w:rPr>
        <w:instrText>ADVANCE-TO-NEXT-VALUE-OF</w:instrText>
      </w:r>
      <w:r w:rsidRPr="0045652F">
        <w:rPr>
          <w:lang w:val="en-US"/>
        </w:rPr>
        <w:instrText xml:space="preserve">" </w:instrText>
      </w:r>
      <w:r w:rsidRPr="0045652F">
        <w:rPr>
          <w:lang w:val="en-US"/>
        </w:rPr>
        <w:fldChar w:fldCharType="end"/>
      </w:r>
      <w:r w:rsidRPr="0045652F">
        <w:rPr>
          <w:lang w:val="en-US"/>
        </w:rPr>
        <w:fldChar w:fldCharType="begin"/>
      </w:r>
      <w:r w:rsidRPr="0045652F">
        <w:rPr>
          <w:lang w:val="en-US"/>
        </w:rPr>
        <w:instrText xml:space="preserve"> XE "</w:instrText>
      </w:r>
      <w:r>
        <w:rPr>
          <w:lang w:val="en-US"/>
        </w:rPr>
        <w:instrText>ADVANCE-TO-NEXT-VALUE-OF</w:instrText>
      </w:r>
      <w:r w:rsidRPr="0045652F">
        <w:rPr>
          <w:lang w:val="en-US"/>
        </w:rPr>
        <w:instrText xml:space="preserve">" </w:instrText>
      </w:r>
      <w:r w:rsidRPr="0045652F">
        <w:rPr>
          <w:lang w:val="en-US"/>
        </w:rPr>
        <w:fldChar w:fldCharType="end"/>
      </w:r>
    </w:p>
    <w:p w14:paraId="13EE63FB" w14:textId="77777777" w:rsidR="00716300" w:rsidRPr="0045652F" w:rsidRDefault="00716300" w:rsidP="00716300">
      <w:pPr>
        <w:pStyle w:val="Ecran"/>
        <w:rPr>
          <w:lang w:val="en-US"/>
        </w:rPr>
      </w:pPr>
      <w:r w:rsidRPr="0045652F">
        <w:rPr>
          <w:lang w:val="en-US"/>
        </w:rPr>
        <w:t>{{{</w:t>
      </w:r>
      <w:r>
        <w:rPr>
          <w:lang w:val="en-US"/>
        </w:rPr>
        <w:t>ADVANCE-TO-NEXT-VALUE-OF</w:t>
      </w:r>
      <w:r w:rsidRPr="0045652F">
        <w:rPr>
          <w:lang w:val="en-US"/>
        </w:rPr>
        <w:t xml:space="preserve"> "varname"}}}</w:t>
      </w:r>
    </w:p>
    <w:p w14:paraId="3B7E4603" w14:textId="77777777" w:rsidR="00716300" w:rsidRPr="0045652F" w:rsidRDefault="00716300" w:rsidP="00716300">
      <w:pPr>
        <w:pStyle w:val="Ecran"/>
        <w:rPr>
          <w:lang w:val="en-US"/>
        </w:rPr>
      </w:pPr>
    </w:p>
    <w:p w14:paraId="7650B2E9" w14:textId="77777777" w:rsidR="00716300" w:rsidRPr="0045652F" w:rsidRDefault="00716300" w:rsidP="00716300">
      <w:pPr>
        <w:keepNext/>
        <w:keepLines/>
        <w:rPr>
          <w:lang w:val="en-US"/>
        </w:rPr>
      </w:pPr>
    </w:p>
    <w:p w14:paraId="10EC7BF9" w14:textId="77777777" w:rsidR="00716300" w:rsidRPr="0045652F" w:rsidRDefault="00716300" w:rsidP="00716300">
      <w:pPr>
        <w:keepNext/>
        <w:keepLines/>
        <w:rPr>
          <w:lang w:val="en-US"/>
        </w:rPr>
      </w:pPr>
      <w:r w:rsidRPr="0045652F">
        <w:rPr>
          <w:lang w:val="en-US"/>
        </w:rPr>
        <w:t xml:space="preserve">The </w:t>
      </w:r>
      <w:r>
        <w:rPr>
          <w:lang w:val="en-US"/>
        </w:rPr>
        <w:t>ADVANCE-TO-NEXT-VALUE-OF</w:t>
      </w:r>
      <w:r w:rsidRPr="0045652F">
        <w:rPr>
          <w:lang w:val="en-US"/>
        </w:rPr>
        <w:t xml:space="preserve"> tag </w:t>
      </w:r>
      <w:r>
        <w:rPr>
          <w:lang w:val="en-US"/>
        </w:rPr>
        <w:t>causes subsequent references to the table variable</w:t>
      </w:r>
      <w:r w:rsidRPr="0045652F">
        <w:rPr>
          <w:lang w:val="en-US"/>
        </w:rPr>
        <w:t xml:space="preserve"> </w:t>
      </w:r>
      <w:r w:rsidRPr="0045652F">
        <w:rPr>
          <w:i/>
          <w:iCs/>
          <w:lang w:val="en-US"/>
        </w:rPr>
        <w:t>varname</w:t>
      </w:r>
      <w:r>
        <w:rPr>
          <w:iCs/>
          <w:lang w:val="en-US"/>
        </w:rPr>
        <w:t xml:space="preserve"> (via the CURRENT-VALUE-OF tag, the TRIMMED-VALUE-OF tag, or the NO-BLANKS-VALUE-OF tag) to refer to the next value in the table</w:t>
      </w:r>
      <w:r w:rsidR="00E30B91">
        <w:rPr>
          <w:iCs/>
          <w:lang w:val="en-US"/>
        </w:rPr>
        <w:t>.</w:t>
      </w:r>
    </w:p>
    <w:p w14:paraId="5B5CC583" w14:textId="77777777" w:rsidR="00774472" w:rsidRPr="0045652F" w:rsidRDefault="00774472">
      <w:pPr>
        <w:pStyle w:val="Heading5"/>
        <w:keepLines/>
        <w:rPr>
          <w:lang w:val="en-US"/>
        </w:rPr>
      </w:pPr>
      <w:r w:rsidRPr="0045652F">
        <w:rPr>
          <w:lang w:val="en-US"/>
        </w:rPr>
        <w:t>DO-COUNT-UP-WITH tag</w:t>
      </w:r>
    </w:p>
    <w:p w14:paraId="11122C6D"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DO-COUNT-UP-WITH" </w:instrText>
      </w:r>
      <w:r w:rsidRPr="0045652F">
        <w:rPr>
          <w:lang w:val="en-US"/>
        </w:rPr>
        <w:fldChar w:fldCharType="end"/>
      </w:r>
      <w:r w:rsidRPr="0045652F">
        <w:rPr>
          <w:lang w:val="en-US"/>
        </w:rPr>
        <w:fldChar w:fldCharType="begin"/>
      </w:r>
      <w:r w:rsidRPr="0045652F">
        <w:rPr>
          <w:lang w:val="en-US"/>
        </w:rPr>
        <w:instrText xml:space="preserve"> XE "HTML:Tags:DO-COUNT-UP-WITH" </w:instrText>
      </w:r>
      <w:r w:rsidRPr="0045652F">
        <w:rPr>
          <w:lang w:val="en-US"/>
        </w:rPr>
        <w:fldChar w:fldCharType="end"/>
      </w:r>
      <w:r w:rsidRPr="0045652F">
        <w:rPr>
          <w:lang w:val="en-US"/>
        </w:rPr>
        <w:fldChar w:fldCharType="begin"/>
      </w:r>
      <w:r w:rsidRPr="0045652F">
        <w:rPr>
          <w:lang w:val="en-US"/>
        </w:rPr>
        <w:instrText xml:space="preserve"> XE "DO-COUNT-UP-WITH" </w:instrText>
      </w:r>
      <w:r w:rsidRPr="0045652F">
        <w:rPr>
          <w:lang w:val="en-US"/>
        </w:rPr>
        <w:fldChar w:fldCharType="end"/>
      </w:r>
    </w:p>
    <w:p w14:paraId="013F126A" w14:textId="77777777" w:rsidR="00774472" w:rsidRPr="0045652F" w:rsidRDefault="00774472">
      <w:pPr>
        <w:pStyle w:val="Ecran"/>
        <w:rPr>
          <w:lang w:val="en-US"/>
        </w:rPr>
      </w:pPr>
      <w:r w:rsidRPr="0045652F">
        <w:rPr>
          <w:lang w:val="en-US"/>
        </w:rPr>
        <w:t>{{{DO-COUNT-UP-WITH "varname"}}}</w:t>
      </w:r>
    </w:p>
    <w:p w14:paraId="6BB2248D" w14:textId="77777777" w:rsidR="00774472" w:rsidRPr="0045652F" w:rsidRDefault="00774472">
      <w:pPr>
        <w:pStyle w:val="Ecran"/>
        <w:rPr>
          <w:lang w:val="en-US"/>
        </w:rPr>
      </w:pPr>
    </w:p>
    <w:p w14:paraId="2C313055" w14:textId="77777777" w:rsidR="00774472" w:rsidRPr="0045652F" w:rsidRDefault="00774472">
      <w:pPr>
        <w:keepNext/>
        <w:keepLines/>
        <w:rPr>
          <w:lang w:val="en-US"/>
        </w:rPr>
      </w:pPr>
    </w:p>
    <w:p w14:paraId="7617FCAD" w14:textId="77777777" w:rsidR="00774472" w:rsidRPr="0045652F" w:rsidRDefault="00774472">
      <w:pPr>
        <w:keepNext/>
        <w:keepLines/>
        <w:rPr>
          <w:lang w:val="en-US"/>
        </w:rPr>
      </w:pPr>
      <w:r w:rsidRPr="0045652F">
        <w:rPr>
          <w:lang w:val="en-US"/>
        </w:rPr>
        <w:t xml:space="preserve">The DO-COUNT-UP-WITH tag marks the start of a loop.  </w:t>
      </w:r>
      <w:r w:rsidRPr="0045652F">
        <w:rPr>
          <w:i/>
          <w:iCs/>
          <w:lang w:val="en-US"/>
        </w:rPr>
        <w:t>varname</w:t>
      </w:r>
      <w:r w:rsidRPr="0045652F">
        <w:rPr>
          <w:lang w:val="en-US"/>
        </w:rPr>
        <w:t xml:space="preserve"> is the name of a variable.  VIRTEL generates everything between the DO-COUNT-UP-WITH tag and the END-DO-COUNT tag </w:t>
      </w:r>
      <w:r w:rsidRPr="0045652F">
        <w:rPr>
          <w:i/>
          <w:iCs/>
          <w:lang w:val="en-US"/>
        </w:rPr>
        <w:t>n</w:t>
      </w:r>
      <w:r w:rsidRPr="0045652F">
        <w:rPr>
          <w:lang w:val="en-US"/>
        </w:rPr>
        <w:t xml:space="preserve"> times, where </w:t>
      </w:r>
      <w:r w:rsidRPr="0045652F">
        <w:rPr>
          <w:i/>
          <w:iCs/>
          <w:lang w:val="en-US"/>
        </w:rPr>
        <w:t>n</w:t>
      </w:r>
      <w:r w:rsidRPr="0045652F">
        <w:rPr>
          <w:lang w:val="en-US"/>
        </w:rPr>
        <w:t xml:space="preserve"> is the current value of </w:t>
      </w:r>
      <w:r w:rsidRPr="0045652F">
        <w:rPr>
          <w:i/>
          <w:iCs/>
          <w:lang w:val="en-US"/>
        </w:rPr>
        <w:t>varname</w:t>
      </w:r>
      <w:r w:rsidRPr="0045652F">
        <w:rPr>
          <w:lang w:val="en-US"/>
        </w:rPr>
        <w:t xml:space="preserve">.  During the execution of the loop, the value of </w:t>
      </w:r>
      <w:r w:rsidRPr="0045652F">
        <w:rPr>
          <w:i/>
          <w:iCs/>
          <w:lang w:val="en-US"/>
        </w:rPr>
        <w:t>varname</w:t>
      </w:r>
      <w:r w:rsidRPr="0045652F">
        <w:rPr>
          <w:lang w:val="en-US"/>
        </w:rPr>
        <w:t xml:space="preserve"> varies from 1 to </w:t>
      </w:r>
      <w:r w:rsidRPr="0045652F">
        <w:rPr>
          <w:i/>
          <w:iCs/>
          <w:lang w:val="en-US"/>
        </w:rPr>
        <w:t>n</w:t>
      </w:r>
      <w:r w:rsidRPr="0045652F">
        <w:rPr>
          <w:lang w:val="en-US"/>
        </w:rPr>
        <w:t>, and other table variables referenced in the loop change when the END-DO-COUNT tag is encountered.</w:t>
      </w:r>
    </w:p>
    <w:p w14:paraId="114563D9" w14:textId="77777777" w:rsidR="00774472" w:rsidRPr="0045652F" w:rsidRDefault="00774472">
      <w:pPr>
        <w:pStyle w:val="Heading5"/>
        <w:rPr>
          <w:lang w:val="en-US"/>
        </w:rPr>
      </w:pPr>
      <w:r w:rsidRPr="0045652F">
        <w:rPr>
          <w:lang w:val="en-US"/>
        </w:rPr>
        <w:t>END-DO-COUNT tag</w:t>
      </w:r>
    </w:p>
    <w:p w14:paraId="2E143DFF"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END-DO-COUNT" </w:instrText>
      </w:r>
      <w:r w:rsidRPr="0045652F">
        <w:rPr>
          <w:lang w:val="en-US"/>
        </w:rPr>
        <w:fldChar w:fldCharType="end"/>
      </w:r>
      <w:r w:rsidRPr="0045652F">
        <w:rPr>
          <w:lang w:val="en-US"/>
        </w:rPr>
        <w:fldChar w:fldCharType="begin"/>
      </w:r>
      <w:r w:rsidRPr="0045652F">
        <w:rPr>
          <w:lang w:val="en-US"/>
        </w:rPr>
        <w:instrText xml:space="preserve"> XE "HTML:Tags:END-DO-COUNT" </w:instrText>
      </w:r>
      <w:r w:rsidRPr="0045652F">
        <w:rPr>
          <w:lang w:val="en-US"/>
        </w:rPr>
        <w:fldChar w:fldCharType="end"/>
      </w:r>
      <w:r w:rsidRPr="0045652F">
        <w:rPr>
          <w:lang w:val="en-US"/>
        </w:rPr>
        <w:fldChar w:fldCharType="begin"/>
      </w:r>
      <w:r w:rsidRPr="0045652F">
        <w:rPr>
          <w:lang w:val="en-US"/>
        </w:rPr>
        <w:instrText xml:space="preserve"> XE "END-DO-COUNT" </w:instrText>
      </w:r>
      <w:r w:rsidRPr="0045652F">
        <w:rPr>
          <w:lang w:val="en-US"/>
        </w:rPr>
        <w:fldChar w:fldCharType="end"/>
      </w:r>
    </w:p>
    <w:p w14:paraId="599B2206" w14:textId="77777777" w:rsidR="00774472" w:rsidRPr="0045652F" w:rsidRDefault="00774472">
      <w:pPr>
        <w:pStyle w:val="Ecran"/>
        <w:rPr>
          <w:lang w:val="en-US"/>
        </w:rPr>
      </w:pPr>
      <w:r w:rsidRPr="0045652F">
        <w:rPr>
          <w:lang w:val="en-US"/>
        </w:rPr>
        <w:t>{{{END-DO-COUNT "varname"}}}</w:t>
      </w:r>
    </w:p>
    <w:p w14:paraId="2F751779" w14:textId="77777777" w:rsidR="00774472" w:rsidRPr="0045652F" w:rsidRDefault="00774472">
      <w:pPr>
        <w:pStyle w:val="Ecran"/>
        <w:rPr>
          <w:lang w:val="en-US"/>
        </w:rPr>
      </w:pPr>
    </w:p>
    <w:p w14:paraId="3A1247E3" w14:textId="77777777" w:rsidR="00774472" w:rsidRPr="0045652F" w:rsidRDefault="00774472">
      <w:pPr>
        <w:keepNext/>
        <w:keepLines/>
        <w:rPr>
          <w:lang w:val="en-US"/>
        </w:rPr>
      </w:pPr>
    </w:p>
    <w:p w14:paraId="6A5C9B84" w14:textId="77777777" w:rsidR="00774472" w:rsidRPr="0045652F" w:rsidRDefault="00774472">
      <w:pPr>
        <w:keepLines/>
        <w:rPr>
          <w:lang w:val="en-US"/>
        </w:rPr>
      </w:pPr>
      <w:r w:rsidRPr="0045652F">
        <w:rPr>
          <w:lang w:val="en-US"/>
        </w:rPr>
        <w:t>The END-DO-COUNT tag marks the end of a loop started by the DO-COUNT-UP-WITH tag.</w:t>
      </w:r>
    </w:p>
    <w:p w14:paraId="7DC6FECD" w14:textId="77777777" w:rsidR="00774472" w:rsidRPr="0045652F" w:rsidRDefault="00774472">
      <w:pPr>
        <w:pStyle w:val="Heading5"/>
        <w:rPr>
          <w:lang w:val="en-US"/>
        </w:rPr>
      </w:pPr>
      <w:r w:rsidRPr="0045652F">
        <w:rPr>
          <w:lang w:val="en-US"/>
        </w:rPr>
        <w:t>DEFINE-AUTOMATIC-COUNTER tag</w:t>
      </w:r>
    </w:p>
    <w:p w14:paraId="5629F53C"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DEFINE-AUTOMATIC-COUNTER" </w:instrText>
      </w:r>
      <w:r w:rsidRPr="0045652F">
        <w:rPr>
          <w:lang w:val="en-US"/>
        </w:rPr>
        <w:fldChar w:fldCharType="end"/>
      </w:r>
      <w:r w:rsidRPr="0045652F">
        <w:rPr>
          <w:lang w:val="en-US"/>
        </w:rPr>
        <w:fldChar w:fldCharType="begin"/>
      </w:r>
      <w:r w:rsidRPr="0045652F">
        <w:rPr>
          <w:lang w:val="en-US"/>
        </w:rPr>
        <w:instrText xml:space="preserve"> XE "HTML:Tags:DEFINE-AUTOMATIC-COUNTER" </w:instrText>
      </w:r>
      <w:r w:rsidRPr="0045652F">
        <w:rPr>
          <w:lang w:val="en-US"/>
        </w:rPr>
        <w:fldChar w:fldCharType="end"/>
      </w:r>
      <w:r w:rsidRPr="0045652F">
        <w:rPr>
          <w:lang w:val="en-US"/>
        </w:rPr>
        <w:fldChar w:fldCharType="begin"/>
      </w:r>
      <w:r w:rsidRPr="0045652F">
        <w:rPr>
          <w:lang w:val="en-US"/>
        </w:rPr>
        <w:instrText xml:space="preserve"> XE "DEFINE-AUTOMATIC-COUNTER" </w:instrText>
      </w:r>
      <w:r w:rsidRPr="0045652F">
        <w:rPr>
          <w:lang w:val="en-US"/>
        </w:rPr>
        <w:fldChar w:fldCharType="end"/>
      </w:r>
    </w:p>
    <w:p w14:paraId="22B1D4E4" w14:textId="77777777" w:rsidR="00774472" w:rsidRPr="0045652F" w:rsidRDefault="00774472">
      <w:pPr>
        <w:pStyle w:val="Ecran"/>
        <w:rPr>
          <w:lang w:val="en-US"/>
        </w:rPr>
      </w:pPr>
      <w:r w:rsidRPr="0045652F">
        <w:rPr>
          <w:lang w:val="en-US"/>
        </w:rPr>
        <w:t>{{{DEFINE-AUTOMATIC-COUNTER (init, incr, max) "varname"}}}</w:t>
      </w:r>
    </w:p>
    <w:p w14:paraId="1B40FD5B" w14:textId="77777777" w:rsidR="00774472" w:rsidRPr="0045652F" w:rsidRDefault="00774472">
      <w:pPr>
        <w:pStyle w:val="Ecran"/>
        <w:rPr>
          <w:lang w:val="en-US"/>
        </w:rPr>
      </w:pPr>
    </w:p>
    <w:p w14:paraId="27444D53" w14:textId="77777777" w:rsidR="00774472" w:rsidRPr="0045652F" w:rsidRDefault="00774472">
      <w:pPr>
        <w:keepNext/>
        <w:keepLines/>
        <w:rPr>
          <w:lang w:val="en-US"/>
        </w:rPr>
      </w:pPr>
    </w:p>
    <w:p w14:paraId="025724A6" w14:textId="77777777" w:rsidR="00774472" w:rsidRPr="0045652F" w:rsidRDefault="00774472">
      <w:pPr>
        <w:keepNext/>
        <w:keepLines/>
        <w:rPr>
          <w:lang w:val="en-US"/>
        </w:rPr>
      </w:pPr>
      <w:r w:rsidRPr="0045652F">
        <w:rPr>
          <w:lang w:val="en-US"/>
        </w:rPr>
        <w:t>The DEFINE-AUTOMATIC-COUNTER tag allows automatic generation of a counter variable in a loop started by the FOR-EACH-VALUE-IN tag.  The parameters are:</w:t>
      </w:r>
    </w:p>
    <w:p w14:paraId="6425B052" w14:textId="77777777" w:rsidR="00774472" w:rsidRPr="0045652F" w:rsidRDefault="00774472">
      <w:pPr>
        <w:keepNext/>
        <w:keepLines/>
        <w:tabs>
          <w:tab w:val="left" w:pos="2880"/>
        </w:tabs>
        <w:rPr>
          <w:lang w:val="en-US"/>
        </w:rPr>
      </w:pPr>
      <w:r w:rsidRPr="0045652F">
        <w:rPr>
          <w:b/>
          <w:bCs/>
          <w:i/>
          <w:iCs/>
          <w:lang w:val="en-US"/>
        </w:rPr>
        <w:t>init</w:t>
      </w:r>
      <w:r w:rsidRPr="0045652F">
        <w:rPr>
          <w:b/>
          <w:bCs/>
          <w:i/>
          <w:iCs/>
          <w:lang w:val="en-US"/>
        </w:rPr>
        <w:tab/>
      </w:r>
      <w:r w:rsidRPr="0045652F">
        <w:rPr>
          <w:lang w:val="en-US"/>
        </w:rPr>
        <w:t>the initial value of the counter variable</w:t>
      </w:r>
    </w:p>
    <w:p w14:paraId="14EA2697" w14:textId="77777777" w:rsidR="00774472" w:rsidRPr="0045652F" w:rsidRDefault="00774472">
      <w:pPr>
        <w:keepNext/>
        <w:keepLines/>
        <w:tabs>
          <w:tab w:val="left" w:pos="2880"/>
        </w:tabs>
        <w:rPr>
          <w:lang w:val="en-US"/>
        </w:rPr>
      </w:pPr>
      <w:r w:rsidRPr="0045652F">
        <w:rPr>
          <w:b/>
          <w:bCs/>
          <w:i/>
          <w:iCs/>
          <w:lang w:val="en-US"/>
        </w:rPr>
        <w:t>incr</w:t>
      </w:r>
      <w:r w:rsidRPr="0045652F">
        <w:rPr>
          <w:b/>
          <w:bCs/>
          <w:i/>
          <w:iCs/>
          <w:lang w:val="en-US"/>
        </w:rPr>
        <w:tab/>
      </w:r>
      <w:r w:rsidRPr="0045652F">
        <w:rPr>
          <w:lang w:val="en-US"/>
        </w:rPr>
        <w:t>the increment added at each END-FOR</w:t>
      </w:r>
    </w:p>
    <w:p w14:paraId="75D72F71" w14:textId="77777777" w:rsidR="00774472" w:rsidRPr="0045652F" w:rsidRDefault="00774472">
      <w:pPr>
        <w:keepNext/>
        <w:keepLines/>
        <w:tabs>
          <w:tab w:val="left" w:pos="2880"/>
        </w:tabs>
        <w:rPr>
          <w:lang w:val="en-US"/>
        </w:rPr>
      </w:pPr>
      <w:r w:rsidRPr="0045652F">
        <w:rPr>
          <w:b/>
          <w:bCs/>
          <w:i/>
          <w:iCs/>
          <w:lang w:val="en-US"/>
        </w:rPr>
        <w:t>max</w:t>
      </w:r>
      <w:r w:rsidRPr="0045652F">
        <w:rPr>
          <w:lang w:val="en-US"/>
        </w:rPr>
        <w:tab/>
        <w:t>the maximum value of the counter variable</w:t>
      </w:r>
    </w:p>
    <w:p w14:paraId="5B43F1EB" w14:textId="77777777" w:rsidR="00774472" w:rsidRPr="0045652F" w:rsidRDefault="00774472">
      <w:pPr>
        <w:keepNext/>
        <w:keepLines/>
        <w:tabs>
          <w:tab w:val="left" w:pos="2880"/>
        </w:tabs>
        <w:rPr>
          <w:lang w:val="en-US"/>
        </w:rPr>
      </w:pPr>
      <w:r w:rsidRPr="0045652F">
        <w:rPr>
          <w:b/>
          <w:bCs/>
          <w:i/>
          <w:iCs/>
          <w:lang w:val="en-US"/>
        </w:rPr>
        <w:t>varname</w:t>
      </w:r>
      <w:r w:rsidRPr="0045652F">
        <w:rPr>
          <w:b/>
          <w:bCs/>
          <w:i/>
          <w:iCs/>
          <w:lang w:val="en-US"/>
        </w:rPr>
        <w:tab/>
      </w:r>
      <w:r w:rsidRPr="0045652F">
        <w:rPr>
          <w:lang w:val="en-US"/>
        </w:rPr>
        <w:t>the name of the counter variable</w:t>
      </w:r>
    </w:p>
    <w:p w14:paraId="58A4A58D" w14:textId="77777777" w:rsidR="00774472" w:rsidRPr="0045652F" w:rsidRDefault="00774472">
      <w:pPr>
        <w:keepLines/>
        <w:rPr>
          <w:lang w:val="en-US"/>
        </w:rPr>
      </w:pPr>
      <w:r w:rsidRPr="0045652F">
        <w:rPr>
          <w:lang w:val="en-US"/>
        </w:rPr>
        <w:t>The variable generated can be the loop master variable (the variable named in the FOR-EACH-VALUE-IN) or a slave variable.  When the counter reaches its maximum value, the loop terminates if it is the master, or continues if it is the slave.  In the latter case the counter variable starts again from its initial value.</w:t>
      </w:r>
    </w:p>
    <w:p w14:paraId="3F70029E" w14:textId="77777777" w:rsidR="00774472" w:rsidRPr="0045652F" w:rsidRDefault="00774472">
      <w:pPr>
        <w:pStyle w:val="Heading5"/>
        <w:keepLines/>
        <w:rPr>
          <w:lang w:val="en-US"/>
        </w:rPr>
      </w:pPr>
      <w:r w:rsidRPr="0045652F">
        <w:rPr>
          <w:lang w:val="en-US"/>
        </w:rPr>
        <w:t>DEFINE-SUB-VARIABLE tag</w:t>
      </w:r>
    </w:p>
    <w:p w14:paraId="47212C8F"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DEFINE-SUB-VARIABLE" </w:instrText>
      </w:r>
      <w:r w:rsidRPr="0045652F">
        <w:rPr>
          <w:lang w:val="en-US"/>
        </w:rPr>
        <w:fldChar w:fldCharType="end"/>
      </w:r>
      <w:r w:rsidRPr="0045652F">
        <w:rPr>
          <w:lang w:val="en-US"/>
        </w:rPr>
        <w:fldChar w:fldCharType="begin"/>
      </w:r>
      <w:r w:rsidRPr="0045652F">
        <w:rPr>
          <w:lang w:val="en-US"/>
        </w:rPr>
        <w:instrText xml:space="preserve"> XE "HTML:Tags:DEFINE-SUB-VARIABLE" </w:instrText>
      </w:r>
      <w:r w:rsidRPr="0045652F">
        <w:rPr>
          <w:lang w:val="en-US"/>
        </w:rPr>
        <w:fldChar w:fldCharType="end"/>
      </w:r>
      <w:r w:rsidRPr="0045652F">
        <w:rPr>
          <w:lang w:val="en-US"/>
        </w:rPr>
        <w:fldChar w:fldCharType="begin"/>
      </w:r>
      <w:r w:rsidRPr="0045652F">
        <w:rPr>
          <w:lang w:val="en-US"/>
        </w:rPr>
        <w:instrText xml:space="preserve"> XE "DEFINE-SUB-VARIABLE" </w:instrText>
      </w:r>
      <w:r w:rsidRPr="0045652F">
        <w:rPr>
          <w:lang w:val="en-US"/>
        </w:rPr>
        <w:fldChar w:fldCharType="end"/>
      </w:r>
    </w:p>
    <w:p w14:paraId="5EB73686" w14:textId="77777777" w:rsidR="00774472" w:rsidRPr="0045652F" w:rsidRDefault="00774472">
      <w:pPr>
        <w:pStyle w:val="Ecran"/>
        <w:rPr>
          <w:lang w:val="en-US"/>
        </w:rPr>
      </w:pPr>
      <w:r w:rsidRPr="0045652F">
        <w:rPr>
          <w:lang w:val="en-US"/>
        </w:rPr>
        <w:t>{{{DEFINE-SUB-VARIABLE (offset, length, count) "subname"}}}</w:t>
      </w:r>
    </w:p>
    <w:p w14:paraId="35B3A4F2" w14:textId="77777777" w:rsidR="00774472" w:rsidRPr="0045652F" w:rsidRDefault="00774472">
      <w:pPr>
        <w:pStyle w:val="Ecran"/>
        <w:rPr>
          <w:lang w:val="en-US"/>
        </w:rPr>
      </w:pPr>
    </w:p>
    <w:p w14:paraId="47CBB1D4" w14:textId="77777777" w:rsidR="00774472" w:rsidRPr="0045652F" w:rsidRDefault="00774472">
      <w:pPr>
        <w:keepNext/>
        <w:keepLines/>
        <w:rPr>
          <w:lang w:val="en-US"/>
        </w:rPr>
      </w:pPr>
    </w:p>
    <w:p w14:paraId="6C71EAA7" w14:textId="77777777" w:rsidR="00774472" w:rsidRPr="0045652F" w:rsidRDefault="00774472">
      <w:pPr>
        <w:keepNext/>
        <w:keepLines/>
        <w:rPr>
          <w:lang w:val="en-US"/>
        </w:rPr>
      </w:pPr>
      <w:r w:rsidRPr="0045652F">
        <w:rPr>
          <w:lang w:val="en-US"/>
        </w:rPr>
        <w:t>The DEFINE-SUB-VARIABLE tag allows a sub-variable to be defined.  A sub-variable remaps part of the current value of the loop master variable in a FOR-EACH-VALUE-IN loop.  The parameters are:</w:t>
      </w:r>
    </w:p>
    <w:p w14:paraId="6944044C" w14:textId="77777777" w:rsidR="00774472" w:rsidRPr="0045652F" w:rsidRDefault="00774472">
      <w:pPr>
        <w:keepNext/>
        <w:keepLines/>
        <w:tabs>
          <w:tab w:val="left" w:pos="2880"/>
        </w:tabs>
        <w:rPr>
          <w:lang w:val="en-US"/>
        </w:rPr>
      </w:pPr>
      <w:r w:rsidRPr="0045652F">
        <w:rPr>
          <w:b/>
          <w:bCs/>
          <w:i/>
          <w:iCs/>
          <w:lang w:val="en-US"/>
        </w:rPr>
        <w:t>offset</w:t>
      </w:r>
      <w:r w:rsidRPr="0045652F">
        <w:rPr>
          <w:b/>
          <w:bCs/>
          <w:i/>
          <w:iCs/>
          <w:lang w:val="en-US"/>
        </w:rPr>
        <w:tab/>
      </w:r>
      <w:r w:rsidRPr="0045652F">
        <w:rPr>
          <w:lang w:val="en-US"/>
        </w:rPr>
        <w:t>the offset of the sub-variable in the loop master variable</w:t>
      </w:r>
    </w:p>
    <w:p w14:paraId="7165CCB8" w14:textId="77777777" w:rsidR="00774472" w:rsidRPr="0045652F" w:rsidRDefault="00774472">
      <w:pPr>
        <w:keepNext/>
        <w:keepLines/>
        <w:tabs>
          <w:tab w:val="left" w:pos="2880"/>
        </w:tabs>
        <w:rPr>
          <w:lang w:val="en-US"/>
        </w:rPr>
      </w:pPr>
      <w:r w:rsidRPr="0045652F">
        <w:rPr>
          <w:b/>
          <w:bCs/>
          <w:i/>
          <w:iCs/>
          <w:lang w:val="en-US"/>
        </w:rPr>
        <w:t>length</w:t>
      </w:r>
      <w:r w:rsidRPr="0045652F">
        <w:rPr>
          <w:b/>
          <w:bCs/>
          <w:i/>
          <w:iCs/>
          <w:lang w:val="en-US"/>
        </w:rPr>
        <w:tab/>
      </w:r>
      <w:r w:rsidRPr="0045652F">
        <w:rPr>
          <w:lang w:val="en-US"/>
        </w:rPr>
        <w:t>the length (in characters) of the sub-variable</w:t>
      </w:r>
    </w:p>
    <w:p w14:paraId="696BAB5F" w14:textId="77777777" w:rsidR="00774472" w:rsidRPr="0045652F" w:rsidRDefault="00774472">
      <w:pPr>
        <w:keepNext/>
        <w:keepLines/>
        <w:tabs>
          <w:tab w:val="left" w:pos="2880"/>
        </w:tabs>
        <w:rPr>
          <w:lang w:val="en-US"/>
        </w:rPr>
      </w:pPr>
      <w:r w:rsidRPr="0045652F">
        <w:rPr>
          <w:b/>
          <w:bCs/>
          <w:i/>
          <w:iCs/>
          <w:lang w:val="en-US"/>
        </w:rPr>
        <w:t>count</w:t>
      </w:r>
      <w:r w:rsidRPr="0045652F">
        <w:rPr>
          <w:lang w:val="en-US"/>
        </w:rPr>
        <w:tab/>
        <w:t>the number of occurrences of the sub-variable</w:t>
      </w:r>
    </w:p>
    <w:p w14:paraId="629A5784" w14:textId="77777777" w:rsidR="00774472" w:rsidRPr="0045652F" w:rsidRDefault="00774472">
      <w:pPr>
        <w:keepNext/>
        <w:keepLines/>
        <w:tabs>
          <w:tab w:val="left" w:pos="2880"/>
        </w:tabs>
        <w:rPr>
          <w:lang w:val="en-US"/>
        </w:rPr>
      </w:pPr>
      <w:r w:rsidRPr="0045652F">
        <w:rPr>
          <w:b/>
          <w:bCs/>
          <w:i/>
          <w:iCs/>
          <w:lang w:val="en-US"/>
        </w:rPr>
        <w:t>subname</w:t>
      </w:r>
      <w:r w:rsidRPr="0045652F">
        <w:rPr>
          <w:b/>
          <w:bCs/>
          <w:i/>
          <w:iCs/>
          <w:lang w:val="en-US"/>
        </w:rPr>
        <w:tab/>
      </w:r>
      <w:r w:rsidRPr="0045652F">
        <w:rPr>
          <w:lang w:val="en-US"/>
        </w:rPr>
        <w:t>the name of the sub-variable</w:t>
      </w:r>
    </w:p>
    <w:p w14:paraId="561C5465" w14:textId="77777777" w:rsidR="00774472" w:rsidRPr="0045652F" w:rsidRDefault="00774472" w:rsidP="00224CD7">
      <w:pPr>
        <w:keepLines/>
        <w:rPr>
          <w:lang w:val="en-US"/>
        </w:rPr>
      </w:pPr>
      <w:r w:rsidRPr="0045652F">
        <w:rPr>
          <w:lang w:val="en-US"/>
        </w:rPr>
        <w:t xml:space="preserve">A sub-variable consists of </w:t>
      </w:r>
      <w:r w:rsidRPr="0045652F">
        <w:rPr>
          <w:i/>
          <w:iCs/>
          <w:lang w:val="en-US"/>
        </w:rPr>
        <w:t>count</w:t>
      </w:r>
      <w:r w:rsidRPr="0045652F">
        <w:rPr>
          <w:lang w:val="en-US"/>
        </w:rPr>
        <w:t xml:space="preserve"> values, each of </w:t>
      </w:r>
      <w:r w:rsidRPr="0045652F">
        <w:rPr>
          <w:i/>
          <w:iCs/>
          <w:lang w:val="en-US"/>
        </w:rPr>
        <w:t>length</w:t>
      </w:r>
      <w:r w:rsidRPr="0045652F">
        <w:rPr>
          <w:lang w:val="en-US"/>
        </w:rPr>
        <w:t xml:space="preserve"> bytes, starting at </w:t>
      </w:r>
      <w:r w:rsidRPr="0045652F">
        <w:rPr>
          <w:i/>
          <w:iCs/>
          <w:lang w:val="en-US"/>
        </w:rPr>
        <w:t>offset</w:t>
      </w:r>
      <w:r w:rsidRPr="0045652F">
        <w:rPr>
          <w:lang w:val="en-US"/>
        </w:rPr>
        <w:t xml:space="preserve"> in the loop master variable.  The first byte of the loop master variable is considered to be offset 0.  Sub-variables are </w:t>
      </w:r>
      <w:r w:rsidRPr="0045652F">
        <w:rPr>
          <w:i/>
          <w:iCs/>
          <w:lang w:val="en-US"/>
        </w:rPr>
        <w:t xml:space="preserve">defined outside </w:t>
      </w:r>
      <w:r w:rsidRPr="0045652F">
        <w:rPr>
          <w:lang w:val="en-US"/>
        </w:rPr>
        <w:t xml:space="preserve">but </w:t>
      </w:r>
      <w:r w:rsidRPr="0045652F">
        <w:rPr>
          <w:i/>
          <w:iCs/>
          <w:lang w:val="en-US"/>
        </w:rPr>
        <w:t>referenced within</w:t>
      </w:r>
      <w:r w:rsidRPr="0045652F">
        <w:rPr>
          <w:lang w:val="en-US"/>
        </w:rPr>
        <w:t xml:space="preserve"> a FOR-EACH-VALUE-IN loop.  A sub-variable can be referenced wherever a normal table variable would be valid, including the loop master variable of an inner FOR-EACH-VALUE-IN loop, which could in itself be redefined by other sub-variables.  When the sub-variable is referenced, it acts as an implicit redefinition of the current value of the master variable of the innermost FOR-EACH-VALUE-IN loop in which the reference appears.  Thus, the same sub-variable could possibly redefine different loop master variables if it is referenced in more than one place.</w:t>
      </w:r>
    </w:p>
    <w:p w14:paraId="17DE80AF" w14:textId="77777777" w:rsidR="00224CD7" w:rsidRPr="0045652F" w:rsidRDefault="00224CD7" w:rsidP="00224CD7">
      <w:pPr>
        <w:pStyle w:val="Heading5"/>
        <w:keepLines/>
        <w:rPr>
          <w:lang w:val="en-US"/>
        </w:rPr>
      </w:pPr>
      <w:r>
        <w:rPr>
          <w:lang w:val="en-US"/>
        </w:rPr>
        <w:t>DELETE-ALL-VARIABLES</w:t>
      </w:r>
      <w:r w:rsidRPr="0045652F">
        <w:rPr>
          <w:lang w:val="en-US"/>
        </w:rPr>
        <w:t xml:space="preserve"> tag</w:t>
      </w:r>
    </w:p>
    <w:p w14:paraId="4DFB72D2" w14:textId="77777777" w:rsidR="00224CD7" w:rsidRPr="0045652F" w:rsidRDefault="00224CD7" w:rsidP="00224CD7">
      <w:pPr>
        <w:pStyle w:val="Ecran"/>
        <w:rPr>
          <w:lang w:val="en-US"/>
        </w:rPr>
      </w:pPr>
      <w:r w:rsidRPr="0045652F">
        <w:rPr>
          <w:lang w:val="en-US"/>
        </w:rPr>
        <w:fldChar w:fldCharType="begin"/>
      </w:r>
      <w:r w:rsidRPr="0045652F">
        <w:rPr>
          <w:lang w:val="en-US"/>
        </w:rPr>
        <w:instrText xml:space="preserve"> XE "Web-to-Host:Pages HTML:Tags - </w:instrText>
      </w:r>
      <w:r>
        <w:rPr>
          <w:lang w:val="en-US"/>
        </w:rPr>
        <w:instrText>DELETE-ALL-VARIABLES</w:instrText>
      </w:r>
      <w:r w:rsidRPr="0045652F">
        <w:rPr>
          <w:lang w:val="en-US"/>
        </w:rPr>
        <w:instrText xml:space="preserve">" </w:instrText>
      </w:r>
      <w:r w:rsidRPr="0045652F">
        <w:rPr>
          <w:lang w:val="en-US"/>
        </w:rPr>
        <w:fldChar w:fldCharType="end"/>
      </w:r>
      <w:r w:rsidRPr="0045652F">
        <w:rPr>
          <w:lang w:val="en-US"/>
        </w:rPr>
        <w:fldChar w:fldCharType="begin"/>
      </w:r>
      <w:r w:rsidRPr="0045652F">
        <w:rPr>
          <w:lang w:val="en-US"/>
        </w:rPr>
        <w:instrText xml:space="preserve"> XE "HTML:Tags:</w:instrText>
      </w:r>
      <w:r>
        <w:rPr>
          <w:lang w:val="en-US"/>
        </w:rPr>
        <w:instrText>DELETE-ALL-VARIABLES</w:instrText>
      </w:r>
      <w:r w:rsidRPr="0045652F">
        <w:rPr>
          <w:lang w:val="en-US"/>
        </w:rPr>
        <w:instrText xml:space="preserve">" </w:instrText>
      </w:r>
      <w:r w:rsidRPr="0045652F">
        <w:rPr>
          <w:lang w:val="en-US"/>
        </w:rPr>
        <w:fldChar w:fldCharType="end"/>
      </w:r>
      <w:r w:rsidRPr="0045652F">
        <w:rPr>
          <w:lang w:val="en-US"/>
        </w:rPr>
        <w:fldChar w:fldCharType="begin"/>
      </w:r>
      <w:r w:rsidRPr="0045652F">
        <w:rPr>
          <w:lang w:val="en-US"/>
        </w:rPr>
        <w:instrText xml:space="preserve"> XE "</w:instrText>
      </w:r>
      <w:r>
        <w:rPr>
          <w:lang w:val="en-US"/>
        </w:rPr>
        <w:instrText>DELETE-ALL-VARIABLES</w:instrText>
      </w:r>
      <w:r w:rsidRPr="0045652F">
        <w:rPr>
          <w:lang w:val="en-US"/>
        </w:rPr>
        <w:instrText xml:space="preserve">" </w:instrText>
      </w:r>
      <w:r w:rsidRPr="0045652F">
        <w:rPr>
          <w:lang w:val="en-US"/>
        </w:rPr>
        <w:fldChar w:fldCharType="end"/>
      </w:r>
    </w:p>
    <w:p w14:paraId="4270B370" w14:textId="77777777" w:rsidR="00224CD7" w:rsidRPr="0045652F" w:rsidRDefault="00224CD7" w:rsidP="00224CD7">
      <w:pPr>
        <w:pStyle w:val="Ecran"/>
        <w:rPr>
          <w:lang w:val="en-US"/>
        </w:rPr>
      </w:pPr>
      <w:r w:rsidRPr="0045652F">
        <w:rPr>
          <w:lang w:val="en-US"/>
        </w:rPr>
        <w:t>{{{</w:t>
      </w:r>
      <w:r>
        <w:rPr>
          <w:lang w:val="en-US"/>
        </w:rPr>
        <w:t>DELETE-ALL-VARIABLES</w:t>
      </w:r>
      <w:r w:rsidRPr="0045652F">
        <w:rPr>
          <w:lang w:val="en-US"/>
        </w:rPr>
        <w:t>}}}</w:t>
      </w:r>
    </w:p>
    <w:p w14:paraId="78A09EA9" w14:textId="77777777" w:rsidR="00224CD7" w:rsidRPr="0045652F" w:rsidRDefault="00224CD7" w:rsidP="00224CD7">
      <w:pPr>
        <w:pStyle w:val="Ecran"/>
        <w:rPr>
          <w:lang w:val="en-US"/>
        </w:rPr>
      </w:pPr>
      <w:r w:rsidRPr="0045652F">
        <w:rPr>
          <w:lang w:val="en-US"/>
        </w:rPr>
        <w:t>{{{</w:t>
      </w:r>
      <w:r>
        <w:rPr>
          <w:lang w:val="en-US"/>
        </w:rPr>
        <w:t>DELETE-ALL-VARIABLES</w:t>
      </w:r>
      <w:r w:rsidRPr="0045652F">
        <w:rPr>
          <w:lang w:val="en-US"/>
        </w:rPr>
        <w:t xml:space="preserve"> "</w:t>
      </w:r>
      <w:r>
        <w:rPr>
          <w:lang w:val="en-US"/>
        </w:rPr>
        <w:t>prefix</w:t>
      </w:r>
      <w:r w:rsidRPr="0045652F">
        <w:rPr>
          <w:lang w:val="en-US"/>
        </w:rPr>
        <w:t>"}}}</w:t>
      </w:r>
    </w:p>
    <w:p w14:paraId="44F3A478" w14:textId="77777777" w:rsidR="00224CD7" w:rsidRPr="0045652F" w:rsidRDefault="00224CD7" w:rsidP="00224CD7">
      <w:pPr>
        <w:pStyle w:val="Ecran"/>
        <w:rPr>
          <w:lang w:val="en-US"/>
        </w:rPr>
      </w:pPr>
    </w:p>
    <w:p w14:paraId="51F958CC" w14:textId="77777777" w:rsidR="00224CD7" w:rsidRPr="0045652F" w:rsidRDefault="00224CD7" w:rsidP="00224CD7">
      <w:pPr>
        <w:keepNext/>
        <w:keepLines/>
        <w:rPr>
          <w:lang w:val="en-US"/>
        </w:rPr>
      </w:pPr>
    </w:p>
    <w:p w14:paraId="65D075B4" w14:textId="77777777" w:rsidR="00224CD7" w:rsidRPr="0045652F" w:rsidRDefault="00224CD7" w:rsidP="00224CD7">
      <w:pPr>
        <w:keepLines/>
        <w:rPr>
          <w:lang w:val="en-US"/>
        </w:rPr>
      </w:pPr>
      <w:r w:rsidRPr="0045652F">
        <w:rPr>
          <w:lang w:val="en-US"/>
        </w:rPr>
        <w:t xml:space="preserve">The </w:t>
      </w:r>
      <w:r>
        <w:rPr>
          <w:lang w:val="en-US"/>
        </w:rPr>
        <w:t>DELETE-ALL-VARIABLES</w:t>
      </w:r>
      <w:r w:rsidRPr="0045652F">
        <w:rPr>
          <w:lang w:val="en-US"/>
        </w:rPr>
        <w:t xml:space="preserve"> tag </w:t>
      </w:r>
      <w:r>
        <w:rPr>
          <w:lang w:val="en-US"/>
        </w:rPr>
        <w:t xml:space="preserve">deletes all </w:t>
      </w:r>
      <w:r w:rsidRPr="0045652F">
        <w:rPr>
          <w:lang w:val="en-US"/>
        </w:rPr>
        <w:t>variable</w:t>
      </w:r>
      <w:r>
        <w:rPr>
          <w:lang w:val="en-US"/>
        </w:rPr>
        <w:t xml:space="preserve">s in the VIRTEL variable pool. An optional </w:t>
      </w:r>
      <w:r>
        <w:rPr>
          <w:b/>
          <w:i/>
          <w:lang w:val="en-US"/>
        </w:rPr>
        <w:t>prefix</w:t>
      </w:r>
      <w:r>
        <w:rPr>
          <w:lang w:val="en-US"/>
        </w:rPr>
        <w:t xml:space="preserve"> parameter allows deletion of only those variables whose names begin with the specified prefix</w:t>
      </w:r>
      <w:r w:rsidRPr="0045652F">
        <w:rPr>
          <w:lang w:val="en-US"/>
        </w:rPr>
        <w:t>.</w:t>
      </w:r>
    </w:p>
    <w:p w14:paraId="0940744D" w14:textId="77777777" w:rsidR="00774472" w:rsidRPr="0045652F" w:rsidRDefault="00774472">
      <w:pPr>
        <w:pStyle w:val="Heading5"/>
        <w:rPr>
          <w:lang w:val="en-US"/>
        </w:rPr>
      </w:pPr>
      <w:r w:rsidRPr="0045652F">
        <w:rPr>
          <w:bCs/>
          <w:lang w:val="en-US"/>
        </w:rPr>
        <w:t>Examples</w:t>
      </w:r>
    </w:p>
    <w:p w14:paraId="08BA75C2" w14:textId="77777777" w:rsidR="00774472" w:rsidRPr="0045652F" w:rsidRDefault="00774472">
      <w:pPr>
        <w:pStyle w:val="ecran0"/>
        <w:rPr>
          <w:lang w:val="en-US"/>
        </w:rPr>
      </w:pPr>
      <w:r w:rsidRPr="0045652F">
        <w:rPr>
          <w:lang w:val="en-US"/>
        </w:rPr>
        <w:t>A host application uses an FAE5 structured field to create a table variable called HOSTDATA.  The HOSTDATA variable consists of an array of 20-byte records.  Each record consists of an 8-byte key, followed by six 2-byte codes.  The following code generates an HTML table from this data.  Each row of the table contains the row number, the key, and the codes.  A hyperlink is generated for each code, by removing any trailing blanks from the code and appending “.html”:</w:t>
      </w:r>
    </w:p>
    <w:p w14:paraId="74444766" w14:textId="77777777" w:rsidR="00774472" w:rsidRPr="0045652F" w:rsidRDefault="00774472">
      <w:pPr>
        <w:pStyle w:val="Listing"/>
        <w:rPr>
          <w:lang w:val="en-US"/>
        </w:rPr>
      </w:pPr>
      <w:r w:rsidRPr="0045652F">
        <w:rPr>
          <w:lang w:val="en-US"/>
        </w:rPr>
        <w:t>{{{DEFINE-AUTOMATIC-COUNTER (1,1,9999) "ROWNUM" }}}</w:t>
      </w:r>
    </w:p>
    <w:p w14:paraId="7A740F89" w14:textId="77777777" w:rsidR="00774472" w:rsidRPr="0045652F" w:rsidRDefault="00774472">
      <w:pPr>
        <w:pStyle w:val="Listing"/>
        <w:rPr>
          <w:lang w:val="en-US"/>
        </w:rPr>
      </w:pPr>
      <w:r w:rsidRPr="0045652F">
        <w:rPr>
          <w:lang w:val="en-US"/>
        </w:rPr>
        <w:t>{{{DEFINE-SUB-VARIABLE (0, 8, 1) "KEY"}}}</w:t>
      </w:r>
    </w:p>
    <w:p w14:paraId="5184E1CC" w14:textId="77777777" w:rsidR="00774472" w:rsidRPr="0045652F" w:rsidRDefault="00774472">
      <w:pPr>
        <w:pStyle w:val="Listing"/>
        <w:rPr>
          <w:lang w:val="en-US"/>
        </w:rPr>
      </w:pPr>
      <w:r w:rsidRPr="0045652F">
        <w:rPr>
          <w:lang w:val="en-US"/>
        </w:rPr>
        <w:t>{{{DEFINE-SUB-VARIABLE (8, 2, 6) "CODES"}}}</w:t>
      </w:r>
    </w:p>
    <w:p w14:paraId="71D71FA8" w14:textId="77777777" w:rsidR="00774472" w:rsidRPr="0045652F" w:rsidRDefault="00774472">
      <w:pPr>
        <w:pStyle w:val="Listing"/>
        <w:rPr>
          <w:lang w:val="en-US"/>
        </w:rPr>
      </w:pPr>
      <w:r w:rsidRPr="0045652F">
        <w:rPr>
          <w:lang w:val="en-US"/>
        </w:rPr>
        <w:t>&lt;table&gt;&lt;tr&gt;&lt;td&gt;Row&lt;/td&gt;&lt;td&gt;Key&lt;/td&gt;&lt;td colspan=6&gt;Codes&lt;/td&gt;&lt;/tr&gt;</w:t>
      </w:r>
    </w:p>
    <w:p w14:paraId="64E653FC" w14:textId="77777777" w:rsidR="00774472" w:rsidRPr="0045652F" w:rsidRDefault="00774472">
      <w:pPr>
        <w:pStyle w:val="Listing"/>
        <w:rPr>
          <w:lang w:val="en-US"/>
        </w:rPr>
      </w:pPr>
      <w:r w:rsidRPr="0045652F">
        <w:rPr>
          <w:lang w:val="en-US"/>
        </w:rPr>
        <w:t>{{{FOR-EACH-VALUE-IN "HOSTDATA"}}}</w:t>
      </w:r>
    </w:p>
    <w:p w14:paraId="7330D05F" w14:textId="77777777" w:rsidR="00774472" w:rsidRPr="0045652F" w:rsidRDefault="00774472">
      <w:pPr>
        <w:pStyle w:val="Listing"/>
        <w:rPr>
          <w:lang w:val="en-US"/>
        </w:rPr>
      </w:pPr>
      <w:r w:rsidRPr="0045652F">
        <w:rPr>
          <w:lang w:val="en-US"/>
        </w:rPr>
        <w:t>&lt;tr&gt;</w:t>
      </w:r>
    </w:p>
    <w:p w14:paraId="32B6C6F2" w14:textId="77777777" w:rsidR="00774472" w:rsidRPr="0045652F" w:rsidRDefault="00774472">
      <w:pPr>
        <w:pStyle w:val="Listing"/>
        <w:rPr>
          <w:lang w:val="en-US"/>
        </w:rPr>
      </w:pPr>
      <w:r w:rsidRPr="0045652F">
        <w:rPr>
          <w:lang w:val="en-US"/>
        </w:rPr>
        <w:t>&lt;td&gt;{{{CURRENT-VALUE-OF "ROWNUM"}}}&lt;/td&gt;</w:t>
      </w:r>
    </w:p>
    <w:p w14:paraId="28FB0443" w14:textId="77777777" w:rsidR="00774472" w:rsidRPr="0045652F" w:rsidRDefault="00774472">
      <w:pPr>
        <w:pStyle w:val="Listing"/>
        <w:rPr>
          <w:lang w:val="en-US"/>
        </w:rPr>
      </w:pPr>
      <w:r w:rsidRPr="0045652F">
        <w:rPr>
          <w:lang w:val="en-US"/>
        </w:rPr>
        <w:t>&lt;td&gt;{{{CURRENT-VALUE-OF "KEY"}}}&lt;/td&gt;</w:t>
      </w:r>
    </w:p>
    <w:p w14:paraId="40DF49B8" w14:textId="77777777" w:rsidR="00774472" w:rsidRPr="0045652F" w:rsidRDefault="00774472">
      <w:pPr>
        <w:pStyle w:val="Listing"/>
        <w:rPr>
          <w:lang w:val="en-US"/>
        </w:rPr>
      </w:pPr>
      <w:r w:rsidRPr="0045652F">
        <w:rPr>
          <w:lang w:val="en-US"/>
        </w:rPr>
        <w:t xml:space="preserve">    {{{FOR-EACH-VALUE-IN "CODES"}}}</w:t>
      </w:r>
    </w:p>
    <w:p w14:paraId="511BE758" w14:textId="77777777" w:rsidR="00774472" w:rsidRPr="0045652F" w:rsidRDefault="00774472">
      <w:pPr>
        <w:pStyle w:val="Listing"/>
        <w:rPr>
          <w:lang w:val="en-US"/>
        </w:rPr>
      </w:pPr>
      <w:r w:rsidRPr="0045652F">
        <w:rPr>
          <w:lang w:val="en-US"/>
        </w:rPr>
        <w:t xml:space="preserve">    &lt;td&gt;&lt;a href='{{{NO-BLANKS-VALUE-OF "CODES"}}}.html'&gt;</w:t>
      </w:r>
    </w:p>
    <w:p w14:paraId="3686EA18" w14:textId="77777777" w:rsidR="00774472" w:rsidRPr="0045652F" w:rsidRDefault="00774472">
      <w:pPr>
        <w:pStyle w:val="Listing"/>
        <w:rPr>
          <w:lang w:val="en-US"/>
        </w:rPr>
      </w:pPr>
      <w:r w:rsidRPr="0045652F">
        <w:rPr>
          <w:lang w:val="en-US"/>
        </w:rPr>
        <w:t xml:space="preserve">        {{{CURRENT-VALUE-OF "CODES"}}}&lt;/a&gt;</w:t>
      </w:r>
    </w:p>
    <w:p w14:paraId="70CF6D5D" w14:textId="77777777" w:rsidR="00774472" w:rsidRPr="0045652F" w:rsidRDefault="00774472">
      <w:pPr>
        <w:pStyle w:val="Listing"/>
        <w:rPr>
          <w:lang w:val="en-US"/>
        </w:rPr>
      </w:pPr>
      <w:r w:rsidRPr="0045652F">
        <w:rPr>
          <w:lang w:val="en-US"/>
        </w:rPr>
        <w:t xml:space="preserve">    &lt;/td&gt;</w:t>
      </w:r>
    </w:p>
    <w:p w14:paraId="60A37009" w14:textId="77777777" w:rsidR="00774472" w:rsidRPr="0045652F" w:rsidRDefault="00774472">
      <w:pPr>
        <w:pStyle w:val="Listing"/>
        <w:rPr>
          <w:lang w:val="en-US"/>
        </w:rPr>
      </w:pPr>
      <w:r w:rsidRPr="0045652F">
        <w:rPr>
          <w:lang w:val="en-US"/>
        </w:rPr>
        <w:t xml:space="preserve">    {{{END-FOR "CODES"}}}</w:t>
      </w:r>
    </w:p>
    <w:p w14:paraId="790DEECB" w14:textId="77777777" w:rsidR="00774472" w:rsidRPr="0045652F" w:rsidRDefault="00774472">
      <w:pPr>
        <w:pStyle w:val="Listing"/>
        <w:rPr>
          <w:lang w:val="en-US"/>
        </w:rPr>
      </w:pPr>
      <w:r w:rsidRPr="0045652F">
        <w:rPr>
          <w:lang w:val="en-US"/>
        </w:rPr>
        <w:t>&lt;/tr&gt;</w:t>
      </w:r>
    </w:p>
    <w:p w14:paraId="268EE6AC" w14:textId="77777777" w:rsidR="00774472" w:rsidRPr="0045652F" w:rsidRDefault="00774472">
      <w:pPr>
        <w:pStyle w:val="Listing"/>
        <w:rPr>
          <w:lang w:val="en-US"/>
        </w:rPr>
      </w:pPr>
      <w:r w:rsidRPr="0045652F">
        <w:rPr>
          <w:lang w:val="en-US"/>
        </w:rPr>
        <w:t>{{{END-FOR "HOSTDATA"}}}</w:t>
      </w:r>
    </w:p>
    <w:p w14:paraId="533410F3" w14:textId="77777777" w:rsidR="00774472" w:rsidRPr="0045652F" w:rsidRDefault="00774472">
      <w:pPr>
        <w:pStyle w:val="Listing"/>
        <w:rPr>
          <w:lang w:val="en-US"/>
        </w:rPr>
      </w:pPr>
      <w:r w:rsidRPr="0045652F">
        <w:rPr>
          <w:lang w:val="en-US"/>
        </w:rPr>
        <w:t>&lt;/table&gt;</w:t>
      </w:r>
    </w:p>
    <w:p w14:paraId="0F7B2A86" w14:textId="77777777" w:rsidR="00774472" w:rsidRPr="0045652F" w:rsidRDefault="00774472">
      <w:pPr>
        <w:keepLines/>
        <w:rPr>
          <w:lang w:val="en-US"/>
        </w:rPr>
      </w:pPr>
    </w:p>
    <w:p w14:paraId="031B0DE8" w14:textId="77777777" w:rsidR="00774472" w:rsidRPr="0045652F" w:rsidRDefault="00774472">
      <w:pPr>
        <w:pStyle w:val="Heading4"/>
        <w:pageBreakBefore/>
        <w:rPr>
          <w:lang w:val="en-US"/>
        </w:rPr>
      </w:pPr>
      <w:bookmarkStart w:id="163" w:name="_Ref59264947"/>
      <w:bookmarkStart w:id="164" w:name="_Toc93996993"/>
      <w:r w:rsidRPr="0045652F">
        <w:rPr>
          <w:lang w:val="en-US"/>
        </w:rPr>
        <w:t>Inserting VIRTEL configuration values in a page</w:t>
      </w:r>
      <w:bookmarkEnd w:id="164"/>
    </w:p>
    <w:p w14:paraId="3FF12BBD" w14:textId="77777777" w:rsidR="00774472" w:rsidRPr="0045652F" w:rsidRDefault="00774472">
      <w:pPr>
        <w:pStyle w:val="Heading5"/>
        <w:rPr>
          <w:lang w:val="en-US"/>
        </w:rPr>
      </w:pPr>
      <w:r w:rsidRPr="0045652F">
        <w:rPr>
          <w:lang w:val="en-US"/>
        </w:rPr>
        <w:t>IP-ADDRESS-OF-LINE tag</w:t>
      </w:r>
    </w:p>
    <w:p w14:paraId="2227BCD1"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IP-ADDRESS-OF-LINE" </w:instrText>
      </w:r>
      <w:r w:rsidRPr="0045652F">
        <w:rPr>
          <w:lang w:val="en-US"/>
        </w:rPr>
        <w:fldChar w:fldCharType="end"/>
      </w:r>
      <w:r w:rsidRPr="0045652F">
        <w:rPr>
          <w:lang w:val="en-US"/>
        </w:rPr>
        <w:fldChar w:fldCharType="begin"/>
      </w:r>
      <w:r w:rsidRPr="0045652F">
        <w:rPr>
          <w:lang w:val="en-US"/>
        </w:rPr>
        <w:instrText xml:space="preserve"> XE "HTML:Tags:IP-ADDRESS-OF-LINE" </w:instrText>
      </w:r>
      <w:r w:rsidRPr="0045652F">
        <w:rPr>
          <w:lang w:val="en-US"/>
        </w:rPr>
        <w:fldChar w:fldCharType="end"/>
      </w:r>
      <w:r w:rsidRPr="0045652F">
        <w:rPr>
          <w:lang w:val="en-US"/>
        </w:rPr>
        <w:fldChar w:fldCharType="begin"/>
      </w:r>
      <w:r w:rsidRPr="0045652F">
        <w:rPr>
          <w:lang w:val="en-US"/>
        </w:rPr>
        <w:instrText xml:space="preserve"> XE "IP-ADDRESS-OF-LINE" </w:instrText>
      </w:r>
      <w:r w:rsidRPr="0045652F">
        <w:rPr>
          <w:lang w:val="en-US"/>
        </w:rPr>
        <w:fldChar w:fldCharType="end"/>
      </w:r>
    </w:p>
    <w:p w14:paraId="69836F85" w14:textId="77777777" w:rsidR="00774472" w:rsidRPr="0045652F" w:rsidRDefault="00774472">
      <w:pPr>
        <w:pStyle w:val="Ecran"/>
        <w:rPr>
          <w:lang w:val="en-US"/>
        </w:rPr>
      </w:pPr>
      <w:r w:rsidRPr="0045652F">
        <w:rPr>
          <w:lang w:val="en-US"/>
        </w:rPr>
        <w:t>{{{IP-ADDRESS-OF-LINE "n-xxxxxx"}}}</w:t>
      </w:r>
    </w:p>
    <w:p w14:paraId="725A3A19" w14:textId="77777777" w:rsidR="00774472" w:rsidRPr="0045652F" w:rsidRDefault="00774472">
      <w:pPr>
        <w:pStyle w:val="Ecran"/>
        <w:rPr>
          <w:lang w:val="en-US"/>
        </w:rPr>
      </w:pPr>
    </w:p>
    <w:p w14:paraId="0A73C9CC" w14:textId="77777777" w:rsidR="00774472" w:rsidRPr="0045652F" w:rsidRDefault="00774472">
      <w:pPr>
        <w:keepNext/>
        <w:keepLines/>
        <w:rPr>
          <w:lang w:val="en-US"/>
        </w:rPr>
      </w:pPr>
    </w:p>
    <w:p w14:paraId="17113C34" w14:textId="77777777" w:rsidR="00774472" w:rsidRPr="0045652F" w:rsidRDefault="00774472">
      <w:pPr>
        <w:rPr>
          <w:lang w:val="en-US"/>
        </w:rPr>
      </w:pPr>
      <w:r w:rsidRPr="0045652F">
        <w:rPr>
          <w:lang w:val="en-US"/>
        </w:rPr>
        <w:t>The IP-ADDRESS-OF-LINE tag will be replaced by the IP address of the specified VIRTEL line.  For example, {{{IP-ADDRESS-OF-LINE "H-HTTP"}}} might generate 192.168.229.147</w:t>
      </w:r>
      <w:r w:rsidRPr="0045652F">
        <w:rPr>
          <w:lang w:val="en-US"/>
        </w:rPr>
        <w:cr/>
      </w:r>
    </w:p>
    <w:p w14:paraId="0B3F4700" w14:textId="77777777" w:rsidR="00774472" w:rsidRPr="0045652F" w:rsidRDefault="00774472">
      <w:pPr>
        <w:pStyle w:val="Heading5"/>
        <w:rPr>
          <w:lang w:val="en-US"/>
        </w:rPr>
      </w:pPr>
      <w:r w:rsidRPr="0045652F">
        <w:rPr>
          <w:lang w:val="en-US"/>
        </w:rPr>
        <w:t>IP-PORT-OF-LINE tag</w:t>
      </w:r>
    </w:p>
    <w:p w14:paraId="15936FA5"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IP-PORT-OF-LINE" </w:instrText>
      </w:r>
      <w:r w:rsidRPr="0045652F">
        <w:rPr>
          <w:lang w:val="en-US"/>
        </w:rPr>
        <w:fldChar w:fldCharType="end"/>
      </w:r>
      <w:r w:rsidRPr="0045652F">
        <w:rPr>
          <w:lang w:val="en-US"/>
        </w:rPr>
        <w:fldChar w:fldCharType="begin"/>
      </w:r>
      <w:r w:rsidRPr="0045652F">
        <w:rPr>
          <w:lang w:val="en-US"/>
        </w:rPr>
        <w:instrText xml:space="preserve"> XE "HTML:Tags:IP-PORT-OF-LINE" </w:instrText>
      </w:r>
      <w:r w:rsidRPr="0045652F">
        <w:rPr>
          <w:lang w:val="en-US"/>
        </w:rPr>
        <w:fldChar w:fldCharType="end"/>
      </w:r>
      <w:r w:rsidRPr="0045652F">
        <w:rPr>
          <w:lang w:val="en-US"/>
        </w:rPr>
        <w:fldChar w:fldCharType="begin"/>
      </w:r>
      <w:r w:rsidRPr="0045652F">
        <w:rPr>
          <w:lang w:val="en-US"/>
        </w:rPr>
        <w:instrText xml:space="preserve"> XE "IP-PORT-OF-LINE" </w:instrText>
      </w:r>
      <w:r w:rsidRPr="0045652F">
        <w:rPr>
          <w:lang w:val="en-US"/>
        </w:rPr>
        <w:fldChar w:fldCharType="end"/>
      </w:r>
    </w:p>
    <w:p w14:paraId="542EB999" w14:textId="77777777" w:rsidR="00774472" w:rsidRPr="0045652F" w:rsidRDefault="00774472">
      <w:pPr>
        <w:pStyle w:val="Ecran"/>
        <w:rPr>
          <w:lang w:val="en-US"/>
        </w:rPr>
      </w:pPr>
      <w:r w:rsidRPr="0045652F">
        <w:rPr>
          <w:lang w:val="en-US"/>
        </w:rPr>
        <w:t>{{{IP-PORT-OF-LINE "n-xxxxxx"}}}</w:t>
      </w:r>
    </w:p>
    <w:p w14:paraId="1F930650" w14:textId="77777777" w:rsidR="00774472" w:rsidRPr="0045652F" w:rsidRDefault="00774472">
      <w:pPr>
        <w:pStyle w:val="Ecran"/>
        <w:rPr>
          <w:lang w:val="en-US"/>
        </w:rPr>
      </w:pPr>
    </w:p>
    <w:p w14:paraId="6665FBD5" w14:textId="77777777" w:rsidR="00774472" w:rsidRPr="0045652F" w:rsidRDefault="00774472">
      <w:pPr>
        <w:keepNext/>
        <w:keepLines/>
        <w:rPr>
          <w:lang w:val="en-US"/>
        </w:rPr>
      </w:pPr>
    </w:p>
    <w:p w14:paraId="717B133C" w14:textId="77777777" w:rsidR="00774472" w:rsidRPr="0045652F" w:rsidRDefault="00774472">
      <w:pPr>
        <w:rPr>
          <w:lang w:val="en-US"/>
        </w:rPr>
      </w:pPr>
      <w:r w:rsidRPr="0045652F">
        <w:rPr>
          <w:lang w:val="en-US"/>
        </w:rPr>
        <w:t>The IP-PORT-OF-LINE tag will be replaced by the port number of the specified VIRTEL line.  For example, {{{IP-PORT-OF-LINE "H-HTTP"}}} might generate 41000</w:t>
      </w:r>
    </w:p>
    <w:p w14:paraId="199DE47A" w14:textId="77777777" w:rsidR="00774472" w:rsidRPr="0045652F" w:rsidRDefault="00774472">
      <w:pPr>
        <w:pStyle w:val="Heading5"/>
        <w:keepLines/>
        <w:rPr>
          <w:lang w:val="en-US"/>
        </w:rPr>
      </w:pPr>
      <w:bookmarkStart w:id="165" w:name="_Toc93996994"/>
      <w:r w:rsidRPr="0045652F">
        <w:rPr>
          <w:lang w:val="en-US"/>
        </w:rPr>
        <w:t>NAME-OF tag</w:t>
      </w:r>
    </w:p>
    <w:p w14:paraId="5952E393"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NAME-OF" </w:instrText>
      </w:r>
      <w:r w:rsidRPr="0045652F">
        <w:rPr>
          <w:lang w:val="en-US"/>
        </w:rPr>
        <w:fldChar w:fldCharType="end"/>
      </w:r>
      <w:r w:rsidRPr="0045652F">
        <w:rPr>
          <w:lang w:val="en-US"/>
        </w:rPr>
        <w:fldChar w:fldCharType="begin"/>
      </w:r>
      <w:r w:rsidRPr="0045652F">
        <w:rPr>
          <w:lang w:val="en-US"/>
        </w:rPr>
        <w:instrText xml:space="preserve"> XE "HTML:Tags:NAME-OF" </w:instrText>
      </w:r>
      <w:r w:rsidRPr="0045652F">
        <w:rPr>
          <w:lang w:val="en-US"/>
        </w:rPr>
        <w:fldChar w:fldCharType="end"/>
      </w:r>
      <w:r w:rsidRPr="0045652F">
        <w:rPr>
          <w:lang w:val="en-US"/>
        </w:rPr>
        <w:fldChar w:fldCharType="begin"/>
      </w:r>
      <w:r w:rsidRPr="0045652F">
        <w:rPr>
          <w:lang w:val="en-US"/>
        </w:rPr>
        <w:instrText xml:space="preserve"> XE "NAME-OF" </w:instrText>
      </w:r>
      <w:r w:rsidRPr="0045652F">
        <w:rPr>
          <w:lang w:val="en-US"/>
        </w:rPr>
        <w:fldChar w:fldCharType="end"/>
      </w:r>
    </w:p>
    <w:p w14:paraId="5BF174A3" w14:textId="77777777" w:rsidR="00774472" w:rsidRPr="0045652F" w:rsidRDefault="00774472">
      <w:pPr>
        <w:pStyle w:val="Ecran"/>
        <w:rPr>
          <w:lang w:val="en-US"/>
        </w:rPr>
      </w:pPr>
      <w:r w:rsidRPr="0045652F">
        <w:rPr>
          <w:lang w:val="en-US"/>
        </w:rPr>
        <w:t>{{{NAME-OF (xxxxxx)}}}</w:t>
      </w:r>
    </w:p>
    <w:p w14:paraId="5914832E" w14:textId="77777777" w:rsidR="00774472" w:rsidRPr="0045652F" w:rsidRDefault="00774472">
      <w:pPr>
        <w:pStyle w:val="Ecran"/>
        <w:rPr>
          <w:lang w:val="en-US"/>
        </w:rPr>
      </w:pPr>
      <w:r w:rsidRPr="0045652F">
        <w:rPr>
          <w:lang w:val="en-US"/>
        </w:rPr>
        <w:t>{{{NAME-OF (xxxxxx, len)}}}</w:t>
      </w:r>
    </w:p>
    <w:p w14:paraId="02F9601E" w14:textId="77777777" w:rsidR="00774472" w:rsidRPr="0045652F" w:rsidRDefault="00774472">
      <w:pPr>
        <w:pStyle w:val="Ecran"/>
        <w:rPr>
          <w:lang w:val="en-US"/>
        </w:rPr>
      </w:pPr>
    </w:p>
    <w:p w14:paraId="33E921A9" w14:textId="77777777" w:rsidR="00774472" w:rsidRPr="0045652F" w:rsidRDefault="00774472">
      <w:pPr>
        <w:keepNext/>
        <w:keepLines/>
        <w:rPr>
          <w:lang w:val="en-US"/>
        </w:rPr>
      </w:pPr>
    </w:p>
    <w:p w14:paraId="11BD242B" w14:textId="77777777" w:rsidR="00774472" w:rsidRPr="0045652F" w:rsidRDefault="00774472">
      <w:pPr>
        <w:keepNext/>
        <w:keepLines/>
        <w:rPr>
          <w:lang w:val="en-US"/>
        </w:rPr>
      </w:pPr>
      <w:r w:rsidRPr="0045652F">
        <w:rPr>
          <w:lang w:val="en-US"/>
        </w:rPr>
        <w:t>The NAME-OF tag allows the insertion in a page of various data items related to the VIRTEL transaction in progress.</w:t>
      </w:r>
    </w:p>
    <w:p w14:paraId="202152F3" w14:textId="77777777" w:rsidR="00774472" w:rsidRPr="0045652F" w:rsidRDefault="00774472">
      <w:pPr>
        <w:keepNext/>
        <w:keepLines/>
        <w:rPr>
          <w:lang w:val="en-US"/>
        </w:rPr>
      </w:pPr>
    </w:p>
    <w:p w14:paraId="3977F923" w14:textId="77777777" w:rsidR="00774472" w:rsidRPr="0045652F" w:rsidRDefault="00774472">
      <w:pPr>
        <w:pStyle w:val="RefrenceChamp"/>
        <w:keepNext/>
        <w:keepLines/>
        <w:rPr>
          <w:lang w:val="en-US"/>
        </w:rPr>
      </w:pPr>
      <w:r w:rsidRPr="0045652F">
        <w:rPr>
          <w:b/>
          <w:bCs/>
          <w:i/>
          <w:iCs/>
          <w:lang w:val="en-US"/>
        </w:rPr>
        <w:t>xxxxxx</w:t>
      </w:r>
      <w:r w:rsidRPr="0045652F">
        <w:rPr>
          <w:lang w:val="en-US"/>
        </w:rPr>
        <w:tab/>
        <w:t>the name of the data item to be inserted.  Valid values are:</w:t>
      </w:r>
    </w:p>
    <w:p w14:paraId="4A9D8AC8" w14:textId="77777777" w:rsidR="00774472" w:rsidRPr="0045652F" w:rsidRDefault="00774472">
      <w:pPr>
        <w:pStyle w:val="DtailRefChamp"/>
        <w:keepNext/>
        <w:tabs>
          <w:tab w:val="clear" w:pos="4500"/>
          <w:tab w:val="left" w:pos="5640"/>
        </w:tabs>
        <w:ind w:left="5640" w:hanging="2595"/>
        <w:rPr>
          <w:b/>
          <w:bCs/>
          <w:lang w:val="en-US"/>
        </w:rPr>
      </w:pPr>
      <w:r w:rsidRPr="0045652F">
        <w:rPr>
          <w:b/>
          <w:bCs/>
          <w:lang w:val="en-US"/>
        </w:rPr>
        <w:t>VIRTEL</w:t>
      </w:r>
      <w:r w:rsidRPr="0045652F">
        <w:rPr>
          <w:lang w:val="en-US"/>
        </w:rPr>
        <w:tab/>
        <w:t>The VIRTEL APPLID specified in the VIRTCT</w:t>
      </w:r>
    </w:p>
    <w:p w14:paraId="18E1F70C"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RELAY</w:t>
      </w:r>
      <w:r w:rsidRPr="0045652F">
        <w:rPr>
          <w:lang w:val="en-US"/>
        </w:rPr>
        <w:tab/>
        <w:t>The relay LU name used to connect to the host application</w:t>
      </w:r>
    </w:p>
    <w:p w14:paraId="2FCF396A" w14:textId="77777777" w:rsidR="00774472" w:rsidRPr="0045652F" w:rsidRDefault="00774472">
      <w:pPr>
        <w:pStyle w:val="DtailRefChamp"/>
        <w:keepNext/>
        <w:tabs>
          <w:tab w:val="left" w:pos="5640"/>
        </w:tabs>
        <w:ind w:left="5640" w:hanging="2595"/>
        <w:rPr>
          <w:lang w:val="en-US"/>
        </w:rPr>
      </w:pPr>
      <w:r w:rsidRPr="0045652F">
        <w:rPr>
          <w:b/>
          <w:bCs/>
          <w:lang w:val="en-US"/>
        </w:rPr>
        <w:t>PRINT-RELAY</w:t>
      </w:r>
      <w:r w:rsidRPr="0045652F">
        <w:rPr>
          <w:lang w:val="en-US"/>
        </w:rPr>
        <w:tab/>
        <w:t>The relay LU name of the associated printer</w:t>
      </w:r>
    </w:p>
    <w:p w14:paraId="3BDA57DF" w14:textId="77777777" w:rsidR="00774472" w:rsidRPr="0045652F" w:rsidRDefault="00774472">
      <w:pPr>
        <w:pStyle w:val="DtailRefChamp"/>
        <w:keepNext/>
        <w:tabs>
          <w:tab w:val="clear" w:pos="4500"/>
          <w:tab w:val="left" w:pos="5640"/>
        </w:tabs>
        <w:ind w:left="5640" w:hanging="2595"/>
        <w:rPr>
          <w:b/>
          <w:bCs/>
          <w:lang w:val="en-US"/>
        </w:rPr>
      </w:pPr>
      <w:r w:rsidRPr="0045652F">
        <w:rPr>
          <w:b/>
          <w:bCs/>
          <w:lang w:val="en-US"/>
        </w:rPr>
        <w:t>PSEUDO-TERMINAL</w:t>
      </w:r>
      <w:r w:rsidRPr="0045652F">
        <w:rPr>
          <w:lang w:val="en-US"/>
        </w:rPr>
        <w:tab/>
        <w:t>The VIRTEL terminal name</w:t>
      </w:r>
    </w:p>
    <w:p w14:paraId="4269E0FA"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ENTRY-POINT</w:t>
      </w:r>
      <w:r w:rsidRPr="0045652F">
        <w:rPr>
          <w:lang w:val="en-US"/>
        </w:rPr>
        <w:tab/>
        <w:t>The VIRTEL entry point name</w:t>
      </w:r>
    </w:p>
    <w:p w14:paraId="72E89DED"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LINE-INTERNAL</w:t>
      </w:r>
      <w:r w:rsidRPr="0045652F">
        <w:rPr>
          <w:lang w:val="en-US"/>
        </w:rPr>
        <w:tab/>
        <w:t>The internal name of the VIRTEL line</w:t>
      </w:r>
    </w:p>
    <w:p w14:paraId="60FF7565"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LINE-EXTERNAL</w:t>
      </w:r>
      <w:r w:rsidRPr="0045652F">
        <w:rPr>
          <w:lang w:val="en-US"/>
        </w:rPr>
        <w:tab/>
        <w:t>The external name of the VIRTEL line</w:t>
      </w:r>
    </w:p>
    <w:p w14:paraId="43479DE6"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USER</w:t>
      </w:r>
      <w:r w:rsidRPr="0045652F">
        <w:rPr>
          <w:lang w:val="en-US"/>
        </w:rPr>
        <w:tab/>
        <w:t>The user name, if signon has occurred</w:t>
      </w:r>
    </w:p>
    <w:p w14:paraId="2D816436"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PASSWORD</w:t>
      </w:r>
      <w:r w:rsidRPr="0045652F">
        <w:rPr>
          <w:lang w:val="en-US"/>
        </w:rPr>
        <w:tab/>
        <w:t>The user’s password, if signon has occurred</w:t>
      </w:r>
    </w:p>
    <w:p w14:paraId="57EE356C"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USER-IP-ADDRESS</w:t>
      </w:r>
      <w:r w:rsidRPr="0045652F">
        <w:rPr>
          <w:lang w:val="en-US"/>
        </w:rPr>
        <w:tab/>
        <w:t>The IP address of the client terminal</w:t>
      </w:r>
    </w:p>
    <w:p w14:paraId="688446D9"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SNA-STATUS</w:t>
      </w:r>
      <w:r w:rsidRPr="0045652F">
        <w:rPr>
          <w:lang w:val="en-US"/>
        </w:rPr>
        <w:tab/>
        <w:t>The status of the host LU2 session:</w:t>
      </w:r>
      <w:r w:rsidRPr="0045652F">
        <w:rPr>
          <w:lang w:val="en-US"/>
        </w:rPr>
        <w:tab/>
      </w:r>
      <w:r w:rsidRPr="0045652F">
        <w:rPr>
          <w:lang w:val="en-US"/>
        </w:rPr>
        <w:br/>
      </w:r>
      <w:r w:rsidRPr="0045652F">
        <w:rPr>
          <w:b/>
          <w:bCs/>
          <w:lang w:val="en-US"/>
        </w:rPr>
        <w:t>X</w:t>
      </w:r>
      <w:r w:rsidRPr="0045652F">
        <w:rPr>
          <w:lang w:val="en-US"/>
        </w:rPr>
        <w:tab/>
        <w:t>input is inhibited</w:t>
      </w:r>
      <w:r w:rsidRPr="0045652F">
        <w:rPr>
          <w:lang w:val="en-US"/>
        </w:rPr>
        <w:tab/>
      </w:r>
      <w:r w:rsidRPr="0045652F">
        <w:rPr>
          <w:lang w:val="en-US"/>
        </w:rPr>
        <w:br/>
        <w:t>blank</w:t>
      </w:r>
      <w:r w:rsidRPr="0045652F">
        <w:rPr>
          <w:lang w:val="en-US"/>
        </w:rPr>
        <w:tab/>
        <w:t>input is allowed</w:t>
      </w:r>
    </w:p>
    <w:p w14:paraId="359EF223"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TRANSACTION-INTERNAL</w:t>
      </w:r>
      <w:r w:rsidRPr="0045652F">
        <w:rPr>
          <w:lang w:val="en-US"/>
        </w:rPr>
        <w:tab/>
        <w:t>The internal name of the VIRTEL transaction</w:t>
      </w:r>
    </w:p>
    <w:p w14:paraId="2DBBF37F"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TRANSACTION-EXTERNAL</w:t>
      </w:r>
      <w:r w:rsidRPr="0045652F">
        <w:rPr>
          <w:lang w:val="en-US"/>
        </w:rPr>
        <w:tab/>
        <w:t>The external name of the VIRTEL transaction</w:t>
      </w:r>
    </w:p>
    <w:p w14:paraId="1E790D41" w14:textId="77777777" w:rsidR="00FA279C" w:rsidRDefault="00FA279C" w:rsidP="00FA279C">
      <w:pPr>
        <w:pStyle w:val="DtailRefChamp"/>
        <w:keepNext/>
        <w:tabs>
          <w:tab w:val="clear" w:pos="4500"/>
          <w:tab w:val="left" w:pos="5640"/>
        </w:tabs>
        <w:ind w:left="5642" w:hanging="2597"/>
        <w:rPr>
          <w:ins w:id="166" w:author="BOWLER - 4.52" w:date="2013-11-21T13:24:00Z"/>
          <w:lang w:val="en-US"/>
        </w:rPr>
      </w:pPr>
      <w:ins w:id="167" w:author="BOWLER - 4.52" w:date="2013-11-21T13:18:00Z">
        <w:r>
          <w:rPr>
            <w:b/>
            <w:bCs/>
            <w:lang w:val="en-US"/>
          </w:rPr>
          <w:t>URL</w:t>
        </w:r>
        <w:r w:rsidRPr="0045652F">
          <w:rPr>
            <w:lang w:val="en-US"/>
          </w:rPr>
          <w:tab/>
          <w:t xml:space="preserve">The </w:t>
        </w:r>
        <w:r>
          <w:rPr>
            <w:lang w:val="en-US"/>
          </w:rPr>
          <w:t xml:space="preserve">URL </w:t>
        </w:r>
      </w:ins>
      <w:ins w:id="168" w:author="BOWLER - 4.52" w:date="2013-11-21T13:23:00Z">
        <w:r>
          <w:rPr>
            <w:lang w:val="en-US"/>
          </w:rPr>
          <w:t>excluding the query</w:t>
        </w:r>
      </w:ins>
      <w:ins w:id="169" w:author="BOWLER - 4.52" w:date="2013-11-21T13:24:00Z">
        <w:r>
          <w:rPr>
            <w:lang w:val="en-US"/>
          </w:rPr>
          <w:t xml:space="preserve"> string</w:t>
        </w:r>
      </w:ins>
    </w:p>
    <w:p w14:paraId="24FE4058" w14:textId="77777777" w:rsidR="00FA279C" w:rsidRPr="00FA279C" w:rsidRDefault="00FA279C" w:rsidP="00FA279C">
      <w:pPr>
        <w:pStyle w:val="DtailRefChamp"/>
        <w:keepNext/>
        <w:tabs>
          <w:tab w:val="clear" w:pos="4500"/>
          <w:tab w:val="left" w:pos="5640"/>
        </w:tabs>
        <w:ind w:left="5642" w:hanging="2597"/>
        <w:rPr>
          <w:ins w:id="170" w:author="BOWLER - 4.52" w:date="2013-11-21T13:18:00Z"/>
          <w:lang w:val="en-US"/>
        </w:rPr>
      </w:pPr>
      <w:ins w:id="171" w:author="BOWLER - 4.52" w:date="2013-11-21T13:24:00Z">
        <w:r>
          <w:rPr>
            <w:b/>
            <w:bCs/>
            <w:lang w:val="en-US"/>
          </w:rPr>
          <w:t>QUERY</w:t>
        </w:r>
        <w:r>
          <w:rPr>
            <w:bCs/>
            <w:lang w:val="en-US"/>
          </w:rPr>
          <w:tab/>
          <w:t>T</w:t>
        </w:r>
      </w:ins>
      <w:ins w:id="172" w:author="BOWLER - 4.52" w:date="2013-11-21T13:25:00Z">
        <w:r>
          <w:rPr>
            <w:bCs/>
            <w:lang w:val="en-US"/>
          </w:rPr>
          <w:t>he query string from the URL</w:t>
        </w:r>
      </w:ins>
    </w:p>
    <w:p w14:paraId="48F73F9E"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PAGE</w:t>
      </w:r>
      <w:r w:rsidRPr="0045652F">
        <w:rPr>
          <w:lang w:val="en-US"/>
        </w:rPr>
        <w:tab/>
        <w:t>The name of the current HTML page template</w:t>
      </w:r>
    </w:p>
    <w:p w14:paraId="50506D75"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PAGE-INTERNAL</w:t>
      </w:r>
      <w:r w:rsidRPr="0045652F">
        <w:rPr>
          <w:lang w:val="en-US"/>
        </w:rPr>
        <w:tab/>
        <w:t>The name of the original HTML page template specified in the URL</w:t>
      </w:r>
    </w:p>
    <w:p w14:paraId="38841246"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DIRECTORY</w:t>
      </w:r>
      <w:r w:rsidRPr="0045652F">
        <w:rPr>
          <w:lang w:val="en-US"/>
        </w:rPr>
        <w:tab/>
        <w:t xml:space="preserve">The current VIRTEL directory name </w:t>
      </w:r>
    </w:p>
    <w:p w14:paraId="3DBDC911" w14:textId="77777777" w:rsidR="00B9370F" w:rsidRPr="0045652F" w:rsidRDefault="00B9370F" w:rsidP="00B9370F">
      <w:pPr>
        <w:pStyle w:val="DtailRefChamp"/>
        <w:keepNext/>
        <w:tabs>
          <w:tab w:val="clear" w:pos="4500"/>
          <w:tab w:val="left" w:pos="5640"/>
        </w:tabs>
        <w:ind w:left="5640" w:hanging="2595"/>
        <w:rPr>
          <w:lang w:val="en-US"/>
        </w:rPr>
      </w:pPr>
      <w:r>
        <w:rPr>
          <w:b/>
          <w:bCs/>
          <w:lang w:val="en-US"/>
        </w:rPr>
        <w:t>CHARACTER-SET</w:t>
      </w:r>
      <w:r w:rsidRPr="0045652F">
        <w:rPr>
          <w:lang w:val="en-US"/>
        </w:rPr>
        <w:tab/>
        <w:t xml:space="preserve">The </w:t>
      </w:r>
      <w:r>
        <w:rPr>
          <w:lang w:val="en-US"/>
        </w:rPr>
        <w:t xml:space="preserve">name of the </w:t>
      </w:r>
      <w:r w:rsidRPr="0045652F">
        <w:rPr>
          <w:lang w:val="en-US"/>
        </w:rPr>
        <w:t xml:space="preserve">current </w:t>
      </w:r>
      <w:r>
        <w:rPr>
          <w:lang w:val="en-US"/>
        </w:rPr>
        <w:t xml:space="preserve">UTF-8 character set, or the country code if the </w:t>
      </w:r>
      <w:r w:rsidR="00C131EB">
        <w:rPr>
          <w:lang w:val="en-US"/>
        </w:rPr>
        <w:t>page is not in UTF-8 mode</w:t>
      </w:r>
      <w:r w:rsidR="00EF289F">
        <w:rPr>
          <w:lang w:val="en-US"/>
        </w:rPr>
        <w:t xml:space="preserve"> (see “EBCDIC translation management” </w:t>
      </w:r>
      <w:r w:rsidR="00EF289F">
        <w:rPr>
          <w:lang w:val="en-US"/>
        </w:rPr>
        <w:fldChar w:fldCharType="begin"/>
      </w:r>
      <w:r w:rsidR="00EF289F">
        <w:rPr>
          <w:lang w:val="en-US"/>
        </w:rPr>
        <w:instrText xml:space="preserve"> PAGEREF _Ref307493848 \p \h </w:instrText>
      </w:r>
      <w:r w:rsidR="00EF289F">
        <w:rPr>
          <w:lang w:val="en-US"/>
        </w:rPr>
      </w:r>
      <w:r w:rsidR="00EF289F">
        <w:rPr>
          <w:lang w:val="en-US"/>
        </w:rPr>
        <w:fldChar w:fldCharType="separate"/>
      </w:r>
      <w:r w:rsidR="00A87DE6">
        <w:rPr>
          <w:noProof/>
          <w:lang w:val="en-US"/>
        </w:rPr>
        <w:t>sur la page 69</w:t>
      </w:r>
      <w:r w:rsidR="00EF289F">
        <w:rPr>
          <w:lang w:val="en-US"/>
        </w:rPr>
        <w:fldChar w:fldCharType="end"/>
      </w:r>
      <w:r w:rsidR="00EF289F">
        <w:rPr>
          <w:lang w:val="en-US"/>
        </w:rPr>
        <w:t>)</w:t>
      </w:r>
    </w:p>
    <w:p w14:paraId="34D76F83" w14:textId="77777777" w:rsidR="00DA7212" w:rsidRPr="0045652F" w:rsidRDefault="00DA7212" w:rsidP="00DA7212">
      <w:pPr>
        <w:pStyle w:val="DtailRefChamp"/>
        <w:keepNext/>
        <w:tabs>
          <w:tab w:val="clear" w:pos="4500"/>
          <w:tab w:val="left" w:pos="5640"/>
        </w:tabs>
        <w:ind w:left="5640" w:hanging="2595"/>
        <w:rPr>
          <w:lang w:val="en-US"/>
        </w:rPr>
      </w:pPr>
      <w:r>
        <w:rPr>
          <w:b/>
          <w:bCs/>
          <w:lang w:val="en-US"/>
        </w:rPr>
        <w:t>DATE-TIME</w:t>
      </w:r>
      <w:r w:rsidRPr="0045652F">
        <w:rPr>
          <w:lang w:val="en-US"/>
        </w:rPr>
        <w:tab/>
        <w:t xml:space="preserve">The current </w:t>
      </w:r>
      <w:r>
        <w:rPr>
          <w:lang w:val="en-US"/>
        </w:rPr>
        <w:t>date and time (14 characters in the format YYYYMMDDHHMMSS)</w:t>
      </w:r>
    </w:p>
    <w:p w14:paraId="47DDC25E" w14:textId="77777777" w:rsidR="000F391B" w:rsidRPr="0045652F" w:rsidRDefault="000F391B" w:rsidP="000F391B">
      <w:pPr>
        <w:pStyle w:val="DtailRefChamp"/>
        <w:keepNext/>
        <w:tabs>
          <w:tab w:val="clear" w:pos="4500"/>
          <w:tab w:val="left" w:pos="5640"/>
        </w:tabs>
        <w:ind w:left="5642" w:hanging="2597"/>
        <w:rPr>
          <w:ins w:id="173" w:author="BOWLER - 4.52" w:date="2013-11-21T13:10:00Z"/>
          <w:lang w:val="en-US"/>
        </w:rPr>
      </w:pPr>
      <w:ins w:id="174" w:author="BOWLER - 4.52" w:date="2013-11-21T13:10:00Z">
        <w:r>
          <w:rPr>
            <w:b/>
            <w:bCs/>
            <w:lang w:val="en-US"/>
          </w:rPr>
          <w:t>VIRTEL-VERSION</w:t>
        </w:r>
        <w:r w:rsidRPr="0045652F">
          <w:rPr>
            <w:lang w:val="en-US"/>
          </w:rPr>
          <w:tab/>
          <w:t xml:space="preserve">The </w:t>
        </w:r>
        <w:r>
          <w:rPr>
            <w:lang w:val="en-US"/>
          </w:rPr>
          <w:t>VIRTEL version number</w:t>
        </w:r>
      </w:ins>
    </w:p>
    <w:p w14:paraId="21765875" w14:textId="77777777" w:rsidR="000B6039" w:rsidRPr="0045652F" w:rsidRDefault="000B6039" w:rsidP="000F391B">
      <w:pPr>
        <w:pStyle w:val="DtailRefChamp"/>
        <w:tabs>
          <w:tab w:val="clear" w:pos="4500"/>
          <w:tab w:val="left" w:pos="5640"/>
        </w:tabs>
        <w:ind w:left="5642" w:hanging="2597"/>
        <w:rPr>
          <w:lang w:val="en-US"/>
        </w:rPr>
      </w:pPr>
      <w:r>
        <w:rPr>
          <w:b/>
          <w:bCs/>
          <w:i/>
          <w:lang w:val="en-US"/>
        </w:rPr>
        <w:t>xxx</w:t>
      </w:r>
      <w:r>
        <w:rPr>
          <w:b/>
          <w:bCs/>
          <w:lang w:val="en-US"/>
        </w:rPr>
        <w:t>-SYMBOL</w:t>
      </w:r>
      <w:r w:rsidRPr="0045652F">
        <w:rPr>
          <w:lang w:val="en-US"/>
        </w:rPr>
        <w:tab/>
        <w:t xml:space="preserve">The </w:t>
      </w:r>
      <w:r>
        <w:rPr>
          <w:lang w:val="en-US"/>
        </w:rPr>
        <w:t xml:space="preserve">value of the system symbol </w:t>
      </w:r>
      <w:r>
        <w:rPr>
          <w:i/>
          <w:lang w:val="en-US"/>
        </w:rPr>
        <w:t>xxx</w:t>
      </w:r>
      <w:r>
        <w:rPr>
          <w:lang w:val="en-US"/>
        </w:rPr>
        <w:t xml:space="preserve"> (only if SYSPLUS=YES is specified in the VIRTCT). Example: </w:t>
      </w:r>
      <w:r w:rsidRPr="000B6039">
        <w:rPr>
          <w:b/>
          <w:lang w:val="en-US"/>
        </w:rPr>
        <w:t>SYSNAME-SYMBOL</w:t>
      </w:r>
    </w:p>
    <w:p w14:paraId="542C3ED8" w14:textId="77777777" w:rsidR="00774472" w:rsidRPr="0045652F" w:rsidRDefault="00774472">
      <w:pPr>
        <w:keepNext/>
        <w:keepLines/>
        <w:rPr>
          <w:lang w:val="en-US"/>
        </w:rPr>
      </w:pPr>
    </w:p>
    <w:p w14:paraId="4073C31A" w14:textId="77777777" w:rsidR="00774472" w:rsidRPr="0045652F" w:rsidRDefault="00774472">
      <w:pPr>
        <w:pStyle w:val="RefrenceChamp"/>
        <w:keepLines/>
        <w:rPr>
          <w:lang w:val="en-US"/>
        </w:rPr>
      </w:pPr>
      <w:r w:rsidRPr="0045652F">
        <w:rPr>
          <w:b/>
          <w:bCs/>
          <w:i/>
          <w:iCs/>
          <w:lang w:val="en-US"/>
        </w:rPr>
        <w:t>len</w:t>
      </w:r>
      <w:r w:rsidRPr="0045652F">
        <w:rPr>
          <w:lang w:val="en-US"/>
        </w:rPr>
        <w:tab/>
        <w:t>an optional length.  If specified, the value of the data item will be padded with blanks or truncated on the right to the specified length.</w:t>
      </w:r>
    </w:p>
    <w:p w14:paraId="3410A618" w14:textId="77777777" w:rsidR="00774472" w:rsidRPr="0045652F" w:rsidRDefault="00774472">
      <w:pPr>
        <w:pStyle w:val="Heading5"/>
        <w:keepLines/>
        <w:rPr>
          <w:lang w:val="en-US"/>
        </w:rPr>
      </w:pPr>
      <w:r w:rsidRPr="0045652F">
        <w:rPr>
          <w:lang w:val="en-US"/>
        </w:rPr>
        <w:t>NUMBER-OF tag</w:t>
      </w:r>
    </w:p>
    <w:p w14:paraId="7DC0C4E6"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NUMBER-OF" </w:instrText>
      </w:r>
      <w:r w:rsidRPr="0045652F">
        <w:rPr>
          <w:lang w:val="en-US"/>
        </w:rPr>
        <w:fldChar w:fldCharType="end"/>
      </w:r>
      <w:r w:rsidRPr="0045652F">
        <w:rPr>
          <w:lang w:val="en-US"/>
        </w:rPr>
        <w:fldChar w:fldCharType="begin"/>
      </w:r>
      <w:r w:rsidRPr="0045652F">
        <w:rPr>
          <w:lang w:val="en-US"/>
        </w:rPr>
        <w:instrText xml:space="preserve"> XE "HTML:Tags:NUMBER-OF" </w:instrText>
      </w:r>
      <w:r w:rsidRPr="0045652F">
        <w:rPr>
          <w:lang w:val="en-US"/>
        </w:rPr>
        <w:fldChar w:fldCharType="end"/>
      </w:r>
      <w:r w:rsidRPr="0045652F">
        <w:rPr>
          <w:lang w:val="en-US"/>
        </w:rPr>
        <w:fldChar w:fldCharType="begin"/>
      </w:r>
      <w:r w:rsidRPr="0045652F">
        <w:rPr>
          <w:lang w:val="en-US"/>
        </w:rPr>
        <w:instrText xml:space="preserve"> XE "NUMBER-OF" </w:instrText>
      </w:r>
      <w:r w:rsidRPr="0045652F">
        <w:rPr>
          <w:lang w:val="en-US"/>
        </w:rPr>
        <w:fldChar w:fldCharType="end"/>
      </w:r>
    </w:p>
    <w:p w14:paraId="674EB81E" w14:textId="77777777" w:rsidR="00774472" w:rsidRPr="0045652F" w:rsidRDefault="00774472">
      <w:pPr>
        <w:pStyle w:val="Ecran"/>
        <w:rPr>
          <w:lang w:val="en-US"/>
        </w:rPr>
      </w:pPr>
      <w:r w:rsidRPr="0045652F">
        <w:rPr>
          <w:lang w:val="en-US"/>
        </w:rPr>
        <w:t>{{{NUMBER-OF (xxxxxx)}}}</w:t>
      </w:r>
    </w:p>
    <w:p w14:paraId="51FA4DCF" w14:textId="77777777" w:rsidR="00774472" w:rsidRPr="0045652F" w:rsidRDefault="00774472">
      <w:pPr>
        <w:pStyle w:val="Ecran"/>
        <w:rPr>
          <w:lang w:val="en-US"/>
        </w:rPr>
      </w:pPr>
    </w:p>
    <w:p w14:paraId="0A87E228" w14:textId="77777777" w:rsidR="00774472" w:rsidRPr="0045652F" w:rsidRDefault="00774472">
      <w:pPr>
        <w:keepNext/>
        <w:keepLines/>
        <w:rPr>
          <w:lang w:val="en-US"/>
        </w:rPr>
      </w:pPr>
    </w:p>
    <w:p w14:paraId="19FBD7D9" w14:textId="77777777" w:rsidR="00774472" w:rsidRPr="0045652F" w:rsidRDefault="00774472">
      <w:pPr>
        <w:keepNext/>
        <w:keepLines/>
        <w:rPr>
          <w:lang w:val="en-US"/>
        </w:rPr>
      </w:pPr>
      <w:r w:rsidRPr="0045652F">
        <w:rPr>
          <w:lang w:val="en-US"/>
        </w:rPr>
        <w:t>The NUMBER-OF tag allows the insertion in a page of various data items related to the VIRTEL transaction in progress.</w:t>
      </w:r>
    </w:p>
    <w:p w14:paraId="6D9465F6" w14:textId="77777777" w:rsidR="00774472" w:rsidRPr="0045652F" w:rsidRDefault="00774472">
      <w:pPr>
        <w:keepNext/>
        <w:keepLines/>
        <w:rPr>
          <w:lang w:val="en-US"/>
        </w:rPr>
      </w:pPr>
    </w:p>
    <w:p w14:paraId="71188F2B" w14:textId="77777777" w:rsidR="00774472" w:rsidRPr="0045652F" w:rsidRDefault="00774472">
      <w:pPr>
        <w:pStyle w:val="RefrenceChamp"/>
        <w:keepNext/>
        <w:keepLines/>
        <w:rPr>
          <w:lang w:val="en-US"/>
        </w:rPr>
      </w:pPr>
      <w:r w:rsidRPr="0045652F">
        <w:rPr>
          <w:b/>
          <w:bCs/>
          <w:i/>
          <w:iCs/>
          <w:lang w:val="en-US"/>
        </w:rPr>
        <w:t>xxxxxx</w:t>
      </w:r>
      <w:r w:rsidRPr="0045652F">
        <w:rPr>
          <w:lang w:val="en-US"/>
        </w:rPr>
        <w:tab/>
        <w:t>the name of the data item to be inserted.  Valid values are:</w:t>
      </w:r>
    </w:p>
    <w:p w14:paraId="563947C0" w14:textId="77777777" w:rsidR="00774472" w:rsidRPr="0045652F" w:rsidRDefault="00774472">
      <w:pPr>
        <w:pStyle w:val="DtailRefChamp"/>
        <w:keepNext/>
        <w:tabs>
          <w:tab w:val="clear" w:pos="4500"/>
          <w:tab w:val="left" w:pos="5640"/>
        </w:tabs>
        <w:ind w:left="5640" w:hanging="2595"/>
        <w:rPr>
          <w:b/>
          <w:bCs/>
          <w:lang w:val="en-US"/>
        </w:rPr>
      </w:pPr>
      <w:r w:rsidRPr="0045652F">
        <w:rPr>
          <w:b/>
          <w:bCs/>
          <w:lang w:val="en-US"/>
        </w:rPr>
        <w:t>SCREEN-COLUMNS</w:t>
      </w:r>
      <w:r w:rsidRPr="0045652F">
        <w:rPr>
          <w:lang w:val="en-US"/>
        </w:rPr>
        <w:tab/>
        <w:t>The width of the current host 3270 screen</w:t>
      </w:r>
    </w:p>
    <w:p w14:paraId="6E827693" w14:textId="77777777" w:rsidR="00774472" w:rsidRPr="0045652F" w:rsidRDefault="00774472">
      <w:pPr>
        <w:pStyle w:val="DtailRefChamp"/>
        <w:keepNext/>
        <w:tabs>
          <w:tab w:val="clear" w:pos="4500"/>
          <w:tab w:val="left" w:pos="5640"/>
        </w:tabs>
        <w:ind w:left="5640" w:hanging="2595"/>
        <w:rPr>
          <w:b/>
          <w:bCs/>
          <w:lang w:val="en-US"/>
        </w:rPr>
      </w:pPr>
      <w:r w:rsidRPr="0045652F">
        <w:rPr>
          <w:b/>
          <w:bCs/>
          <w:lang w:val="en-US"/>
        </w:rPr>
        <w:t>SCREEN-LINES</w:t>
      </w:r>
      <w:r w:rsidRPr="0045652F">
        <w:rPr>
          <w:lang w:val="en-US"/>
        </w:rPr>
        <w:tab/>
        <w:t>The depth of the current host 3270 screen</w:t>
      </w:r>
    </w:p>
    <w:p w14:paraId="1E0BDFD6" w14:textId="77777777" w:rsidR="00774472" w:rsidRPr="0045652F" w:rsidRDefault="00774472">
      <w:pPr>
        <w:rPr>
          <w:lang w:val="en-US"/>
        </w:rPr>
      </w:pPr>
    </w:p>
    <w:p w14:paraId="4896E717" w14:textId="77777777" w:rsidR="00774472" w:rsidRPr="0045652F" w:rsidRDefault="00774472">
      <w:pPr>
        <w:pStyle w:val="Heading4"/>
        <w:pageBreakBefore/>
        <w:rPr>
          <w:lang w:val="en-US"/>
        </w:rPr>
      </w:pPr>
      <w:r w:rsidRPr="0045652F">
        <w:rPr>
          <w:lang w:val="en-US"/>
        </w:rPr>
        <w:t>Conditional generation</w:t>
      </w:r>
      <w:bookmarkEnd w:id="165"/>
    </w:p>
    <w:p w14:paraId="602C28BB" w14:textId="77777777" w:rsidR="00774472" w:rsidRPr="0045652F" w:rsidRDefault="00774472">
      <w:pPr>
        <w:pStyle w:val="Heading5"/>
        <w:keepLines/>
        <w:rPr>
          <w:lang w:val="en-US"/>
        </w:rPr>
      </w:pPr>
      <w:r w:rsidRPr="0045652F">
        <w:rPr>
          <w:lang w:val="en-US"/>
        </w:rPr>
        <w:t>AFTER-NOT-LAST-VALUE-OF tag</w:t>
      </w:r>
    </w:p>
    <w:p w14:paraId="192383CC"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AFTER-NOT-LAST-VALUE-OF" </w:instrText>
      </w:r>
      <w:r w:rsidRPr="0045652F">
        <w:rPr>
          <w:lang w:val="en-US"/>
        </w:rPr>
        <w:fldChar w:fldCharType="end"/>
      </w:r>
      <w:r w:rsidRPr="0045652F">
        <w:rPr>
          <w:lang w:val="en-US"/>
        </w:rPr>
        <w:fldChar w:fldCharType="begin"/>
      </w:r>
      <w:r w:rsidRPr="0045652F">
        <w:rPr>
          <w:lang w:val="en-US"/>
        </w:rPr>
        <w:instrText xml:space="preserve"> XE "HTML:Tags:AFTER-NOT-LAST-VALUE-OF" </w:instrText>
      </w:r>
      <w:r w:rsidRPr="0045652F">
        <w:rPr>
          <w:lang w:val="en-US"/>
        </w:rPr>
        <w:fldChar w:fldCharType="end"/>
      </w:r>
      <w:r w:rsidRPr="0045652F">
        <w:rPr>
          <w:lang w:val="en-US"/>
        </w:rPr>
        <w:fldChar w:fldCharType="begin"/>
      </w:r>
      <w:r w:rsidRPr="0045652F">
        <w:rPr>
          <w:lang w:val="en-US"/>
        </w:rPr>
        <w:instrText xml:space="preserve"> XE "AFTER-NOT-LAST-VALUE-OF" </w:instrText>
      </w:r>
      <w:r w:rsidRPr="0045652F">
        <w:rPr>
          <w:lang w:val="en-US"/>
        </w:rPr>
        <w:fldChar w:fldCharType="end"/>
      </w:r>
      <w:r w:rsidRPr="0045652F">
        <w:rPr>
          <w:lang w:val="en-US"/>
        </w:rPr>
        <w:fldChar w:fldCharType="begin"/>
      </w:r>
      <w:r w:rsidRPr="0045652F">
        <w:rPr>
          <w:lang w:val="en-US"/>
        </w:rPr>
        <w:instrText xml:space="preserve"> XE "Web-to-Host:Pages:Conditional generation" </w:instrText>
      </w:r>
      <w:r w:rsidRPr="0045652F">
        <w:rPr>
          <w:lang w:val="en-US"/>
        </w:rPr>
        <w:fldChar w:fldCharType="end"/>
      </w:r>
    </w:p>
    <w:p w14:paraId="0283F83D" w14:textId="77777777" w:rsidR="00774472" w:rsidRPr="0045652F" w:rsidRDefault="00774472">
      <w:pPr>
        <w:pStyle w:val="Ecran"/>
        <w:rPr>
          <w:lang w:val="en-US"/>
        </w:rPr>
      </w:pPr>
      <w:r w:rsidRPr="0045652F">
        <w:rPr>
          <w:lang w:val="en-US"/>
        </w:rPr>
        <w:t>{{{AFTER-NOT-LAST-VALUE-OF "varname" ...}}}</w:t>
      </w:r>
    </w:p>
    <w:p w14:paraId="1BD6E872" w14:textId="77777777" w:rsidR="00774472" w:rsidRPr="0045652F" w:rsidRDefault="00774472">
      <w:pPr>
        <w:pStyle w:val="Ecran"/>
        <w:rPr>
          <w:lang w:val="en-US"/>
        </w:rPr>
      </w:pPr>
    </w:p>
    <w:p w14:paraId="1EA01E4F" w14:textId="77777777" w:rsidR="00774472" w:rsidRPr="0045652F" w:rsidRDefault="00774472">
      <w:pPr>
        <w:keepNext/>
        <w:keepLines/>
        <w:rPr>
          <w:lang w:val="en-US"/>
        </w:rPr>
      </w:pPr>
    </w:p>
    <w:p w14:paraId="7FB76C5A" w14:textId="77777777" w:rsidR="00774472" w:rsidRPr="0045652F" w:rsidRDefault="00774472">
      <w:pPr>
        <w:rPr>
          <w:lang w:val="en-US"/>
        </w:rPr>
      </w:pPr>
      <w:r w:rsidRPr="0045652F">
        <w:rPr>
          <w:lang w:val="en-US"/>
        </w:rPr>
        <w:t xml:space="preserve">The AFTER-NOT-LAST-VALUE-OF tag brackets a section of the page which is to be generated for all except the last iteration of a FOR-EACH-VALUE-IN loop.  The HTML content represented by “...” is generated unless the current value of the variable </w:t>
      </w:r>
      <w:r w:rsidRPr="0045652F">
        <w:rPr>
          <w:i/>
          <w:iCs/>
          <w:lang w:val="en-US"/>
        </w:rPr>
        <w:t>varname</w:t>
      </w:r>
      <w:r w:rsidRPr="0045652F">
        <w:rPr>
          <w:lang w:val="en-US"/>
        </w:rPr>
        <w:t xml:space="preserve"> is the last in the table.</w:t>
      </w:r>
    </w:p>
    <w:p w14:paraId="3AC4A69E" w14:textId="77777777" w:rsidR="00774472" w:rsidRPr="0045652F" w:rsidRDefault="00774472">
      <w:pPr>
        <w:pStyle w:val="ecran0"/>
        <w:rPr>
          <w:lang w:val="en-US"/>
        </w:rPr>
      </w:pPr>
      <w:r w:rsidRPr="0045652F">
        <w:rPr>
          <w:lang w:val="en-US"/>
        </w:rPr>
        <w:t>The AFTER-NOT-LAST-VALUE-OF tag is useful, for example, when generating a comma-separated list of values, as shown in the example below:</w:t>
      </w:r>
    </w:p>
    <w:p w14:paraId="2538C0DC" w14:textId="77777777" w:rsidR="00774472" w:rsidRPr="0045652F" w:rsidRDefault="00774472">
      <w:pPr>
        <w:pStyle w:val="Listing"/>
        <w:rPr>
          <w:lang w:val="en-US"/>
        </w:rPr>
      </w:pPr>
      <w:r w:rsidRPr="0045652F">
        <w:rPr>
          <w:lang w:val="en-US"/>
        </w:rPr>
        <w:t>[ {{{FOR-EACH-VALUE-IN "MYVAR"}}} "{{{CURRENT-VALUE-OF "MYVAR"}}} "</w:t>
      </w:r>
    </w:p>
    <w:p w14:paraId="0D4B7A03" w14:textId="77777777" w:rsidR="00774472" w:rsidRPr="0045652F" w:rsidRDefault="00774472">
      <w:pPr>
        <w:pStyle w:val="Listing"/>
        <w:rPr>
          <w:lang w:val="en-US"/>
        </w:rPr>
      </w:pPr>
      <w:r w:rsidRPr="0045652F">
        <w:rPr>
          <w:lang w:val="en-US"/>
        </w:rPr>
        <w:t xml:space="preserve">  {{{AFTER-NOT-LAST-VALUE-OF "MYVAR" ,}}}{{{END-FOR "MYVAR"}}} ]</w:t>
      </w:r>
    </w:p>
    <w:p w14:paraId="23948083" w14:textId="77777777" w:rsidR="00774472" w:rsidRPr="0045652F" w:rsidRDefault="00774472">
      <w:pPr>
        <w:keepNext/>
        <w:keepLines/>
        <w:rPr>
          <w:lang w:val="en-US"/>
        </w:rPr>
      </w:pPr>
    </w:p>
    <w:p w14:paraId="1312D6A4" w14:textId="77777777" w:rsidR="00774472" w:rsidRPr="0045652F" w:rsidRDefault="00774472">
      <w:pPr>
        <w:keepLines/>
        <w:rPr>
          <w:lang w:val="en-US"/>
        </w:rPr>
      </w:pPr>
      <w:r w:rsidRPr="0045652F">
        <w:rPr>
          <w:lang w:val="en-US"/>
        </w:rPr>
        <w:t xml:space="preserve">If the variable </w:t>
      </w:r>
      <w:r w:rsidRPr="0045652F">
        <w:rPr>
          <w:i/>
          <w:iCs/>
          <w:lang w:val="en-US"/>
        </w:rPr>
        <w:t>myvar</w:t>
      </w:r>
      <w:r w:rsidRPr="0045652F">
        <w:rPr>
          <w:lang w:val="en-US"/>
        </w:rPr>
        <w:t xml:space="preserve"> contains the values 1, 2, and 3, then this example would generate [ "1", "2", "3" ]</w:t>
      </w:r>
    </w:p>
    <w:p w14:paraId="54C11C21" w14:textId="77777777" w:rsidR="00774472" w:rsidRPr="0045652F" w:rsidRDefault="00774472">
      <w:pPr>
        <w:pStyle w:val="Heading5"/>
        <w:rPr>
          <w:lang w:val="en-US"/>
        </w:rPr>
      </w:pPr>
      <w:r w:rsidRPr="0045652F">
        <w:rPr>
          <w:lang w:val="en-US"/>
        </w:rPr>
        <w:t>IF-USER-IS-ALLOWED-TO tag</w:t>
      </w:r>
    </w:p>
    <w:p w14:paraId="0F6113EE"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IF-USER-IS-ALLOWED-TO" </w:instrText>
      </w:r>
      <w:r w:rsidRPr="0045652F">
        <w:rPr>
          <w:lang w:val="en-US"/>
        </w:rPr>
        <w:fldChar w:fldCharType="end"/>
      </w:r>
      <w:r w:rsidRPr="0045652F">
        <w:rPr>
          <w:lang w:val="en-US"/>
        </w:rPr>
        <w:fldChar w:fldCharType="begin"/>
      </w:r>
      <w:r w:rsidRPr="0045652F">
        <w:rPr>
          <w:lang w:val="en-US"/>
        </w:rPr>
        <w:instrText xml:space="preserve"> XE "HTML:Tags:IF-USER-IS-ALLOWED-TO" </w:instrText>
      </w:r>
      <w:r w:rsidRPr="0045652F">
        <w:rPr>
          <w:lang w:val="en-US"/>
        </w:rPr>
        <w:fldChar w:fldCharType="end"/>
      </w:r>
      <w:r w:rsidRPr="0045652F">
        <w:rPr>
          <w:lang w:val="en-US"/>
        </w:rPr>
        <w:fldChar w:fldCharType="begin"/>
      </w:r>
      <w:r w:rsidRPr="0045652F">
        <w:rPr>
          <w:lang w:val="en-US"/>
        </w:rPr>
        <w:instrText xml:space="preserve"> XE "IF-USER-IS-ALLOWED-TO" </w:instrText>
      </w:r>
      <w:r w:rsidRPr="0045652F">
        <w:rPr>
          <w:lang w:val="en-US"/>
        </w:rPr>
        <w:fldChar w:fldCharType="end"/>
      </w:r>
    </w:p>
    <w:p w14:paraId="1A464131" w14:textId="77777777" w:rsidR="00774472" w:rsidRPr="0045652F" w:rsidRDefault="00774472">
      <w:pPr>
        <w:pStyle w:val="Ecran"/>
        <w:rPr>
          <w:lang w:val="en-US"/>
        </w:rPr>
      </w:pPr>
      <w:r w:rsidRPr="0045652F">
        <w:rPr>
          <w:lang w:val="en-US"/>
        </w:rPr>
        <w:t>{{{IF-USER-IS-ALLOWED-TO "resourcename" ...}}}</w:t>
      </w:r>
    </w:p>
    <w:p w14:paraId="143FC354" w14:textId="77777777" w:rsidR="00774472" w:rsidRPr="0045652F" w:rsidRDefault="00774472">
      <w:pPr>
        <w:pStyle w:val="Ecran"/>
        <w:rPr>
          <w:lang w:val="en-US"/>
        </w:rPr>
      </w:pPr>
    </w:p>
    <w:p w14:paraId="6D352EC7" w14:textId="77777777" w:rsidR="00774472" w:rsidRPr="0045652F" w:rsidRDefault="00774472">
      <w:pPr>
        <w:keepNext/>
        <w:rPr>
          <w:lang w:val="en-US"/>
        </w:rPr>
      </w:pPr>
    </w:p>
    <w:p w14:paraId="2C506A27" w14:textId="77777777" w:rsidR="00774472" w:rsidRPr="0045652F" w:rsidRDefault="00774472">
      <w:pPr>
        <w:keepLines/>
        <w:rPr>
          <w:lang w:val="en-US"/>
        </w:rPr>
      </w:pPr>
      <w:r w:rsidRPr="0045652F">
        <w:rPr>
          <w:lang w:val="en-US"/>
        </w:rPr>
        <w:t xml:space="preserve">The IF-USER-IS-ALLOWED-TO tag brackets a section of the page whose appearance is conditional on the user’s authorization to access the resource </w:t>
      </w:r>
      <w:r w:rsidRPr="0045652F">
        <w:rPr>
          <w:i/>
          <w:iCs/>
          <w:lang w:val="en-US"/>
        </w:rPr>
        <w:t>resourcename</w:t>
      </w:r>
      <w:r w:rsidRPr="0045652F">
        <w:rPr>
          <w:lang w:val="en-US"/>
        </w:rPr>
        <w:t>.  The HTML content represented by “...” is generated only if the signed-on user is authorized to access the specified resource.</w:t>
      </w:r>
    </w:p>
    <w:p w14:paraId="24051656" w14:textId="77777777" w:rsidR="00774472" w:rsidRPr="0045652F" w:rsidRDefault="00774472">
      <w:pPr>
        <w:pStyle w:val="Heading5"/>
        <w:rPr>
          <w:lang w:val="en-US"/>
        </w:rPr>
      </w:pPr>
      <w:r w:rsidRPr="0045652F">
        <w:rPr>
          <w:lang w:val="en-US"/>
        </w:rPr>
        <w:t>WHEN-EXISTS and END-WHEN-EXISTS tags</w:t>
      </w:r>
    </w:p>
    <w:p w14:paraId="7236B59C"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WHEN-EXISTS" </w:instrText>
      </w:r>
      <w:r w:rsidRPr="0045652F">
        <w:rPr>
          <w:lang w:val="en-US"/>
        </w:rPr>
        <w:fldChar w:fldCharType="end"/>
      </w:r>
      <w:r w:rsidRPr="0045652F">
        <w:rPr>
          <w:lang w:val="en-US"/>
        </w:rPr>
        <w:fldChar w:fldCharType="begin"/>
      </w:r>
      <w:r w:rsidRPr="0045652F">
        <w:rPr>
          <w:lang w:val="en-US"/>
        </w:rPr>
        <w:instrText xml:space="preserve"> XE "HTML:Tags:WHEN-EXISTS" </w:instrText>
      </w:r>
      <w:r w:rsidRPr="0045652F">
        <w:rPr>
          <w:lang w:val="en-US"/>
        </w:rPr>
        <w:fldChar w:fldCharType="end"/>
      </w:r>
      <w:r w:rsidRPr="0045652F">
        <w:rPr>
          <w:lang w:val="en-US"/>
        </w:rPr>
        <w:fldChar w:fldCharType="begin"/>
      </w:r>
      <w:r w:rsidRPr="0045652F">
        <w:rPr>
          <w:lang w:val="en-US"/>
        </w:rPr>
        <w:instrText xml:space="preserve"> XE "WHEN-EXISTS" </w:instrText>
      </w:r>
      <w:r w:rsidRPr="0045652F">
        <w:rPr>
          <w:lang w:val="en-US"/>
        </w:rPr>
        <w:fldChar w:fldCharType="end"/>
      </w:r>
    </w:p>
    <w:p w14:paraId="37E20FBE" w14:textId="77777777" w:rsidR="00774472" w:rsidRPr="0045652F" w:rsidRDefault="00774472">
      <w:pPr>
        <w:pStyle w:val="Ecran"/>
        <w:rPr>
          <w:lang w:val="en-US"/>
        </w:rPr>
      </w:pPr>
      <w:r w:rsidRPr="0045652F">
        <w:rPr>
          <w:lang w:val="en-US"/>
        </w:rPr>
        <w:t>{{{WHEN-EXISTS "varname"}}}</w:t>
      </w:r>
    </w:p>
    <w:p w14:paraId="7682BF6A" w14:textId="77777777" w:rsidR="00774472" w:rsidRPr="0045652F" w:rsidRDefault="00774472">
      <w:pPr>
        <w:pStyle w:val="Ecran"/>
        <w:rPr>
          <w:lang w:val="en-US"/>
        </w:rPr>
      </w:pPr>
      <w:r w:rsidRPr="0045652F">
        <w:rPr>
          <w:lang w:val="en-US"/>
        </w:rPr>
        <w:t xml:space="preserve">  ...</w:t>
      </w:r>
    </w:p>
    <w:p w14:paraId="10F64C15" w14:textId="77777777" w:rsidR="00774472" w:rsidRPr="0045652F" w:rsidRDefault="00774472">
      <w:pPr>
        <w:pStyle w:val="Ecran"/>
        <w:rPr>
          <w:lang w:val="en-US"/>
        </w:rPr>
      </w:pPr>
      <w:r w:rsidRPr="0045652F">
        <w:rPr>
          <w:lang w:val="en-US"/>
        </w:rPr>
        <w:t>{{{END-WHEN-EXISTS "varname"}}}</w:t>
      </w:r>
    </w:p>
    <w:p w14:paraId="53D17DCC" w14:textId="77777777" w:rsidR="00774472" w:rsidRPr="0045652F" w:rsidRDefault="00774472">
      <w:pPr>
        <w:pStyle w:val="Ecran"/>
        <w:rPr>
          <w:lang w:val="en-US"/>
        </w:rPr>
      </w:pPr>
    </w:p>
    <w:p w14:paraId="26D3CF7B" w14:textId="77777777" w:rsidR="00774472" w:rsidRPr="0045652F" w:rsidRDefault="00774472">
      <w:pPr>
        <w:keepNext/>
        <w:rPr>
          <w:lang w:val="en-US"/>
        </w:rPr>
      </w:pPr>
    </w:p>
    <w:p w14:paraId="26CB6964" w14:textId="77777777" w:rsidR="00774472" w:rsidRPr="0045652F" w:rsidRDefault="00774472">
      <w:pPr>
        <w:keepLines/>
        <w:rPr>
          <w:lang w:val="en-US"/>
        </w:rPr>
      </w:pPr>
      <w:r w:rsidRPr="0045652F">
        <w:rPr>
          <w:lang w:val="en-US"/>
        </w:rPr>
        <w:t>The WHEN-EXISTS and END-WHEN-EXISTS tags bracket a section of the page whose appearance is conditional on the existence of a named table variable.  The variable can be created by a VIRTEL Web Integration application using the FAE5 or FAE6 structured fields, or it can be created by a scenario.  The HTML content represented by “...” is generated only if the named variable exists in the context of the current page and has at least one value.</w:t>
      </w:r>
    </w:p>
    <w:p w14:paraId="6496F4A5" w14:textId="77777777" w:rsidR="00774472" w:rsidRPr="0045652F" w:rsidRDefault="00774472">
      <w:pPr>
        <w:pStyle w:val="Heading5"/>
        <w:rPr>
          <w:lang w:val="en-US"/>
        </w:rPr>
      </w:pPr>
      <w:bookmarkStart w:id="175" w:name="_Ref68496847"/>
      <w:r w:rsidRPr="0045652F">
        <w:rPr>
          <w:lang w:val="en-US"/>
        </w:rPr>
        <w:t>WHEN-NOT-EXISTS and END-WHEN-NOT-EXISTS tags</w:t>
      </w:r>
    </w:p>
    <w:p w14:paraId="0E345D8C"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WHEN-NOT-EXISTS" </w:instrText>
      </w:r>
      <w:r w:rsidRPr="0045652F">
        <w:rPr>
          <w:lang w:val="en-US"/>
        </w:rPr>
        <w:fldChar w:fldCharType="end"/>
      </w:r>
      <w:r w:rsidRPr="0045652F">
        <w:rPr>
          <w:lang w:val="en-US"/>
        </w:rPr>
        <w:fldChar w:fldCharType="begin"/>
      </w:r>
      <w:r w:rsidRPr="0045652F">
        <w:rPr>
          <w:lang w:val="en-US"/>
        </w:rPr>
        <w:instrText xml:space="preserve"> XE "HTML:Tags:WHEN-NOT-EXISTS" </w:instrText>
      </w:r>
      <w:r w:rsidRPr="0045652F">
        <w:rPr>
          <w:lang w:val="en-US"/>
        </w:rPr>
        <w:fldChar w:fldCharType="end"/>
      </w:r>
      <w:r w:rsidRPr="0045652F">
        <w:rPr>
          <w:lang w:val="en-US"/>
        </w:rPr>
        <w:fldChar w:fldCharType="begin"/>
      </w:r>
      <w:r w:rsidRPr="0045652F">
        <w:rPr>
          <w:lang w:val="en-US"/>
        </w:rPr>
        <w:instrText xml:space="preserve"> XE "WHEN-NOT-EXISTS" </w:instrText>
      </w:r>
      <w:r w:rsidRPr="0045652F">
        <w:rPr>
          <w:lang w:val="en-US"/>
        </w:rPr>
        <w:fldChar w:fldCharType="end"/>
      </w:r>
    </w:p>
    <w:p w14:paraId="09F58427" w14:textId="77777777" w:rsidR="00774472" w:rsidRPr="0045652F" w:rsidRDefault="00774472">
      <w:pPr>
        <w:pStyle w:val="Ecran"/>
        <w:rPr>
          <w:lang w:val="en-US"/>
        </w:rPr>
      </w:pPr>
      <w:r w:rsidRPr="0045652F">
        <w:rPr>
          <w:lang w:val="en-US"/>
        </w:rPr>
        <w:t>{{{WHEN-NOT-EXISTS "varname"}}}</w:t>
      </w:r>
    </w:p>
    <w:p w14:paraId="2ADB79CD" w14:textId="77777777" w:rsidR="00774472" w:rsidRPr="0045652F" w:rsidRDefault="00774472">
      <w:pPr>
        <w:pStyle w:val="Ecran"/>
        <w:rPr>
          <w:lang w:val="en-US"/>
        </w:rPr>
      </w:pPr>
      <w:r w:rsidRPr="0045652F">
        <w:rPr>
          <w:lang w:val="en-US"/>
        </w:rPr>
        <w:t xml:space="preserve">  ...</w:t>
      </w:r>
    </w:p>
    <w:p w14:paraId="40DC78B3" w14:textId="77777777" w:rsidR="00774472" w:rsidRPr="0045652F" w:rsidRDefault="00774472">
      <w:pPr>
        <w:pStyle w:val="Ecran"/>
        <w:rPr>
          <w:lang w:val="en-US"/>
        </w:rPr>
      </w:pPr>
      <w:r w:rsidRPr="0045652F">
        <w:rPr>
          <w:lang w:val="en-US"/>
        </w:rPr>
        <w:t>{{{END-WHEN-NOT-EXISTS "varname"}}}</w:t>
      </w:r>
    </w:p>
    <w:p w14:paraId="650F52F3" w14:textId="77777777" w:rsidR="00774472" w:rsidRPr="0045652F" w:rsidRDefault="00774472">
      <w:pPr>
        <w:pStyle w:val="Ecran"/>
        <w:rPr>
          <w:lang w:val="en-US"/>
        </w:rPr>
      </w:pPr>
    </w:p>
    <w:p w14:paraId="17EE3203" w14:textId="77777777" w:rsidR="00774472" w:rsidRPr="0045652F" w:rsidRDefault="00774472">
      <w:pPr>
        <w:keepNext/>
        <w:rPr>
          <w:lang w:val="en-US"/>
        </w:rPr>
      </w:pPr>
    </w:p>
    <w:p w14:paraId="280148A0" w14:textId="77777777" w:rsidR="00774472" w:rsidRPr="0045652F" w:rsidRDefault="00774472">
      <w:pPr>
        <w:keepLines/>
        <w:rPr>
          <w:lang w:val="en-US"/>
        </w:rPr>
      </w:pPr>
      <w:r w:rsidRPr="0045652F">
        <w:rPr>
          <w:lang w:val="en-US"/>
        </w:rPr>
        <w:t>The WHEN-NOT-EXISTS and END-WHEN-NOT-EXISTS tags are similar to the WHEN-EXISTS and END-WHEN-EXISTS tags, except that the section of the page enclosed by the tags is generated only if the named table variable does not exist.</w:t>
      </w:r>
    </w:p>
    <w:p w14:paraId="544BEA0E" w14:textId="77777777" w:rsidR="00774472" w:rsidRPr="0045652F" w:rsidRDefault="00774472">
      <w:pPr>
        <w:pStyle w:val="Heading5"/>
        <w:rPr>
          <w:lang w:val="en-US"/>
        </w:rPr>
      </w:pPr>
      <w:bookmarkStart w:id="176" w:name="_Toc93996995"/>
      <w:r w:rsidRPr="0045652F">
        <w:rPr>
          <w:lang w:val="en-US"/>
        </w:rPr>
        <w:t>WHEN-NOT-BLANK and END-WHEN-NOT-BLANK tags</w:t>
      </w:r>
    </w:p>
    <w:p w14:paraId="7F5F034F"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WHEN-NOT-BLANK" </w:instrText>
      </w:r>
      <w:r w:rsidRPr="0045652F">
        <w:rPr>
          <w:lang w:val="en-US"/>
        </w:rPr>
        <w:fldChar w:fldCharType="end"/>
      </w:r>
      <w:r w:rsidRPr="0045652F">
        <w:rPr>
          <w:lang w:val="en-US"/>
        </w:rPr>
        <w:fldChar w:fldCharType="begin"/>
      </w:r>
      <w:r w:rsidRPr="0045652F">
        <w:rPr>
          <w:lang w:val="en-US"/>
        </w:rPr>
        <w:instrText xml:space="preserve"> XE "HTML:Tags:WHEN-NOT-BLANK" </w:instrText>
      </w:r>
      <w:r w:rsidRPr="0045652F">
        <w:rPr>
          <w:lang w:val="en-US"/>
        </w:rPr>
        <w:fldChar w:fldCharType="end"/>
      </w:r>
      <w:r w:rsidRPr="0045652F">
        <w:rPr>
          <w:lang w:val="en-US"/>
        </w:rPr>
        <w:fldChar w:fldCharType="begin"/>
      </w:r>
      <w:r w:rsidRPr="0045652F">
        <w:rPr>
          <w:lang w:val="en-US"/>
        </w:rPr>
        <w:instrText xml:space="preserve"> XE "WHEN-NOT-BLANK" </w:instrText>
      </w:r>
      <w:r w:rsidRPr="0045652F">
        <w:rPr>
          <w:lang w:val="en-US"/>
        </w:rPr>
        <w:fldChar w:fldCharType="end"/>
      </w:r>
    </w:p>
    <w:p w14:paraId="7B0EE0F0" w14:textId="77777777" w:rsidR="00774472" w:rsidRPr="0045652F" w:rsidRDefault="00774472">
      <w:pPr>
        <w:pStyle w:val="Ecran"/>
        <w:rPr>
          <w:lang w:val="en-US"/>
        </w:rPr>
      </w:pPr>
      <w:r w:rsidRPr="0045652F">
        <w:rPr>
          <w:lang w:val="en-US"/>
        </w:rPr>
        <w:t>{{{WHEN-NOT-BLANK "varname"}}}</w:t>
      </w:r>
    </w:p>
    <w:p w14:paraId="04D83F1E" w14:textId="77777777" w:rsidR="00774472" w:rsidRPr="0045652F" w:rsidRDefault="00774472">
      <w:pPr>
        <w:pStyle w:val="Ecran"/>
        <w:rPr>
          <w:lang w:val="en-US"/>
        </w:rPr>
      </w:pPr>
      <w:r w:rsidRPr="0045652F">
        <w:rPr>
          <w:lang w:val="en-US"/>
        </w:rPr>
        <w:t xml:space="preserve">  ...</w:t>
      </w:r>
    </w:p>
    <w:p w14:paraId="76FA12F9" w14:textId="77777777" w:rsidR="00774472" w:rsidRPr="0045652F" w:rsidRDefault="00774472">
      <w:pPr>
        <w:pStyle w:val="Ecran"/>
        <w:rPr>
          <w:lang w:val="en-US"/>
        </w:rPr>
      </w:pPr>
      <w:r w:rsidRPr="0045652F">
        <w:rPr>
          <w:lang w:val="en-US"/>
        </w:rPr>
        <w:t>{{{END-WHEN-NOT-BLANK "varname"}}}</w:t>
      </w:r>
    </w:p>
    <w:p w14:paraId="72B6D9AF" w14:textId="77777777" w:rsidR="00774472" w:rsidRPr="0045652F" w:rsidRDefault="00774472">
      <w:pPr>
        <w:pStyle w:val="Ecran"/>
        <w:rPr>
          <w:lang w:val="en-US"/>
        </w:rPr>
      </w:pPr>
    </w:p>
    <w:p w14:paraId="6BC9F8E5" w14:textId="77777777" w:rsidR="00774472" w:rsidRPr="0045652F" w:rsidRDefault="00774472">
      <w:pPr>
        <w:keepNext/>
        <w:rPr>
          <w:lang w:val="en-US"/>
        </w:rPr>
      </w:pPr>
    </w:p>
    <w:p w14:paraId="3E5E5FCE" w14:textId="77777777" w:rsidR="00774472" w:rsidRPr="0045652F" w:rsidRDefault="00774472">
      <w:pPr>
        <w:keepLines/>
        <w:rPr>
          <w:lang w:val="en-US"/>
        </w:rPr>
      </w:pPr>
      <w:r w:rsidRPr="0045652F">
        <w:rPr>
          <w:lang w:val="en-US"/>
        </w:rPr>
        <w:t>The WHEN-NOT-BLANK and END-WHEN-NOT-BLANK tags bracket a section of the page which is generated only if the current value of a named table variable is non-blank.  The HTML content represented by “...” is omitted if the named variable does not exist, or if its current value is null or all blanks.</w:t>
      </w:r>
    </w:p>
    <w:p w14:paraId="458E29FE" w14:textId="77777777" w:rsidR="00774472" w:rsidRPr="0045652F" w:rsidRDefault="00774472">
      <w:pPr>
        <w:pStyle w:val="Heading5"/>
        <w:rPr>
          <w:lang w:val="en-US"/>
        </w:rPr>
      </w:pPr>
      <w:r w:rsidRPr="0045652F">
        <w:rPr>
          <w:lang w:val="en-US"/>
        </w:rPr>
        <w:t>WHEN-NEXT-EVENT and END-WHEN-NEXT-EVENT tags</w:t>
      </w:r>
    </w:p>
    <w:p w14:paraId="79EDCC0A"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WHEN-NEXT-EVENT" </w:instrText>
      </w:r>
      <w:r w:rsidRPr="0045652F">
        <w:rPr>
          <w:lang w:val="en-US"/>
        </w:rPr>
        <w:fldChar w:fldCharType="end"/>
      </w:r>
      <w:r w:rsidRPr="0045652F">
        <w:rPr>
          <w:lang w:val="en-US"/>
        </w:rPr>
        <w:fldChar w:fldCharType="begin"/>
      </w:r>
      <w:r w:rsidRPr="0045652F">
        <w:rPr>
          <w:lang w:val="en-US"/>
        </w:rPr>
        <w:instrText xml:space="preserve"> XE "HTML:Tags:WHEN-NEXT-EVENT" </w:instrText>
      </w:r>
      <w:r w:rsidRPr="0045652F">
        <w:rPr>
          <w:lang w:val="en-US"/>
        </w:rPr>
        <w:fldChar w:fldCharType="end"/>
      </w:r>
      <w:r w:rsidRPr="0045652F">
        <w:rPr>
          <w:lang w:val="en-US"/>
        </w:rPr>
        <w:fldChar w:fldCharType="begin"/>
      </w:r>
      <w:r w:rsidRPr="0045652F">
        <w:rPr>
          <w:lang w:val="en-US"/>
        </w:rPr>
        <w:instrText xml:space="preserve"> XE "WHEN-NEXT-EVENT" </w:instrText>
      </w:r>
      <w:r w:rsidRPr="0045652F">
        <w:rPr>
          <w:lang w:val="en-US"/>
        </w:rPr>
        <w:fldChar w:fldCharType="end"/>
      </w:r>
    </w:p>
    <w:p w14:paraId="32B98283" w14:textId="77777777" w:rsidR="00774472" w:rsidRPr="0045652F" w:rsidRDefault="00774472">
      <w:pPr>
        <w:pStyle w:val="Ecran"/>
        <w:rPr>
          <w:lang w:val="en-US"/>
        </w:rPr>
      </w:pPr>
      <w:r w:rsidRPr="0045652F">
        <w:rPr>
          <w:lang w:val="en-US"/>
        </w:rPr>
        <w:t>{{{WHEN-NEXT-EVENT "eventname"}}}</w:t>
      </w:r>
    </w:p>
    <w:p w14:paraId="11D09E34" w14:textId="77777777" w:rsidR="00774472" w:rsidRPr="0045652F" w:rsidRDefault="00774472">
      <w:pPr>
        <w:pStyle w:val="Ecran"/>
        <w:rPr>
          <w:lang w:val="en-US"/>
        </w:rPr>
      </w:pPr>
      <w:r w:rsidRPr="0045652F">
        <w:rPr>
          <w:lang w:val="en-US"/>
        </w:rPr>
        <w:t xml:space="preserve">  ...</w:t>
      </w:r>
    </w:p>
    <w:p w14:paraId="0B51F6BA" w14:textId="77777777" w:rsidR="00774472" w:rsidRPr="0045652F" w:rsidRDefault="00774472">
      <w:pPr>
        <w:pStyle w:val="Ecran"/>
        <w:rPr>
          <w:lang w:val="en-US"/>
        </w:rPr>
      </w:pPr>
      <w:r w:rsidRPr="0045652F">
        <w:rPr>
          <w:lang w:val="en-US"/>
        </w:rPr>
        <w:t>{{{END-WHEN-NEXT-EVENT "eventname"}}}</w:t>
      </w:r>
    </w:p>
    <w:p w14:paraId="6272FC22" w14:textId="77777777" w:rsidR="00774472" w:rsidRPr="0045652F" w:rsidRDefault="00774472">
      <w:pPr>
        <w:pStyle w:val="Ecran"/>
        <w:rPr>
          <w:lang w:val="en-US"/>
        </w:rPr>
      </w:pPr>
    </w:p>
    <w:p w14:paraId="703F97E3" w14:textId="77777777" w:rsidR="00774472" w:rsidRPr="0045652F" w:rsidRDefault="00774472">
      <w:pPr>
        <w:keepNext/>
        <w:rPr>
          <w:lang w:val="en-US"/>
        </w:rPr>
      </w:pPr>
    </w:p>
    <w:p w14:paraId="52B2E31D" w14:textId="77777777" w:rsidR="00774472" w:rsidRPr="0045652F" w:rsidRDefault="00774472">
      <w:pPr>
        <w:keepLines/>
        <w:rPr>
          <w:lang w:val="en-US"/>
        </w:rPr>
      </w:pPr>
      <w:r w:rsidRPr="0045652F">
        <w:rPr>
          <w:lang w:val="en-US"/>
        </w:rPr>
        <w:t xml:space="preserve">The WHEN-NEXT-EVENT and END-WHEN-NEXT-EVENT tags allow an XML template to be written which uses variables generated by a commarea-to-output conversion scenario.  These tags work in conjunction with the $EVENT$ variable generated by the MAP$ EVENTUAL-AREA and MAP$ ELSETHEN-AREA instructions described </w:t>
      </w:r>
      <w:r w:rsidRPr="0045652F">
        <w:rPr>
          <w:lang w:val="en-US"/>
        </w:rPr>
        <w:fldChar w:fldCharType="begin"/>
      </w:r>
      <w:r w:rsidRPr="0045652F">
        <w:rPr>
          <w:lang w:val="en-US"/>
        </w:rPr>
        <w:instrText xml:space="preserve"> PAGEREF _Ref176073689 \p \h </w:instrText>
      </w:r>
      <w:r w:rsidRPr="0045652F">
        <w:rPr>
          <w:lang w:val="en-US"/>
        </w:rPr>
      </w:r>
      <w:r w:rsidRPr="0045652F">
        <w:rPr>
          <w:lang w:val="en-US"/>
        </w:rPr>
        <w:fldChar w:fldCharType="separate"/>
      </w:r>
      <w:r w:rsidR="00A87DE6">
        <w:rPr>
          <w:noProof/>
          <w:lang w:val="en-US"/>
        </w:rPr>
        <w:t>sur la page 195</w:t>
      </w:r>
      <w:r w:rsidRPr="0045652F">
        <w:rPr>
          <w:lang w:val="en-US"/>
        </w:rPr>
        <w:fldChar w:fldCharType="end"/>
      </w:r>
      <w:r w:rsidRPr="0045652F">
        <w:rPr>
          <w:lang w:val="en-US"/>
        </w:rPr>
        <w:t xml:space="preserve">.  The section of the page enclosed by the WHEN-NEXT-EVENT and END-WHEN-NEXT-EVENT tags is generated only if the current value of the $EVENT$ variable matches the specified </w:t>
      </w:r>
      <w:r w:rsidRPr="0045652F">
        <w:rPr>
          <w:i/>
          <w:iCs/>
          <w:lang w:val="en-US"/>
        </w:rPr>
        <w:t>eventname</w:t>
      </w:r>
      <w:r w:rsidRPr="0045652F">
        <w:rPr>
          <w:lang w:val="en-US"/>
        </w:rPr>
        <w:t>.</w:t>
      </w:r>
    </w:p>
    <w:p w14:paraId="33BFAEEC" w14:textId="77777777" w:rsidR="00774472" w:rsidRPr="0045652F" w:rsidRDefault="00774472">
      <w:pPr>
        <w:pStyle w:val="Heading5"/>
        <w:rPr>
          <w:lang w:val="en-US"/>
        </w:rPr>
      </w:pPr>
      <w:r w:rsidRPr="0045652F">
        <w:rPr>
          <w:lang w:val="en-US"/>
        </w:rPr>
        <w:t>WHILE-EVENT and END-WHILE-EVENT tags</w:t>
      </w:r>
    </w:p>
    <w:p w14:paraId="5BA64FFA"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WHILE-EVENT" </w:instrText>
      </w:r>
      <w:r w:rsidRPr="0045652F">
        <w:rPr>
          <w:lang w:val="en-US"/>
        </w:rPr>
        <w:fldChar w:fldCharType="end"/>
      </w:r>
      <w:r w:rsidRPr="0045652F">
        <w:rPr>
          <w:lang w:val="en-US"/>
        </w:rPr>
        <w:fldChar w:fldCharType="begin"/>
      </w:r>
      <w:r w:rsidRPr="0045652F">
        <w:rPr>
          <w:lang w:val="en-US"/>
        </w:rPr>
        <w:instrText xml:space="preserve"> XE "HTML:Tags:WHILE-EVENT" </w:instrText>
      </w:r>
      <w:r w:rsidRPr="0045652F">
        <w:rPr>
          <w:lang w:val="en-US"/>
        </w:rPr>
        <w:fldChar w:fldCharType="end"/>
      </w:r>
      <w:r w:rsidRPr="0045652F">
        <w:rPr>
          <w:lang w:val="en-US"/>
        </w:rPr>
        <w:fldChar w:fldCharType="begin"/>
      </w:r>
      <w:r w:rsidRPr="0045652F">
        <w:rPr>
          <w:lang w:val="en-US"/>
        </w:rPr>
        <w:instrText xml:space="preserve"> XE "WHILE-EVENT" </w:instrText>
      </w:r>
      <w:r w:rsidRPr="0045652F">
        <w:rPr>
          <w:lang w:val="en-US"/>
        </w:rPr>
        <w:fldChar w:fldCharType="end"/>
      </w:r>
    </w:p>
    <w:p w14:paraId="16570529" w14:textId="77777777" w:rsidR="00774472" w:rsidRPr="0045652F" w:rsidRDefault="00774472">
      <w:pPr>
        <w:pStyle w:val="Ecran"/>
        <w:rPr>
          <w:lang w:val="en-US"/>
        </w:rPr>
      </w:pPr>
      <w:r w:rsidRPr="0045652F">
        <w:rPr>
          <w:lang w:val="en-US"/>
        </w:rPr>
        <w:t>{{{WHILE-EVENT "eventname"}}}</w:t>
      </w:r>
    </w:p>
    <w:p w14:paraId="236DB97B" w14:textId="77777777" w:rsidR="00774472" w:rsidRPr="0045652F" w:rsidRDefault="00774472">
      <w:pPr>
        <w:pStyle w:val="Ecran"/>
        <w:rPr>
          <w:lang w:val="en-US"/>
        </w:rPr>
      </w:pPr>
      <w:r w:rsidRPr="0045652F">
        <w:rPr>
          <w:lang w:val="en-US"/>
        </w:rPr>
        <w:t xml:space="preserve">  ...</w:t>
      </w:r>
    </w:p>
    <w:p w14:paraId="43717761" w14:textId="77777777" w:rsidR="00774472" w:rsidRPr="0045652F" w:rsidRDefault="00774472">
      <w:pPr>
        <w:pStyle w:val="Ecran"/>
        <w:rPr>
          <w:lang w:val="en-US"/>
        </w:rPr>
      </w:pPr>
      <w:r w:rsidRPr="0045652F">
        <w:rPr>
          <w:lang w:val="en-US"/>
        </w:rPr>
        <w:t>{{{END-WHILE-EVENT "eventname"}}}</w:t>
      </w:r>
    </w:p>
    <w:p w14:paraId="72FD99F4" w14:textId="77777777" w:rsidR="00774472" w:rsidRPr="0045652F" w:rsidRDefault="00774472">
      <w:pPr>
        <w:pStyle w:val="Ecran"/>
        <w:rPr>
          <w:lang w:val="en-US"/>
        </w:rPr>
      </w:pPr>
    </w:p>
    <w:p w14:paraId="06081E0E" w14:textId="77777777" w:rsidR="00774472" w:rsidRPr="0045652F" w:rsidRDefault="00774472">
      <w:pPr>
        <w:keepNext/>
        <w:rPr>
          <w:lang w:val="en-US"/>
        </w:rPr>
      </w:pPr>
    </w:p>
    <w:p w14:paraId="0075AEAB" w14:textId="77777777" w:rsidR="00774472" w:rsidRPr="0045652F" w:rsidRDefault="00774472">
      <w:pPr>
        <w:keepLines/>
        <w:rPr>
          <w:lang w:val="en-US"/>
        </w:rPr>
      </w:pPr>
      <w:r w:rsidRPr="0045652F">
        <w:rPr>
          <w:lang w:val="en-US"/>
        </w:rPr>
        <w:t xml:space="preserve">The WHILE-EVENT and END-WHILE-EVENT tags work in conjunction with the $EVENT$ variable generated by the MAP$ EVENTUAL-AREA and MAP$ ELSETHEN-AREA instructions described </w:t>
      </w:r>
      <w:r w:rsidRPr="0045652F">
        <w:rPr>
          <w:lang w:val="en-US"/>
        </w:rPr>
        <w:fldChar w:fldCharType="begin"/>
      </w:r>
      <w:r w:rsidRPr="0045652F">
        <w:rPr>
          <w:lang w:val="en-US"/>
        </w:rPr>
        <w:instrText xml:space="preserve"> PAGEREF _Ref176073689 \p \h </w:instrText>
      </w:r>
      <w:r w:rsidRPr="0045652F">
        <w:rPr>
          <w:lang w:val="en-US"/>
        </w:rPr>
      </w:r>
      <w:r w:rsidRPr="0045652F">
        <w:rPr>
          <w:lang w:val="en-US"/>
        </w:rPr>
        <w:fldChar w:fldCharType="separate"/>
      </w:r>
      <w:r w:rsidR="00A87DE6">
        <w:rPr>
          <w:noProof/>
          <w:lang w:val="en-US"/>
        </w:rPr>
        <w:t>sur la page 195</w:t>
      </w:r>
      <w:r w:rsidRPr="0045652F">
        <w:rPr>
          <w:lang w:val="en-US"/>
        </w:rPr>
        <w:fldChar w:fldCharType="end"/>
      </w:r>
      <w:r w:rsidRPr="0045652F">
        <w:rPr>
          <w:lang w:val="en-US"/>
        </w:rPr>
        <w:t xml:space="preserve">.  The WHILE-EVENT tag marks the start of a loop.  Everything between the WHILE-EVENT and END-WHILE-EVENT tags is generated once for each value of the $EVENT$ variable, as long as the current value of the $EVENT$ variable matches the specified </w:t>
      </w:r>
      <w:r w:rsidRPr="0045652F">
        <w:rPr>
          <w:i/>
          <w:iCs/>
          <w:lang w:val="en-US"/>
        </w:rPr>
        <w:t>eventname</w:t>
      </w:r>
      <w:r w:rsidRPr="0045652F">
        <w:rPr>
          <w:lang w:val="en-US"/>
        </w:rPr>
        <w:t>.</w:t>
      </w:r>
    </w:p>
    <w:p w14:paraId="3DBA96B6" w14:textId="77777777" w:rsidR="00C522A9" w:rsidRPr="0045652F" w:rsidRDefault="00C522A9" w:rsidP="00C522A9">
      <w:pPr>
        <w:pStyle w:val="Heading4"/>
        <w:pageBreakBefore/>
        <w:rPr>
          <w:lang w:val="en-US"/>
        </w:rPr>
      </w:pPr>
      <w:r>
        <w:rPr>
          <w:lang w:val="en-US"/>
        </w:rPr>
        <w:t>Debugging facilities</w:t>
      </w:r>
    </w:p>
    <w:p w14:paraId="3A348DA0" w14:textId="77777777" w:rsidR="00C522A9" w:rsidRPr="0045652F" w:rsidRDefault="00C522A9" w:rsidP="00C522A9">
      <w:pPr>
        <w:pStyle w:val="Heading5"/>
        <w:rPr>
          <w:lang w:val="en-US"/>
        </w:rPr>
      </w:pPr>
      <w:bookmarkStart w:id="177" w:name="_Ref354130603"/>
      <w:r w:rsidRPr="0045652F">
        <w:rPr>
          <w:lang w:val="en-US"/>
        </w:rPr>
        <w:t>CREATE-VARIABLE-IF tag</w:t>
      </w:r>
      <w:bookmarkEnd w:id="177"/>
    </w:p>
    <w:p w14:paraId="0D29F956" w14:textId="77777777" w:rsidR="00C522A9" w:rsidRPr="0045652F" w:rsidRDefault="00C522A9" w:rsidP="00C522A9">
      <w:pPr>
        <w:pStyle w:val="Ecran"/>
        <w:rPr>
          <w:lang w:val="en-US"/>
        </w:rPr>
      </w:pPr>
      <w:r w:rsidRPr="0045652F">
        <w:rPr>
          <w:lang w:val="en-US"/>
        </w:rPr>
        <w:fldChar w:fldCharType="begin"/>
      </w:r>
      <w:r w:rsidRPr="0045652F">
        <w:rPr>
          <w:lang w:val="en-US"/>
        </w:rPr>
        <w:instrText xml:space="preserve"> XE "Web-to-Host:Pages HTML:Tags – CREATE-VARIABLE-IF" </w:instrText>
      </w:r>
      <w:r w:rsidRPr="0045652F">
        <w:rPr>
          <w:lang w:val="en-US"/>
        </w:rPr>
        <w:fldChar w:fldCharType="end"/>
      </w:r>
      <w:r w:rsidRPr="0045652F">
        <w:rPr>
          <w:lang w:val="en-US"/>
        </w:rPr>
        <w:fldChar w:fldCharType="begin"/>
      </w:r>
      <w:r w:rsidRPr="0045652F">
        <w:rPr>
          <w:lang w:val="en-US"/>
        </w:rPr>
        <w:instrText xml:space="preserve"> XE "HTML:Tags:CREATE-VARIABLE-IF" </w:instrText>
      </w:r>
      <w:r w:rsidRPr="0045652F">
        <w:rPr>
          <w:lang w:val="en-US"/>
        </w:rPr>
        <w:fldChar w:fldCharType="end"/>
      </w:r>
      <w:r w:rsidRPr="0045652F">
        <w:rPr>
          <w:lang w:val="en-US"/>
        </w:rPr>
        <w:fldChar w:fldCharType="begin"/>
      </w:r>
      <w:r w:rsidRPr="0045652F">
        <w:rPr>
          <w:lang w:val="en-US"/>
        </w:rPr>
        <w:instrText xml:space="preserve"> XE "CREATE-VARIABLE-IF" </w:instrText>
      </w:r>
      <w:r w:rsidRPr="0045652F">
        <w:rPr>
          <w:lang w:val="en-US"/>
        </w:rPr>
        <w:fldChar w:fldCharType="end"/>
      </w:r>
    </w:p>
    <w:p w14:paraId="1E4F134A" w14:textId="77777777" w:rsidR="00C522A9" w:rsidRPr="0045652F" w:rsidRDefault="00C522A9" w:rsidP="00C522A9">
      <w:pPr>
        <w:pStyle w:val="Ecran"/>
        <w:rPr>
          <w:lang w:val="en-US"/>
        </w:rPr>
      </w:pPr>
      <w:r w:rsidRPr="0045652F">
        <w:rPr>
          <w:lang w:val="en-US"/>
        </w:rPr>
        <w:t>{{{CREATE-VARIABLE-IF (</w:t>
      </w:r>
      <w:r>
        <w:rPr>
          <w:lang w:val="en-US"/>
        </w:rPr>
        <w:t>TRACING-SCENARIO</w:t>
      </w:r>
      <w:r w:rsidRPr="0045652F">
        <w:rPr>
          <w:lang w:val="en-US"/>
        </w:rPr>
        <w:t>) "varname"}}}</w:t>
      </w:r>
    </w:p>
    <w:p w14:paraId="5AA3B674" w14:textId="77777777" w:rsidR="00C522A9" w:rsidRPr="0045652F" w:rsidRDefault="00C522A9" w:rsidP="00C522A9">
      <w:pPr>
        <w:pStyle w:val="Ecran"/>
        <w:rPr>
          <w:lang w:val="en-US"/>
        </w:rPr>
      </w:pPr>
    </w:p>
    <w:p w14:paraId="559B5F4C" w14:textId="77777777" w:rsidR="00C522A9" w:rsidRPr="0045652F" w:rsidRDefault="00C522A9" w:rsidP="00C522A9">
      <w:pPr>
        <w:keepNext/>
        <w:keepLines/>
        <w:rPr>
          <w:lang w:val="en-US"/>
        </w:rPr>
      </w:pPr>
    </w:p>
    <w:p w14:paraId="44A3DAAC" w14:textId="77777777" w:rsidR="00C522A9" w:rsidRDefault="00C522A9" w:rsidP="00C522A9">
      <w:pPr>
        <w:keepNext/>
        <w:keepLines/>
        <w:rPr>
          <w:lang w:val="en-US"/>
        </w:rPr>
      </w:pPr>
      <w:r w:rsidRPr="0045652F">
        <w:rPr>
          <w:lang w:val="en-US"/>
        </w:rPr>
        <w:t xml:space="preserve">The CREATE-VARIABLE-IF tag </w:t>
      </w:r>
      <w:r>
        <w:rPr>
          <w:lang w:val="en-US"/>
        </w:rPr>
        <w:t xml:space="preserve">with the TRACING-SCENARIO parameter retrieves the contents of the scenario trace created by the DEBUG$ TRACE-SCENARIO instruction (see page </w:t>
      </w:r>
      <w:r>
        <w:rPr>
          <w:lang w:val="en-US"/>
        </w:rPr>
        <w:fldChar w:fldCharType="begin"/>
      </w:r>
      <w:r>
        <w:rPr>
          <w:lang w:val="en-US"/>
        </w:rPr>
        <w:instrText xml:space="preserve"> PAGEREF _Ref354130294 \h </w:instrText>
      </w:r>
      <w:r>
        <w:rPr>
          <w:lang w:val="en-US"/>
        </w:rPr>
      </w:r>
      <w:r>
        <w:rPr>
          <w:lang w:val="en-US"/>
        </w:rPr>
        <w:fldChar w:fldCharType="separate"/>
      </w:r>
      <w:r w:rsidR="00A87DE6">
        <w:rPr>
          <w:noProof/>
          <w:lang w:val="en-US"/>
        </w:rPr>
        <w:t>176</w:t>
      </w:r>
      <w:r>
        <w:rPr>
          <w:lang w:val="en-US"/>
        </w:rPr>
        <w:fldChar w:fldCharType="end"/>
      </w:r>
      <w:r>
        <w:rPr>
          <w:lang w:val="en-US"/>
        </w:rPr>
        <w:t>). If the trace is active,</w:t>
      </w:r>
      <w:r w:rsidRPr="0045652F">
        <w:rPr>
          <w:lang w:val="en-US"/>
        </w:rPr>
        <w:t xml:space="preserve"> the variable </w:t>
      </w:r>
      <w:r w:rsidRPr="0045652F">
        <w:rPr>
          <w:i/>
          <w:iCs/>
          <w:lang w:val="en-US"/>
        </w:rPr>
        <w:t>varname</w:t>
      </w:r>
      <w:r w:rsidRPr="0045652F">
        <w:rPr>
          <w:lang w:val="en-US"/>
        </w:rPr>
        <w:t xml:space="preserve"> will be created.  T</w:t>
      </w:r>
      <w:r>
        <w:rPr>
          <w:lang w:val="en-US"/>
        </w:rPr>
        <w:t>he value of t</w:t>
      </w:r>
      <w:r w:rsidRPr="0045652F">
        <w:rPr>
          <w:lang w:val="en-US"/>
        </w:rPr>
        <w:t xml:space="preserve">his variable </w:t>
      </w:r>
      <w:r>
        <w:rPr>
          <w:lang w:val="en-US"/>
        </w:rPr>
        <w:t xml:space="preserve">is a JSON structure (see example below) which </w:t>
      </w:r>
      <w:r w:rsidRPr="0045652F">
        <w:rPr>
          <w:lang w:val="en-US"/>
        </w:rPr>
        <w:t xml:space="preserve">can be used </w:t>
      </w:r>
      <w:r>
        <w:rPr>
          <w:lang w:val="en-US"/>
        </w:rPr>
        <w:t>by Virtel Studio</w:t>
      </w:r>
      <w:r w:rsidRPr="0045652F">
        <w:rPr>
          <w:lang w:val="en-US"/>
        </w:rPr>
        <w:t>.</w:t>
      </w:r>
    </w:p>
    <w:p w14:paraId="5D08E02F" w14:textId="77777777" w:rsidR="00C522A9" w:rsidRDefault="00C522A9" w:rsidP="00C522A9">
      <w:pPr>
        <w:keepNext/>
        <w:keepLines/>
        <w:rPr>
          <w:lang w:val="en-US"/>
        </w:rPr>
      </w:pPr>
    </w:p>
    <w:p w14:paraId="388D53E6" w14:textId="77777777" w:rsidR="008366AB" w:rsidRDefault="008366AB" w:rsidP="00C522A9">
      <w:pPr>
        <w:keepNext/>
        <w:keepLines/>
        <w:rPr>
          <w:lang w:val="en-US"/>
        </w:rPr>
      </w:pPr>
      <w:r>
        <w:rPr>
          <w:lang w:val="en-US"/>
        </w:rPr>
        <w:t>The trace data for a specific terminal may be obtained by specifying an x-Virtel-Debug=</w:t>
      </w:r>
      <w:r>
        <w:rPr>
          <w:i/>
          <w:lang w:val="en-US"/>
        </w:rPr>
        <w:t>capability-token</w:t>
      </w:r>
      <w:r>
        <w:rPr>
          <w:lang w:val="en-US"/>
        </w:rPr>
        <w:t xml:space="preserve"> parameter in the URL. The </w:t>
      </w:r>
      <w:r>
        <w:rPr>
          <w:i/>
          <w:lang w:val="en-US"/>
        </w:rPr>
        <w:t xml:space="preserve">capability-token </w:t>
      </w:r>
      <w:r>
        <w:rPr>
          <w:lang w:val="en-US"/>
        </w:rPr>
        <w:t>is generated by a SET-HEADER tag issued by the terminal which owns the trace data.</w:t>
      </w:r>
      <w:r w:rsidR="007E76BB">
        <w:rPr>
          <w:lang w:val="en-US"/>
        </w:rPr>
        <w:t xml:space="preserve"> Capability tokens are described on page </w:t>
      </w:r>
      <w:r w:rsidR="007E76BB">
        <w:rPr>
          <w:lang w:val="en-US"/>
        </w:rPr>
        <w:fldChar w:fldCharType="begin"/>
      </w:r>
      <w:r w:rsidR="007E76BB">
        <w:rPr>
          <w:lang w:val="en-US"/>
        </w:rPr>
        <w:instrText xml:space="preserve"> PAGEREF _Ref354138598 \h </w:instrText>
      </w:r>
      <w:r w:rsidR="007E76BB">
        <w:rPr>
          <w:lang w:val="en-US"/>
        </w:rPr>
      </w:r>
      <w:r w:rsidR="007E76BB">
        <w:rPr>
          <w:lang w:val="en-US"/>
        </w:rPr>
        <w:fldChar w:fldCharType="separate"/>
      </w:r>
      <w:r w:rsidR="00A87DE6">
        <w:rPr>
          <w:noProof/>
          <w:lang w:val="en-US"/>
        </w:rPr>
        <w:t>75</w:t>
      </w:r>
      <w:r w:rsidR="007E76BB">
        <w:rPr>
          <w:lang w:val="en-US"/>
        </w:rPr>
        <w:fldChar w:fldCharType="end"/>
      </w:r>
      <w:r w:rsidR="007E76BB">
        <w:rPr>
          <w:lang w:val="en-US"/>
        </w:rPr>
        <w:t>.</w:t>
      </w:r>
    </w:p>
    <w:p w14:paraId="20D87CD1" w14:textId="77777777" w:rsidR="008366AB" w:rsidRPr="008366AB" w:rsidRDefault="008366AB" w:rsidP="00C522A9">
      <w:pPr>
        <w:keepNext/>
        <w:keepLines/>
        <w:rPr>
          <w:lang w:val="en-US"/>
        </w:rPr>
      </w:pPr>
    </w:p>
    <w:p w14:paraId="2C3924BC" w14:textId="77777777" w:rsidR="00C522A9" w:rsidRDefault="00C522A9" w:rsidP="00C522A9">
      <w:pPr>
        <w:pStyle w:val="Listing"/>
      </w:pPr>
      <w:r w:rsidRPr="00BB36DC">
        <w:t>{ "scenario":"EXECUTE3", "externalName":"EXECUTE3",</w:t>
      </w:r>
    </w:p>
    <w:p w14:paraId="27430CBA" w14:textId="77777777" w:rsidR="00C522A9" w:rsidRDefault="00C522A9" w:rsidP="00C522A9">
      <w:pPr>
        <w:pStyle w:val="Listing"/>
      </w:pPr>
      <w:r w:rsidRPr="00BB36DC">
        <w:t>"compiled":"02/04/13 18.49 ", "terminal":"HTVTA012", "relay":"R5HVT511",</w:t>
      </w:r>
    </w:p>
    <w:p w14:paraId="524BF989" w14:textId="77777777" w:rsidR="00C522A9" w:rsidRDefault="00C522A9" w:rsidP="00C522A9">
      <w:pPr>
        <w:pStyle w:val="Listing"/>
      </w:pPr>
      <w:r w:rsidRPr="00BB36DC">
        <w:t>"trace":[</w:t>
      </w:r>
    </w:p>
    <w:p w14:paraId="47B0DEED" w14:textId="77777777" w:rsidR="00C522A9" w:rsidRDefault="00C522A9" w:rsidP="00C522A9">
      <w:pPr>
        <w:pStyle w:val="Listing"/>
      </w:pPr>
      <w:r w:rsidRPr="00BB36DC">
        <w:t>{"t":"20:38:41.14","o":"00014A","i":"COPY$"},</w:t>
      </w:r>
    </w:p>
    <w:p w14:paraId="676501FD" w14:textId="77777777" w:rsidR="00C522A9" w:rsidRDefault="00C522A9" w:rsidP="00C522A9">
      <w:pPr>
        <w:pStyle w:val="Listing"/>
      </w:pPr>
      <w:r w:rsidRPr="00BB36DC">
        <w:t>{"t":"20:38:41.14","o":"00015E","i":"TOVAR$"},</w:t>
      </w:r>
    </w:p>
    <w:p w14:paraId="290A2339" w14:textId="77777777" w:rsidR="00C522A9" w:rsidRDefault="00C522A9" w:rsidP="00C522A9">
      <w:pPr>
        <w:pStyle w:val="Listing"/>
      </w:pPr>
      <w:r w:rsidRPr="00BB36DC">
        <w:t>{"t":"20:38:41.14","o":"000046","i":"MAP$"},</w:t>
      </w:r>
    </w:p>
    <w:p w14:paraId="04F61328" w14:textId="77777777" w:rsidR="00C522A9" w:rsidRDefault="00C522A9" w:rsidP="00C522A9">
      <w:pPr>
        <w:pStyle w:val="Listing"/>
      </w:pPr>
      <w:r w:rsidRPr="00BB36DC">
        <w:t>{"t":"20:38:41.14","o":"000058","i":"MAP$","p":[{"Customer":"A011</w:t>
      </w:r>
      <w:r>
        <w:t>111</w:t>
      </w:r>
      <w:r w:rsidRPr="00BB36DC">
        <w:t>5"}]},</w:t>
      </w:r>
    </w:p>
    <w:p w14:paraId="6F49AA03" w14:textId="77777777" w:rsidR="00C522A9" w:rsidRDefault="00C522A9" w:rsidP="00C522A9">
      <w:pPr>
        <w:pStyle w:val="Listing"/>
      </w:pPr>
      <w:r w:rsidRPr="00BB36DC">
        <w:t>{"t":"20:38:41.14","o":"000066","i":"MAP$"},</w:t>
      </w:r>
    </w:p>
    <w:p w14:paraId="780C360A" w14:textId="77777777" w:rsidR="00C522A9" w:rsidRDefault="00C522A9" w:rsidP="00C522A9">
      <w:pPr>
        <w:pStyle w:val="Listing"/>
      </w:pPr>
      <w:r w:rsidRPr="00BB36DC">
        <w:t>{"t":"20:38:41.14","o":"000078","i":"MAP$","p":[{"Datemin":"20110505"}]},</w:t>
      </w:r>
    </w:p>
    <w:p w14:paraId="07820EB4" w14:textId="77777777" w:rsidR="00C522A9" w:rsidRDefault="00C522A9" w:rsidP="00C522A9">
      <w:pPr>
        <w:pStyle w:val="Listing"/>
      </w:pPr>
      <w:r w:rsidRPr="00BB36DC">
        <w:t>{"t":"20:38:41.14","o":"000086","i":"MAP$","p":[{"Datemax":"20110525"}]},</w:t>
      </w:r>
    </w:p>
    <w:p w14:paraId="237AC69D" w14:textId="77777777" w:rsidR="00C522A9" w:rsidRDefault="00C522A9" w:rsidP="00C522A9">
      <w:pPr>
        <w:pStyle w:val="Listing"/>
      </w:pPr>
      <w:r w:rsidRPr="00BB36DC">
        <w:t>{"t":"20:38:41.14","o":"000110","i":"MAP$"},</w:t>
      </w:r>
    </w:p>
    <w:p w14:paraId="382249DB" w14:textId="77777777" w:rsidR="00C522A9" w:rsidRDefault="00C522A9" w:rsidP="00C522A9">
      <w:pPr>
        <w:pStyle w:val="Listing"/>
      </w:pPr>
      <w:r w:rsidRPr="00BB36DC">
        <w:t>{"t":"20:38:41.14","o":"000170","i":"CASE$","p":[{"CURLINE":"0"}]},</w:t>
      </w:r>
    </w:p>
    <w:p w14:paraId="167821B7" w14:textId="77777777" w:rsidR="00C522A9" w:rsidRDefault="00C522A9" w:rsidP="00C522A9">
      <w:pPr>
        <w:pStyle w:val="Listing"/>
      </w:pPr>
      <w:r w:rsidRPr="00BB36DC">
        <w:t>{"t":"20:38:41.14","o":"0001FC","i":"COPY$"},</w:t>
      </w:r>
    </w:p>
    <w:p w14:paraId="19B22414" w14:textId="77777777" w:rsidR="00C522A9" w:rsidRDefault="00C522A9" w:rsidP="00C522A9">
      <w:pPr>
        <w:pStyle w:val="Listing"/>
      </w:pPr>
      <w:r w:rsidRPr="00BB36DC">
        <w:t>{"t":"20:38:41.14","o":"</w:t>
      </w:r>
      <w:r>
        <w:t>000214","i":"COPY$"}]}</w:t>
      </w:r>
    </w:p>
    <w:p w14:paraId="621EC863" w14:textId="77777777" w:rsidR="00C522A9" w:rsidRDefault="00C522A9" w:rsidP="00C522A9">
      <w:pPr>
        <w:pStyle w:val="Caption"/>
        <w:rPr>
          <w:szCs w:val="19"/>
        </w:rPr>
      </w:pPr>
      <w:bookmarkStart w:id="178" w:name="_Toc373484980"/>
      <w:r>
        <w:t xml:space="preserve">Figure </w:t>
      </w:r>
      <w:r>
        <w:fldChar w:fldCharType="begin"/>
      </w:r>
      <w:r>
        <w:instrText xml:space="preserve"> STYLEREF 1 \s </w:instrText>
      </w:r>
      <w:r>
        <w:fldChar w:fldCharType="separate"/>
      </w:r>
      <w:r w:rsidR="00A87DE6">
        <w:rPr>
          <w:noProof/>
        </w:rPr>
        <w:t>1</w:t>
      </w:r>
      <w:r>
        <w:fldChar w:fldCharType="end"/>
      </w:r>
      <w:r>
        <w:noBreakHyphen/>
      </w:r>
      <w:r>
        <w:fldChar w:fldCharType="begin"/>
      </w:r>
      <w:r>
        <w:instrText xml:space="preserve"> SEQ Figure \* ARABIC \s 1 </w:instrText>
      </w:r>
      <w:r>
        <w:fldChar w:fldCharType="separate"/>
      </w:r>
      <w:r w:rsidR="00A87DE6">
        <w:rPr>
          <w:noProof/>
        </w:rPr>
        <w:t>12</w:t>
      </w:r>
      <w:r>
        <w:fldChar w:fldCharType="end"/>
      </w:r>
      <w:r>
        <w:rPr>
          <w:szCs w:val="19"/>
        </w:rPr>
        <w:t xml:space="preserve"> Exampleof a JSON structure generated by TRACING-SCENARIO</w:t>
      </w:r>
      <w:bookmarkEnd w:id="178"/>
    </w:p>
    <w:p w14:paraId="51FA75D9" w14:textId="77777777" w:rsidR="00C522A9" w:rsidRPr="0045652F" w:rsidRDefault="00C522A9" w:rsidP="00C522A9">
      <w:pPr>
        <w:keepNext/>
        <w:keepLines/>
        <w:rPr>
          <w:lang w:val="en-US"/>
        </w:rPr>
      </w:pPr>
      <w:r>
        <w:rPr>
          <w:lang w:val="en-US"/>
        </w:rPr>
        <w:t xml:space="preserve">For other uses of the CREATE-VARIABLE-IF tag, see “Signon and password management” on page </w:t>
      </w:r>
      <w:r>
        <w:rPr>
          <w:lang w:val="en-US"/>
        </w:rPr>
        <w:fldChar w:fldCharType="begin"/>
      </w:r>
      <w:r>
        <w:rPr>
          <w:lang w:val="en-US"/>
        </w:rPr>
        <w:instrText xml:space="preserve"> PAGEREF _Ref354130555 \h </w:instrText>
      </w:r>
      <w:r>
        <w:rPr>
          <w:lang w:val="en-US"/>
        </w:rPr>
      </w:r>
      <w:r>
        <w:rPr>
          <w:lang w:val="en-US"/>
        </w:rPr>
        <w:fldChar w:fldCharType="separate"/>
      </w:r>
      <w:r w:rsidR="00A87DE6">
        <w:rPr>
          <w:noProof/>
          <w:lang w:val="en-US"/>
        </w:rPr>
        <w:t>64</w:t>
      </w:r>
      <w:r>
        <w:rPr>
          <w:lang w:val="en-US"/>
        </w:rPr>
        <w:fldChar w:fldCharType="end"/>
      </w:r>
      <w:r>
        <w:rPr>
          <w:lang w:val="en-US"/>
        </w:rPr>
        <w:t>.</w:t>
      </w:r>
    </w:p>
    <w:p w14:paraId="1087F7A7" w14:textId="77777777" w:rsidR="00774472" w:rsidRPr="0045652F" w:rsidRDefault="00774472">
      <w:pPr>
        <w:pStyle w:val="Heading4"/>
        <w:pageBreakBefore/>
        <w:rPr>
          <w:lang w:val="en-US"/>
        </w:rPr>
      </w:pPr>
      <w:bookmarkStart w:id="179" w:name="_Ref354130555"/>
      <w:r w:rsidRPr="0045652F">
        <w:rPr>
          <w:lang w:val="en-US"/>
        </w:rPr>
        <w:t>Signon and password management</w:t>
      </w:r>
      <w:bookmarkEnd w:id="179"/>
    </w:p>
    <w:p w14:paraId="4B3471C6" w14:textId="77777777" w:rsidR="00774472" w:rsidRPr="0045652F" w:rsidRDefault="00774472">
      <w:pPr>
        <w:pStyle w:val="Heading5"/>
        <w:rPr>
          <w:lang w:val="en-US"/>
        </w:rPr>
      </w:pPr>
      <w:bookmarkStart w:id="180" w:name="_Ref137983146"/>
      <w:r w:rsidRPr="0045652F">
        <w:rPr>
          <w:lang w:val="en-US"/>
        </w:rPr>
        <w:t>CREATE-VARIABLE-IF tag</w:t>
      </w:r>
      <w:bookmarkEnd w:id="180"/>
    </w:p>
    <w:p w14:paraId="35FD83EF"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CREATE-VARIABLE-IF" </w:instrText>
      </w:r>
      <w:r w:rsidRPr="0045652F">
        <w:rPr>
          <w:lang w:val="en-US"/>
        </w:rPr>
        <w:fldChar w:fldCharType="end"/>
      </w:r>
      <w:r w:rsidRPr="0045652F">
        <w:rPr>
          <w:lang w:val="en-US"/>
        </w:rPr>
        <w:fldChar w:fldCharType="begin"/>
      </w:r>
      <w:r w:rsidRPr="0045652F">
        <w:rPr>
          <w:lang w:val="en-US"/>
        </w:rPr>
        <w:instrText xml:space="preserve"> XE "HTML:Tags:CREATE-VARIABLE-IF" </w:instrText>
      </w:r>
      <w:r w:rsidRPr="0045652F">
        <w:rPr>
          <w:lang w:val="en-US"/>
        </w:rPr>
        <w:fldChar w:fldCharType="end"/>
      </w:r>
      <w:r w:rsidRPr="0045652F">
        <w:rPr>
          <w:lang w:val="en-US"/>
        </w:rPr>
        <w:fldChar w:fldCharType="begin"/>
      </w:r>
      <w:r w:rsidRPr="0045652F">
        <w:rPr>
          <w:lang w:val="en-US"/>
        </w:rPr>
        <w:instrText xml:space="preserve"> XE "CREATE-VARIABLE-IF" </w:instrText>
      </w:r>
      <w:r w:rsidRPr="0045652F">
        <w:rPr>
          <w:lang w:val="en-US"/>
        </w:rPr>
        <w:fldChar w:fldCharType="end"/>
      </w:r>
    </w:p>
    <w:p w14:paraId="59BB3AD8" w14:textId="77777777" w:rsidR="00774472" w:rsidRPr="0045652F" w:rsidRDefault="00774472">
      <w:pPr>
        <w:pStyle w:val="Ecran"/>
        <w:rPr>
          <w:lang w:val="en-US"/>
        </w:rPr>
      </w:pPr>
      <w:r w:rsidRPr="0045652F">
        <w:rPr>
          <w:lang w:val="en-US"/>
        </w:rPr>
        <w:t>{{{CREATE-VARIABLE-IF (condition) "varname"}}}</w:t>
      </w:r>
    </w:p>
    <w:p w14:paraId="7ECD5432" w14:textId="77777777" w:rsidR="00774472" w:rsidRPr="0045652F" w:rsidRDefault="00774472">
      <w:pPr>
        <w:pStyle w:val="Ecran"/>
        <w:rPr>
          <w:lang w:val="en-US"/>
        </w:rPr>
      </w:pPr>
    </w:p>
    <w:p w14:paraId="2623F94D" w14:textId="77777777" w:rsidR="00774472" w:rsidRPr="0045652F" w:rsidRDefault="00774472">
      <w:pPr>
        <w:keepNext/>
        <w:keepLines/>
        <w:rPr>
          <w:lang w:val="en-US"/>
        </w:rPr>
      </w:pPr>
    </w:p>
    <w:p w14:paraId="4D1FD19E" w14:textId="77777777" w:rsidR="00774472" w:rsidRPr="0045652F" w:rsidRDefault="00774472">
      <w:pPr>
        <w:keepNext/>
        <w:keepLines/>
        <w:rPr>
          <w:lang w:val="en-US"/>
        </w:rPr>
      </w:pPr>
      <w:r w:rsidRPr="0045652F">
        <w:rPr>
          <w:lang w:val="en-US"/>
        </w:rPr>
        <w:t xml:space="preserve">The CREATE-VARIABLE-IF tag allows the conditional creation of a VIRTEL variable.  If the specified condition is true, the variable </w:t>
      </w:r>
      <w:r w:rsidRPr="0045652F">
        <w:rPr>
          <w:i/>
          <w:iCs/>
          <w:lang w:val="en-US"/>
        </w:rPr>
        <w:t>varname</w:t>
      </w:r>
      <w:r w:rsidRPr="0045652F">
        <w:rPr>
          <w:lang w:val="en-US"/>
        </w:rPr>
        <w:t xml:space="preserve"> will be created and initialized with a value as shown in the list of condition names below.  This variable can be used subsequently to conditionally generate a section of the page bracketed by WHEN-EXISTS and END-WHEN-EXISTS tags.</w:t>
      </w:r>
    </w:p>
    <w:p w14:paraId="58B981A6" w14:textId="77777777" w:rsidR="00774472" w:rsidRPr="0045652F" w:rsidRDefault="00774472">
      <w:pPr>
        <w:keepNext/>
        <w:keepLines/>
        <w:rPr>
          <w:lang w:val="en-US"/>
        </w:rPr>
      </w:pPr>
    </w:p>
    <w:p w14:paraId="5FAFA2AE" w14:textId="77777777" w:rsidR="00774472" w:rsidRPr="0045652F" w:rsidRDefault="00774472">
      <w:pPr>
        <w:keepNext/>
        <w:keepLines/>
        <w:rPr>
          <w:lang w:val="en-US"/>
        </w:rPr>
      </w:pPr>
      <w:r w:rsidRPr="0045652F">
        <w:rPr>
          <w:lang w:val="en-US"/>
        </w:rPr>
        <w:t xml:space="preserve">The possible values of the </w:t>
      </w:r>
      <w:r w:rsidRPr="0045652F">
        <w:rPr>
          <w:i/>
          <w:iCs/>
          <w:lang w:val="en-US"/>
        </w:rPr>
        <w:t>condition</w:t>
      </w:r>
      <w:r w:rsidRPr="0045652F">
        <w:rPr>
          <w:lang w:val="en-US"/>
        </w:rPr>
        <w:t xml:space="preserve"> parameter for the CREATE-VARIABLE-IF tag are listed below:</w:t>
      </w:r>
    </w:p>
    <w:p w14:paraId="7000E432" w14:textId="77777777" w:rsidR="00774472" w:rsidRPr="0045652F" w:rsidRDefault="00774472">
      <w:pPr>
        <w:keepNext/>
        <w:keepLines/>
        <w:rPr>
          <w:lang w:val="en-US"/>
        </w:rPr>
      </w:pPr>
    </w:p>
    <w:p w14:paraId="6D3F3D16" w14:textId="77777777" w:rsidR="00774472" w:rsidRPr="0045652F" w:rsidRDefault="00774472">
      <w:pPr>
        <w:pStyle w:val="DtailRefChamp"/>
        <w:keepNext/>
        <w:rPr>
          <w:lang w:val="en-US"/>
        </w:rPr>
      </w:pPr>
      <w:r w:rsidRPr="0045652F">
        <w:rPr>
          <w:b/>
          <w:bCs/>
          <w:lang w:val="en-US"/>
        </w:rPr>
        <w:t>SIGNON-IS-NEEDED</w:t>
      </w:r>
      <w:r w:rsidRPr="0045652F">
        <w:rPr>
          <w:b/>
          <w:bCs/>
          <w:lang w:val="en-US"/>
        </w:rPr>
        <w:tab/>
      </w:r>
      <w:r w:rsidRPr="0045652F">
        <w:rPr>
          <w:b/>
          <w:bCs/>
          <w:lang w:val="en-US"/>
        </w:rPr>
        <w:br/>
      </w:r>
      <w:r w:rsidRPr="0045652F">
        <w:rPr>
          <w:lang w:val="en-US"/>
        </w:rPr>
        <w:t xml:space="preserve">The variable </w:t>
      </w:r>
      <w:r w:rsidRPr="0045652F">
        <w:rPr>
          <w:i/>
          <w:iCs/>
          <w:lang w:val="en-US"/>
        </w:rPr>
        <w:t>varname</w:t>
      </w:r>
      <w:r w:rsidRPr="0045652F">
        <w:rPr>
          <w:lang w:val="en-US"/>
        </w:rPr>
        <w:t xml:space="preserve"> is created if a signon is needed, i.e. if the transaction security type is non-zero and the user has not yet successfully signed on at the terminal.</w:t>
      </w:r>
    </w:p>
    <w:p w14:paraId="2E1756A0" w14:textId="77777777" w:rsidR="00774472" w:rsidRPr="0045652F" w:rsidRDefault="00774472">
      <w:pPr>
        <w:pStyle w:val="DtailRefChamp"/>
        <w:keepNext/>
        <w:rPr>
          <w:lang w:val="en-US"/>
        </w:rPr>
      </w:pPr>
      <w:r w:rsidRPr="0045652F">
        <w:rPr>
          <w:b/>
          <w:bCs/>
          <w:lang w:val="en-US"/>
        </w:rPr>
        <w:t>SIGNON-IS-OK</w:t>
      </w:r>
      <w:r w:rsidRPr="0045652F">
        <w:rPr>
          <w:lang w:val="en-US"/>
        </w:rPr>
        <w:t xml:space="preserve"> </w:t>
      </w:r>
      <w:r w:rsidRPr="0045652F">
        <w:rPr>
          <w:lang w:val="en-US"/>
        </w:rPr>
        <w:fldChar w:fldCharType="begin"/>
      </w:r>
      <w:r w:rsidRPr="0045652F">
        <w:rPr>
          <w:lang w:val="en-US"/>
        </w:rPr>
        <w:instrText xml:space="preserve"> XE "SIGNON-IS-OK" </w:instrText>
      </w:r>
      <w:r w:rsidRPr="0045652F">
        <w:rPr>
          <w:lang w:val="en-US"/>
        </w:rPr>
        <w:fldChar w:fldCharType="end"/>
      </w:r>
      <w:r w:rsidRPr="0045652F">
        <w:rPr>
          <w:b/>
          <w:bCs/>
          <w:lang w:val="en-US"/>
        </w:rPr>
        <w:tab/>
      </w:r>
      <w:r w:rsidRPr="0045652F">
        <w:rPr>
          <w:b/>
          <w:bCs/>
          <w:lang w:val="en-US"/>
        </w:rPr>
        <w:br/>
      </w:r>
      <w:r w:rsidRPr="0045652F">
        <w:rPr>
          <w:lang w:val="en-US"/>
        </w:rPr>
        <w:t xml:space="preserve">The variable </w:t>
      </w:r>
      <w:r w:rsidRPr="0045652F">
        <w:rPr>
          <w:i/>
          <w:iCs/>
          <w:lang w:val="en-US"/>
        </w:rPr>
        <w:t>varname</w:t>
      </w:r>
      <w:r w:rsidRPr="0045652F">
        <w:rPr>
          <w:lang w:val="en-US"/>
        </w:rPr>
        <w:t xml:space="preserve"> is created if the user has successfully signed on at the terminal.  The initial value of the variable is the user name.</w:t>
      </w:r>
    </w:p>
    <w:p w14:paraId="506305AD" w14:textId="77777777" w:rsidR="00774472" w:rsidRPr="0045652F" w:rsidRDefault="00774472">
      <w:pPr>
        <w:pStyle w:val="DtailRefChamp"/>
        <w:keepNext/>
        <w:rPr>
          <w:b/>
          <w:bCs/>
          <w:lang w:val="en-US"/>
        </w:rPr>
      </w:pPr>
      <w:r w:rsidRPr="0045652F">
        <w:rPr>
          <w:b/>
          <w:bCs/>
          <w:lang w:val="en-US"/>
        </w:rPr>
        <w:t xml:space="preserve">APPLICATION-IS-CONNECTED </w:t>
      </w:r>
      <w:r w:rsidRPr="0045652F">
        <w:rPr>
          <w:lang w:val="en-US"/>
        </w:rPr>
        <w:fldChar w:fldCharType="begin"/>
      </w:r>
      <w:r w:rsidRPr="0045652F">
        <w:rPr>
          <w:lang w:val="en-US"/>
        </w:rPr>
        <w:instrText xml:space="preserve"> XE "APPLICATION-IS-CONNECTED" </w:instrText>
      </w:r>
      <w:r w:rsidRPr="0045652F">
        <w:rPr>
          <w:lang w:val="en-US"/>
        </w:rPr>
        <w:fldChar w:fldCharType="end"/>
      </w:r>
      <w:r w:rsidRPr="0045652F">
        <w:rPr>
          <w:lang w:val="en-US"/>
        </w:rPr>
        <w:tab/>
      </w:r>
      <w:r w:rsidRPr="0045652F">
        <w:rPr>
          <w:b/>
          <w:bCs/>
          <w:lang w:val="en-US"/>
        </w:rPr>
        <w:br/>
      </w:r>
      <w:r w:rsidRPr="0045652F">
        <w:rPr>
          <w:lang w:val="en-US"/>
        </w:rPr>
        <w:t xml:space="preserve">The variable </w:t>
      </w:r>
      <w:r w:rsidRPr="0045652F">
        <w:rPr>
          <w:i/>
          <w:iCs/>
          <w:lang w:val="en-US"/>
        </w:rPr>
        <w:t>varname</w:t>
      </w:r>
      <w:r w:rsidRPr="0045652F">
        <w:rPr>
          <w:lang w:val="en-US"/>
        </w:rPr>
        <w:t xml:space="preserve"> is created if the terminal is connected to a host application. The initial value of the variable is either the VTAM application name, or the external name of the VIRTEL transaction, depending on the value of the AIC parameter in the VIRTCT (see “Parameters of the VIRTCT” in the </w:t>
      </w:r>
      <w:r w:rsidRPr="0045652F">
        <w:rPr>
          <w:i/>
          <w:iCs/>
          <w:lang w:val="en-US"/>
        </w:rPr>
        <w:t>VIRTEL Installation Guide</w:t>
      </w:r>
      <w:r w:rsidRPr="0045652F">
        <w:rPr>
          <w:lang w:val="en-US"/>
        </w:rPr>
        <w:t>).</w:t>
      </w:r>
    </w:p>
    <w:p w14:paraId="01DD979E" w14:textId="77777777" w:rsidR="00774472" w:rsidRDefault="00774472">
      <w:pPr>
        <w:keepNext/>
        <w:keepLines/>
        <w:rPr>
          <w:lang w:val="en-US"/>
        </w:rPr>
      </w:pPr>
    </w:p>
    <w:p w14:paraId="2D0E2CBD" w14:textId="77777777" w:rsidR="00C522A9" w:rsidRPr="0045652F" w:rsidRDefault="00C522A9" w:rsidP="00C522A9">
      <w:pPr>
        <w:keepNext/>
        <w:keepLines/>
        <w:rPr>
          <w:lang w:val="en-US"/>
        </w:rPr>
      </w:pPr>
      <w:r>
        <w:rPr>
          <w:lang w:val="en-US"/>
        </w:rPr>
        <w:t xml:space="preserve">For other uses of the CREATE-VARIABLE-IF tag, see “Debugging facilities” on page </w:t>
      </w:r>
      <w:r>
        <w:rPr>
          <w:lang w:val="en-US"/>
        </w:rPr>
        <w:fldChar w:fldCharType="begin"/>
      </w:r>
      <w:r>
        <w:rPr>
          <w:lang w:val="en-US"/>
        </w:rPr>
        <w:instrText xml:space="preserve"> PAGEREF _Ref354130603 \h </w:instrText>
      </w:r>
      <w:r>
        <w:rPr>
          <w:lang w:val="en-US"/>
        </w:rPr>
      </w:r>
      <w:r>
        <w:rPr>
          <w:lang w:val="en-US"/>
        </w:rPr>
        <w:fldChar w:fldCharType="separate"/>
      </w:r>
      <w:r w:rsidR="00A87DE6">
        <w:rPr>
          <w:noProof/>
          <w:lang w:val="en-US"/>
        </w:rPr>
        <w:t>63</w:t>
      </w:r>
      <w:r>
        <w:rPr>
          <w:lang w:val="en-US"/>
        </w:rPr>
        <w:fldChar w:fldCharType="end"/>
      </w:r>
      <w:r>
        <w:rPr>
          <w:lang w:val="en-US"/>
        </w:rPr>
        <w:t>.</w:t>
      </w:r>
    </w:p>
    <w:p w14:paraId="13D72C2D" w14:textId="77777777" w:rsidR="00C522A9" w:rsidRPr="0045652F" w:rsidRDefault="00C522A9">
      <w:pPr>
        <w:keepNext/>
        <w:keepLines/>
        <w:rPr>
          <w:lang w:val="en-US"/>
        </w:rPr>
      </w:pPr>
    </w:p>
    <w:p w14:paraId="40C678D7" w14:textId="77777777" w:rsidR="00774472" w:rsidRPr="0045652F" w:rsidRDefault="00774472">
      <w:pPr>
        <w:pStyle w:val="Heading5"/>
        <w:keepLines/>
        <w:rPr>
          <w:lang w:val="en-US"/>
        </w:rPr>
      </w:pPr>
      <w:bookmarkStart w:id="181" w:name="_Ref138057685"/>
      <w:r w:rsidRPr="0045652F">
        <w:rPr>
          <w:lang w:val="en-US"/>
        </w:rPr>
        <w:t>DECLARE-FIELD-AS tag</w:t>
      </w:r>
      <w:bookmarkEnd w:id="181"/>
    </w:p>
    <w:p w14:paraId="19169651" w14:textId="77777777" w:rsidR="00774472" w:rsidRPr="0045652F" w:rsidRDefault="00774472">
      <w:pPr>
        <w:pStyle w:val="ecran0"/>
        <w:rPr>
          <w:lang w:val="en-US"/>
        </w:rPr>
      </w:pPr>
      <w:r w:rsidRPr="0045652F">
        <w:rPr>
          <w:lang w:val="en-US"/>
        </w:rPr>
        <w:t xml:space="preserve">When used in conjunction with a security type 4 transaction, the DECLARE-FIELD-AS tag allows VIRTEL to obtain the userid and password from fields embedded in the HTML page.  For an example, see “Signon using HTML fields” </w:t>
      </w:r>
      <w:r w:rsidRPr="0045652F">
        <w:rPr>
          <w:lang w:val="en-US"/>
        </w:rPr>
        <w:fldChar w:fldCharType="begin"/>
      </w:r>
      <w:r w:rsidRPr="0045652F">
        <w:rPr>
          <w:lang w:val="en-US"/>
        </w:rPr>
        <w:instrText xml:space="preserve"> PAGEREF _Ref138063702 \p \h </w:instrText>
      </w:r>
      <w:r w:rsidRPr="0045652F">
        <w:rPr>
          <w:lang w:val="en-US"/>
        </w:rPr>
      </w:r>
      <w:r w:rsidRPr="0045652F">
        <w:rPr>
          <w:lang w:val="en-US"/>
        </w:rPr>
        <w:fldChar w:fldCharType="separate"/>
      </w:r>
      <w:r w:rsidR="00A87DE6">
        <w:rPr>
          <w:noProof/>
          <w:lang w:val="en-US"/>
        </w:rPr>
        <w:t>sur la page 300</w:t>
      </w:r>
      <w:r w:rsidRPr="0045652F">
        <w:rPr>
          <w:lang w:val="en-US"/>
        </w:rPr>
        <w:fldChar w:fldCharType="end"/>
      </w:r>
      <w:r w:rsidRPr="0045652F">
        <w:rPr>
          <w:lang w:val="en-US"/>
        </w:rPr>
        <w:t>.</w:t>
      </w:r>
    </w:p>
    <w:p w14:paraId="12915C79"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DECLARE-FIELD-AS" </w:instrText>
      </w:r>
      <w:r w:rsidRPr="0045652F">
        <w:rPr>
          <w:lang w:val="en-US"/>
        </w:rPr>
        <w:fldChar w:fldCharType="end"/>
      </w:r>
      <w:r w:rsidRPr="0045652F">
        <w:rPr>
          <w:lang w:val="en-US"/>
        </w:rPr>
        <w:fldChar w:fldCharType="begin"/>
      </w:r>
      <w:r w:rsidRPr="0045652F">
        <w:rPr>
          <w:lang w:val="en-US"/>
        </w:rPr>
        <w:instrText xml:space="preserve"> XE "HTML:Tags:DECLARE-FIELD-AS" </w:instrText>
      </w:r>
      <w:r w:rsidRPr="0045652F">
        <w:rPr>
          <w:lang w:val="en-US"/>
        </w:rPr>
        <w:fldChar w:fldCharType="end"/>
      </w:r>
      <w:r w:rsidRPr="0045652F">
        <w:rPr>
          <w:lang w:val="en-US"/>
        </w:rPr>
        <w:fldChar w:fldCharType="begin"/>
      </w:r>
      <w:r w:rsidRPr="0045652F">
        <w:rPr>
          <w:lang w:val="en-US"/>
        </w:rPr>
        <w:instrText xml:space="preserve"> XE "DECLARE-FIELD-AS" </w:instrText>
      </w:r>
      <w:r w:rsidRPr="0045652F">
        <w:rPr>
          <w:lang w:val="en-US"/>
        </w:rPr>
        <w:fldChar w:fldCharType="end"/>
      </w:r>
    </w:p>
    <w:p w14:paraId="6D954687" w14:textId="77777777" w:rsidR="00774472" w:rsidRPr="0045652F" w:rsidRDefault="00774472">
      <w:pPr>
        <w:pStyle w:val="Ecran"/>
        <w:rPr>
          <w:lang w:val="en-US"/>
        </w:rPr>
      </w:pPr>
      <w:r w:rsidRPr="0045652F">
        <w:rPr>
          <w:lang w:val="en-US"/>
        </w:rPr>
        <w:t>{{{DECLARE-FIELD-AS (attribute,...) "fieldname"}}}</w:t>
      </w:r>
    </w:p>
    <w:p w14:paraId="12BF8834" w14:textId="77777777" w:rsidR="00774472" w:rsidRPr="0045652F" w:rsidRDefault="00774472">
      <w:pPr>
        <w:pStyle w:val="Ecran"/>
        <w:rPr>
          <w:lang w:val="en-US"/>
        </w:rPr>
      </w:pPr>
    </w:p>
    <w:p w14:paraId="58D900BD" w14:textId="77777777" w:rsidR="00774472" w:rsidRPr="0045652F" w:rsidRDefault="00774472">
      <w:pPr>
        <w:keepNext/>
        <w:keepLines/>
        <w:rPr>
          <w:lang w:val="en-US"/>
        </w:rPr>
      </w:pPr>
    </w:p>
    <w:p w14:paraId="17FE484D" w14:textId="77777777" w:rsidR="00774472" w:rsidRPr="0045652F" w:rsidRDefault="00774472">
      <w:pPr>
        <w:keepNext/>
        <w:keepLines/>
        <w:rPr>
          <w:lang w:val="en-US"/>
        </w:rPr>
      </w:pPr>
      <w:r w:rsidRPr="0045652F">
        <w:rPr>
          <w:lang w:val="en-US"/>
        </w:rPr>
        <w:t xml:space="preserve">The DECLARE-FIELD-AS tag indicates to VIRTEL that the HTML field whose name is </w:t>
      </w:r>
      <w:r w:rsidRPr="0045652F">
        <w:rPr>
          <w:i/>
          <w:iCs/>
          <w:lang w:val="en-US"/>
        </w:rPr>
        <w:t xml:space="preserve">fieldname </w:t>
      </w:r>
      <w:r w:rsidRPr="0045652F">
        <w:rPr>
          <w:lang w:val="en-US"/>
        </w:rPr>
        <w:t xml:space="preserve">is to be treated as a userid or password field when used with a transaction defined as having security type 4.  One of more </w:t>
      </w:r>
      <w:r w:rsidRPr="0045652F">
        <w:rPr>
          <w:i/>
          <w:iCs/>
          <w:lang w:val="en-US"/>
        </w:rPr>
        <w:t>attribute</w:t>
      </w:r>
      <w:r w:rsidRPr="0045652F">
        <w:rPr>
          <w:lang w:val="en-US"/>
        </w:rPr>
        <w:t xml:space="preserve"> values must be specified.  The possible attributes are listed below:</w:t>
      </w:r>
    </w:p>
    <w:p w14:paraId="11286C32" w14:textId="77777777" w:rsidR="00774472" w:rsidRPr="0045652F" w:rsidRDefault="00774472">
      <w:pPr>
        <w:keepNext/>
        <w:keepLines/>
        <w:rPr>
          <w:lang w:val="en-US"/>
        </w:rPr>
      </w:pPr>
    </w:p>
    <w:p w14:paraId="56CB72CF" w14:textId="77777777" w:rsidR="00774472" w:rsidRPr="0045652F" w:rsidRDefault="00774472">
      <w:pPr>
        <w:pStyle w:val="DtailRefChamp"/>
        <w:keepNext/>
        <w:rPr>
          <w:b/>
          <w:bCs/>
          <w:lang w:val="en-US"/>
        </w:rPr>
      </w:pPr>
      <w:r w:rsidRPr="0045652F">
        <w:rPr>
          <w:b/>
          <w:bCs/>
          <w:lang w:val="en-US"/>
        </w:rPr>
        <w:t>USERNAME</w:t>
      </w:r>
      <w:r w:rsidRPr="0045652F">
        <w:rPr>
          <w:lang w:val="en-US"/>
        </w:rPr>
        <w:t xml:space="preserve"> indicates that the field contains the name of the user (userid) to be signed on.</w:t>
      </w:r>
    </w:p>
    <w:p w14:paraId="56005553" w14:textId="77777777" w:rsidR="00774472" w:rsidRPr="0045652F" w:rsidRDefault="00774472">
      <w:pPr>
        <w:pStyle w:val="DtailRefChamp"/>
        <w:keepNext/>
        <w:rPr>
          <w:b/>
          <w:bCs/>
          <w:lang w:val="en-US"/>
        </w:rPr>
      </w:pPr>
      <w:r w:rsidRPr="0045652F">
        <w:rPr>
          <w:b/>
          <w:bCs/>
          <w:lang w:val="en-US"/>
        </w:rPr>
        <w:t>PASSWORD</w:t>
      </w:r>
      <w:r w:rsidRPr="0045652F">
        <w:rPr>
          <w:lang w:val="en-US"/>
        </w:rPr>
        <w:t xml:space="preserve"> indicates that the field contains the user’s password.</w:t>
      </w:r>
    </w:p>
    <w:p w14:paraId="65D64118" w14:textId="77777777" w:rsidR="00774472" w:rsidRPr="0045652F" w:rsidRDefault="00774472">
      <w:pPr>
        <w:pStyle w:val="DtailRefChamp"/>
        <w:keepNext/>
        <w:rPr>
          <w:b/>
          <w:bCs/>
          <w:lang w:val="en-US"/>
        </w:rPr>
      </w:pPr>
      <w:r w:rsidRPr="0045652F">
        <w:rPr>
          <w:b/>
          <w:bCs/>
          <w:lang w:val="en-US"/>
        </w:rPr>
        <w:t>NEW-PASSWORD</w:t>
      </w:r>
      <w:r w:rsidRPr="0045652F">
        <w:rPr>
          <w:lang w:val="en-US"/>
        </w:rPr>
        <w:t xml:space="preserve"> indicates that the field contains a new password.  VIRTEL will request the security product to change the user’s current password to the new value if the signon is successful.</w:t>
      </w:r>
    </w:p>
    <w:p w14:paraId="678C1DCB" w14:textId="77777777" w:rsidR="00774472" w:rsidRPr="0045652F" w:rsidRDefault="00774472">
      <w:pPr>
        <w:pStyle w:val="DtailRefChamp"/>
        <w:keepNext/>
        <w:rPr>
          <w:b/>
          <w:bCs/>
          <w:lang w:val="en-US"/>
        </w:rPr>
      </w:pPr>
      <w:r w:rsidRPr="0045652F">
        <w:rPr>
          <w:b/>
          <w:bCs/>
          <w:lang w:val="en-US"/>
        </w:rPr>
        <w:t>HEX</w:t>
      </w:r>
      <w:r w:rsidRPr="0045652F">
        <w:rPr>
          <w:lang w:val="en-US"/>
        </w:rPr>
        <w:t xml:space="preserve"> indicates that VIRTEL expects the browser to encode the field in hexadecimal.</w:t>
      </w:r>
    </w:p>
    <w:p w14:paraId="055FDA0E" w14:textId="77777777" w:rsidR="00774472" w:rsidRPr="0045652F" w:rsidRDefault="00774472">
      <w:pPr>
        <w:pStyle w:val="DtailRefChamp"/>
        <w:keepNext/>
        <w:rPr>
          <w:b/>
          <w:bCs/>
          <w:lang w:val="en-US"/>
        </w:rPr>
      </w:pPr>
      <w:r w:rsidRPr="0045652F">
        <w:rPr>
          <w:b/>
          <w:bCs/>
          <w:lang w:val="en-US"/>
        </w:rPr>
        <w:t>BASE64</w:t>
      </w:r>
      <w:r w:rsidRPr="0045652F">
        <w:rPr>
          <w:lang w:val="en-US"/>
        </w:rPr>
        <w:t xml:space="preserve"> indicates that VIRTEL expects the browser to encode the field in base64 format.</w:t>
      </w:r>
    </w:p>
    <w:p w14:paraId="493CEE60" w14:textId="77777777" w:rsidR="003431C2" w:rsidRPr="0045652F" w:rsidRDefault="003431C2" w:rsidP="003431C2">
      <w:pPr>
        <w:pStyle w:val="DtailRefChamp"/>
        <w:keepNext/>
        <w:rPr>
          <w:b/>
          <w:bCs/>
          <w:lang w:val="en-US"/>
        </w:rPr>
      </w:pPr>
      <w:r>
        <w:rPr>
          <w:b/>
          <w:bCs/>
          <w:lang w:val="en-US"/>
        </w:rPr>
        <w:t>ENCRYPTED</w:t>
      </w:r>
      <w:r w:rsidRPr="0045652F">
        <w:rPr>
          <w:lang w:val="en-US"/>
        </w:rPr>
        <w:t xml:space="preserve"> indicates that VIRTEL expects the browser to enc</w:t>
      </w:r>
      <w:r>
        <w:rPr>
          <w:lang w:val="en-US"/>
        </w:rPr>
        <w:t xml:space="preserve">rypt </w:t>
      </w:r>
      <w:r w:rsidRPr="0045652F">
        <w:rPr>
          <w:lang w:val="en-US"/>
        </w:rPr>
        <w:t xml:space="preserve">the field </w:t>
      </w:r>
      <w:r>
        <w:rPr>
          <w:lang w:val="en-US"/>
        </w:rPr>
        <w:t xml:space="preserve">using the session key </w:t>
      </w:r>
      <w:r w:rsidRPr="0045652F">
        <w:rPr>
          <w:lang w:val="en-US"/>
        </w:rPr>
        <w:t xml:space="preserve">specified </w:t>
      </w:r>
      <w:r>
        <w:rPr>
          <w:lang w:val="en-US"/>
        </w:rPr>
        <w:t xml:space="preserve">elsewhere in the page (see “DECLARE-FIELD-AS CRYPTO-SESSION-KEY tag” </w:t>
      </w:r>
      <w:r>
        <w:rPr>
          <w:lang w:val="en-US"/>
        </w:rPr>
        <w:fldChar w:fldCharType="begin"/>
      </w:r>
      <w:r>
        <w:rPr>
          <w:lang w:val="en-US"/>
        </w:rPr>
        <w:instrText xml:space="preserve"> PAGEREF _Ref354052741 \p \h </w:instrText>
      </w:r>
      <w:r>
        <w:rPr>
          <w:lang w:val="en-US"/>
        </w:rPr>
      </w:r>
      <w:r>
        <w:rPr>
          <w:lang w:val="en-US"/>
        </w:rPr>
        <w:fldChar w:fldCharType="separate"/>
      </w:r>
      <w:r w:rsidR="00A87DE6">
        <w:rPr>
          <w:noProof/>
          <w:lang w:val="en-US"/>
        </w:rPr>
        <w:t>sur la page 67</w:t>
      </w:r>
      <w:r>
        <w:rPr>
          <w:lang w:val="en-US"/>
        </w:rPr>
        <w:fldChar w:fldCharType="end"/>
      </w:r>
      <w:r>
        <w:rPr>
          <w:lang w:val="en-US"/>
        </w:rPr>
        <w:t>)</w:t>
      </w:r>
    </w:p>
    <w:p w14:paraId="4191C7EB" w14:textId="77777777" w:rsidR="00774472" w:rsidRPr="0045652F" w:rsidRDefault="00774472">
      <w:pPr>
        <w:pStyle w:val="ecran0"/>
        <w:rPr>
          <w:lang w:val="en-US"/>
        </w:rPr>
      </w:pPr>
      <w:r w:rsidRPr="0045652F">
        <w:rPr>
          <w:lang w:val="en-US"/>
        </w:rPr>
        <w:t>Examples:</w:t>
      </w:r>
    </w:p>
    <w:p w14:paraId="10AF638E" w14:textId="77777777" w:rsidR="00774472" w:rsidRPr="0045652F" w:rsidRDefault="00774472">
      <w:pPr>
        <w:pStyle w:val="Listing"/>
        <w:rPr>
          <w:lang w:val="en-US"/>
        </w:rPr>
      </w:pPr>
      <w:r w:rsidRPr="0045652F">
        <w:rPr>
          <w:lang w:val="en-US"/>
        </w:rPr>
        <w:t>{{{DECLARE-FIELD-AS (USERNAME) "USERNAME" }}}</w:t>
      </w:r>
    </w:p>
    <w:p w14:paraId="338B089E" w14:textId="77777777" w:rsidR="00774472" w:rsidRPr="0045652F" w:rsidRDefault="00774472">
      <w:pPr>
        <w:pStyle w:val="Listing"/>
        <w:rPr>
          <w:lang w:val="en-US"/>
        </w:rPr>
      </w:pPr>
      <w:r w:rsidRPr="0045652F">
        <w:rPr>
          <w:lang w:val="en-US"/>
        </w:rPr>
        <w:t>{{{DECLARE-FIELD-AS (PASSWORD,BASE64) "PASSWORD" }}}</w:t>
      </w:r>
    </w:p>
    <w:p w14:paraId="77D65A8E" w14:textId="77777777" w:rsidR="00774472" w:rsidRPr="0045652F" w:rsidRDefault="00774472">
      <w:pPr>
        <w:pStyle w:val="Listing"/>
        <w:rPr>
          <w:lang w:val="en-US"/>
        </w:rPr>
      </w:pPr>
      <w:r w:rsidRPr="0045652F">
        <w:rPr>
          <w:lang w:val="en-US"/>
        </w:rPr>
        <w:t>{{{DECLARE-FIELD-AS (NEW-PASSWORD,</w:t>
      </w:r>
      <w:r w:rsidR="003431C2">
        <w:rPr>
          <w:lang w:val="en-US"/>
        </w:rPr>
        <w:t>ENCRYPTED</w:t>
      </w:r>
      <w:r w:rsidRPr="0045652F">
        <w:rPr>
          <w:lang w:val="en-US"/>
        </w:rPr>
        <w:t>) "NEWPASS" }}}</w:t>
      </w:r>
    </w:p>
    <w:p w14:paraId="755CEC86" w14:textId="77777777" w:rsidR="00774472" w:rsidRPr="0045652F" w:rsidRDefault="00774472">
      <w:pPr>
        <w:pStyle w:val="ecran0"/>
        <w:rPr>
          <w:lang w:val="en-US"/>
        </w:rPr>
      </w:pPr>
      <w:r w:rsidRPr="0045652F">
        <w:rPr>
          <w:lang w:val="en-US"/>
        </w:rPr>
        <w:t>The same field can be both declared and defined:</w:t>
      </w:r>
    </w:p>
    <w:p w14:paraId="08EAC319" w14:textId="77777777" w:rsidR="00774472" w:rsidRPr="0045652F" w:rsidRDefault="00774472">
      <w:pPr>
        <w:pStyle w:val="Listing"/>
        <w:rPr>
          <w:lang w:val="en-US"/>
        </w:rPr>
      </w:pPr>
      <w:r w:rsidRPr="0045652F">
        <w:rPr>
          <w:lang w:val="en-US"/>
        </w:rPr>
        <w:t>{{{DEFINE-HTML-FIELD-NAME (04,06,08) "NOM" }}}</w:t>
      </w:r>
    </w:p>
    <w:p w14:paraId="314B57A5" w14:textId="77777777" w:rsidR="00774472" w:rsidRPr="0045652F" w:rsidRDefault="00774472">
      <w:pPr>
        <w:pStyle w:val="Listing"/>
        <w:rPr>
          <w:lang w:val="en-US"/>
        </w:rPr>
      </w:pPr>
      <w:r w:rsidRPr="0045652F">
        <w:rPr>
          <w:lang w:val="en-US"/>
        </w:rPr>
        <w:t xml:space="preserve">{{{DECLARE-FIELD-AS (BASE64) "NOM" }}} </w:t>
      </w:r>
    </w:p>
    <w:p w14:paraId="326E2C4F" w14:textId="77777777" w:rsidR="00774472" w:rsidRPr="0045652F" w:rsidRDefault="00774472">
      <w:pPr>
        <w:keepNext/>
        <w:keepLines/>
        <w:rPr>
          <w:lang w:val="en-US"/>
        </w:rPr>
      </w:pPr>
    </w:p>
    <w:p w14:paraId="47A6A498" w14:textId="77777777" w:rsidR="00774472" w:rsidRPr="0045652F" w:rsidRDefault="00774472">
      <w:pPr>
        <w:keepNext/>
        <w:keepLines/>
        <w:rPr>
          <w:lang w:val="en-US"/>
        </w:rPr>
      </w:pPr>
      <w:r w:rsidRPr="0045652F">
        <w:rPr>
          <w:lang w:val="en-US"/>
        </w:rPr>
        <w:t>The above example indicates that the field NOM is transmitted to VIRTEL in base64 format.  In this case, the DEFINE must precede the DECLARE.</w:t>
      </w:r>
    </w:p>
    <w:p w14:paraId="5F054983" w14:textId="77777777" w:rsidR="00774472" w:rsidRPr="0045652F" w:rsidRDefault="00774472">
      <w:pPr>
        <w:pStyle w:val="Heading5"/>
        <w:keepLines/>
        <w:rPr>
          <w:lang w:val="en-US"/>
        </w:rPr>
      </w:pPr>
      <w:bookmarkStart w:id="182" w:name="_Ref224457218"/>
      <w:r w:rsidRPr="0045652F">
        <w:rPr>
          <w:lang w:val="en-US"/>
        </w:rPr>
        <w:t>USER-SIGNON-CODE tag</w:t>
      </w:r>
      <w:bookmarkEnd w:id="182"/>
    </w:p>
    <w:p w14:paraId="68E20ED0"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USER-SIGNON-CODE" </w:instrText>
      </w:r>
      <w:r w:rsidRPr="0045652F">
        <w:rPr>
          <w:lang w:val="en-US"/>
        </w:rPr>
        <w:fldChar w:fldCharType="end"/>
      </w:r>
      <w:r w:rsidRPr="0045652F">
        <w:rPr>
          <w:lang w:val="en-US"/>
        </w:rPr>
        <w:fldChar w:fldCharType="begin"/>
      </w:r>
      <w:r w:rsidRPr="0045652F">
        <w:rPr>
          <w:lang w:val="en-US"/>
        </w:rPr>
        <w:instrText xml:space="preserve"> XE "HTML:Tags:USER-SIGNON-CODE" </w:instrText>
      </w:r>
      <w:r w:rsidRPr="0045652F">
        <w:rPr>
          <w:lang w:val="en-US"/>
        </w:rPr>
        <w:fldChar w:fldCharType="end"/>
      </w:r>
      <w:r w:rsidRPr="0045652F">
        <w:rPr>
          <w:lang w:val="en-US"/>
        </w:rPr>
        <w:fldChar w:fldCharType="begin"/>
      </w:r>
      <w:r w:rsidRPr="0045652F">
        <w:rPr>
          <w:lang w:val="en-US"/>
        </w:rPr>
        <w:instrText xml:space="preserve"> XE "USER-SIGNON-CODE" </w:instrText>
      </w:r>
      <w:r w:rsidRPr="0045652F">
        <w:rPr>
          <w:lang w:val="en-US"/>
        </w:rPr>
        <w:fldChar w:fldCharType="end"/>
      </w:r>
    </w:p>
    <w:p w14:paraId="435F34CD" w14:textId="77777777" w:rsidR="00774472" w:rsidRPr="0045652F" w:rsidRDefault="00774472">
      <w:pPr>
        <w:pStyle w:val="Ecran"/>
        <w:rPr>
          <w:lang w:val="en-US"/>
        </w:rPr>
      </w:pPr>
      <w:r w:rsidRPr="0045652F">
        <w:rPr>
          <w:lang w:val="en-US"/>
        </w:rPr>
        <w:t>{{{USER-SIGNON-CODE}}}</w:t>
      </w:r>
    </w:p>
    <w:p w14:paraId="36798440" w14:textId="77777777" w:rsidR="00774472" w:rsidRPr="0045652F" w:rsidRDefault="00774472">
      <w:pPr>
        <w:pStyle w:val="Ecran"/>
        <w:rPr>
          <w:lang w:val="en-US"/>
        </w:rPr>
      </w:pPr>
    </w:p>
    <w:p w14:paraId="6ED354AD" w14:textId="77777777" w:rsidR="00774472" w:rsidRPr="0045652F" w:rsidRDefault="00774472">
      <w:pPr>
        <w:keepNext/>
        <w:keepLines/>
        <w:rPr>
          <w:lang w:val="en-US"/>
        </w:rPr>
      </w:pPr>
    </w:p>
    <w:p w14:paraId="3C64715A" w14:textId="77777777" w:rsidR="00774472" w:rsidRPr="0045652F" w:rsidRDefault="00774472">
      <w:pPr>
        <w:keepNext/>
        <w:keepLines/>
        <w:rPr>
          <w:lang w:val="en-US"/>
        </w:rPr>
      </w:pPr>
      <w:r w:rsidRPr="0045652F">
        <w:rPr>
          <w:lang w:val="en-US"/>
        </w:rPr>
        <w:t xml:space="preserve">The USER-SIGNON-CODE tag generates a unique value called a </w:t>
      </w:r>
      <w:r w:rsidRPr="0045652F">
        <w:rPr>
          <w:i/>
          <w:iCs/>
          <w:lang w:val="en-US"/>
        </w:rPr>
        <w:t>signoncode</w:t>
      </w:r>
      <w:r w:rsidRPr="0045652F">
        <w:rPr>
          <w:lang w:val="en-US"/>
        </w:rPr>
        <w:t xml:space="preserve"> which may be used with the VirtelUserSignon parameter of the URL to propagate the signed-on user’s credentials to another page (see “Propagation of signon by URL” </w:t>
      </w:r>
      <w:r w:rsidRPr="0045652F">
        <w:rPr>
          <w:lang w:val="en-US"/>
        </w:rPr>
        <w:fldChar w:fldCharType="begin"/>
      </w:r>
      <w:r w:rsidRPr="0045652F">
        <w:rPr>
          <w:lang w:val="en-US"/>
        </w:rPr>
        <w:instrText xml:space="preserve"> PAGEREF _Ref224456966 \p \h </w:instrText>
      </w:r>
      <w:r w:rsidRPr="0045652F">
        <w:rPr>
          <w:lang w:val="en-US"/>
        </w:rPr>
      </w:r>
      <w:r w:rsidRPr="0045652F">
        <w:rPr>
          <w:lang w:val="en-US"/>
        </w:rPr>
        <w:fldChar w:fldCharType="separate"/>
      </w:r>
      <w:r w:rsidR="00A87DE6">
        <w:rPr>
          <w:noProof/>
          <w:lang w:val="en-US"/>
        </w:rPr>
        <w:t>sur la page 20</w:t>
      </w:r>
      <w:r w:rsidRPr="0045652F">
        <w:rPr>
          <w:lang w:val="en-US"/>
        </w:rPr>
        <w:fldChar w:fldCharType="end"/>
      </w:r>
      <w:r w:rsidRPr="0045652F">
        <w:rPr>
          <w:lang w:val="en-US"/>
        </w:rPr>
        <w:t>).</w:t>
      </w:r>
    </w:p>
    <w:p w14:paraId="745D50F3" w14:textId="77777777" w:rsidR="00774472" w:rsidRPr="0045652F" w:rsidRDefault="00774472">
      <w:pPr>
        <w:rPr>
          <w:lang w:val="en-US"/>
        </w:rPr>
      </w:pPr>
    </w:p>
    <w:p w14:paraId="3AF77084" w14:textId="77777777" w:rsidR="00774472" w:rsidRPr="0045652F" w:rsidRDefault="00774472">
      <w:pPr>
        <w:pStyle w:val="Heading4"/>
        <w:pageBreakBefore/>
        <w:rPr>
          <w:lang w:val="en-US"/>
        </w:rPr>
      </w:pPr>
      <w:r w:rsidRPr="0045652F">
        <w:rPr>
          <w:lang w:val="en-US"/>
        </w:rPr>
        <w:t>Encryption management</w:t>
      </w:r>
    </w:p>
    <w:p w14:paraId="41A443B5" w14:textId="77777777" w:rsidR="00774472" w:rsidRPr="0045652F" w:rsidRDefault="00774472">
      <w:pPr>
        <w:keepNext/>
        <w:keepLines/>
        <w:rPr>
          <w:lang w:val="en-US"/>
        </w:rPr>
      </w:pPr>
      <w:r w:rsidRPr="0045652F">
        <w:rPr>
          <w:lang w:val="en-US"/>
        </w:rPr>
        <w:t>The presence of certain tags in a page template causes VIRTEL to generate encryption keys and to encrypt and decrypt selected data in the page.  The use of these tags is dependent upon the specification of a CRYPT</w:t>
      </w:r>
      <w:r w:rsidRPr="0045652F">
        <w:rPr>
          <w:i/>
          <w:iCs/>
          <w:lang w:val="en-US"/>
        </w:rPr>
        <w:t>n</w:t>
      </w:r>
      <w:r w:rsidRPr="0045652F">
        <w:rPr>
          <w:lang w:val="en-US"/>
        </w:rPr>
        <w:t xml:space="preserve"> parameter in the VIRTCT (see “Parameters of the VIRTCT”) in the </w:t>
      </w:r>
      <w:r w:rsidRPr="0045652F">
        <w:rPr>
          <w:i/>
          <w:iCs/>
          <w:lang w:val="en-US"/>
        </w:rPr>
        <w:t>VIRTEL Installation Guide</w:t>
      </w:r>
      <w:r w:rsidRPr="0045652F">
        <w:rPr>
          <w:lang w:val="en-US"/>
        </w:rPr>
        <w:t xml:space="preserve"> manual.</w:t>
      </w:r>
    </w:p>
    <w:p w14:paraId="55C642BB" w14:textId="77777777" w:rsidR="00774472" w:rsidRPr="0045652F" w:rsidRDefault="00774472">
      <w:pPr>
        <w:pStyle w:val="Heading5"/>
        <w:rPr>
          <w:lang w:val="en-US"/>
        </w:rPr>
      </w:pPr>
      <w:r w:rsidRPr="0045652F">
        <w:rPr>
          <w:lang w:val="en-US"/>
        </w:rPr>
        <w:t>ENCRYPTION-PARAMETERS tag</w:t>
      </w:r>
    </w:p>
    <w:p w14:paraId="31FAE0D1"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ENCRYPTION-PARAMETERS" </w:instrText>
      </w:r>
      <w:r w:rsidRPr="0045652F">
        <w:rPr>
          <w:lang w:val="en-US"/>
        </w:rPr>
        <w:fldChar w:fldCharType="end"/>
      </w:r>
      <w:r w:rsidRPr="0045652F">
        <w:rPr>
          <w:lang w:val="en-US"/>
        </w:rPr>
        <w:fldChar w:fldCharType="begin"/>
      </w:r>
      <w:r w:rsidRPr="0045652F">
        <w:rPr>
          <w:lang w:val="en-US"/>
        </w:rPr>
        <w:instrText xml:space="preserve"> XE "HTML:Tags: ENCRYPTION-PARAMETERS" </w:instrText>
      </w:r>
      <w:r w:rsidRPr="0045652F">
        <w:rPr>
          <w:lang w:val="en-US"/>
        </w:rPr>
        <w:fldChar w:fldCharType="end"/>
      </w:r>
      <w:r w:rsidRPr="0045652F">
        <w:rPr>
          <w:lang w:val="en-US"/>
        </w:rPr>
        <w:fldChar w:fldCharType="begin"/>
      </w:r>
      <w:r w:rsidRPr="0045652F">
        <w:rPr>
          <w:lang w:val="en-US"/>
        </w:rPr>
        <w:instrText xml:space="preserve"> XE "ENCRYPTION-PARAMETERS" </w:instrText>
      </w:r>
      <w:r w:rsidRPr="0045652F">
        <w:rPr>
          <w:lang w:val="en-US"/>
        </w:rPr>
        <w:fldChar w:fldCharType="end"/>
      </w:r>
    </w:p>
    <w:p w14:paraId="008F8673" w14:textId="77777777" w:rsidR="00774472" w:rsidRPr="0045652F" w:rsidRDefault="00774472">
      <w:pPr>
        <w:pStyle w:val="Ecran"/>
        <w:rPr>
          <w:lang w:val="en-US"/>
        </w:rPr>
      </w:pPr>
      <w:r w:rsidRPr="0045652F">
        <w:rPr>
          <w:lang w:val="en-US"/>
        </w:rPr>
        <w:t>{{{ENCRYPTION-PARAMETERS "cryptname"}}}</w:t>
      </w:r>
    </w:p>
    <w:p w14:paraId="1D25990F" w14:textId="77777777" w:rsidR="00774472" w:rsidRPr="0045652F" w:rsidRDefault="00774472">
      <w:pPr>
        <w:pStyle w:val="Ecran"/>
        <w:rPr>
          <w:lang w:val="en-US"/>
        </w:rPr>
      </w:pPr>
      <w:r w:rsidRPr="0045652F">
        <w:rPr>
          <w:lang w:val="en-US"/>
        </w:rPr>
        <w:t>{{{ENCRYPTION-PARAMETERS (field) "cryptname"}}}</w:t>
      </w:r>
    </w:p>
    <w:p w14:paraId="466D9F87" w14:textId="77777777" w:rsidR="00774472" w:rsidRPr="0045652F" w:rsidRDefault="00774472">
      <w:pPr>
        <w:pStyle w:val="Ecran"/>
        <w:rPr>
          <w:lang w:val="en-US"/>
        </w:rPr>
      </w:pPr>
    </w:p>
    <w:p w14:paraId="768DE388" w14:textId="77777777" w:rsidR="00774472" w:rsidRPr="0045652F" w:rsidRDefault="00774472">
      <w:pPr>
        <w:keepNext/>
        <w:keepLines/>
        <w:rPr>
          <w:lang w:val="en-US"/>
        </w:rPr>
      </w:pPr>
    </w:p>
    <w:p w14:paraId="3C5EC6B4" w14:textId="77777777" w:rsidR="00774472" w:rsidRPr="0045652F" w:rsidRDefault="00774472">
      <w:pPr>
        <w:rPr>
          <w:lang w:val="en-US"/>
        </w:rPr>
      </w:pPr>
      <w:r w:rsidRPr="0045652F">
        <w:rPr>
          <w:lang w:val="en-US"/>
        </w:rPr>
        <w:t>The ENCRYPTION-PARAMETERS tag inserts into the page the contents of one or all fields of the CRYPT</w:t>
      </w:r>
      <w:r w:rsidRPr="0045652F">
        <w:rPr>
          <w:i/>
          <w:iCs/>
          <w:lang w:val="en-US"/>
        </w:rPr>
        <w:t>n</w:t>
      </w:r>
      <w:r w:rsidRPr="0045652F">
        <w:rPr>
          <w:lang w:val="en-US"/>
        </w:rPr>
        <w:t xml:space="preserve"> parameter whose name field is </w:t>
      </w:r>
      <w:r w:rsidRPr="0045652F">
        <w:rPr>
          <w:i/>
          <w:iCs/>
          <w:lang w:val="en-US"/>
        </w:rPr>
        <w:t xml:space="preserve">cryptname.  </w:t>
      </w:r>
      <w:r w:rsidRPr="0045652F">
        <w:rPr>
          <w:lang w:val="en-US"/>
        </w:rPr>
        <w:t>If the VIRTCT does not contain a CRYPT</w:t>
      </w:r>
      <w:r w:rsidRPr="0045652F">
        <w:rPr>
          <w:i/>
          <w:iCs/>
          <w:lang w:val="en-US"/>
        </w:rPr>
        <w:t>n</w:t>
      </w:r>
      <w:r w:rsidRPr="0045652F">
        <w:rPr>
          <w:lang w:val="en-US"/>
        </w:rPr>
        <w:t xml:space="preserve"> parameter with name </w:t>
      </w:r>
      <w:r w:rsidRPr="0045652F">
        <w:rPr>
          <w:i/>
          <w:iCs/>
          <w:lang w:val="en-US"/>
        </w:rPr>
        <w:t>cryptname</w:t>
      </w:r>
      <w:r w:rsidRPr="0045652F">
        <w:rPr>
          <w:lang w:val="en-US"/>
        </w:rPr>
        <w:t xml:space="preserve"> then the ENCRYPTION-PARAMETERS tag returns a null value.</w:t>
      </w:r>
    </w:p>
    <w:p w14:paraId="1AF9A941" w14:textId="77777777" w:rsidR="00774472" w:rsidRPr="0045652F" w:rsidRDefault="00774472">
      <w:pPr>
        <w:pStyle w:val="ecran0"/>
        <w:rPr>
          <w:lang w:val="en-US"/>
        </w:rPr>
      </w:pPr>
      <w:r w:rsidRPr="0045652F">
        <w:rPr>
          <w:lang w:val="en-US"/>
        </w:rPr>
        <w:t xml:space="preserve">If the optional </w:t>
      </w:r>
      <w:r w:rsidRPr="0045652F">
        <w:rPr>
          <w:i/>
          <w:iCs/>
          <w:lang w:val="en-US"/>
        </w:rPr>
        <w:t>field</w:t>
      </w:r>
      <w:r w:rsidRPr="0045652F">
        <w:rPr>
          <w:lang w:val="en-US"/>
        </w:rPr>
        <w:t xml:space="preserve"> parameter is specified, the ENCRYPTION-PARAMETERS tag returns the specified or defaulted value of one field of the CRYPT</w:t>
      </w:r>
      <w:r w:rsidRPr="0045652F">
        <w:rPr>
          <w:i/>
          <w:iCs/>
          <w:lang w:val="en-US"/>
        </w:rPr>
        <w:t>n</w:t>
      </w:r>
      <w:r w:rsidRPr="0045652F">
        <w:rPr>
          <w:lang w:val="en-US"/>
        </w:rPr>
        <w:t xml:space="preserve"> parameter, without quotes.  The names of the fields are:</w:t>
      </w:r>
    </w:p>
    <w:p w14:paraId="76DEEF7D" w14:textId="77777777" w:rsidR="00774472" w:rsidRPr="0045652F" w:rsidRDefault="00774472">
      <w:pPr>
        <w:pStyle w:val="DtailRefChamp"/>
        <w:rPr>
          <w:lang w:val="en-US"/>
        </w:rPr>
      </w:pPr>
      <w:r w:rsidRPr="0045652F">
        <w:rPr>
          <w:b/>
          <w:bCs/>
          <w:lang w:val="en-US"/>
        </w:rPr>
        <w:t>NAME</w:t>
      </w:r>
      <w:r w:rsidRPr="0045652F">
        <w:rPr>
          <w:lang w:val="en-US"/>
        </w:rPr>
        <w:t xml:space="preserve"> The name of this set of encryption parameters.</w:t>
      </w:r>
    </w:p>
    <w:p w14:paraId="6196762F" w14:textId="77777777" w:rsidR="00774472" w:rsidRPr="0045652F" w:rsidRDefault="00774472">
      <w:pPr>
        <w:pStyle w:val="DtailRefChamp"/>
        <w:rPr>
          <w:lang w:val="en-US"/>
        </w:rPr>
      </w:pPr>
      <w:r w:rsidRPr="0045652F">
        <w:rPr>
          <w:b/>
          <w:bCs/>
          <w:lang w:val="en-US"/>
        </w:rPr>
        <w:t xml:space="preserve">ALGORITHM </w:t>
      </w:r>
      <w:r w:rsidRPr="0045652F">
        <w:rPr>
          <w:lang w:val="en-US"/>
        </w:rPr>
        <w:t>The symmetric encryption algorithm.</w:t>
      </w:r>
    </w:p>
    <w:p w14:paraId="6440D8F1" w14:textId="77777777" w:rsidR="00774472" w:rsidRPr="0045652F" w:rsidRDefault="00774472">
      <w:pPr>
        <w:pStyle w:val="DtailRefChamp"/>
        <w:rPr>
          <w:lang w:val="en-US"/>
        </w:rPr>
      </w:pPr>
      <w:r w:rsidRPr="0045652F">
        <w:rPr>
          <w:b/>
          <w:bCs/>
          <w:lang w:val="en-US"/>
        </w:rPr>
        <w:t xml:space="preserve">INITIAL-ALGORITHM </w:t>
      </w:r>
      <w:r w:rsidRPr="0045652F">
        <w:rPr>
          <w:lang w:val="en-US"/>
        </w:rPr>
        <w:t>The asymmetric encryption algorithm.</w:t>
      </w:r>
    </w:p>
    <w:p w14:paraId="26CF76A9" w14:textId="77777777" w:rsidR="00774472" w:rsidRPr="0045652F" w:rsidRDefault="00774472">
      <w:pPr>
        <w:pStyle w:val="DtailRefChamp"/>
        <w:rPr>
          <w:lang w:val="en-US"/>
        </w:rPr>
      </w:pPr>
      <w:r w:rsidRPr="0045652F">
        <w:rPr>
          <w:b/>
          <w:bCs/>
          <w:lang w:val="en-US"/>
        </w:rPr>
        <w:t>DRIVER</w:t>
      </w:r>
      <w:r w:rsidRPr="0045652F">
        <w:rPr>
          <w:lang w:val="en-US"/>
        </w:rPr>
        <w:t xml:space="preserve"> The name of the encryption engine.</w:t>
      </w:r>
    </w:p>
    <w:p w14:paraId="0007F476" w14:textId="77777777" w:rsidR="00774472" w:rsidRPr="0045652F" w:rsidRDefault="00774472">
      <w:pPr>
        <w:pStyle w:val="DtailRefChamp"/>
        <w:rPr>
          <w:lang w:val="en-US"/>
        </w:rPr>
      </w:pPr>
      <w:r w:rsidRPr="0045652F">
        <w:rPr>
          <w:b/>
          <w:bCs/>
          <w:lang w:val="en-US"/>
        </w:rPr>
        <w:t>FORMAT</w:t>
      </w:r>
      <w:r w:rsidRPr="0045652F">
        <w:rPr>
          <w:lang w:val="en-US"/>
        </w:rPr>
        <w:t xml:space="preserve"> The encoding used for encrypted text.</w:t>
      </w:r>
    </w:p>
    <w:p w14:paraId="4C39F5C9" w14:textId="77777777" w:rsidR="00774472" w:rsidRPr="0045652F" w:rsidRDefault="00774472">
      <w:pPr>
        <w:pStyle w:val="DtailRefChamp"/>
        <w:rPr>
          <w:lang w:val="en-US"/>
        </w:rPr>
      </w:pPr>
      <w:r w:rsidRPr="0045652F">
        <w:rPr>
          <w:b/>
          <w:bCs/>
          <w:lang w:val="en-US"/>
        </w:rPr>
        <w:t xml:space="preserve">CHAINING </w:t>
      </w:r>
      <w:r w:rsidRPr="0045652F">
        <w:rPr>
          <w:lang w:val="en-US"/>
        </w:rPr>
        <w:t>The chaining method for symmetric encryption.</w:t>
      </w:r>
    </w:p>
    <w:p w14:paraId="6696EC39" w14:textId="77777777" w:rsidR="00774472" w:rsidRPr="0045652F" w:rsidRDefault="00774472">
      <w:pPr>
        <w:pStyle w:val="DtailRefChamp"/>
        <w:rPr>
          <w:lang w:val="en-US"/>
        </w:rPr>
      </w:pPr>
      <w:r w:rsidRPr="0045652F">
        <w:rPr>
          <w:b/>
          <w:bCs/>
          <w:lang w:val="en-US"/>
        </w:rPr>
        <w:t>PADDING</w:t>
      </w:r>
      <w:r w:rsidRPr="0045652F">
        <w:rPr>
          <w:lang w:val="en-US"/>
        </w:rPr>
        <w:t xml:space="preserve"> The padding method for symmetric encryption.</w:t>
      </w:r>
    </w:p>
    <w:p w14:paraId="46F123C5" w14:textId="77777777" w:rsidR="00774472" w:rsidRPr="0045652F" w:rsidRDefault="00774472">
      <w:pPr>
        <w:pStyle w:val="ecran0"/>
        <w:rPr>
          <w:lang w:val="en-US"/>
        </w:rPr>
      </w:pPr>
      <w:r w:rsidRPr="0045652F">
        <w:rPr>
          <w:lang w:val="en-US"/>
        </w:rPr>
        <w:t xml:space="preserve">If the </w:t>
      </w:r>
      <w:r w:rsidRPr="0045652F">
        <w:rPr>
          <w:i/>
          <w:iCs/>
          <w:lang w:val="en-US"/>
        </w:rPr>
        <w:t>field</w:t>
      </w:r>
      <w:r w:rsidRPr="0045652F">
        <w:rPr>
          <w:lang w:val="en-US"/>
        </w:rPr>
        <w:t xml:space="preserve"> parameter is not specified, then the ENCRYPTION-PARAMETERS tag returns the specified or defaulted values of all fields of the CRYPT</w:t>
      </w:r>
      <w:r w:rsidRPr="0045652F">
        <w:rPr>
          <w:i/>
          <w:iCs/>
          <w:lang w:val="en-US"/>
        </w:rPr>
        <w:t>n</w:t>
      </w:r>
      <w:r w:rsidRPr="0045652F">
        <w:rPr>
          <w:lang w:val="en-US"/>
        </w:rPr>
        <w:t xml:space="preserve"> parameter.  Each value is surrounded by single quotes and the values are separated by commas.</w:t>
      </w:r>
    </w:p>
    <w:p w14:paraId="2BF606F9" w14:textId="77777777" w:rsidR="00774472" w:rsidRPr="0045652F" w:rsidRDefault="00774472">
      <w:pPr>
        <w:pStyle w:val="Heading6"/>
        <w:rPr>
          <w:lang w:val="en-US"/>
        </w:rPr>
      </w:pPr>
      <w:r w:rsidRPr="0045652F">
        <w:rPr>
          <w:lang w:val="en-US"/>
        </w:rPr>
        <w:t>Examples</w:t>
      </w:r>
    </w:p>
    <w:p w14:paraId="18764019" w14:textId="77777777" w:rsidR="00774472" w:rsidRPr="0045652F" w:rsidRDefault="00774472">
      <w:pPr>
        <w:pStyle w:val="ecran0"/>
        <w:rPr>
          <w:lang w:val="en-US"/>
        </w:rPr>
      </w:pPr>
      <w:r w:rsidRPr="0045652F">
        <w:rPr>
          <w:lang w:val="en-US"/>
        </w:rPr>
        <w:t>If the VIRTCT contains the following parameters:</w:t>
      </w:r>
    </w:p>
    <w:p w14:paraId="0B85B70F" w14:textId="77777777" w:rsidR="00774472" w:rsidRPr="0045652F" w:rsidRDefault="00774472">
      <w:pPr>
        <w:pStyle w:val="Listing"/>
        <w:rPr>
          <w:lang w:val="en-US"/>
        </w:rPr>
      </w:pPr>
      <w:r w:rsidRPr="0045652F">
        <w:rPr>
          <w:lang w:val="en-US"/>
        </w:rPr>
        <w:t xml:space="preserve">               CRYPT1=(CRYPTNULL,NONE,NONE,NO-ENCRYPTION,HEX),         *</w:t>
      </w:r>
    </w:p>
    <w:p w14:paraId="23CC61DD" w14:textId="77777777" w:rsidR="00774472" w:rsidRPr="0045652F" w:rsidRDefault="00774472">
      <w:pPr>
        <w:pStyle w:val="Listing"/>
        <w:rPr>
          <w:lang w:val="en-US"/>
        </w:rPr>
      </w:pPr>
      <w:r w:rsidRPr="0045652F">
        <w:rPr>
          <w:lang w:val="en-US"/>
        </w:rPr>
        <w:t xml:space="preserve">               CRYPT2=(CRYPT3270,3TDEA,RSA-1024,ICSF,HEX),             *</w:t>
      </w:r>
    </w:p>
    <w:p w14:paraId="72D32397" w14:textId="77777777" w:rsidR="00774472" w:rsidRPr="0045652F" w:rsidRDefault="00774472">
      <w:pPr>
        <w:rPr>
          <w:lang w:val="en-US"/>
        </w:rPr>
      </w:pPr>
    </w:p>
    <w:p w14:paraId="29093C90" w14:textId="77777777" w:rsidR="00774472" w:rsidRPr="0045652F" w:rsidRDefault="00774472">
      <w:pPr>
        <w:keepLines/>
        <w:rPr>
          <w:lang w:val="en-US"/>
        </w:rPr>
      </w:pPr>
      <w:r w:rsidRPr="0045652F">
        <w:rPr>
          <w:lang w:val="en-US"/>
        </w:rPr>
        <w:t>then the tag {{{ENCRYPTION-PARAMETERS (ALGORITHM) "CRYPT3270"}}} returns the value 3TDEA, and the tag {{{ENCRYPTION-PARAMETERS "CRYPT3270"}}} returns the value 'CRYPT3270','3TDEA','RSA-1024','ICSF','HEX','CBC','PKCS7'</w:t>
      </w:r>
    </w:p>
    <w:p w14:paraId="62651895" w14:textId="77777777" w:rsidR="00774472" w:rsidRPr="0045652F" w:rsidRDefault="00774472">
      <w:pPr>
        <w:pStyle w:val="Heading5"/>
        <w:keepLines/>
        <w:rPr>
          <w:lang w:val="en-US"/>
        </w:rPr>
      </w:pPr>
      <w:bookmarkStart w:id="183" w:name="_Ref354052376"/>
      <w:r w:rsidRPr="0045652F">
        <w:rPr>
          <w:lang w:val="en-US"/>
        </w:rPr>
        <w:t>PUBLIC-KEY tag</w:t>
      </w:r>
      <w:bookmarkEnd w:id="183"/>
    </w:p>
    <w:p w14:paraId="5B6CF5C7"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PUBLIC-KEY" </w:instrText>
      </w:r>
      <w:r w:rsidRPr="0045652F">
        <w:rPr>
          <w:lang w:val="en-US"/>
        </w:rPr>
        <w:fldChar w:fldCharType="end"/>
      </w:r>
      <w:r w:rsidRPr="0045652F">
        <w:rPr>
          <w:lang w:val="en-US"/>
        </w:rPr>
        <w:fldChar w:fldCharType="begin"/>
      </w:r>
      <w:r w:rsidRPr="0045652F">
        <w:rPr>
          <w:lang w:val="en-US"/>
        </w:rPr>
        <w:instrText xml:space="preserve"> XE "HTML:Tags: PUBLIC-KEY" </w:instrText>
      </w:r>
      <w:r w:rsidRPr="0045652F">
        <w:rPr>
          <w:lang w:val="en-US"/>
        </w:rPr>
        <w:fldChar w:fldCharType="end"/>
      </w:r>
      <w:r w:rsidRPr="0045652F">
        <w:rPr>
          <w:lang w:val="en-US"/>
        </w:rPr>
        <w:fldChar w:fldCharType="begin"/>
      </w:r>
      <w:r w:rsidRPr="0045652F">
        <w:rPr>
          <w:lang w:val="en-US"/>
        </w:rPr>
        <w:instrText xml:space="preserve"> XE "PUBLIC-KEY" </w:instrText>
      </w:r>
      <w:r w:rsidRPr="0045652F">
        <w:rPr>
          <w:lang w:val="en-US"/>
        </w:rPr>
        <w:fldChar w:fldCharType="end"/>
      </w:r>
    </w:p>
    <w:p w14:paraId="7E1DB179" w14:textId="77777777" w:rsidR="00774472" w:rsidRPr="0045652F" w:rsidRDefault="00774472">
      <w:pPr>
        <w:pStyle w:val="Ecran"/>
        <w:rPr>
          <w:lang w:val="en-US"/>
        </w:rPr>
      </w:pPr>
      <w:r w:rsidRPr="0045652F">
        <w:rPr>
          <w:lang w:val="en-US"/>
        </w:rPr>
        <w:t>{{{PUBLIC-KEY (component) "cryptname"}}}</w:t>
      </w:r>
    </w:p>
    <w:p w14:paraId="542E7B86" w14:textId="77777777" w:rsidR="00774472" w:rsidRPr="0045652F" w:rsidRDefault="00774472">
      <w:pPr>
        <w:pStyle w:val="Ecran"/>
        <w:rPr>
          <w:lang w:val="en-US"/>
        </w:rPr>
      </w:pPr>
    </w:p>
    <w:p w14:paraId="1645943B" w14:textId="77777777" w:rsidR="00774472" w:rsidRPr="0045652F" w:rsidRDefault="00774472">
      <w:pPr>
        <w:keepNext/>
        <w:keepLines/>
        <w:rPr>
          <w:lang w:val="en-US"/>
        </w:rPr>
      </w:pPr>
    </w:p>
    <w:p w14:paraId="06545907" w14:textId="77777777" w:rsidR="00774472" w:rsidRPr="0045652F" w:rsidRDefault="00774472">
      <w:pPr>
        <w:keepNext/>
        <w:keepLines/>
        <w:rPr>
          <w:lang w:val="en-US"/>
        </w:rPr>
      </w:pPr>
      <w:r w:rsidRPr="0045652F">
        <w:rPr>
          <w:lang w:val="en-US"/>
        </w:rPr>
        <w:t>The presence of one or more PUBLIC-KEY tags in a page template causes VIRTEL to generate a public/private key pair for the session, and to insert the value of the specified component of the public key into the page</w:t>
      </w:r>
      <w:r w:rsidRPr="0045652F">
        <w:rPr>
          <w:i/>
          <w:iCs/>
          <w:lang w:val="en-US"/>
        </w:rPr>
        <w:t xml:space="preserve">.  </w:t>
      </w:r>
      <w:r w:rsidRPr="0045652F">
        <w:rPr>
          <w:lang w:val="en-US"/>
        </w:rPr>
        <w:t>The public/private key pair is generated according to the INITIAL-ALGORITHM specified in the CRYPT</w:t>
      </w:r>
      <w:r w:rsidRPr="0045652F">
        <w:rPr>
          <w:i/>
          <w:iCs/>
          <w:lang w:val="en-US"/>
        </w:rPr>
        <w:t>n</w:t>
      </w:r>
      <w:r w:rsidRPr="0045652F">
        <w:rPr>
          <w:lang w:val="en-US"/>
        </w:rPr>
        <w:t xml:space="preserve"> parameter whose name field is </w:t>
      </w:r>
      <w:r w:rsidRPr="0045652F">
        <w:rPr>
          <w:i/>
          <w:iCs/>
          <w:lang w:val="en-US"/>
        </w:rPr>
        <w:t xml:space="preserve">cryptname. </w:t>
      </w:r>
      <w:r w:rsidRPr="0045652F">
        <w:rPr>
          <w:lang w:val="en-US"/>
        </w:rPr>
        <w:t xml:space="preserve"> If the VIRTCT does not contain a CRYPT</w:t>
      </w:r>
      <w:r w:rsidRPr="0045652F">
        <w:rPr>
          <w:i/>
          <w:iCs/>
          <w:lang w:val="en-US"/>
        </w:rPr>
        <w:t>n</w:t>
      </w:r>
      <w:r w:rsidRPr="0045652F">
        <w:rPr>
          <w:lang w:val="en-US"/>
        </w:rPr>
        <w:t xml:space="preserve"> parameter with name </w:t>
      </w:r>
      <w:r w:rsidRPr="0045652F">
        <w:rPr>
          <w:i/>
          <w:iCs/>
          <w:lang w:val="en-US"/>
        </w:rPr>
        <w:t>cryptname</w:t>
      </w:r>
      <w:r w:rsidRPr="0045652F">
        <w:rPr>
          <w:lang w:val="en-US"/>
        </w:rPr>
        <w:t xml:space="preserve"> then no key is generated and the PUBLIC-KEY tag returns a null value.</w:t>
      </w:r>
    </w:p>
    <w:p w14:paraId="6CE820DB" w14:textId="77777777" w:rsidR="00774472" w:rsidRPr="0045652F" w:rsidRDefault="00774472">
      <w:pPr>
        <w:keepNext/>
        <w:keepLines/>
        <w:rPr>
          <w:lang w:val="en-US"/>
        </w:rPr>
      </w:pPr>
    </w:p>
    <w:p w14:paraId="20415E0F" w14:textId="77777777" w:rsidR="00774472" w:rsidRPr="0045652F" w:rsidRDefault="00774472">
      <w:pPr>
        <w:pStyle w:val="RefrenceChamp"/>
        <w:keepNext/>
        <w:keepLines/>
        <w:rPr>
          <w:lang w:val="en-US"/>
        </w:rPr>
      </w:pPr>
      <w:r w:rsidRPr="0045652F">
        <w:rPr>
          <w:b/>
          <w:bCs/>
          <w:lang w:val="en-US"/>
        </w:rPr>
        <w:t>component</w:t>
      </w:r>
      <w:r w:rsidRPr="0045652F">
        <w:rPr>
          <w:lang w:val="en-US"/>
        </w:rPr>
        <w:tab/>
        <w:t>is the name of the public key component to be inserted into the page.  Possible values are:</w:t>
      </w:r>
    </w:p>
    <w:p w14:paraId="06C21987" w14:textId="77777777" w:rsidR="00774472" w:rsidRPr="0045652F" w:rsidRDefault="00774472">
      <w:pPr>
        <w:pStyle w:val="DtailRefChamp"/>
        <w:keepNext/>
        <w:rPr>
          <w:lang w:val="en-US"/>
        </w:rPr>
      </w:pPr>
      <w:r w:rsidRPr="0045652F">
        <w:rPr>
          <w:b/>
          <w:bCs/>
          <w:lang w:val="en-US"/>
        </w:rPr>
        <w:t>EXPONENT</w:t>
      </w:r>
      <w:r w:rsidRPr="0045652F">
        <w:rPr>
          <w:lang w:val="en-US"/>
        </w:rPr>
        <w:t xml:space="preserve"> The hexadecimal value of the public exponent.</w:t>
      </w:r>
    </w:p>
    <w:p w14:paraId="5F5A0CBC" w14:textId="77777777" w:rsidR="00774472" w:rsidRPr="0045652F" w:rsidRDefault="00774472">
      <w:pPr>
        <w:pStyle w:val="DtailRefChamp"/>
        <w:rPr>
          <w:lang w:val="en-US"/>
        </w:rPr>
      </w:pPr>
      <w:r w:rsidRPr="0045652F">
        <w:rPr>
          <w:b/>
          <w:bCs/>
          <w:lang w:val="en-US"/>
        </w:rPr>
        <w:t xml:space="preserve">MODULUS </w:t>
      </w:r>
      <w:r w:rsidRPr="0045652F">
        <w:rPr>
          <w:lang w:val="en-US"/>
        </w:rPr>
        <w:t>The hexadecimal value of the modulus.</w:t>
      </w:r>
    </w:p>
    <w:p w14:paraId="1CA76715" w14:textId="77777777" w:rsidR="00774472" w:rsidRPr="0045652F" w:rsidRDefault="00774472">
      <w:pPr>
        <w:rPr>
          <w:lang w:val="en-US"/>
        </w:rPr>
      </w:pPr>
    </w:p>
    <w:p w14:paraId="5D2A61DA" w14:textId="77777777" w:rsidR="00774472" w:rsidRPr="0045652F" w:rsidRDefault="00774472">
      <w:pPr>
        <w:pStyle w:val="Heading5"/>
        <w:keepLines/>
        <w:rPr>
          <w:lang w:val="en-US"/>
        </w:rPr>
      </w:pPr>
      <w:bookmarkStart w:id="184" w:name="_Ref354052741"/>
      <w:r w:rsidRPr="0045652F">
        <w:rPr>
          <w:lang w:val="en-US"/>
        </w:rPr>
        <w:t>DECLARE-FIELD-AS tag</w:t>
      </w:r>
      <w:bookmarkEnd w:id="184"/>
    </w:p>
    <w:p w14:paraId="3DF8BE23"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DECLARE-FIELD-AS" </w:instrText>
      </w:r>
      <w:r w:rsidRPr="0045652F">
        <w:rPr>
          <w:lang w:val="en-US"/>
        </w:rPr>
        <w:fldChar w:fldCharType="end"/>
      </w:r>
      <w:r w:rsidRPr="0045652F">
        <w:rPr>
          <w:lang w:val="en-US"/>
        </w:rPr>
        <w:fldChar w:fldCharType="begin"/>
      </w:r>
      <w:r w:rsidRPr="0045652F">
        <w:rPr>
          <w:lang w:val="en-US"/>
        </w:rPr>
        <w:instrText xml:space="preserve"> XE "HTML:Tags: DECLARE-FIELD-AS" </w:instrText>
      </w:r>
      <w:r w:rsidRPr="0045652F">
        <w:rPr>
          <w:lang w:val="en-US"/>
        </w:rPr>
        <w:fldChar w:fldCharType="end"/>
      </w:r>
      <w:r w:rsidRPr="0045652F">
        <w:rPr>
          <w:lang w:val="en-US"/>
        </w:rPr>
        <w:fldChar w:fldCharType="begin"/>
      </w:r>
      <w:r w:rsidRPr="0045652F">
        <w:rPr>
          <w:lang w:val="en-US"/>
        </w:rPr>
        <w:instrText xml:space="preserve"> XE "DECLARE-FIELD-AS" </w:instrText>
      </w:r>
      <w:r w:rsidRPr="0045652F">
        <w:rPr>
          <w:lang w:val="en-US"/>
        </w:rPr>
        <w:fldChar w:fldCharType="end"/>
      </w:r>
    </w:p>
    <w:p w14:paraId="0AA32BAB" w14:textId="77777777" w:rsidR="00774472" w:rsidRPr="0045652F" w:rsidRDefault="00774472">
      <w:pPr>
        <w:pStyle w:val="Ecran"/>
        <w:rPr>
          <w:lang w:val="en-US"/>
        </w:rPr>
      </w:pPr>
      <w:r w:rsidRPr="0045652F">
        <w:rPr>
          <w:lang w:val="en-US"/>
        </w:rPr>
        <w:t>{{{DECLARE-FIELD-AS (attribute) "fieldname"}}}</w:t>
      </w:r>
    </w:p>
    <w:p w14:paraId="30CF08A1" w14:textId="77777777" w:rsidR="00774472" w:rsidRPr="0045652F" w:rsidRDefault="00774472">
      <w:pPr>
        <w:pStyle w:val="Ecran"/>
        <w:rPr>
          <w:lang w:val="en-US"/>
        </w:rPr>
      </w:pPr>
    </w:p>
    <w:p w14:paraId="118AC33C" w14:textId="77777777" w:rsidR="00774472" w:rsidRPr="0045652F" w:rsidRDefault="00774472">
      <w:pPr>
        <w:keepNext/>
        <w:keepLines/>
        <w:rPr>
          <w:lang w:val="en-US"/>
        </w:rPr>
      </w:pPr>
    </w:p>
    <w:p w14:paraId="137097DC" w14:textId="77777777" w:rsidR="00774472" w:rsidRPr="0045652F" w:rsidRDefault="00774472">
      <w:pPr>
        <w:keepNext/>
        <w:keepLines/>
        <w:rPr>
          <w:lang w:val="en-US"/>
        </w:rPr>
      </w:pPr>
      <w:r w:rsidRPr="0045652F">
        <w:rPr>
          <w:lang w:val="en-US"/>
        </w:rPr>
        <w:t xml:space="preserve">When used in conjunction with the PUBLIC-KEY tag, the DECLARE-FIELD-AS tag indicates to VIRTEL that the HTML field whose name is </w:t>
      </w:r>
      <w:r w:rsidRPr="0045652F">
        <w:rPr>
          <w:i/>
          <w:iCs/>
          <w:lang w:val="en-US"/>
        </w:rPr>
        <w:t xml:space="preserve">fieldname </w:t>
      </w:r>
      <w:r w:rsidRPr="0045652F">
        <w:rPr>
          <w:lang w:val="en-US"/>
        </w:rPr>
        <w:t>is to be treated as an encrypted session key.  VIRTEL decrypts the contents of the field using the corresponding private key (which is known only to VIRTEL) and uses it as the session key when symmetric encryption is requested by the SET-LOCAL-OPTIONS (ENCRYPT-PASSWORD-FIELDS) tag.  The possible attributes are listed below:</w:t>
      </w:r>
    </w:p>
    <w:p w14:paraId="617E9C33" w14:textId="77777777" w:rsidR="00774472" w:rsidRPr="0045652F" w:rsidRDefault="00774472">
      <w:pPr>
        <w:keepNext/>
        <w:keepLines/>
        <w:rPr>
          <w:lang w:val="en-US"/>
        </w:rPr>
      </w:pPr>
    </w:p>
    <w:p w14:paraId="513B4318" w14:textId="77777777" w:rsidR="00774472" w:rsidRPr="0045652F" w:rsidRDefault="00774472">
      <w:pPr>
        <w:pStyle w:val="DtailRefChamp"/>
        <w:keepNext/>
        <w:rPr>
          <w:lang w:val="en-US"/>
        </w:rPr>
      </w:pPr>
      <w:r w:rsidRPr="0045652F">
        <w:rPr>
          <w:b/>
          <w:bCs/>
          <w:lang w:val="en-US"/>
        </w:rPr>
        <w:t>CRYPTO-SESSION-KEY</w:t>
      </w:r>
      <w:r w:rsidRPr="0045652F">
        <w:rPr>
          <w:lang w:val="en-US"/>
        </w:rPr>
        <w:t xml:space="preserve"> indicates that the field contains the session key encrypted under the public key specified by the PUBLIC-KEY tag.</w:t>
      </w:r>
    </w:p>
    <w:p w14:paraId="6989BF24" w14:textId="77777777" w:rsidR="00774472" w:rsidRPr="0045652F" w:rsidRDefault="00774472">
      <w:pPr>
        <w:rPr>
          <w:lang w:val="en-US"/>
        </w:rPr>
      </w:pPr>
    </w:p>
    <w:p w14:paraId="6476B698" w14:textId="77777777" w:rsidR="00774472" w:rsidRPr="0045652F" w:rsidRDefault="00774472">
      <w:pPr>
        <w:pStyle w:val="Heading5"/>
        <w:keepLines/>
        <w:rPr>
          <w:lang w:val="en-US"/>
        </w:rPr>
      </w:pPr>
      <w:r w:rsidRPr="0045652F">
        <w:rPr>
          <w:lang w:val="en-US"/>
        </w:rPr>
        <w:t>SET-LOCAL-OPTIONS tag</w:t>
      </w:r>
    </w:p>
    <w:p w14:paraId="3947E25A" w14:textId="77777777" w:rsidR="00774472" w:rsidRPr="0045652F" w:rsidRDefault="00774472">
      <w:pPr>
        <w:pStyle w:val="ecran0"/>
        <w:rPr>
          <w:lang w:val="en-US"/>
        </w:rPr>
      </w:pPr>
      <w:r w:rsidRPr="0045652F">
        <w:rPr>
          <w:lang w:val="en-US"/>
        </w:rPr>
        <w:t>When used in conjunction with the PUBLIC-KEY and DECLARE-FIELD-AS (CRYPTO-SESSION-KEY) tags, the SET-LOCAL-OPTIONS tag activates encryption for selected fields that are sent and received in HTML pages.</w:t>
      </w:r>
    </w:p>
    <w:p w14:paraId="15C35736"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SET-LOCAL-OPTIONS" </w:instrText>
      </w:r>
      <w:r w:rsidRPr="0045652F">
        <w:rPr>
          <w:lang w:val="en-US"/>
        </w:rPr>
        <w:fldChar w:fldCharType="end"/>
      </w:r>
      <w:r w:rsidRPr="0045652F">
        <w:rPr>
          <w:lang w:val="en-US"/>
        </w:rPr>
        <w:fldChar w:fldCharType="begin"/>
      </w:r>
      <w:r w:rsidRPr="0045652F">
        <w:rPr>
          <w:lang w:val="en-US"/>
        </w:rPr>
        <w:instrText xml:space="preserve"> XE "HTML:Tags:SET-LOCAL-OPTIONS" </w:instrText>
      </w:r>
      <w:r w:rsidRPr="0045652F">
        <w:rPr>
          <w:lang w:val="en-US"/>
        </w:rPr>
        <w:fldChar w:fldCharType="end"/>
      </w:r>
      <w:r w:rsidRPr="0045652F">
        <w:rPr>
          <w:lang w:val="en-US"/>
        </w:rPr>
        <w:fldChar w:fldCharType="begin"/>
      </w:r>
      <w:r w:rsidRPr="0045652F">
        <w:rPr>
          <w:lang w:val="en-US"/>
        </w:rPr>
        <w:instrText xml:space="preserve"> XE "SET-LOCAL-OPTIONS" </w:instrText>
      </w:r>
      <w:r w:rsidRPr="0045652F">
        <w:rPr>
          <w:lang w:val="en-US"/>
        </w:rPr>
        <w:fldChar w:fldCharType="end"/>
      </w:r>
    </w:p>
    <w:p w14:paraId="01F57528" w14:textId="77777777" w:rsidR="00774472" w:rsidRPr="0045652F" w:rsidRDefault="00774472">
      <w:pPr>
        <w:pStyle w:val="Ecran"/>
        <w:rPr>
          <w:lang w:val="en-US"/>
        </w:rPr>
      </w:pPr>
      <w:r w:rsidRPr="0045652F">
        <w:rPr>
          <w:lang w:val="en-US"/>
        </w:rPr>
        <w:t>{{{ SET-LOCAL-OPTIONS (option, option, ...) }}}</w:t>
      </w:r>
    </w:p>
    <w:p w14:paraId="409C3E65" w14:textId="77777777" w:rsidR="00774472" w:rsidRPr="0045652F" w:rsidRDefault="00774472">
      <w:pPr>
        <w:pStyle w:val="Ecran"/>
        <w:rPr>
          <w:lang w:val="en-US"/>
        </w:rPr>
      </w:pPr>
    </w:p>
    <w:p w14:paraId="451291BE" w14:textId="77777777" w:rsidR="00774472" w:rsidRPr="0045652F" w:rsidRDefault="00774472">
      <w:pPr>
        <w:keepNext/>
        <w:keepLines/>
        <w:rPr>
          <w:lang w:val="en-US"/>
        </w:rPr>
      </w:pPr>
    </w:p>
    <w:p w14:paraId="746E09D3" w14:textId="77777777" w:rsidR="00774472" w:rsidRPr="0045652F" w:rsidRDefault="00774472">
      <w:pPr>
        <w:keepNext/>
        <w:keepLines/>
        <w:rPr>
          <w:lang w:val="en-US"/>
        </w:rPr>
      </w:pPr>
      <w:r w:rsidRPr="0045652F">
        <w:rPr>
          <w:b/>
          <w:bCs/>
          <w:i/>
          <w:iCs/>
          <w:lang w:val="en-US"/>
        </w:rPr>
        <w:t>option</w:t>
      </w:r>
      <w:r w:rsidRPr="0045652F">
        <w:rPr>
          <w:lang w:val="en-US"/>
        </w:rPr>
        <w:tab/>
        <w:t>the following values indicate the use of encryption:</w:t>
      </w:r>
    </w:p>
    <w:p w14:paraId="3C7BE1C2" w14:textId="77777777" w:rsidR="00774472" w:rsidRPr="0045652F" w:rsidRDefault="00774472">
      <w:pPr>
        <w:keepNext/>
        <w:keepLines/>
        <w:rPr>
          <w:lang w:val="en-US"/>
        </w:rPr>
      </w:pPr>
    </w:p>
    <w:p w14:paraId="77909DEC" w14:textId="77777777" w:rsidR="00774472" w:rsidRPr="0045652F" w:rsidRDefault="00774472">
      <w:pPr>
        <w:pStyle w:val="DtailRefChamp"/>
        <w:keepNext/>
        <w:rPr>
          <w:lang w:val="en-US"/>
        </w:rPr>
      </w:pPr>
      <w:r w:rsidRPr="0045652F">
        <w:rPr>
          <w:b/>
          <w:bCs/>
          <w:lang w:val="en-US"/>
        </w:rPr>
        <w:t>ENCRYPT-PASSWORD-FIELDS</w:t>
      </w:r>
      <w:r w:rsidRPr="0045652F">
        <w:rPr>
          <w:lang w:val="en-US"/>
        </w:rPr>
        <w:t xml:space="preserve"> indicates that 3270 non-display unprotected (data entry) fields are encrypted in both inbound and outbound messages, and that 3270 non-display protected (output only) fields are replaced by blanks in outbound messages.</w:t>
      </w:r>
    </w:p>
    <w:p w14:paraId="02076DC2" w14:textId="77777777" w:rsidR="00774472" w:rsidRPr="0045652F" w:rsidRDefault="00774472">
      <w:pPr>
        <w:rPr>
          <w:lang w:val="en-US"/>
        </w:rPr>
      </w:pPr>
    </w:p>
    <w:p w14:paraId="720A6B3D" w14:textId="77777777" w:rsidR="00774472" w:rsidRPr="0045652F" w:rsidRDefault="00774472">
      <w:pPr>
        <w:rPr>
          <w:lang w:val="en-US"/>
        </w:rPr>
      </w:pPr>
      <w:r w:rsidRPr="0045652F">
        <w:rPr>
          <w:lang w:val="en-US"/>
        </w:rPr>
        <w:t>Encryption is performed according to the symmetric encryption method indicated by the CRYPT</w:t>
      </w:r>
      <w:r w:rsidRPr="0045652F">
        <w:rPr>
          <w:i/>
          <w:iCs/>
          <w:lang w:val="en-US"/>
        </w:rPr>
        <w:t>n</w:t>
      </w:r>
      <w:r w:rsidRPr="0045652F">
        <w:rPr>
          <w:lang w:val="en-US"/>
        </w:rPr>
        <w:t xml:space="preserve"> parameter specified by the PUBLIC-KEY tag, using the session key specified by the DECLARE-FIELD-AS (CRYPTO-SESSION-KEY) tag.  The GENERATE-HTML tag automatically adds an additional VCRYPT attribute to each encrypted field.</w:t>
      </w:r>
    </w:p>
    <w:p w14:paraId="14C0F31C" w14:textId="77777777" w:rsidR="00774472" w:rsidRPr="0045652F" w:rsidRDefault="00774472">
      <w:pPr>
        <w:rPr>
          <w:lang w:val="en-US"/>
        </w:rPr>
      </w:pPr>
    </w:p>
    <w:p w14:paraId="493B2B99" w14:textId="77777777" w:rsidR="00774472" w:rsidRPr="0045652F" w:rsidRDefault="00774472">
      <w:pPr>
        <w:pStyle w:val="Heading4"/>
        <w:pageBreakBefore/>
        <w:rPr>
          <w:lang w:val="en-US"/>
        </w:rPr>
      </w:pPr>
      <w:bookmarkStart w:id="185" w:name="_Ref307493848"/>
      <w:r w:rsidRPr="0045652F">
        <w:rPr>
          <w:lang w:val="en-US"/>
        </w:rPr>
        <w:t>EBCDIC</w:t>
      </w:r>
      <w:bookmarkEnd w:id="163"/>
      <w:bookmarkEnd w:id="175"/>
      <w:r w:rsidRPr="0045652F">
        <w:rPr>
          <w:lang w:val="en-US"/>
        </w:rPr>
        <w:t xml:space="preserve"> translation management</w:t>
      </w:r>
      <w:bookmarkEnd w:id="176"/>
      <w:bookmarkEnd w:id="185"/>
    </w:p>
    <w:p w14:paraId="7E046FC9" w14:textId="77777777" w:rsidR="00774472" w:rsidRPr="0045652F" w:rsidRDefault="00774472">
      <w:pPr>
        <w:keepNext/>
        <w:keepLines/>
        <w:rPr>
          <w:lang w:val="en-US"/>
        </w:rPr>
      </w:pPr>
      <w:r w:rsidRPr="0045652F">
        <w:rPr>
          <w:lang w:val="en-US"/>
        </w:rPr>
        <w:t>By default, VIRTEL translates host application EBCDIC data into ISO-8859-1 before sending it to the browser.  This default behaviour is suitable for Western European and English speaking countries.  The COUNTRY parameter in the VIRTCT indicates which EBCDIC country codepage is used by host applications, and serves to select the appropriate default EBCDIC-to-ISO-8859-1 translation table within VIRTEL.  Translation tables other than the default may be selected by means of the SET-COUNTRY-CODE tag.</w:t>
      </w:r>
    </w:p>
    <w:p w14:paraId="0B415EBE" w14:textId="77777777" w:rsidR="00774472" w:rsidRPr="0045652F" w:rsidRDefault="00774472">
      <w:pPr>
        <w:pStyle w:val="Heading5"/>
        <w:rPr>
          <w:lang w:val="en-US"/>
        </w:rPr>
      </w:pPr>
      <w:bookmarkStart w:id="186" w:name="_Ref269994610"/>
      <w:r w:rsidRPr="0045652F">
        <w:rPr>
          <w:lang w:val="en-US"/>
        </w:rPr>
        <w:t>SET-COUNTRY-CODE tag</w:t>
      </w:r>
      <w:bookmarkEnd w:id="186"/>
    </w:p>
    <w:p w14:paraId="65DC6814"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SET-COUNTRY-CODE" </w:instrText>
      </w:r>
      <w:r w:rsidRPr="0045652F">
        <w:rPr>
          <w:lang w:val="en-US"/>
        </w:rPr>
        <w:fldChar w:fldCharType="end"/>
      </w:r>
      <w:r w:rsidRPr="0045652F">
        <w:rPr>
          <w:lang w:val="en-US"/>
        </w:rPr>
        <w:fldChar w:fldCharType="begin"/>
      </w:r>
      <w:r w:rsidRPr="0045652F">
        <w:rPr>
          <w:lang w:val="en-US"/>
        </w:rPr>
        <w:instrText xml:space="preserve"> XE "HTML:Tags:SET-COUNTRY-CODE" </w:instrText>
      </w:r>
      <w:r w:rsidRPr="0045652F">
        <w:rPr>
          <w:lang w:val="en-US"/>
        </w:rPr>
        <w:fldChar w:fldCharType="end"/>
      </w:r>
      <w:r w:rsidRPr="0045652F">
        <w:rPr>
          <w:lang w:val="en-US"/>
        </w:rPr>
        <w:fldChar w:fldCharType="begin"/>
      </w:r>
      <w:r w:rsidRPr="0045652F">
        <w:rPr>
          <w:lang w:val="en-US"/>
        </w:rPr>
        <w:instrText xml:space="preserve"> XE "SET-COUNTRY-CODE" </w:instrText>
      </w:r>
      <w:r w:rsidRPr="0045652F">
        <w:rPr>
          <w:lang w:val="en-US"/>
        </w:rPr>
        <w:fldChar w:fldCharType="end"/>
      </w:r>
    </w:p>
    <w:p w14:paraId="5391A4ED" w14:textId="77777777" w:rsidR="00774472" w:rsidRPr="0045652F" w:rsidRDefault="00774472">
      <w:pPr>
        <w:pStyle w:val="Ecran"/>
        <w:rPr>
          <w:lang w:val="en-US"/>
        </w:rPr>
      </w:pPr>
      <w:r w:rsidRPr="0045652F">
        <w:rPr>
          <w:lang w:val="en-US"/>
        </w:rPr>
        <w:t>{{{SET-COUNTRY-CODE "countryname"}}}</w:t>
      </w:r>
    </w:p>
    <w:p w14:paraId="1570F3E3" w14:textId="77777777" w:rsidR="00774472" w:rsidRPr="0045652F" w:rsidRDefault="00774472">
      <w:pPr>
        <w:pStyle w:val="Ecran"/>
        <w:rPr>
          <w:lang w:val="en-US"/>
        </w:rPr>
      </w:pPr>
    </w:p>
    <w:p w14:paraId="29491280" w14:textId="77777777" w:rsidR="00774472" w:rsidRPr="0045652F" w:rsidRDefault="00774472">
      <w:pPr>
        <w:keepNext/>
        <w:keepLines/>
        <w:rPr>
          <w:lang w:val="en-US"/>
        </w:rPr>
      </w:pPr>
    </w:p>
    <w:p w14:paraId="73577377" w14:textId="77777777" w:rsidR="00774472" w:rsidRPr="0045652F" w:rsidRDefault="00774472">
      <w:pPr>
        <w:rPr>
          <w:lang w:val="en-US"/>
        </w:rPr>
      </w:pPr>
      <w:r w:rsidRPr="0045652F">
        <w:rPr>
          <w:lang w:val="en-US"/>
        </w:rPr>
        <w:t>The SET-COUNTRY-CODE tag allows the 3270 host application data to be translated to ISO-8859-1 according to an EBCDIC codepage other than the default codepage implied by the COUNTRY parameter in the VIRTCT.  It may also be used to translate from the French EBCDIC codepage to ASCII Western European codepage 850</w:t>
      </w:r>
      <w:r w:rsidR="00B45C6B">
        <w:rPr>
          <w:lang w:val="en-US"/>
        </w:rPr>
        <w:t xml:space="preserve">, or to translate from Latin-2 </w:t>
      </w:r>
      <w:r w:rsidR="00B91F0C">
        <w:rPr>
          <w:lang w:val="en-US"/>
        </w:rPr>
        <w:t xml:space="preserve">EBCDIC </w:t>
      </w:r>
      <w:r w:rsidR="00B45C6B">
        <w:rPr>
          <w:lang w:val="en-US"/>
        </w:rPr>
        <w:t>Multilingual (</w:t>
      </w:r>
      <w:r w:rsidR="00B91F0C">
        <w:rPr>
          <w:lang w:val="en-US"/>
        </w:rPr>
        <w:t>CP</w:t>
      </w:r>
      <w:r w:rsidR="00B45C6B">
        <w:rPr>
          <w:lang w:val="en-US"/>
        </w:rPr>
        <w:t>870)</w:t>
      </w:r>
      <w:r w:rsidR="00B91F0C">
        <w:rPr>
          <w:lang w:val="en-US"/>
        </w:rPr>
        <w:t xml:space="preserve"> to either ISO-8859-2 Latin-2 (CP912) or PC Latin-2 (CP852)</w:t>
      </w:r>
      <w:r w:rsidRPr="0045652F">
        <w:rPr>
          <w:lang w:val="en-US"/>
        </w:rPr>
        <w:t>.</w:t>
      </w:r>
    </w:p>
    <w:p w14:paraId="7CF59A8E" w14:textId="77777777" w:rsidR="00774472" w:rsidRPr="0045652F" w:rsidRDefault="00774472">
      <w:pPr>
        <w:rPr>
          <w:lang w:val="en-US"/>
        </w:rPr>
      </w:pPr>
    </w:p>
    <w:p w14:paraId="75374360" w14:textId="77777777" w:rsidR="00774472" w:rsidRPr="0045652F" w:rsidRDefault="00774472">
      <w:pPr>
        <w:rPr>
          <w:lang w:val="en-US"/>
        </w:rPr>
      </w:pPr>
      <w:r w:rsidRPr="0045652F">
        <w:rPr>
          <w:lang w:val="en-US"/>
        </w:rPr>
        <w:t xml:space="preserve">This tag takes effect starting from the point where it appears in the template page, and it may appear multiple times in a single page.  The possible values for the </w:t>
      </w:r>
      <w:r w:rsidRPr="0045652F">
        <w:rPr>
          <w:i/>
          <w:iCs/>
          <w:lang w:val="en-US"/>
        </w:rPr>
        <w:t>countryname</w:t>
      </w:r>
      <w:r w:rsidRPr="0045652F">
        <w:rPr>
          <w:lang w:val="en-US"/>
        </w:rPr>
        <w:t xml:space="preserve"> parameter are shown in the table below:</w:t>
      </w:r>
    </w:p>
    <w:p w14:paraId="6420BB93" w14:textId="77777777" w:rsidR="00774472" w:rsidRPr="0045652F" w:rsidRDefault="00774472">
      <w:pPr>
        <w:rPr>
          <w:lang w:val="en-US"/>
        </w:rPr>
      </w:pPr>
    </w:p>
    <w:tbl>
      <w:tblPr>
        <w:tblW w:w="0" w:type="auto"/>
        <w:tblInd w:w="1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
        <w:gridCol w:w="1200"/>
        <w:gridCol w:w="1560"/>
        <w:gridCol w:w="480"/>
        <w:gridCol w:w="1080"/>
        <w:gridCol w:w="1200"/>
        <w:gridCol w:w="1554"/>
      </w:tblGrid>
      <w:tr w:rsidR="00774472" w:rsidRPr="0045652F" w14:paraId="59872366" w14:textId="77777777">
        <w:tblPrEx>
          <w:tblCellMar>
            <w:top w:w="0" w:type="dxa"/>
            <w:bottom w:w="0" w:type="dxa"/>
          </w:tblCellMar>
        </w:tblPrEx>
        <w:tc>
          <w:tcPr>
            <w:tcW w:w="1080" w:type="dxa"/>
          </w:tcPr>
          <w:p w14:paraId="56C8E06D" w14:textId="77777777" w:rsidR="00774472" w:rsidRPr="0045652F" w:rsidRDefault="00774472">
            <w:pPr>
              <w:ind w:left="0"/>
              <w:jc w:val="center"/>
              <w:rPr>
                <w:lang w:val="en-US"/>
              </w:rPr>
            </w:pPr>
            <w:r w:rsidRPr="0045652F">
              <w:rPr>
                <w:lang w:val="en-US"/>
              </w:rPr>
              <w:t>Country name</w:t>
            </w:r>
          </w:p>
        </w:tc>
        <w:tc>
          <w:tcPr>
            <w:tcW w:w="1200" w:type="dxa"/>
          </w:tcPr>
          <w:p w14:paraId="73569042" w14:textId="77777777" w:rsidR="00774472" w:rsidRPr="0045652F" w:rsidRDefault="00774472">
            <w:pPr>
              <w:ind w:left="0"/>
              <w:jc w:val="center"/>
              <w:rPr>
                <w:lang w:val="en-US"/>
              </w:rPr>
            </w:pPr>
            <w:r w:rsidRPr="0045652F">
              <w:rPr>
                <w:lang w:val="en-US"/>
              </w:rPr>
              <w:t>EBCDIC codepage</w:t>
            </w:r>
          </w:p>
        </w:tc>
        <w:tc>
          <w:tcPr>
            <w:tcW w:w="1560" w:type="dxa"/>
          </w:tcPr>
          <w:p w14:paraId="5AE92BEF" w14:textId="77777777" w:rsidR="00774472" w:rsidRPr="0045652F" w:rsidRDefault="00774472">
            <w:pPr>
              <w:ind w:left="0"/>
              <w:jc w:val="center"/>
              <w:rPr>
                <w:lang w:val="en-US"/>
              </w:rPr>
            </w:pPr>
            <w:r w:rsidRPr="0045652F">
              <w:rPr>
                <w:lang w:val="en-US"/>
              </w:rPr>
              <w:t>ASCII codepage</w:t>
            </w:r>
          </w:p>
        </w:tc>
        <w:tc>
          <w:tcPr>
            <w:tcW w:w="480" w:type="dxa"/>
            <w:tcBorders>
              <w:top w:val="nil"/>
              <w:bottom w:val="nil"/>
            </w:tcBorders>
          </w:tcPr>
          <w:p w14:paraId="3E4768AF" w14:textId="77777777" w:rsidR="00774472" w:rsidRPr="0045652F" w:rsidRDefault="00774472">
            <w:pPr>
              <w:ind w:left="0"/>
              <w:jc w:val="center"/>
              <w:rPr>
                <w:lang w:val="en-US"/>
              </w:rPr>
            </w:pPr>
          </w:p>
        </w:tc>
        <w:tc>
          <w:tcPr>
            <w:tcW w:w="1080" w:type="dxa"/>
          </w:tcPr>
          <w:p w14:paraId="5487DAE3" w14:textId="77777777" w:rsidR="00774472" w:rsidRPr="0045652F" w:rsidRDefault="00774472">
            <w:pPr>
              <w:ind w:left="0"/>
              <w:jc w:val="center"/>
              <w:rPr>
                <w:lang w:val="en-US"/>
              </w:rPr>
            </w:pPr>
            <w:r w:rsidRPr="0045652F">
              <w:rPr>
                <w:lang w:val="en-US"/>
              </w:rPr>
              <w:t>Country name</w:t>
            </w:r>
          </w:p>
        </w:tc>
        <w:tc>
          <w:tcPr>
            <w:tcW w:w="1200" w:type="dxa"/>
          </w:tcPr>
          <w:p w14:paraId="7AE52415" w14:textId="77777777" w:rsidR="00774472" w:rsidRPr="0045652F" w:rsidRDefault="00774472">
            <w:pPr>
              <w:ind w:left="0"/>
              <w:jc w:val="center"/>
              <w:rPr>
                <w:lang w:val="en-US"/>
              </w:rPr>
            </w:pPr>
            <w:r w:rsidRPr="0045652F">
              <w:rPr>
                <w:lang w:val="en-US"/>
              </w:rPr>
              <w:t>EBCDIC codepage</w:t>
            </w:r>
          </w:p>
        </w:tc>
        <w:tc>
          <w:tcPr>
            <w:tcW w:w="1554" w:type="dxa"/>
          </w:tcPr>
          <w:p w14:paraId="43A62FDE" w14:textId="77777777" w:rsidR="00774472" w:rsidRPr="0045652F" w:rsidRDefault="00774472">
            <w:pPr>
              <w:ind w:left="0"/>
              <w:jc w:val="center"/>
              <w:rPr>
                <w:lang w:val="en-US"/>
              </w:rPr>
            </w:pPr>
            <w:r w:rsidRPr="0045652F">
              <w:rPr>
                <w:lang w:val="en-US"/>
              </w:rPr>
              <w:t>ASCII codepage</w:t>
            </w:r>
          </w:p>
        </w:tc>
      </w:tr>
      <w:tr w:rsidR="00774472" w:rsidRPr="0045652F" w14:paraId="445AEA40" w14:textId="77777777">
        <w:tblPrEx>
          <w:tblCellMar>
            <w:top w:w="0" w:type="dxa"/>
            <w:bottom w:w="0" w:type="dxa"/>
          </w:tblCellMar>
        </w:tblPrEx>
        <w:tc>
          <w:tcPr>
            <w:tcW w:w="1080" w:type="dxa"/>
          </w:tcPr>
          <w:p w14:paraId="3065F266" w14:textId="77777777" w:rsidR="00774472" w:rsidRPr="0045652F" w:rsidRDefault="00774472">
            <w:pPr>
              <w:ind w:left="0"/>
              <w:jc w:val="center"/>
              <w:rPr>
                <w:lang w:val="en-US"/>
              </w:rPr>
            </w:pPr>
            <w:r w:rsidRPr="0045652F">
              <w:rPr>
                <w:lang w:val="en-US"/>
              </w:rPr>
              <w:t>US</w:t>
            </w:r>
          </w:p>
        </w:tc>
        <w:tc>
          <w:tcPr>
            <w:tcW w:w="1200" w:type="dxa"/>
          </w:tcPr>
          <w:p w14:paraId="5210ED93" w14:textId="77777777" w:rsidR="00774472" w:rsidRPr="0045652F" w:rsidRDefault="00774472">
            <w:pPr>
              <w:ind w:left="0"/>
              <w:jc w:val="center"/>
              <w:rPr>
                <w:lang w:val="en-US"/>
              </w:rPr>
            </w:pPr>
            <w:r w:rsidRPr="0045652F">
              <w:rPr>
                <w:lang w:val="en-US"/>
              </w:rPr>
              <w:t>CP</w:t>
            </w:r>
            <w:r w:rsidR="00B45C6B">
              <w:rPr>
                <w:lang w:val="en-US"/>
              </w:rPr>
              <w:t xml:space="preserve"> </w:t>
            </w:r>
            <w:r w:rsidRPr="0045652F">
              <w:rPr>
                <w:lang w:val="en-US"/>
              </w:rPr>
              <w:t>037</w:t>
            </w:r>
          </w:p>
        </w:tc>
        <w:tc>
          <w:tcPr>
            <w:tcW w:w="1560" w:type="dxa"/>
          </w:tcPr>
          <w:p w14:paraId="6E76F4EB" w14:textId="77777777" w:rsidR="00774472" w:rsidRPr="0045652F" w:rsidRDefault="00774472" w:rsidP="00A44119">
            <w:pPr>
              <w:ind w:left="0"/>
              <w:jc w:val="center"/>
              <w:rPr>
                <w:lang w:val="en-US"/>
              </w:rPr>
            </w:pPr>
            <w:r w:rsidRPr="0045652F">
              <w:rPr>
                <w:lang w:val="en-US"/>
              </w:rPr>
              <w:t>ISO-8859-1</w:t>
            </w:r>
          </w:p>
        </w:tc>
        <w:tc>
          <w:tcPr>
            <w:tcW w:w="480" w:type="dxa"/>
            <w:tcBorders>
              <w:top w:val="nil"/>
              <w:bottom w:val="nil"/>
            </w:tcBorders>
          </w:tcPr>
          <w:p w14:paraId="649ED760" w14:textId="77777777" w:rsidR="00774472" w:rsidRPr="0045652F" w:rsidRDefault="00774472">
            <w:pPr>
              <w:ind w:left="0"/>
              <w:jc w:val="center"/>
              <w:rPr>
                <w:lang w:val="en-US"/>
              </w:rPr>
            </w:pPr>
          </w:p>
        </w:tc>
        <w:tc>
          <w:tcPr>
            <w:tcW w:w="1080" w:type="dxa"/>
          </w:tcPr>
          <w:p w14:paraId="3CB96F64" w14:textId="77777777" w:rsidR="00774472" w:rsidRPr="0045652F" w:rsidRDefault="00774472">
            <w:pPr>
              <w:ind w:left="0"/>
              <w:jc w:val="center"/>
              <w:rPr>
                <w:lang w:val="en-US"/>
              </w:rPr>
            </w:pPr>
            <w:r w:rsidRPr="0045652F">
              <w:rPr>
                <w:lang w:val="en-US"/>
              </w:rPr>
              <w:t>DE</w:t>
            </w:r>
          </w:p>
        </w:tc>
        <w:tc>
          <w:tcPr>
            <w:tcW w:w="1200" w:type="dxa"/>
          </w:tcPr>
          <w:p w14:paraId="30F33049" w14:textId="77777777" w:rsidR="00774472" w:rsidRPr="0045652F" w:rsidRDefault="00774472">
            <w:pPr>
              <w:ind w:left="0"/>
              <w:jc w:val="center"/>
              <w:rPr>
                <w:lang w:val="en-US"/>
              </w:rPr>
            </w:pPr>
            <w:r w:rsidRPr="0045652F">
              <w:rPr>
                <w:lang w:val="en-US"/>
              </w:rPr>
              <w:t>CP</w:t>
            </w:r>
            <w:r w:rsidR="00B45C6B">
              <w:rPr>
                <w:lang w:val="en-US"/>
              </w:rPr>
              <w:t xml:space="preserve"> </w:t>
            </w:r>
            <w:r w:rsidRPr="0045652F">
              <w:rPr>
                <w:lang w:val="en-US"/>
              </w:rPr>
              <w:t>273</w:t>
            </w:r>
          </w:p>
        </w:tc>
        <w:tc>
          <w:tcPr>
            <w:tcW w:w="1554" w:type="dxa"/>
          </w:tcPr>
          <w:p w14:paraId="7C903C01" w14:textId="77777777" w:rsidR="00774472" w:rsidRPr="0045652F" w:rsidRDefault="00774472">
            <w:pPr>
              <w:ind w:left="0"/>
              <w:jc w:val="center"/>
              <w:rPr>
                <w:lang w:val="en-US"/>
              </w:rPr>
            </w:pPr>
            <w:r w:rsidRPr="0045652F">
              <w:rPr>
                <w:lang w:val="en-US"/>
              </w:rPr>
              <w:t>ISO-8859-1</w:t>
            </w:r>
          </w:p>
        </w:tc>
      </w:tr>
      <w:tr w:rsidR="00774472" w:rsidRPr="0045652F" w14:paraId="0BD58BF3" w14:textId="77777777">
        <w:tblPrEx>
          <w:tblCellMar>
            <w:top w:w="0" w:type="dxa"/>
            <w:bottom w:w="0" w:type="dxa"/>
          </w:tblCellMar>
        </w:tblPrEx>
        <w:tc>
          <w:tcPr>
            <w:tcW w:w="1080" w:type="dxa"/>
          </w:tcPr>
          <w:p w14:paraId="6ED964B3" w14:textId="77777777" w:rsidR="00774472" w:rsidRPr="0045652F" w:rsidRDefault="00774472">
            <w:pPr>
              <w:ind w:left="0"/>
              <w:jc w:val="center"/>
              <w:rPr>
                <w:lang w:val="en-US"/>
              </w:rPr>
            </w:pPr>
            <w:r w:rsidRPr="0045652F">
              <w:rPr>
                <w:lang w:val="en-US"/>
              </w:rPr>
              <w:t>FR</w:t>
            </w:r>
          </w:p>
        </w:tc>
        <w:tc>
          <w:tcPr>
            <w:tcW w:w="1200" w:type="dxa"/>
          </w:tcPr>
          <w:p w14:paraId="24F923DC" w14:textId="77777777" w:rsidR="00774472" w:rsidRPr="0045652F" w:rsidRDefault="00774472">
            <w:pPr>
              <w:ind w:left="0"/>
              <w:jc w:val="center"/>
              <w:rPr>
                <w:lang w:val="en-US"/>
              </w:rPr>
            </w:pPr>
            <w:r w:rsidRPr="0045652F">
              <w:rPr>
                <w:lang w:val="en-US"/>
              </w:rPr>
              <w:t>CP</w:t>
            </w:r>
            <w:r w:rsidR="00B45C6B">
              <w:rPr>
                <w:lang w:val="en-US"/>
              </w:rPr>
              <w:t xml:space="preserve"> </w:t>
            </w:r>
            <w:r w:rsidRPr="0045652F">
              <w:rPr>
                <w:lang w:val="en-US"/>
              </w:rPr>
              <w:t>297</w:t>
            </w:r>
          </w:p>
        </w:tc>
        <w:tc>
          <w:tcPr>
            <w:tcW w:w="1560" w:type="dxa"/>
          </w:tcPr>
          <w:p w14:paraId="04E17A14" w14:textId="77777777" w:rsidR="00774472" w:rsidRPr="0045652F" w:rsidRDefault="00774472" w:rsidP="00A44119">
            <w:pPr>
              <w:ind w:left="0"/>
              <w:jc w:val="center"/>
              <w:rPr>
                <w:lang w:val="en-US"/>
              </w:rPr>
            </w:pPr>
            <w:r w:rsidRPr="0045652F">
              <w:rPr>
                <w:lang w:val="en-US"/>
              </w:rPr>
              <w:t>ISO-8859-1</w:t>
            </w:r>
          </w:p>
        </w:tc>
        <w:tc>
          <w:tcPr>
            <w:tcW w:w="480" w:type="dxa"/>
            <w:tcBorders>
              <w:top w:val="nil"/>
              <w:bottom w:val="nil"/>
            </w:tcBorders>
          </w:tcPr>
          <w:p w14:paraId="59150BDC" w14:textId="77777777" w:rsidR="00774472" w:rsidRPr="0045652F" w:rsidRDefault="00774472">
            <w:pPr>
              <w:ind w:left="0"/>
              <w:jc w:val="center"/>
              <w:rPr>
                <w:lang w:val="en-US"/>
              </w:rPr>
            </w:pPr>
          </w:p>
        </w:tc>
        <w:tc>
          <w:tcPr>
            <w:tcW w:w="1080" w:type="dxa"/>
          </w:tcPr>
          <w:p w14:paraId="1774D26A" w14:textId="77777777" w:rsidR="00774472" w:rsidRPr="0045652F" w:rsidRDefault="00774472">
            <w:pPr>
              <w:ind w:left="0"/>
              <w:jc w:val="center"/>
              <w:rPr>
                <w:lang w:val="en-US"/>
              </w:rPr>
            </w:pPr>
            <w:r w:rsidRPr="0045652F">
              <w:rPr>
                <w:lang w:val="en-US"/>
              </w:rPr>
              <w:t>BE</w:t>
            </w:r>
          </w:p>
        </w:tc>
        <w:tc>
          <w:tcPr>
            <w:tcW w:w="1200" w:type="dxa"/>
          </w:tcPr>
          <w:p w14:paraId="77B8D7AA" w14:textId="77777777" w:rsidR="00774472" w:rsidRPr="0045652F" w:rsidRDefault="00774472">
            <w:pPr>
              <w:ind w:left="0"/>
              <w:jc w:val="center"/>
              <w:rPr>
                <w:lang w:val="en-US"/>
              </w:rPr>
            </w:pPr>
            <w:r w:rsidRPr="0045652F">
              <w:rPr>
                <w:lang w:val="en-US"/>
              </w:rPr>
              <w:t>CP</w:t>
            </w:r>
            <w:r w:rsidR="00B45C6B">
              <w:rPr>
                <w:lang w:val="en-US"/>
              </w:rPr>
              <w:t xml:space="preserve"> </w:t>
            </w:r>
            <w:r w:rsidRPr="0045652F">
              <w:rPr>
                <w:lang w:val="en-US"/>
              </w:rPr>
              <w:t>500</w:t>
            </w:r>
          </w:p>
        </w:tc>
        <w:tc>
          <w:tcPr>
            <w:tcW w:w="1554" w:type="dxa"/>
          </w:tcPr>
          <w:p w14:paraId="09368694" w14:textId="77777777" w:rsidR="00774472" w:rsidRPr="0045652F" w:rsidRDefault="00774472" w:rsidP="00A44119">
            <w:pPr>
              <w:ind w:left="0"/>
              <w:jc w:val="center"/>
              <w:rPr>
                <w:lang w:val="en-US"/>
              </w:rPr>
            </w:pPr>
            <w:r w:rsidRPr="0045652F">
              <w:rPr>
                <w:lang w:val="en-US"/>
              </w:rPr>
              <w:t>ISO-8859-1</w:t>
            </w:r>
          </w:p>
        </w:tc>
      </w:tr>
      <w:tr w:rsidR="00774472" w:rsidRPr="0045652F" w14:paraId="2ECCAB50" w14:textId="77777777">
        <w:tblPrEx>
          <w:tblCellMar>
            <w:top w:w="0" w:type="dxa"/>
            <w:bottom w:w="0" w:type="dxa"/>
          </w:tblCellMar>
        </w:tblPrEx>
        <w:tc>
          <w:tcPr>
            <w:tcW w:w="1080" w:type="dxa"/>
          </w:tcPr>
          <w:p w14:paraId="1A6694E3" w14:textId="77777777" w:rsidR="00774472" w:rsidRPr="0045652F" w:rsidRDefault="00774472">
            <w:pPr>
              <w:ind w:left="0"/>
              <w:jc w:val="center"/>
              <w:rPr>
                <w:lang w:val="en-US"/>
              </w:rPr>
            </w:pPr>
            <w:r w:rsidRPr="0045652F">
              <w:rPr>
                <w:lang w:val="en-US"/>
              </w:rPr>
              <w:t>NO</w:t>
            </w:r>
          </w:p>
        </w:tc>
        <w:tc>
          <w:tcPr>
            <w:tcW w:w="1200" w:type="dxa"/>
          </w:tcPr>
          <w:p w14:paraId="6C6A975D" w14:textId="77777777" w:rsidR="00774472" w:rsidRPr="0045652F" w:rsidRDefault="00774472">
            <w:pPr>
              <w:ind w:left="0"/>
              <w:jc w:val="center"/>
              <w:rPr>
                <w:lang w:val="en-US"/>
              </w:rPr>
            </w:pPr>
            <w:r w:rsidRPr="0045652F">
              <w:rPr>
                <w:lang w:val="en-US"/>
              </w:rPr>
              <w:t>CP</w:t>
            </w:r>
            <w:r w:rsidR="00B45C6B">
              <w:rPr>
                <w:lang w:val="en-US"/>
              </w:rPr>
              <w:t xml:space="preserve"> </w:t>
            </w:r>
            <w:r w:rsidRPr="0045652F">
              <w:rPr>
                <w:lang w:val="en-US"/>
              </w:rPr>
              <w:t>277</w:t>
            </w:r>
          </w:p>
        </w:tc>
        <w:tc>
          <w:tcPr>
            <w:tcW w:w="1560" w:type="dxa"/>
          </w:tcPr>
          <w:p w14:paraId="503DAEE4" w14:textId="77777777" w:rsidR="00774472" w:rsidRPr="0045652F" w:rsidRDefault="00774472" w:rsidP="00A44119">
            <w:pPr>
              <w:ind w:left="0"/>
              <w:jc w:val="center"/>
              <w:rPr>
                <w:lang w:val="en-US"/>
              </w:rPr>
            </w:pPr>
            <w:r w:rsidRPr="0045652F">
              <w:rPr>
                <w:lang w:val="en-US"/>
              </w:rPr>
              <w:t>ISO-8859-1</w:t>
            </w:r>
          </w:p>
        </w:tc>
        <w:tc>
          <w:tcPr>
            <w:tcW w:w="480" w:type="dxa"/>
            <w:tcBorders>
              <w:top w:val="nil"/>
              <w:bottom w:val="nil"/>
            </w:tcBorders>
          </w:tcPr>
          <w:p w14:paraId="696B2E14" w14:textId="77777777" w:rsidR="00774472" w:rsidRPr="0045652F" w:rsidRDefault="00774472">
            <w:pPr>
              <w:ind w:left="0"/>
              <w:jc w:val="center"/>
              <w:rPr>
                <w:lang w:val="en-US"/>
              </w:rPr>
            </w:pPr>
          </w:p>
        </w:tc>
        <w:tc>
          <w:tcPr>
            <w:tcW w:w="1080" w:type="dxa"/>
          </w:tcPr>
          <w:p w14:paraId="4FD39985" w14:textId="77777777" w:rsidR="00774472" w:rsidRPr="0045652F" w:rsidRDefault="00774472">
            <w:pPr>
              <w:ind w:left="0"/>
              <w:jc w:val="center"/>
              <w:rPr>
                <w:lang w:val="en-US"/>
              </w:rPr>
            </w:pPr>
            <w:r w:rsidRPr="0045652F">
              <w:rPr>
                <w:lang w:val="en-US"/>
              </w:rPr>
              <w:t>FI</w:t>
            </w:r>
          </w:p>
        </w:tc>
        <w:tc>
          <w:tcPr>
            <w:tcW w:w="1200" w:type="dxa"/>
          </w:tcPr>
          <w:p w14:paraId="03B55E82" w14:textId="77777777" w:rsidR="00774472" w:rsidRPr="0045652F" w:rsidRDefault="00774472">
            <w:pPr>
              <w:ind w:left="0"/>
              <w:jc w:val="center"/>
              <w:rPr>
                <w:lang w:val="en-US"/>
              </w:rPr>
            </w:pPr>
            <w:r w:rsidRPr="0045652F">
              <w:rPr>
                <w:lang w:val="en-US"/>
              </w:rPr>
              <w:t>CP</w:t>
            </w:r>
            <w:r w:rsidR="00B45C6B">
              <w:rPr>
                <w:lang w:val="en-US"/>
              </w:rPr>
              <w:t xml:space="preserve"> </w:t>
            </w:r>
            <w:r w:rsidRPr="0045652F">
              <w:rPr>
                <w:lang w:val="en-US"/>
              </w:rPr>
              <w:t>278</w:t>
            </w:r>
          </w:p>
        </w:tc>
        <w:tc>
          <w:tcPr>
            <w:tcW w:w="1554" w:type="dxa"/>
          </w:tcPr>
          <w:p w14:paraId="5FF756E0" w14:textId="77777777" w:rsidR="00774472" w:rsidRPr="0045652F" w:rsidRDefault="00774472" w:rsidP="00A44119">
            <w:pPr>
              <w:ind w:left="0"/>
              <w:jc w:val="center"/>
              <w:rPr>
                <w:lang w:val="en-US"/>
              </w:rPr>
            </w:pPr>
            <w:r w:rsidRPr="0045652F">
              <w:rPr>
                <w:lang w:val="en-US"/>
              </w:rPr>
              <w:t>ISO-8859-1</w:t>
            </w:r>
          </w:p>
        </w:tc>
      </w:tr>
      <w:tr w:rsidR="00774472" w:rsidRPr="0045652F" w14:paraId="7B35FD42" w14:textId="77777777">
        <w:tblPrEx>
          <w:tblCellMar>
            <w:top w:w="0" w:type="dxa"/>
            <w:bottom w:w="0" w:type="dxa"/>
          </w:tblCellMar>
        </w:tblPrEx>
        <w:tc>
          <w:tcPr>
            <w:tcW w:w="1080" w:type="dxa"/>
          </w:tcPr>
          <w:p w14:paraId="7CD4F107" w14:textId="77777777" w:rsidR="00774472" w:rsidRPr="0045652F" w:rsidRDefault="00774472">
            <w:pPr>
              <w:ind w:left="0"/>
              <w:jc w:val="center"/>
              <w:rPr>
                <w:lang w:val="en-US"/>
              </w:rPr>
            </w:pPr>
            <w:r w:rsidRPr="0045652F">
              <w:rPr>
                <w:lang w:val="en-US"/>
              </w:rPr>
              <w:t>IT</w:t>
            </w:r>
          </w:p>
        </w:tc>
        <w:tc>
          <w:tcPr>
            <w:tcW w:w="1200" w:type="dxa"/>
          </w:tcPr>
          <w:p w14:paraId="102F9900" w14:textId="77777777" w:rsidR="00774472" w:rsidRPr="0045652F" w:rsidRDefault="00774472">
            <w:pPr>
              <w:ind w:left="0"/>
              <w:jc w:val="center"/>
              <w:rPr>
                <w:lang w:val="en-US"/>
              </w:rPr>
            </w:pPr>
            <w:r w:rsidRPr="0045652F">
              <w:rPr>
                <w:lang w:val="en-US"/>
              </w:rPr>
              <w:t>CP</w:t>
            </w:r>
            <w:r w:rsidR="00B45C6B">
              <w:rPr>
                <w:lang w:val="en-US"/>
              </w:rPr>
              <w:t xml:space="preserve"> </w:t>
            </w:r>
            <w:r w:rsidRPr="0045652F">
              <w:rPr>
                <w:lang w:val="en-US"/>
              </w:rPr>
              <w:t>280</w:t>
            </w:r>
          </w:p>
        </w:tc>
        <w:tc>
          <w:tcPr>
            <w:tcW w:w="1560" w:type="dxa"/>
          </w:tcPr>
          <w:p w14:paraId="0D0D476E" w14:textId="77777777" w:rsidR="00774472" w:rsidRPr="0045652F" w:rsidRDefault="00774472" w:rsidP="00A44119">
            <w:pPr>
              <w:ind w:left="0"/>
              <w:jc w:val="center"/>
              <w:rPr>
                <w:lang w:val="en-US"/>
              </w:rPr>
            </w:pPr>
            <w:r w:rsidRPr="0045652F">
              <w:rPr>
                <w:lang w:val="en-US"/>
              </w:rPr>
              <w:t>ISO-8859-1</w:t>
            </w:r>
          </w:p>
        </w:tc>
        <w:tc>
          <w:tcPr>
            <w:tcW w:w="480" w:type="dxa"/>
            <w:tcBorders>
              <w:top w:val="nil"/>
              <w:bottom w:val="nil"/>
            </w:tcBorders>
          </w:tcPr>
          <w:p w14:paraId="517A03CD" w14:textId="77777777" w:rsidR="00774472" w:rsidRPr="0045652F" w:rsidRDefault="00774472">
            <w:pPr>
              <w:ind w:left="0"/>
              <w:jc w:val="center"/>
              <w:rPr>
                <w:lang w:val="en-US"/>
              </w:rPr>
            </w:pPr>
          </w:p>
        </w:tc>
        <w:tc>
          <w:tcPr>
            <w:tcW w:w="1080" w:type="dxa"/>
          </w:tcPr>
          <w:p w14:paraId="50F0BC31" w14:textId="77777777" w:rsidR="00774472" w:rsidRPr="0045652F" w:rsidRDefault="00880D7D">
            <w:pPr>
              <w:ind w:left="0"/>
              <w:jc w:val="center"/>
              <w:rPr>
                <w:lang w:val="en-US"/>
              </w:rPr>
            </w:pPr>
            <w:r>
              <w:rPr>
                <w:lang w:val="en-US"/>
              </w:rPr>
              <w:t>ES (</w:t>
            </w:r>
            <w:r w:rsidR="00774472" w:rsidRPr="0045652F">
              <w:rPr>
                <w:lang w:val="en-US"/>
              </w:rPr>
              <w:t>SP</w:t>
            </w:r>
            <w:r>
              <w:rPr>
                <w:lang w:val="en-US"/>
              </w:rPr>
              <w:t>)</w:t>
            </w:r>
          </w:p>
        </w:tc>
        <w:tc>
          <w:tcPr>
            <w:tcW w:w="1200" w:type="dxa"/>
          </w:tcPr>
          <w:p w14:paraId="3E709325" w14:textId="77777777" w:rsidR="00774472" w:rsidRPr="0045652F" w:rsidRDefault="00774472">
            <w:pPr>
              <w:ind w:left="0"/>
              <w:jc w:val="center"/>
              <w:rPr>
                <w:lang w:val="en-US"/>
              </w:rPr>
            </w:pPr>
            <w:r w:rsidRPr="0045652F">
              <w:rPr>
                <w:lang w:val="en-US"/>
              </w:rPr>
              <w:t>CP</w:t>
            </w:r>
            <w:r w:rsidR="00B45C6B">
              <w:rPr>
                <w:lang w:val="en-US"/>
              </w:rPr>
              <w:t xml:space="preserve"> </w:t>
            </w:r>
            <w:r w:rsidRPr="0045652F">
              <w:rPr>
                <w:lang w:val="en-US"/>
              </w:rPr>
              <w:t>284</w:t>
            </w:r>
          </w:p>
        </w:tc>
        <w:tc>
          <w:tcPr>
            <w:tcW w:w="1554" w:type="dxa"/>
          </w:tcPr>
          <w:p w14:paraId="7FC9C921" w14:textId="77777777" w:rsidR="00774472" w:rsidRPr="0045652F" w:rsidRDefault="00774472" w:rsidP="00A44119">
            <w:pPr>
              <w:ind w:left="0"/>
              <w:jc w:val="center"/>
              <w:rPr>
                <w:lang w:val="en-US"/>
              </w:rPr>
            </w:pPr>
            <w:r w:rsidRPr="0045652F">
              <w:rPr>
                <w:lang w:val="en-US"/>
              </w:rPr>
              <w:t>ISO-8859-1</w:t>
            </w:r>
          </w:p>
        </w:tc>
      </w:tr>
      <w:tr w:rsidR="00774472" w:rsidRPr="0045652F" w14:paraId="065B584D" w14:textId="77777777">
        <w:tblPrEx>
          <w:tblCellMar>
            <w:top w:w="0" w:type="dxa"/>
            <w:bottom w:w="0" w:type="dxa"/>
          </w:tblCellMar>
        </w:tblPrEx>
        <w:tc>
          <w:tcPr>
            <w:tcW w:w="1080" w:type="dxa"/>
          </w:tcPr>
          <w:p w14:paraId="6141B9FF" w14:textId="77777777" w:rsidR="00774472" w:rsidRPr="0045652F" w:rsidRDefault="00880D7D">
            <w:pPr>
              <w:ind w:left="0"/>
              <w:jc w:val="center"/>
              <w:rPr>
                <w:lang w:val="en-US"/>
              </w:rPr>
            </w:pPr>
            <w:r>
              <w:rPr>
                <w:lang w:val="en-US"/>
              </w:rPr>
              <w:t>GB (</w:t>
            </w:r>
            <w:r w:rsidR="00774472" w:rsidRPr="0045652F">
              <w:rPr>
                <w:lang w:val="en-US"/>
              </w:rPr>
              <w:t>UK</w:t>
            </w:r>
            <w:r>
              <w:rPr>
                <w:lang w:val="en-US"/>
              </w:rPr>
              <w:t>)</w:t>
            </w:r>
          </w:p>
        </w:tc>
        <w:tc>
          <w:tcPr>
            <w:tcW w:w="1200" w:type="dxa"/>
          </w:tcPr>
          <w:p w14:paraId="31895091" w14:textId="77777777" w:rsidR="00774472" w:rsidRPr="0045652F" w:rsidRDefault="00774472">
            <w:pPr>
              <w:ind w:left="0"/>
              <w:jc w:val="center"/>
              <w:rPr>
                <w:lang w:val="en-US"/>
              </w:rPr>
            </w:pPr>
            <w:r w:rsidRPr="0045652F">
              <w:rPr>
                <w:lang w:val="en-US"/>
              </w:rPr>
              <w:t>CP</w:t>
            </w:r>
            <w:r w:rsidR="00B45C6B">
              <w:rPr>
                <w:lang w:val="en-US"/>
              </w:rPr>
              <w:t xml:space="preserve"> </w:t>
            </w:r>
            <w:r w:rsidRPr="0045652F">
              <w:rPr>
                <w:lang w:val="en-US"/>
              </w:rPr>
              <w:t>285</w:t>
            </w:r>
          </w:p>
        </w:tc>
        <w:tc>
          <w:tcPr>
            <w:tcW w:w="1560" w:type="dxa"/>
          </w:tcPr>
          <w:p w14:paraId="7BE497D9" w14:textId="77777777" w:rsidR="00774472" w:rsidRPr="0045652F" w:rsidRDefault="00774472" w:rsidP="00A44119">
            <w:pPr>
              <w:ind w:left="0"/>
              <w:jc w:val="center"/>
              <w:rPr>
                <w:lang w:val="en-US"/>
              </w:rPr>
            </w:pPr>
            <w:r w:rsidRPr="0045652F">
              <w:rPr>
                <w:lang w:val="en-US"/>
              </w:rPr>
              <w:t>ISO-8859-1</w:t>
            </w:r>
          </w:p>
        </w:tc>
        <w:tc>
          <w:tcPr>
            <w:tcW w:w="480" w:type="dxa"/>
            <w:tcBorders>
              <w:top w:val="nil"/>
              <w:bottom w:val="nil"/>
            </w:tcBorders>
          </w:tcPr>
          <w:p w14:paraId="0BA2637C" w14:textId="77777777" w:rsidR="00774472" w:rsidRPr="0045652F" w:rsidRDefault="00774472">
            <w:pPr>
              <w:ind w:left="0"/>
              <w:jc w:val="center"/>
              <w:rPr>
                <w:lang w:val="en-US"/>
              </w:rPr>
            </w:pPr>
          </w:p>
        </w:tc>
        <w:tc>
          <w:tcPr>
            <w:tcW w:w="1080" w:type="dxa"/>
          </w:tcPr>
          <w:p w14:paraId="6FCF4511" w14:textId="77777777" w:rsidR="00774472" w:rsidRPr="0045652F" w:rsidRDefault="00880D7D">
            <w:pPr>
              <w:ind w:left="0"/>
              <w:jc w:val="center"/>
              <w:rPr>
                <w:lang w:val="en-US"/>
              </w:rPr>
            </w:pPr>
            <w:r>
              <w:rPr>
                <w:lang w:val="en-US"/>
              </w:rPr>
              <w:t>IS (</w:t>
            </w:r>
            <w:r w:rsidR="00774472" w:rsidRPr="0045652F">
              <w:rPr>
                <w:lang w:val="en-US"/>
              </w:rPr>
              <w:t>IC</w:t>
            </w:r>
            <w:r>
              <w:rPr>
                <w:lang w:val="en-US"/>
              </w:rPr>
              <w:t>)</w:t>
            </w:r>
          </w:p>
        </w:tc>
        <w:tc>
          <w:tcPr>
            <w:tcW w:w="1200" w:type="dxa"/>
          </w:tcPr>
          <w:p w14:paraId="7D997FC7" w14:textId="77777777" w:rsidR="00774472" w:rsidRPr="0045652F" w:rsidRDefault="00774472">
            <w:pPr>
              <w:ind w:left="0"/>
              <w:jc w:val="center"/>
              <w:rPr>
                <w:lang w:val="en-US"/>
              </w:rPr>
            </w:pPr>
            <w:r w:rsidRPr="0045652F">
              <w:rPr>
                <w:lang w:val="en-US"/>
              </w:rPr>
              <w:t>CP</w:t>
            </w:r>
            <w:r w:rsidR="00B45C6B">
              <w:rPr>
                <w:lang w:val="en-US"/>
              </w:rPr>
              <w:t xml:space="preserve"> </w:t>
            </w:r>
            <w:r w:rsidRPr="0045652F">
              <w:rPr>
                <w:lang w:val="en-US"/>
              </w:rPr>
              <w:t>871</w:t>
            </w:r>
          </w:p>
        </w:tc>
        <w:tc>
          <w:tcPr>
            <w:tcW w:w="1554" w:type="dxa"/>
          </w:tcPr>
          <w:p w14:paraId="04C7F6FF" w14:textId="77777777" w:rsidR="00774472" w:rsidRPr="0045652F" w:rsidRDefault="00774472" w:rsidP="00A44119">
            <w:pPr>
              <w:ind w:left="0"/>
              <w:jc w:val="center"/>
              <w:rPr>
                <w:lang w:val="en-US"/>
              </w:rPr>
            </w:pPr>
            <w:r w:rsidRPr="0045652F">
              <w:rPr>
                <w:lang w:val="en-US"/>
              </w:rPr>
              <w:t>ISO-8859-1</w:t>
            </w:r>
          </w:p>
        </w:tc>
      </w:tr>
      <w:tr w:rsidR="00774472" w:rsidRPr="0045652F" w14:paraId="4C6F27CA" w14:textId="77777777">
        <w:tblPrEx>
          <w:tblCellMar>
            <w:top w:w="0" w:type="dxa"/>
            <w:bottom w:w="0" w:type="dxa"/>
          </w:tblCellMar>
        </w:tblPrEx>
        <w:tc>
          <w:tcPr>
            <w:tcW w:w="1080" w:type="dxa"/>
          </w:tcPr>
          <w:p w14:paraId="79573645" w14:textId="77777777" w:rsidR="00774472" w:rsidRPr="0045652F" w:rsidRDefault="00774472">
            <w:pPr>
              <w:ind w:left="0"/>
              <w:jc w:val="center"/>
              <w:rPr>
                <w:lang w:val="en-US"/>
              </w:rPr>
            </w:pPr>
            <w:r w:rsidRPr="0045652F">
              <w:rPr>
                <w:lang w:val="en-US"/>
              </w:rPr>
              <w:t>FR-850</w:t>
            </w:r>
          </w:p>
        </w:tc>
        <w:tc>
          <w:tcPr>
            <w:tcW w:w="1200" w:type="dxa"/>
          </w:tcPr>
          <w:p w14:paraId="21C9ED07" w14:textId="77777777" w:rsidR="00774472" w:rsidRPr="0045652F" w:rsidRDefault="00774472">
            <w:pPr>
              <w:ind w:left="0"/>
              <w:jc w:val="center"/>
              <w:rPr>
                <w:lang w:val="en-US"/>
              </w:rPr>
            </w:pPr>
            <w:r w:rsidRPr="0045652F">
              <w:rPr>
                <w:lang w:val="en-US"/>
              </w:rPr>
              <w:t>CP</w:t>
            </w:r>
            <w:r w:rsidR="00B45C6B">
              <w:rPr>
                <w:lang w:val="en-US"/>
              </w:rPr>
              <w:t xml:space="preserve"> </w:t>
            </w:r>
            <w:r w:rsidRPr="0045652F">
              <w:rPr>
                <w:lang w:val="en-US"/>
              </w:rPr>
              <w:t>297</w:t>
            </w:r>
          </w:p>
        </w:tc>
        <w:tc>
          <w:tcPr>
            <w:tcW w:w="1560" w:type="dxa"/>
          </w:tcPr>
          <w:p w14:paraId="5A96F80A" w14:textId="77777777" w:rsidR="00774472" w:rsidRPr="0045652F" w:rsidRDefault="00774472">
            <w:pPr>
              <w:ind w:left="0"/>
              <w:jc w:val="center"/>
              <w:rPr>
                <w:lang w:val="en-US"/>
              </w:rPr>
            </w:pPr>
            <w:r w:rsidRPr="0045652F">
              <w:rPr>
                <w:lang w:val="en-US"/>
              </w:rPr>
              <w:t>CP</w:t>
            </w:r>
            <w:r w:rsidR="00B91F0C">
              <w:rPr>
                <w:lang w:val="en-US"/>
              </w:rPr>
              <w:t xml:space="preserve"> </w:t>
            </w:r>
            <w:r w:rsidRPr="0045652F">
              <w:rPr>
                <w:lang w:val="en-US"/>
              </w:rPr>
              <w:t>850</w:t>
            </w:r>
          </w:p>
        </w:tc>
        <w:tc>
          <w:tcPr>
            <w:tcW w:w="480" w:type="dxa"/>
            <w:tcBorders>
              <w:top w:val="nil"/>
              <w:bottom w:val="nil"/>
            </w:tcBorders>
          </w:tcPr>
          <w:p w14:paraId="6CB670F2" w14:textId="77777777" w:rsidR="00774472" w:rsidRPr="0045652F" w:rsidRDefault="00774472">
            <w:pPr>
              <w:ind w:left="0"/>
              <w:jc w:val="center"/>
              <w:rPr>
                <w:lang w:val="en-US"/>
              </w:rPr>
            </w:pPr>
          </w:p>
        </w:tc>
        <w:tc>
          <w:tcPr>
            <w:tcW w:w="1080" w:type="dxa"/>
          </w:tcPr>
          <w:p w14:paraId="2E17E189" w14:textId="77777777" w:rsidR="00774472" w:rsidRPr="0045652F" w:rsidRDefault="00774472">
            <w:pPr>
              <w:ind w:left="0"/>
              <w:jc w:val="center"/>
              <w:rPr>
                <w:lang w:val="en-US"/>
              </w:rPr>
            </w:pPr>
          </w:p>
        </w:tc>
        <w:tc>
          <w:tcPr>
            <w:tcW w:w="1200" w:type="dxa"/>
          </w:tcPr>
          <w:p w14:paraId="653414B7" w14:textId="77777777" w:rsidR="00774472" w:rsidRPr="0045652F" w:rsidRDefault="00774472">
            <w:pPr>
              <w:ind w:left="0"/>
              <w:jc w:val="center"/>
              <w:rPr>
                <w:lang w:val="en-US"/>
              </w:rPr>
            </w:pPr>
          </w:p>
        </w:tc>
        <w:tc>
          <w:tcPr>
            <w:tcW w:w="1554" w:type="dxa"/>
          </w:tcPr>
          <w:p w14:paraId="1A0BA96B" w14:textId="77777777" w:rsidR="00774472" w:rsidRPr="0045652F" w:rsidRDefault="00774472">
            <w:pPr>
              <w:ind w:left="0"/>
              <w:jc w:val="center"/>
              <w:rPr>
                <w:lang w:val="en-US"/>
              </w:rPr>
            </w:pPr>
          </w:p>
        </w:tc>
      </w:tr>
      <w:tr w:rsidR="00B45C6B" w:rsidRPr="0045652F" w14:paraId="52380802" w14:textId="77777777">
        <w:tblPrEx>
          <w:tblCellMar>
            <w:top w:w="0" w:type="dxa"/>
            <w:bottom w:w="0" w:type="dxa"/>
          </w:tblCellMar>
        </w:tblPrEx>
        <w:tc>
          <w:tcPr>
            <w:tcW w:w="1080" w:type="dxa"/>
          </w:tcPr>
          <w:p w14:paraId="5F5659E1" w14:textId="77777777" w:rsidR="00B45C6B" w:rsidRPr="0045652F" w:rsidRDefault="00B45C6B">
            <w:pPr>
              <w:ind w:left="0"/>
              <w:jc w:val="center"/>
              <w:rPr>
                <w:lang w:val="en-US"/>
              </w:rPr>
            </w:pPr>
            <w:r>
              <w:rPr>
                <w:lang w:val="en-US"/>
              </w:rPr>
              <w:t>L2</w:t>
            </w:r>
          </w:p>
        </w:tc>
        <w:tc>
          <w:tcPr>
            <w:tcW w:w="1200" w:type="dxa"/>
          </w:tcPr>
          <w:p w14:paraId="0EC3035A" w14:textId="77777777" w:rsidR="00B45C6B" w:rsidRPr="0045652F" w:rsidRDefault="00B45C6B">
            <w:pPr>
              <w:ind w:left="0"/>
              <w:jc w:val="center"/>
              <w:rPr>
                <w:lang w:val="en-US"/>
              </w:rPr>
            </w:pPr>
            <w:r>
              <w:rPr>
                <w:lang w:val="en-US"/>
              </w:rPr>
              <w:t>CP 870</w:t>
            </w:r>
          </w:p>
        </w:tc>
        <w:tc>
          <w:tcPr>
            <w:tcW w:w="1560" w:type="dxa"/>
          </w:tcPr>
          <w:p w14:paraId="6A645BC6" w14:textId="77777777" w:rsidR="00B45C6B" w:rsidRPr="0045652F" w:rsidRDefault="00B45C6B">
            <w:pPr>
              <w:ind w:left="0"/>
              <w:jc w:val="center"/>
              <w:rPr>
                <w:lang w:val="en-US"/>
              </w:rPr>
            </w:pPr>
            <w:r>
              <w:rPr>
                <w:lang w:val="en-US"/>
              </w:rPr>
              <w:t>ISO-8859-2</w:t>
            </w:r>
          </w:p>
        </w:tc>
        <w:tc>
          <w:tcPr>
            <w:tcW w:w="480" w:type="dxa"/>
            <w:tcBorders>
              <w:top w:val="nil"/>
              <w:bottom w:val="nil"/>
            </w:tcBorders>
          </w:tcPr>
          <w:p w14:paraId="2721B118" w14:textId="77777777" w:rsidR="00B45C6B" w:rsidRPr="0045652F" w:rsidRDefault="00B45C6B">
            <w:pPr>
              <w:ind w:left="0"/>
              <w:jc w:val="center"/>
              <w:rPr>
                <w:lang w:val="en-US"/>
              </w:rPr>
            </w:pPr>
          </w:p>
        </w:tc>
        <w:tc>
          <w:tcPr>
            <w:tcW w:w="1080" w:type="dxa"/>
          </w:tcPr>
          <w:p w14:paraId="5293AA5A" w14:textId="77777777" w:rsidR="00B45C6B" w:rsidRPr="0045652F" w:rsidRDefault="00B45C6B">
            <w:pPr>
              <w:ind w:left="0"/>
              <w:jc w:val="center"/>
              <w:rPr>
                <w:lang w:val="en-US"/>
              </w:rPr>
            </w:pPr>
          </w:p>
        </w:tc>
        <w:tc>
          <w:tcPr>
            <w:tcW w:w="1200" w:type="dxa"/>
          </w:tcPr>
          <w:p w14:paraId="05FB2739" w14:textId="77777777" w:rsidR="00B45C6B" w:rsidRPr="0045652F" w:rsidRDefault="00B45C6B">
            <w:pPr>
              <w:ind w:left="0"/>
              <w:jc w:val="center"/>
              <w:rPr>
                <w:lang w:val="en-US"/>
              </w:rPr>
            </w:pPr>
          </w:p>
        </w:tc>
        <w:tc>
          <w:tcPr>
            <w:tcW w:w="1554" w:type="dxa"/>
          </w:tcPr>
          <w:p w14:paraId="0F1C7819" w14:textId="77777777" w:rsidR="00B45C6B" w:rsidRPr="0045652F" w:rsidRDefault="00B45C6B">
            <w:pPr>
              <w:ind w:left="0"/>
              <w:jc w:val="center"/>
              <w:rPr>
                <w:lang w:val="en-US"/>
              </w:rPr>
            </w:pPr>
          </w:p>
        </w:tc>
      </w:tr>
      <w:tr w:rsidR="00B45C6B" w:rsidRPr="0045652F" w14:paraId="2C9296B2" w14:textId="77777777">
        <w:tblPrEx>
          <w:tblCellMar>
            <w:top w:w="0" w:type="dxa"/>
            <w:bottom w:w="0" w:type="dxa"/>
          </w:tblCellMar>
        </w:tblPrEx>
        <w:tc>
          <w:tcPr>
            <w:tcW w:w="1080" w:type="dxa"/>
          </w:tcPr>
          <w:p w14:paraId="4A982605" w14:textId="77777777" w:rsidR="00B45C6B" w:rsidRPr="0045652F" w:rsidRDefault="00B45C6B">
            <w:pPr>
              <w:ind w:left="0"/>
              <w:jc w:val="center"/>
              <w:rPr>
                <w:lang w:val="en-US"/>
              </w:rPr>
            </w:pPr>
            <w:r>
              <w:rPr>
                <w:lang w:val="en-US"/>
              </w:rPr>
              <w:t>P2</w:t>
            </w:r>
          </w:p>
        </w:tc>
        <w:tc>
          <w:tcPr>
            <w:tcW w:w="1200" w:type="dxa"/>
          </w:tcPr>
          <w:p w14:paraId="49F759DE" w14:textId="77777777" w:rsidR="00B45C6B" w:rsidRPr="0045652F" w:rsidRDefault="00B45C6B">
            <w:pPr>
              <w:ind w:left="0"/>
              <w:jc w:val="center"/>
              <w:rPr>
                <w:lang w:val="en-US"/>
              </w:rPr>
            </w:pPr>
            <w:r>
              <w:rPr>
                <w:lang w:val="en-US"/>
              </w:rPr>
              <w:t>CP 870</w:t>
            </w:r>
          </w:p>
        </w:tc>
        <w:tc>
          <w:tcPr>
            <w:tcW w:w="1560" w:type="dxa"/>
          </w:tcPr>
          <w:p w14:paraId="313F8180" w14:textId="77777777" w:rsidR="00B45C6B" w:rsidRPr="0045652F" w:rsidRDefault="00B45C6B">
            <w:pPr>
              <w:ind w:left="0"/>
              <w:jc w:val="center"/>
              <w:rPr>
                <w:lang w:val="en-US"/>
              </w:rPr>
            </w:pPr>
            <w:r>
              <w:rPr>
                <w:lang w:val="en-US"/>
              </w:rPr>
              <w:t>CP</w:t>
            </w:r>
            <w:r w:rsidR="00B91F0C">
              <w:rPr>
                <w:lang w:val="en-US"/>
              </w:rPr>
              <w:t xml:space="preserve"> </w:t>
            </w:r>
            <w:r>
              <w:rPr>
                <w:lang w:val="en-US"/>
              </w:rPr>
              <w:t>852</w:t>
            </w:r>
          </w:p>
        </w:tc>
        <w:tc>
          <w:tcPr>
            <w:tcW w:w="480" w:type="dxa"/>
            <w:tcBorders>
              <w:top w:val="nil"/>
              <w:bottom w:val="nil"/>
            </w:tcBorders>
          </w:tcPr>
          <w:p w14:paraId="6C57DBE5" w14:textId="77777777" w:rsidR="00B45C6B" w:rsidRPr="0045652F" w:rsidRDefault="00B45C6B">
            <w:pPr>
              <w:ind w:left="0"/>
              <w:jc w:val="center"/>
              <w:rPr>
                <w:lang w:val="en-US"/>
              </w:rPr>
            </w:pPr>
          </w:p>
        </w:tc>
        <w:tc>
          <w:tcPr>
            <w:tcW w:w="1080" w:type="dxa"/>
          </w:tcPr>
          <w:p w14:paraId="019BDC94" w14:textId="77777777" w:rsidR="00B45C6B" w:rsidRPr="0045652F" w:rsidRDefault="00B45C6B">
            <w:pPr>
              <w:ind w:left="0"/>
              <w:jc w:val="center"/>
              <w:rPr>
                <w:lang w:val="en-US"/>
              </w:rPr>
            </w:pPr>
          </w:p>
        </w:tc>
        <w:tc>
          <w:tcPr>
            <w:tcW w:w="1200" w:type="dxa"/>
          </w:tcPr>
          <w:p w14:paraId="5369BAF5" w14:textId="77777777" w:rsidR="00B45C6B" w:rsidRPr="0045652F" w:rsidRDefault="00B45C6B">
            <w:pPr>
              <w:ind w:left="0"/>
              <w:jc w:val="center"/>
              <w:rPr>
                <w:lang w:val="en-US"/>
              </w:rPr>
            </w:pPr>
          </w:p>
        </w:tc>
        <w:tc>
          <w:tcPr>
            <w:tcW w:w="1554" w:type="dxa"/>
          </w:tcPr>
          <w:p w14:paraId="1A3634C1" w14:textId="77777777" w:rsidR="00B45C6B" w:rsidRPr="0045652F" w:rsidRDefault="00B45C6B">
            <w:pPr>
              <w:ind w:left="0"/>
              <w:jc w:val="center"/>
              <w:rPr>
                <w:lang w:val="en-US"/>
              </w:rPr>
            </w:pPr>
          </w:p>
        </w:tc>
      </w:tr>
    </w:tbl>
    <w:p w14:paraId="0EAC088D" w14:textId="77777777" w:rsidR="00774472" w:rsidRPr="0045652F" w:rsidRDefault="00774472">
      <w:pPr>
        <w:pStyle w:val="Caption"/>
        <w:rPr>
          <w:lang w:val="en-US"/>
        </w:rPr>
      </w:pPr>
      <w:bookmarkStart w:id="187" w:name="_Toc37348498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13</w:t>
      </w:r>
      <w:r w:rsidRPr="0045652F">
        <w:rPr>
          <w:lang w:val="en-US"/>
        </w:rPr>
        <w:fldChar w:fldCharType="end"/>
      </w:r>
      <w:r w:rsidRPr="0045652F">
        <w:rPr>
          <w:lang w:val="en-US"/>
        </w:rPr>
        <w:t xml:space="preserve">  Country Codes for EBCDIC to ASCII translation</w:t>
      </w:r>
      <w:bookmarkEnd w:id="187"/>
    </w:p>
    <w:p w14:paraId="78D0D38C" w14:textId="77777777" w:rsidR="00A965E1" w:rsidRPr="0045652F" w:rsidRDefault="00A965E1" w:rsidP="00A965E1">
      <w:pPr>
        <w:pStyle w:val="Nfj"/>
        <w:rPr>
          <w:lang w:val="en-US"/>
        </w:rPr>
      </w:pPr>
      <w:r>
        <w:rPr>
          <w:lang w:val="en-US"/>
        </w:rPr>
        <w:t>Note: Values in parentheses are accepted for compatibility with previous versions of VIRTEL</w:t>
      </w:r>
    </w:p>
    <w:p w14:paraId="7E50A940" w14:textId="77777777" w:rsidR="00774472" w:rsidRPr="0045652F" w:rsidRDefault="00774472">
      <w:pPr>
        <w:pStyle w:val="Heading5"/>
        <w:rPr>
          <w:lang w:val="en-US"/>
        </w:rPr>
      </w:pPr>
      <w:r w:rsidRPr="0045652F">
        <w:rPr>
          <w:lang w:val="en-US"/>
        </w:rPr>
        <w:t>COUNTRY-CODE tag</w:t>
      </w:r>
    </w:p>
    <w:p w14:paraId="777A0524"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COUNTRY-CODE" </w:instrText>
      </w:r>
      <w:r w:rsidRPr="0045652F">
        <w:rPr>
          <w:lang w:val="en-US"/>
        </w:rPr>
        <w:fldChar w:fldCharType="end"/>
      </w:r>
      <w:r w:rsidRPr="0045652F">
        <w:rPr>
          <w:lang w:val="en-US"/>
        </w:rPr>
        <w:fldChar w:fldCharType="begin"/>
      </w:r>
      <w:r w:rsidRPr="0045652F">
        <w:rPr>
          <w:lang w:val="en-US"/>
        </w:rPr>
        <w:instrText xml:space="preserve"> XE "HTML:Tags:COUNTRY-CODE" </w:instrText>
      </w:r>
      <w:r w:rsidRPr="0045652F">
        <w:rPr>
          <w:lang w:val="en-US"/>
        </w:rPr>
        <w:fldChar w:fldCharType="end"/>
      </w:r>
      <w:r w:rsidRPr="0045652F">
        <w:rPr>
          <w:lang w:val="en-US"/>
        </w:rPr>
        <w:fldChar w:fldCharType="begin"/>
      </w:r>
      <w:r w:rsidRPr="0045652F">
        <w:rPr>
          <w:lang w:val="en-US"/>
        </w:rPr>
        <w:instrText xml:space="preserve"> XE "COUNTRY-CODE" </w:instrText>
      </w:r>
      <w:r w:rsidRPr="0045652F">
        <w:rPr>
          <w:lang w:val="en-US"/>
        </w:rPr>
        <w:fldChar w:fldCharType="end"/>
      </w:r>
    </w:p>
    <w:p w14:paraId="1F2430E3" w14:textId="77777777" w:rsidR="00774472" w:rsidRPr="0045652F" w:rsidRDefault="00774472">
      <w:pPr>
        <w:pStyle w:val="Ecran"/>
        <w:rPr>
          <w:lang w:val="en-US"/>
        </w:rPr>
      </w:pPr>
      <w:r w:rsidRPr="0045652F">
        <w:rPr>
          <w:lang w:val="en-US"/>
        </w:rPr>
        <w:t>{{{COUNTRY-CODE}}}</w:t>
      </w:r>
    </w:p>
    <w:p w14:paraId="4A744337" w14:textId="77777777" w:rsidR="00774472" w:rsidRPr="0045652F" w:rsidRDefault="00774472">
      <w:pPr>
        <w:pStyle w:val="Ecran"/>
        <w:rPr>
          <w:lang w:val="en-US"/>
        </w:rPr>
      </w:pPr>
    </w:p>
    <w:p w14:paraId="69436B25" w14:textId="77777777" w:rsidR="00774472" w:rsidRPr="0045652F" w:rsidRDefault="00774472">
      <w:pPr>
        <w:keepNext/>
        <w:keepLines/>
        <w:rPr>
          <w:lang w:val="en-US"/>
        </w:rPr>
      </w:pPr>
    </w:p>
    <w:p w14:paraId="5A72664C" w14:textId="77777777" w:rsidR="00774472" w:rsidRPr="0045652F" w:rsidRDefault="00774472">
      <w:pPr>
        <w:rPr>
          <w:lang w:val="en-US"/>
        </w:rPr>
      </w:pPr>
      <w:r w:rsidRPr="0045652F">
        <w:rPr>
          <w:lang w:val="en-US"/>
        </w:rPr>
        <w:t>The COUNTRY-CODE tag inserts the country code into the page, where it can be tested by JavaScript.</w:t>
      </w:r>
    </w:p>
    <w:p w14:paraId="71CB551D" w14:textId="77777777" w:rsidR="00774472" w:rsidRPr="0045652F" w:rsidRDefault="00774472">
      <w:pPr>
        <w:pStyle w:val="Heading5"/>
        <w:rPr>
          <w:lang w:val="en-US"/>
        </w:rPr>
      </w:pPr>
      <w:r w:rsidRPr="0045652F">
        <w:rPr>
          <w:lang w:val="en-US"/>
        </w:rPr>
        <w:t>SET-OUTPUT-ENCODING-UTF-8 tag</w:t>
      </w:r>
    </w:p>
    <w:p w14:paraId="208D1BC5" w14:textId="77777777" w:rsidR="00774472" w:rsidRPr="0045652F" w:rsidRDefault="00774472">
      <w:pPr>
        <w:pStyle w:val="ecran0"/>
        <w:rPr>
          <w:lang w:val="en-US"/>
        </w:rPr>
      </w:pPr>
      <w:r w:rsidRPr="0045652F">
        <w:rPr>
          <w:lang w:val="en-US"/>
        </w:rPr>
        <w:t>For countries which use a non-Western European language, VIRTEL can generate data in UTF-8 encoding instead of ISO-8859-1.  This is done by embedding the SET-OUTPUT-ENCODING-UTF-8 tag in the page template:</w:t>
      </w:r>
    </w:p>
    <w:p w14:paraId="606F0D23"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SET-OUTPUT-ENCODING-UTF-8" </w:instrText>
      </w:r>
      <w:r w:rsidRPr="0045652F">
        <w:rPr>
          <w:lang w:val="en-US"/>
        </w:rPr>
        <w:fldChar w:fldCharType="end"/>
      </w:r>
      <w:r w:rsidRPr="0045652F">
        <w:rPr>
          <w:lang w:val="en-US"/>
        </w:rPr>
        <w:fldChar w:fldCharType="begin"/>
      </w:r>
      <w:r w:rsidRPr="0045652F">
        <w:rPr>
          <w:lang w:val="en-US"/>
        </w:rPr>
        <w:instrText xml:space="preserve"> XE "HTML:Tags:SET-OUTPUT-ENCODING-UTF-8" </w:instrText>
      </w:r>
      <w:r w:rsidRPr="0045652F">
        <w:rPr>
          <w:lang w:val="en-US"/>
        </w:rPr>
        <w:fldChar w:fldCharType="end"/>
      </w:r>
      <w:r w:rsidRPr="0045652F">
        <w:rPr>
          <w:lang w:val="en-US"/>
        </w:rPr>
        <w:fldChar w:fldCharType="begin"/>
      </w:r>
      <w:r w:rsidRPr="0045652F">
        <w:rPr>
          <w:lang w:val="en-US"/>
        </w:rPr>
        <w:instrText xml:space="preserve"> XE "SET-OUTPUT-ENCODING-UTF-8" </w:instrText>
      </w:r>
      <w:r w:rsidRPr="0045652F">
        <w:rPr>
          <w:lang w:val="en-US"/>
        </w:rPr>
        <w:fldChar w:fldCharType="end"/>
      </w:r>
    </w:p>
    <w:p w14:paraId="1F57D6E0" w14:textId="77777777" w:rsidR="00774472" w:rsidRPr="0045652F" w:rsidRDefault="00774472">
      <w:pPr>
        <w:pStyle w:val="Ecran"/>
        <w:rPr>
          <w:lang w:val="en-US"/>
        </w:rPr>
      </w:pPr>
      <w:r w:rsidRPr="0045652F">
        <w:rPr>
          <w:lang w:val="en-US"/>
        </w:rPr>
        <w:t>{{{ SET-OUTPUT-ENCODING-UTF-8 "charset" }}}</w:t>
      </w:r>
    </w:p>
    <w:p w14:paraId="07DB1D14" w14:textId="77777777" w:rsidR="00774472" w:rsidRPr="0045652F" w:rsidRDefault="00774472">
      <w:pPr>
        <w:pStyle w:val="Ecran"/>
        <w:rPr>
          <w:lang w:val="en-US"/>
        </w:rPr>
      </w:pPr>
    </w:p>
    <w:p w14:paraId="7BF7499A" w14:textId="77777777" w:rsidR="00774472" w:rsidRPr="0045652F" w:rsidRDefault="00774472">
      <w:pPr>
        <w:keepNext/>
        <w:keepLines/>
        <w:rPr>
          <w:lang w:val="en-US"/>
        </w:rPr>
      </w:pPr>
    </w:p>
    <w:p w14:paraId="58CF81C5" w14:textId="77777777" w:rsidR="00774472" w:rsidRPr="0045652F" w:rsidRDefault="00774472">
      <w:pPr>
        <w:rPr>
          <w:lang w:val="en-US"/>
        </w:rPr>
      </w:pPr>
      <w:r w:rsidRPr="0045652F">
        <w:rPr>
          <w:lang w:val="en-US"/>
        </w:rPr>
        <w:t xml:space="preserve">The SET-OUTPUT-ENCODING-UTF-8 tag indicates that host data inserted in the template page by VIRTEL is to be in UTF-8 format, translated according to the EBCDIC country codepage whose name is specified within quotes.  The possible values for </w:t>
      </w:r>
      <w:r w:rsidRPr="0045652F">
        <w:rPr>
          <w:i/>
          <w:iCs/>
          <w:lang w:val="en-US"/>
        </w:rPr>
        <w:t xml:space="preserve">charset </w:t>
      </w:r>
      <w:r w:rsidRPr="0045652F">
        <w:rPr>
          <w:lang w:val="en-US"/>
        </w:rPr>
        <w:t xml:space="preserve">are given under the description of the DEFUTF8 parameter of the VIRTCT.  If no </w:t>
      </w:r>
      <w:r w:rsidRPr="0045652F">
        <w:rPr>
          <w:i/>
          <w:iCs/>
          <w:lang w:val="en-US"/>
        </w:rPr>
        <w:t>charset</w:t>
      </w:r>
      <w:r w:rsidRPr="0045652F">
        <w:rPr>
          <w:lang w:val="en-US"/>
        </w:rPr>
        <w:t xml:space="preserve"> value is specified, as for example </w:t>
      </w:r>
      <w:r w:rsidRPr="0045652F">
        <w:rPr>
          <w:rFonts w:ascii="Courier New" w:hAnsi="Courier New" w:cs="Courier New"/>
          <w:color w:val="000000"/>
          <w:sz w:val="18"/>
          <w:szCs w:val="18"/>
          <w:lang w:val="en-US"/>
        </w:rPr>
        <w:t>{{{SET-OUTPUT-ENCODING-UTF-8 ""}}}</w:t>
      </w:r>
      <w:r w:rsidRPr="0045652F">
        <w:rPr>
          <w:lang w:val="en-US"/>
        </w:rPr>
        <w:t xml:space="preserve">, then the default value of </w:t>
      </w:r>
      <w:r w:rsidRPr="0045652F">
        <w:rPr>
          <w:i/>
          <w:iCs/>
          <w:lang w:val="en-US"/>
        </w:rPr>
        <w:t>charset</w:t>
      </w:r>
      <w:r w:rsidRPr="0045652F">
        <w:rPr>
          <w:lang w:val="en-US"/>
        </w:rPr>
        <w:t xml:space="preserve"> is the codepage specified by the DEFUTF8 parameter of the VIRTCT described in the VIRTEL Installation Guide.</w:t>
      </w:r>
    </w:p>
    <w:p w14:paraId="2BB240E7" w14:textId="77777777" w:rsidR="00774472" w:rsidRPr="0045652F" w:rsidRDefault="00774472">
      <w:pPr>
        <w:rPr>
          <w:lang w:val="en-US"/>
        </w:rPr>
      </w:pPr>
    </w:p>
    <w:p w14:paraId="7070ABB1" w14:textId="77777777" w:rsidR="00774472" w:rsidRPr="0045652F" w:rsidRDefault="00774472">
      <w:pPr>
        <w:pStyle w:val="ecran0"/>
        <w:rPr>
          <w:lang w:val="en-US"/>
        </w:rPr>
      </w:pPr>
      <w:r w:rsidRPr="0045652F">
        <w:rPr>
          <w:lang w:val="en-US"/>
        </w:rPr>
        <w:t>When SET-OUTPUT-ENCODING-UTF-8 is specified, the rest of the template page must also be coded in UTF-8, and, in the case of an HTML page, must contain the HTML tag:</w:t>
      </w:r>
    </w:p>
    <w:p w14:paraId="2D7793F9" w14:textId="77777777" w:rsidR="00774472" w:rsidRPr="0045652F" w:rsidRDefault="00774472">
      <w:pPr>
        <w:pStyle w:val="Listing"/>
        <w:rPr>
          <w:lang w:val="en-US"/>
        </w:rPr>
      </w:pPr>
      <w:r w:rsidRPr="0045652F">
        <w:rPr>
          <w:lang w:val="en-US"/>
        </w:rPr>
        <w:t>&lt;meta http-equiv="Content-Type" content="text/html; charset=UTF-8"&gt;</w:t>
      </w:r>
    </w:p>
    <w:p w14:paraId="5F7475DF" w14:textId="77777777" w:rsidR="00774472" w:rsidRPr="0045652F" w:rsidRDefault="00774472">
      <w:pPr>
        <w:pStyle w:val="ecran0"/>
        <w:rPr>
          <w:lang w:val="en-US"/>
        </w:rPr>
      </w:pPr>
      <w:r w:rsidRPr="0045652F">
        <w:rPr>
          <w:lang w:val="en-US"/>
        </w:rPr>
        <w:t>In the case of an XML page, no such instruction is needed because XML is considered to be encoded in UTF8 by default.</w:t>
      </w:r>
    </w:p>
    <w:p w14:paraId="11DAD19E" w14:textId="77777777" w:rsidR="00774472" w:rsidRPr="0045652F" w:rsidRDefault="00774472">
      <w:pPr>
        <w:pStyle w:val="Heading6"/>
        <w:rPr>
          <w:lang w:val="en-US"/>
        </w:rPr>
      </w:pPr>
      <w:r w:rsidRPr="0045652F">
        <w:rPr>
          <w:lang w:val="en-US"/>
        </w:rPr>
        <w:t>Examples</w:t>
      </w:r>
    </w:p>
    <w:p w14:paraId="12A85991" w14:textId="77777777" w:rsidR="00774472" w:rsidRPr="0045652F" w:rsidRDefault="00774472">
      <w:pPr>
        <w:pStyle w:val="ecran0"/>
        <w:rPr>
          <w:lang w:val="en-US"/>
        </w:rPr>
      </w:pPr>
      <w:r w:rsidRPr="0045652F">
        <w:rPr>
          <w:lang w:val="en-US"/>
        </w:rPr>
        <w:t>A 3270 application generates US EBCDIC (CECP 037).  The following statements, coded between the &lt;HEAD&gt; and &lt;/HEAD&gt; tags in the template page, ensure the correct translation of this application’s data:</w:t>
      </w:r>
    </w:p>
    <w:p w14:paraId="5F80C7DF" w14:textId="77777777" w:rsidR="00774472" w:rsidRPr="0045652F" w:rsidRDefault="00774472">
      <w:pPr>
        <w:pStyle w:val="Listing"/>
        <w:rPr>
          <w:lang w:val="en-US"/>
        </w:rPr>
      </w:pPr>
      <w:r w:rsidRPr="0045652F">
        <w:rPr>
          <w:lang w:val="en-US"/>
        </w:rPr>
        <w:t>{{{SET-COUNTRY-CODE "US"}}}</w:t>
      </w:r>
    </w:p>
    <w:p w14:paraId="6A8098B1" w14:textId="77777777" w:rsidR="00774472" w:rsidRPr="0045652F" w:rsidRDefault="00774472">
      <w:pPr>
        <w:pStyle w:val="Listing"/>
        <w:rPr>
          <w:lang w:val="en-US"/>
        </w:rPr>
      </w:pPr>
      <w:r w:rsidRPr="0045652F">
        <w:rPr>
          <w:lang w:val="en-US"/>
        </w:rPr>
        <w:t>&lt;meta http-equiv="Content-Type" content="text/html; charset=iso-8859-1"&gt;</w:t>
      </w:r>
    </w:p>
    <w:p w14:paraId="626EA09B" w14:textId="77777777" w:rsidR="00774472" w:rsidRPr="0045652F" w:rsidRDefault="00774472">
      <w:pPr>
        <w:rPr>
          <w:lang w:val="en-US"/>
        </w:rPr>
      </w:pPr>
    </w:p>
    <w:p w14:paraId="49144023" w14:textId="77777777" w:rsidR="00774472" w:rsidRPr="0045652F" w:rsidRDefault="00774472">
      <w:pPr>
        <w:pStyle w:val="ecran0"/>
        <w:rPr>
          <w:lang w:val="en-US"/>
        </w:rPr>
      </w:pPr>
      <w:r w:rsidRPr="0045652F">
        <w:rPr>
          <w:lang w:val="en-US"/>
        </w:rPr>
        <w:t>Another 3270 application generates output using the Chinese Simplified EBCDIC character set (IBM1388).  The output is to be translated to UTF-8 and inserted into a template page which must also be encoded in UTF-8:</w:t>
      </w:r>
    </w:p>
    <w:p w14:paraId="28ED52C9" w14:textId="77777777" w:rsidR="00774472" w:rsidRPr="0045652F" w:rsidRDefault="00774472">
      <w:pPr>
        <w:pStyle w:val="Listing"/>
        <w:rPr>
          <w:lang w:val="en-US"/>
        </w:rPr>
      </w:pPr>
      <w:r w:rsidRPr="0045652F">
        <w:rPr>
          <w:lang w:val="en-US"/>
        </w:rPr>
        <w:t>{{{SET-OUTPUT-ENCODING-UTF-8 "IBM1388"}}}</w:t>
      </w:r>
    </w:p>
    <w:p w14:paraId="338DBB38" w14:textId="77777777" w:rsidR="00774472" w:rsidRPr="0045652F" w:rsidRDefault="00774472">
      <w:pPr>
        <w:pStyle w:val="Listing"/>
        <w:rPr>
          <w:lang w:val="en-US"/>
        </w:rPr>
      </w:pPr>
      <w:r w:rsidRPr="0045652F">
        <w:rPr>
          <w:lang w:val="en-US"/>
        </w:rPr>
        <w:t>&lt;meta http-equiv="Content-Type" content="text/html; charset=UTF-8"&gt;</w:t>
      </w:r>
    </w:p>
    <w:p w14:paraId="5F5410C9" w14:textId="77777777" w:rsidR="00774472" w:rsidRPr="0045652F" w:rsidRDefault="00774472">
      <w:pPr>
        <w:rPr>
          <w:lang w:val="en-US"/>
        </w:rPr>
      </w:pPr>
    </w:p>
    <w:p w14:paraId="3714C6C3" w14:textId="77777777" w:rsidR="00774472" w:rsidRPr="0045652F" w:rsidRDefault="00774472">
      <w:pPr>
        <w:pStyle w:val="ecran0"/>
        <w:rPr>
          <w:lang w:val="en-US"/>
        </w:rPr>
      </w:pPr>
      <w:r w:rsidRPr="0045652F">
        <w:rPr>
          <w:lang w:val="en-US"/>
        </w:rPr>
        <w:t>A third 3270 application generates output using the Spanish EBCDIC character set, which is to be translated to UTF-8 and inserted into the template page.  In this example, we assume that the parameter DEFUTF8=IBM1145 has been specified in the VIRTCT, so we can use this as the default value for the SET-OUTPUT-ENCODING-UTF-8 tag:</w:t>
      </w:r>
    </w:p>
    <w:p w14:paraId="3319F537" w14:textId="77777777" w:rsidR="00774472" w:rsidRPr="0045652F" w:rsidRDefault="00774472">
      <w:pPr>
        <w:pStyle w:val="Listing"/>
        <w:rPr>
          <w:lang w:val="en-US"/>
        </w:rPr>
      </w:pPr>
      <w:r w:rsidRPr="0045652F">
        <w:rPr>
          <w:lang w:val="en-US"/>
        </w:rPr>
        <w:t>{{{SET-OUTPUT-ENCODING-UTF-8 ""}}}</w:t>
      </w:r>
    </w:p>
    <w:p w14:paraId="05E118AC" w14:textId="77777777" w:rsidR="00774472" w:rsidRPr="0045652F" w:rsidRDefault="00774472">
      <w:pPr>
        <w:pStyle w:val="Listing"/>
        <w:rPr>
          <w:lang w:val="en-US"/>
        </w:rPr>
      </w:pPr>
      <w:r w:rsidRPr="0045652F">
        <w:rPr>
          <w:lang w:val="en-US"/>
        </w:rPr>
        <w:t>&lt;meta http-equiv="Content-Type" content="text/html; charset=UTF-8"&gt;</w:t>
      </w:r>
    </w:p>
    <w:p w14:paraId="277C4239" w14:textId="77777777" w:rsidR="00774472" w:rsidRPr="0045652F" w:rsidRDefault="00774472">
      <w:pPr>
        <w:rPr>
          <w:lang w:val="en-US"/>
        </w:rPr>
      </w:pPr>
    </w:p>
    <w:p w14:paraId="65053FF9" w14:textId="77777777" w:rsidR="00774472" w:rsidRPr="0045652F" w:rsidRDefault="00774472">
      <w:pPr>
        <w:rPr>
          <w:lang w:val="en-US"/>
        </w:rPr>
      </w:pPr>
      <w:r w:rsidRPr="0045652F">
        <w:rPr>
          <w:lang w:val="en-US"/>
        </w:rPr>
        <w:t>In each case, the {{{SET}}} statement tells VIRTEL what character set to generate, while the &lt;META&gt; statement tells the browser what character set to expect.</w:t>
      </w:r>
    </w:p>
    <w:p w14:paraId="1574274D" w14:textId="77777777" w:rsidR="00774472" w:rsidRPr="0045652F" w:rsidRDefault="00774472">
      <w:pPr>
        <w:rPr>
          <w:lang w:val="en-US"/>
        </w:rPr>
      </w:pPr>
    </w:p>
    <w:p w14:paraId="24146168" w14:textId="77777777" w:rsidR="00774472" w:rsidRPr="0045652F" w:rsidRDefault="00774472">
      <w:pPr>
        <w:rPr>
          <w:lang w:val="en-US"/>
        </w:rPr>
      </w:pPr>
      <w:r w:rsidRPr="0045652F">
        <w:rPr>
          <w:lang w:val="en-US"/>
        </w:rPr>
        <w:t>If you specify neither SET-OUTPUT-ENCODING-UTF-8 nor SET-COUNTRY-CODE, then VIRTEL will generate ISO-8859-1 according to the default COUNTRY parameter specified in the VIRTCT.</w:t>
      </w:r>
    </w:p>
    <w:p w14:paraId="3CE9A19B" w14:textId="77777777" w:rsidR="00774472" w:rsidRPr="0045652F" w:rsidRDefault="00774472">
      <w:pPr>
        <w:pStyle w:val="Heading4"/>
        <w:pageBreakBefore/>
        <w:rPr>
          <w:lang w:val="en-US"/>
        </w:rPr>
      </w:pPr>
      <w:bookmarkStart w:id="188" w:name="_Ref70756845"/>
      <w:bookmarkStart w:id="189" w:name="_Toc93996996"/>
      <w:r w:rsidRPr="0045652F">
        <w:rPr>
          <w:lang w:val="en-US"/>
        </w:rPr>
        <w:t>HTTP protocol management</w:t>
      </w:r>
    </w:p>
    <w:p w14:paraId="69E99471" w14:textId="77777777" w:rsidR="00774472" w:rsidRPr="0045652F" w:rsidRDefault="00774472">
      <w:pPr>
        <w:keepLines/>
        <w:rPr>
          <w:lang w:val="en-US"/>
        </w:rPr>
      </w:pPr>
      <w:r w:rsidRPr="0045652F">
        <w:rPr>
          <w:lang w:val="en-US"/>
        </w:rPr>
        <w:t>Normally when VIRTEL delivers a page via HTTP it includes an HTTP response status code of “200 OK”.  The SET-HTTP-RETURN-CODE allows the page to specify an alternative HTTP response status code.  This may be useful, for example, in a page which contains an error message from an application.</w:t>
      </w:r>
    </w:p>
    <w:p w14:paraId="40F0AAC9" w14:textId="77777777" w:rsidR="00774472" w:rsidRPr="0045652F" w:rsidRDefault="00774472">
      <w:pPr>
        <w:pStyle w:val="Heading5"/>
        <w:keepLines/>
        <w:rPr>
          <w:lang w:val="en-US"/>
        </w:rPr>
      </w:pPr>
      <w:r w:rsidRPr="0045652F">
        <w:rPr>
          <w:lang w:val="en-US"/>
        </w:rPr>
        <w:t>SET-HTTP-RETURN-CODE tag</w:t>
      </w:r>
    </w:p>
    <w:p w14:paraId="6BD4C4E6"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SET-HTTP-RETURN-CODE" </w:instrText>
      </w:r>
      <w:r w:rsidRPr="0045652F">
        <w:rPr>
          <w:lang w:val="en-US"/>
        </w:rPr>
        <w:fldChar w:fldCharType="end"/>
      </w:r>
      <w:r w:rsidRPr="0045652F">
        <w:rPr>
          <w:lang w:val="en-US"/>
        </w:rPr>
        <w:fldChar w:fldCharType="begin"/>
      </w:r>
      <w:r w:rsidRPr="0045652F">
        <w:rPr>
          <w:lang w:val="en-US"/>
        </w:rPr>
        <w:instrText xml:space="preserve"> XE "HTML:Tags: SET-HTTP-RETURN-CODE" </w:instrText>
      </w:r>
      <w:r w:rsidRPr="0045652F">
        <w:rPr>
          <w:lang w:val="en-US"/>
        </w:rPr>
        <w:fldChar w:fldCharType="end"/>
      </w:r>
      <w:r w:rsidRPr="0045652F">
        <w:rPr>
          <w:lang w:val="en-US"/>
        </w:rPr>
        <w:fldChar w:fldCharType="begin"/>
      </w:r>
      <w:r w:rsidRPr="0045652F">
        <w:rPr>
          <w:lang w:val="en-US"/>
        </w:rPr>
        <w:instrText xml:space="preserve"> XE " SET-HTTP-RETURN-CODE" </w:instrText>
      </w:r>
      <w:r w:rsidRPr="0045652F">
        <w:rPr>
          <w:lang w:val="en-US"/>
        </w:rPr>
        <w:fldChar w:fldCharType="end"/>
      </w:r>
    </w:p>
    <w:p w14:paraId="5C928A43" w14:textId="77777777" w:rsidR="00774472" w:rsidRPr="0045652F" w:rsidRDefault="00774472">
      <w:pPr>
        <w:pStyle w:val="Ecran"/>
        <w:rPr>
          <w:lang w:val="en-US"/>
        </w:rPr>
      </w:pPr>
      <w:r w:rsidRPr="0045652F">
        <w:rPr>
          <w:lang w:val="en-US"/>
        </w:rPr>
        <w:t>{{{ SET-HTTP-RETURN-CODE "rc text" }}}</w:t>
      </w:r>
    </w:p>
    <w:p w14:paraId="7CCF1CF4" w14:textId="77777777" w:rsidR="00774472" w:rsidRPr="0045652F" w:rsidRDefault="00774472">
      <w:pPr>
        <w:pStyle w:val="Ecran"/>
        <w:rPr>
          <w:lang w:val="en-US"/>
        </w:rPr>
      </w:pPr>
    </w:p>
    <w:p w14:paraId="3096BD12" w14:textId="77777777" w:rsidR="00774472" w:rsidRPr="0045652F" w:rsidRDefault="00774472">
      <w:pPr>
        <w:keepNext/>
        <w:keepLines/>
        <w:rPr>
          <w:lang w:val="en-US"/>
        </w:rPr>
      </w:pPr>
    </w:p>
    <w:p w14:paraId="21E01BE8" w14:textId="77777777" w:rsidR="00774472" w:rsidRPr="0045652F" w:rsidRDefault="00774472">
      <w:pPr>
        <w:keepNext/>
        <w:keepLines/>
        <w:rPr>
          <w:lang w:val="en-US"/>
        </w:rPr>
      </w:pPr>
      <w:r w:rsidRPr="0045652F">
        <w:rPr>
          <w:lang w:val="en-US"/>
        </w:rPr>
        <w:t xml:space="preserve">The SET-HTTP-RETURN-CODE tag indicates to VIRTEL the HTTP status code and supplementary text which will be sent in the HTTP response message when this page is delivered.  </w:t>
      </w:r>
      <w:r w:rsidRPr="0045652F">
        <w:rPr>
          <w:i/>
          <w:iCs/>
          <w:lang w:val="en-US"/>
        </w:rPr>
        <w:t>rc</w:t>
      </w:r>
      <w:r w:rsidRPr="0045652F">
        <w:rPr>
          <w:lang w:val="en-US"/>
        </w:rPr>
        <w:t xml:space="preserve"> is a 3-digit numeric status code, as defined by RFC 2616, and </w:t>
      </w:r>
      <w:r w:rsidRPr="0045652F">
        <w:rPr>
          <w:i/>
          <w:iCs/>
          <w:lang w:val="en-US"/>
        </w:rPr>
        <w:t>text</w:t>
      </w:r>
      <w:r w:rsidRPr="0045652F">
        <w:rPr>
          <w:lang w:val="en-US"/>
        </w:rPr>
        <w:t xml:space="preserve"> is the text which accompanies the numeric code.</w:t>
      </w:r>
    </w:p>
    <w:p w14:paraId="2D9B47E2" w14:textId="77777777" w:rsidR="00774472" w:rsidRPr="0045652F" w:rsidRDefault="00774472">
      <w:pPr>
        <w:pStyle w:val="ecran0"/>
        <w:rPr>
          <w:lang w:val="en-US"/>
        </w:rPr>
      </w:pPr>
      <w:r w:rsidRPr="0045652F">
        <w:rPr>
          <w:lang w:val="en-US"/>
        </w:rPr>
        <w:t>Example:</w:t>
      </w:r>
    </w:p>
    <w:p w14:paraId="39217036" w14:textId="77777777" w:rsidR="00774472" w:rsidRPr="0045652F" w:rsidRDefault="00774472">
      <w:pPr>
        <w:pStyle w:val="Listing"/>
        <w:rPr>
          <w:lang w:val="en-US"/>
        </w:rPr>
      </w:pPr>
      <w:r w:rsidRPr="0045652F">
        <w:rPr>
          <w:lang w:val="en-US"/>
        </w:rPr>
        <w:t>&lt;!--VIRTEL start="{{{" end="}}}" --&gt;</w:t>
      </w:r>
    </w:p>
    <w:p w14:paraId="52DA898E" w14:textId="77777777" w:rsidR="00774472" w:rsidRPr="0045652F" w:rsidRDefault="00774472">
      <w:pPr>
        <w:pStyle w:val="Listing"/>
        <w:rPr>
          <w:lang w:val="en-US"/>
        </w:rPr>
      </w:pPr>
      <w:r w:rsidRPr="0045652F">
        <w:rPr>
          <w:lang w:val="en-US"/>
        </w:rPr>
        <w:t>&lt;html&gt;&lt;body&gt;&lt;h1&gt;Database record not found&lt;/h1&gt;</w:t>
      </w:r>
    </w:p>
    <w:p w14:paraId="24DBE06F" w14:textId="77777777" w:rsidR="00774472" w:rsidRPr="0045652F" w:rsidRDefault="00774472">
      <w:pPr>
        <w:pStyle w:val="Listing"/>
        <w:rPr>
          <w:lang w:val="en-US"/>
        </w:rPr>
      </w:pPr>
      <w:r w:rsidRPr="0045652F">
        <w:rPr>
          <w:lang w:val="en-US"/>
        </w:rPr>
        <w:t>{{{SET-HTTP-RETURN-CODE "404 Not in DB2"}}}</w:t>
      </w:r>
    </w:p>
    <w:p w14:paraId="223DBF9E" w14:textId="77777777" w:rsidR="00774472" w:rsidRPr="0045652F" w:rsidRDefault="00774472">
      <w:pPr>
        <w:pStyle w:val="Listing"/>
        <w:rPr>
          <w:lang w:val="en-US"/>
        </w:rPr>
      </w:pPr>
      <w:r w:rsidRPr="0045652F">
        <w:rPr>
          <w:lang w:val="en-US"/>
        </w:rPr>
        <w:t>&lt;p&gt;The requested record was not found in the database.</w:t>
      </w:r>
    </w:p>
    <w:p w14:paraId="35ECDA34" w14:textId="77777777" w:rsidR="00774472" w:rsidRPr="0045652F" w:rsidRDefault="00774472">
      <w:pPr>
        <w:pStyle w:val="Listing"/>
        <w:rPr>
          <w:lang w:val="en-US"/>
        </w:rPr>
      </w:pPr>
      <w:r w:rsidRPr="0045652F">
        <w:rPr>
          <w:lang w:val="en-US"/>
        </w:rPr>
        <w:t>&lt;/body&gt;&lt;/html&gt;</w:t>
      </w:r>
    </w:p>
    <w:p w14:paraId="5A7BD382" w14:textId="77777777" w:rsidR="00774472" w:rsidRPr="0045652F" w:rsidRDefault="00774472">
      <w:pPr>
        <w:rPr>
          <w:lang w:val="en-US"/>
        </w:rPr>
      </w:pPr>
    </w:p>
    <w:p w14:paraId="5B6DFB2A" w14:textId="77777777" w:rsidR="00774472" w:rsidRPr="0045652F" w:rsidRDefault="00774472">
      <w:pPr>
        <w:pStyle w:val="Heading4"/>
        <w:rPr>
          <w:lang w:val="en-US"/>
        </w:rPr>
      </w:pPr>
      <w:r w:rsidRPr="0045652F">
        <w:rPr>
          <w:lang w:val="en-US"/>
        </w:rPr>
        <w:t>Cache management</w:t>
      </w:r>
    </w:p>
    <w:p w14:paraId="25496B67" w14:textId="77777777" w:rsidR="00774472" w:rsidRPr="0045652F" w:rsidRDefault="00774472">
      <w:pPr>
        <w:keepNext/>
        <w:keepLines/>
        <w:rPr>
          <w:lang w:val="en-US"/>
        </w:rPr>
      </w:pPr>
      <w:r w:rsidRPr="0045652F">
        <w:rPr>
          <w:lang w:val="en-US"/>
        </w:rPr>
        <w:t>When delivering static elements such as menu pages, images, and JavaScript programs, VIRTEL indicates to the browser that the element is eligible to be stored in the browser’s cache.  This improves performance because the browser does not have to request the element from VIRTEL each time it is required.  By contrast, dynamic elements (i.e. elements which contain VIRTEL tags) are generally marked as non-cacheable because their content is likely to change each time the page is requested.</w:t>
      </w:r>
    </w:p>
    <w:p w14:paraId="0CAA0C89" w14:textId="77777777" w:rsidR="00774472" w:rsidRPr="0045652F" w:rsidRDefault="00774472">
      <w:pPr>
        <w:keepNext/>
        <w:keepLines/>
        <w:rPr>
          <w:lang w:val="en-US"/>
        </w:rPr>
      </w:pPr>
    </w:p>
    <w:p w14:paraId="72AFAD7F" w14:textId="77777777" w:rsidR="00774472" w:rsidRPr="0045652F" w:rsidRDefault="00774472">
      <w:pPr>
        <w:keepNext/>
        <w:keepLines/>
        <w:rPr>
          <w:lang w:val="en-US"/>
        </w:rPr>
      </w:pPr>
      <w:r w:rsidRPr="0045652F">
        <w:rPr>
          <w:lang w:val="en-US"/>
        </w:rPr>
        <w:t>The VIRTEL tags described in this section are used to override the default cacheable/non-cacheable behavior.</w:t>
      </w:r>
    </w:p>
    <w:p w14:paraId="589FD726" w14:textId="77777777" w:rsidR="00774472" w:rsidRPr="0045652F" w:rsidRDefault="00774472">
      <w:pPr>
        <w:pStyle w:val="Heading5"/>
        <w:keepLines/>
        <w:rPr>
          <w:lang w:val="en-US"/>
        </w:rPr>
      </w:pPr>
      <w:r w:rsidRPr="0045652F">
        <w:rPr>
          <w:lang w:val="en-US"/>
        </w:rPr>
        <w:t>SET-PAGE-CACHEABLE tag</w:t>
      </w:r>
    </w:p>
    <w:p w14:paraId="070DA9F2"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SET-PAGE-CACHEABLE" </w:instrText>
      </w:r>
      <w:r w:rsidRPr="0045652F">
        <w:rPr>
          <w:lang w:val="en-US"/>
        </w:rPr>
        <w:fldChar w:fldCharType="end"/>
      </w:r>
      <w:r w:rsidRPr="0045652F">
        <w:rPr>
          <w:lang w:val="en-US"/>
        </w:rPr>
        <w:fldChar w:fldCharType="begin"/>
      </w:r>
      <w:r w:rsidRPr="0045652F">
        <w:rPr>
          <w:lang w:val="en-US"/>
        </w:rPr>
        <w:instrText xml:space="preserve"> XE "HTML:Tags: SET-PAGE-CACHEABLE" </w:instrText>
      </w:r>
      <w:r w:rsidRPr="0045652F">
        <w:rPr>
          <w:lang w:val="en-US"/>
        </w:rPr>
        <w:fldChar w:fldCharType="end"/>
      </w:r>
      <w:r w:rsidRPr="0045652F">
        <w:rPr>
          <w:lang w:val="en-US"/>
        </w:rPr>
        <w:fldChar w:fldCharType="begin"/>
      </w:r>
      <w:r w:rsidRPr="0045652F">
        <w:rPr>
          <w:lang w:val="en-US"/>
        </w:rPr>
        <w:instrText xml:space="preserve"> XE " SET-PAGE-CACHEABLE" </w:instrText>
      </w:r>
      <w:r w:rsidRPr="0045652F">
        <w:rPr>
          <w:lang w:val="en-US"/>
        </w:rPr>
        <w:fldChar w:fldCharType="end"/>
      </w:r>
    </w:p>
    <w:p w14:paraId="323D53ED" w14:textId="77777777" w:rsidR="00774472" w:rsidRPr="0045652F" w:rsidRDefault="00774472">
      <w:pPr>
        <w:pStyle w:val="Ecran"/>
        <w:rPr>
          <w:lang w:val="en-US"/>
        </w:rPr>
      </w:pPr>
      <w:r w:rsidRPr="0045652F">
        <w:rPr>
          <w:lang w:val="en-US"/>
        </w:rPr>
        <w:t>{{{ SET-PAGE-CACHEABLE }}}</w:t>
      </w:r>
    </w:p>
    <w:p w14:paraId="75C9689C" w14:textId="77777777" w:rsidR="00774472" w:rsidRPr="0045652F" w:rsidRDefault="00774472">
      <w:pPr>
        <w:pStyle w:val="Ecran"/>
        <w:rPr>
          <w:lang w:val="en-US"/>
        </w:rPr>
      </w:pPr>
    </w:p>
    <w:p w14:paraId="4ABF2DBF" w14:textId="77777777" w:rsidR="00774472" w:rsidRPr="0045652F" w:rsidRDefault="00774472">
      <w:pPr>
        <w:keepNext/>
        <w:keepLines/>
        <w:rPr>
          <w:lang w:val="en-US"/>
        </w:rPr>
      </w:pPr>
    </w:p>
    <w:p w14:paraId="234AC2A5" w14:textId="77777777" w:rsidR="00774472" w:rsidRPr="0045652F" w:rsidRDefault="00774472">
      <w:pPr>
        <w:keepNext/>
        <w:keepLines/>
        <w:rPr>
          <w:lang w:val="en-US"/>
        </w:rPr>
      </w:pPr>
      <w:r w:rsidRPr="0045652F">
        <w:rPr>
          <w:lang w:val="en-US"/>
        </w:rPr>
        <w:t xml:space="preserve">When an element contains a SET-PAGE-CACHEABLE tag, VIRTEL will generate two HTTP headers: an </w:t>
      </w:r>
      <w:r w:rsidRPr="0045652F">
        <w:rPr>
          <w:rFonts w:ascii="Courier New" w:hAnsi="Courier New" w:cs="Courier New"/>
          <w:lang w:val="en-US"/>
        </w:rPr>
        <w:t xml:space="preserve">Expires: </w:t>
      </w:r>
      <w:r w:rsidRPr="0045652F">
        <w:rPr>
          <w:lang w:val="en-US"/>
        </w:rPr>
        <w:t xml:space="preserve">header which indicates that the browser may cache the element until midnight, and a </w:t>
      </w:r>
      <w:r w:rsidRPr="0045652F">
        <w:rPr>
          <w:rFonts w:ascii="Courier New" w:hAnsi="Courier New" w:cs="Courier New"/>
          <w:lang w:val="en-US"/>
        </w:rPr>
        <w:t>Last-Modified:</w:t>
      </w:r>
      <w:r w:rsidRPr="0045652F">
        <w:rPr>
          <w:lang w:val="en-US"/>
        </w:rPr>
        <w:t>.header which contains the date that the element was uploaded to VIRTEL.  This is the default for static elements.</w:t>
      </w:r>
    </w:p>
    <w:p w14:paraId="0619E7A5" w14:textId="77777777" w:rsidR="00774472" w:rsidRPr="0045652F" w:rsidRDefault="00774472">
      <w:pPr>
        <w:pStyle w:val="Heading5"/>
        <w:keepLines/>
        <w:rPr>
          <w:lang w:val="en-US"/>
        </w:rPr>
      </w:pPr>
      <w:r w:rsidRPr="0045652F">
        <w:rPr>
          <w:lang w:val="en-US"/>
        </w:rPr>
        <w:t>SET-PAGE-NOT-CACHEABLE tag</w:t>
      </w:r>
    </w:p>
    <w:p w14:paraId="2AD86528"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SET-PAGE-NOT-CACHEABLE" </w:instrText>
      </w:r>
      <w:r w:rsidRPr="0045652F">
        <w:rPr>
          <w:lang w:val="en-US"/>
        </w:rPr>
        <w:fldChar w:fldCharType="end"/>
      </w:r>
      <w:r w:rsidRPr="0045652F">
        <w:rPr>
          <w:lang w:val="en-US"/>
        </w:rPr>
        <w:fldChar w:fldCharType="begin"/>
      </w:r>
      <w:r w:rsidRPr="0045652F">
        <w:rPr>
          <w:lang w:val="en-US"/>
        </w:rPr>
        <w:instrText xml:space="preserve"> XE "HTML:Tags: SET-PAGE-NOT-CACHEABLE" </w:instrText>
      </w:r>
      <w:r w:rsidRPr="0045652F">
        <w:rPr>
          <w:lang w:val="en-US"/>
        </w:rPr>
        <w:fldChar w:fldCharType="end"/>
      </w:r>
      <w:r w:rsidRPr="0045652F">
        <w:rPr>
          <w:lang w:val="en-US"/>
        </w:rPr>
        <w:fldChar w:fldCharType="begin"/>
      </w:r>
      <w:r w:rsidRPr="0045652F">
        <w:rPr>
          <w:lang w:val="en-US"/>
        </w:rPr>
        <w:instrText xml:space="preserve"> XE " SET-PAGE-NOT-CACHEABLE" </w:instrText>
      </w:r>
      <w:r w:rsidRPr="0045652F">
        <w:rPr>
          <w:lang w:val="en-US"/>
        </w:rPr>
        <w:fldChar w:fldCharType="end"/>
      </w:r>
    </w:p>
    <w:p w14:paraId="4AAD7C8F" w14:textId="77777777" w:rsidR="00774472" w:rsidRPr="0045652F" w:rsidRDefault="00774472">
      <w:pPr>
        <w:pStyle w:val="Ecran"/>
        <w:rPr>
          <w:lang w:val="en-US"/>
        </w:rPr>
      </w:pPr>
      <w:r w:rsidRPr="0045652F">
        <w:rPr>
          <w:lang w:val="en-US"/>
        </w:rPr>
        <w:t>{{{ SET-PAGE-NOT-CACHEABLE }}}</w:t>
      </w:r>
    </w:p>
    <w:p w14:paraId="7C90494B" w14:textId="77777777" w:rsidR="00774472" w:rsidRPr="0045652F" w:rsidRDefault="00774472">
      <w:pPr>
        <w:pStyle w:val="Ecran"/>
        <w:rPr>
          <w:lang w:val="en-US"/>
        </w:rPr>
      </w:pPr>
    </w:p>
    <w:p w14:paraId="4658D029" w14:textId="77777777" w:rsidR="00774472" w:rsidRPr="0045652F" w:rsidRDefault="00774472">
      <w:pPr>
        <w:keepNext/>
        <w:keepLines/>
        <w:rPr>
          <w:lang w:val="en-US"/>
        </w:rPr>
      </w:pPr>
    </w:p>
    <w:p w14:paraId="58368FEE" w14:textId="77777777" w:rsidR="00774472" w:rsidRPr="0045652F" w:rsidRDefault="00774472">
      <w:pPr>
        <w:keepNext/>
        <w:keepLines/>
        <w:rPr>
          <w:lang w:val="en-US"/>
        </w:rPr>
      </w:pPr>
      <w:r w:rsidRPr="0045652F">
        <w:rPr>
          <w:lang w:val="en-US"/>
        </w:rPr>
        <w:t xml:space="preserve">When an element contains a SET-PAGE-NOT-CACHEABLE tag, VIRTEL will generate an </w:t>
      </w:r>
      <w:r w:rsidRPr="0045652F">
        <w:rPr>
          <w:rFonts w:ascii="Courier New" w:hAnsi="Courier New" w:cs="Courier New"/>
          <w:lang w:val="en-US"/>
        </w:rPr>
        <w:t>Expires: 0</w:t>
      </w:r>
      <w:r w:rsidRPr="0045652F">
        <w:rPr>
          <w:lang w:val="en-US"/>
        </w:rPr>
        <w:t xml:space="preserve"> HTTP header indicating that the browser should not store the element in its cache.  This is the default for dynamic elements.</w:t>
      </w:r>
    </w:p>
    <w:p w14:paraId="403C91E6" w14:textId="77777777" w:rsidR="00774472" w:rsidRPr="0045652F" w:rsidRDefault="00774472">
      <w:pPr>
        <w:pStyle w:val="Heading5"/>
        <w:keepLines/>
        <w:rPr>
          <w:lang w:val="en-US"/>
        </w:rPr>
      </w:pPr>
      <w:r w:rsidRPr="0045652F">
        <w:rPr>
          <w:lang w:val="en-US"/>
        </w:rPr>
        <w:t>SET-MAX-AGE tag</w:t>
      </w:r>
    </w:p>
    <w:p w14:paraId="6EB608BB"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SET-MAX-AGE" </w:instrText>
      </w:r>
      <w:r w:rsidRPr="0045652F">
        <w:rPr>
          <w:lang w:val="en-US"/>
        </w:rPr>
        <w:fldChar w:fldCharType="end"/>
      </w:r>
      <w:r w:rsidRPr="0045652F">
        <w:rPr>
          <w:lang w:val="en-US"/>
        </w:rPr>
        <w:fldChar w:fldCharType="begin"/>
      </w:r>
      <w:r w:rsidRPr="0045652F">
        <w:rPr>
          <w:lang w:val="en-US"/>
        </w:rPr>
        <w:instrText xml:space="preserve"> XE "HTML:Tags: SET-MAX-AGE" </w:instrText>
      </w:r>
      <w:r w:rsidRPr="0045652F">
        <w:rPr>
          <w:lang w:val="en-US"/>
        </w:rPr>
        <w:fldChar w:fldCharType="end"/>
      </w:r>
      <w:r w:rsidRPr="0045652F">
        <w:rPr>
          <w:lang w:val="en-US"/>
        </w:rPr>
        <w:fldChar w:fldCharType="begin"/>
      </w:r>
      <w:r w:rsidRPr="0045652F">
        <w:rPr>
          <w:lang w:val="en-US"/>
        </w:rPr>
        <w:instrText xml:space="preserve"> XE " SET-MAX-AGE" </w:instrText>
      </w:r>
      <w:r w:rsidRPr="0045652F">
        <w:rPr>
          <w:lang w:val="en-US"/>
        </w:rPr>
        <w:fldChar w:fldCharType="end"/>
      </w:r>
    </w:p>
    <w:p w14:paraId="5879E884" w14:textId="77777777" w:rsidR="00774472" w:rsidRPr="0045652F" w:rsidRDefault="00774472">
      <w:pPr>
        <w:pStyle w:val="Ecran"/>
        <w:rPr>
          <w:lang w:val="en-US"/>
        </w:rPr>
      </w:pPr>
      <w:r w:rsidRPr="0045652F">
        <w:rPr>
          <w:lang w:val="en-US"/>
        </w:rPr>
        <w:t>{{{ SET-MAX-AGE "secs" }}}</w:t>
      </w:r>
    </w:p>
    <w:p w14:paraId="57D9F016" w14:textId="77777777" w:rsidR="00774472" w:rsidRPr="0045652F" w:rsidRDefault="00774472">
      <w:pPr>
        <w:pStyle w:val="Ecran"/>
        <w:rPr>
          <w:lang w:val="en-US"/>
        </w:rPr>
      </w:pPr>
    </w:p>
    <w:p w14:paraId="5EDC578E" w14:textId="77777777" w:rsidR="00774472" w:rsidRPr="0045652F" w:rsidRDefault="00774472">
      <w:pPr>
        <w:keepNext/>
        <w:keepLines/>
        <w:rPr>
          <w:lang w:val="en-US"/>
        </w:rPr>
      </w:pPr>
    </w:p>
    <w:p w14:paraId="4617BB14" w14:textId="77777777" w:rsidR="00774472" w:rsidRPr="0045652F" w:rsidRDefault="00774472">
      <w:pPr>
        <w:keepNext/>
        <w:keepLines/>
        <w:rPr>
          <w:lang w:val="en-US"/>
        </w:rPr>
      </w:pPr>
      <w:r w:rsidRPr="0045652F">
        <w:rPr>
          <w:lang w:val="en-US"/>
        </w:rPr>
        <w:t xml:space="preserve">When an element contains a SET-MAX-AGE tag, VIRTEL will not generate the normal </w:t>
      </w:r>
      <w:r w:rsidRPr="0045652F">
        <w:rPr>
          <w:rFonts w:ascii="Courier New" w:hAnsi="Courier New" w:cs="Courier New"/>
          <w:lang w:val="en-US"/>
        </w:rPr>
        <w:t>Expires:</w:t>
      </w:r>
      <w:r w:rsidRPr="0045652F">
        <w:rPr>
          <w:lang w:val="en-US"/>
        </w:rPr>
        <w:t xml:space="preserve"> and </w:t>
      </w:r>
      <w:r w:rsidRPr="0045652F">
        <w:rPr>
          <w:rFonts w:ascii="Courier New" w:hAnsi="Courier New" w:cs="Courier New"/>
          <w:lang w:val="en-US"/>
        </w:rPr>
        <w:t>Last-Modified:</w:t>
      </w:r>
      <w:r w:rsidRPr="0045652F">
        <w:rPr>
          <w:lang w:val="en-US"/>
        </w:rPr>
        <w:t xml:space="preserve">.HTTP headers, but instead it will generate a </w:t>
      </w:r>
      <w:r w:rsidRPr="0045652F">
        <w:rPr>
          <w:rFonts w:ascii="Courier New" w:hAnsi="Courier New" w:cs="Courier New"/>
          <w:lang w:val="en-US"/>
        </w:rPr>
        <w:t>Cache-Control: max-age=</w:t>
      </w:r>
      <w:r w:rsidRPr="0045652F">
        <w:rPr>
          <w:rFonts w:ascii="Courier New" w:hAnsi="Courier New" w:cs="Courier New"/>
          <w:i/>
          <w:iCs/>
          <w:lang w:val="en-US"/>
        </w:rPr>
        <w:t>secs</w:t>
      </w:r>
      <w:r w:rsidRPr="0045652F">
        <w:rPr>
          <w:lang w:val="en-US"/>
        </w:rPr>
        <w:t xml:space="preserve"> header, where </w:t>
      </w:r>
      <w:r w:rsidRPr="0045652F">
        <w:rPr>
          <w:i/>
          <w:iCs/>
          <w:lang w:val="en-US"/>
        </w:rPr>
        <w:t>secs</w:t>
      </w:r>
      <w:r w:rsidRPr="0045652F">
        <w:rPr>
          <w:lang w:val="en-US"/>
        </w:rPr>
        <w:t xml:space="preserve"> represents the validity time (in seconds) during which the browser may keep the element in its cache.</w:t>
      </w:r>
    </w:p>
    <w:p w14:paraId="1770B59A" w14:textId="77777777" w:rsidR="00774472" w:rsidRPr="0045652F" w:rsidRDefault="00774472">
      <w:pPr>
        <w:pStyle w:val="Heading4"/>
        <w:pageBreakBefore/>
        <w:rPr>
          <w:lang w:val="en-US"/>
        </w:rPr>
      </w:pPr>
      <w:r w:rsidRPr="0045652F">
        <w:rPr>
          <w:lang w:val="en-US"/>
        </w:rPr>
        <w:t>MIME type management</w:t>
      </w:r>
    </w:p>
    <w:p w14:paraId="59F3856C" w14:textId="77777777" w:rsidR="00774472" w:rsidRPr="0045652F" w:rsidRDefault="00774472">
      <w:pPr>
        <w:keepNext/>
        <w:keepLines/>
        <w:rPr>
          <w:lang w:val="en-US"/>
        </w:rPr>
      </w:pPr>
      <w:r w:rsidRPr="0045652F">
        <w:rPr>
          <w:lang w:val="en-US"/>
        </w:rPr>
        <w:t>VIRTEL associates a MIME-type with each page template or other element stored in a directory.  VIRTEL always sends the MIME-type to the browser when the browser requests any element.  Some browsers use the MIME-type to determine how to display the element.  For example, HTML pages must have MIME-type “text/html”, XML pages must have MIME-type “text/xml”, JPG files must have MIME-type “image/jpeg”, etc.</w:t>
      </w:r>
    </w:p>
    <w:p w14:paraId="6E526E14" w14:textId="77777777" w:rsidR="00774472" w:rsidRPr="0045652F" w:rsidRDefault="00774472">
      <w:pPr>
        <w:keepNext/>
        <w:keepLines/>
        <w:rPr>
          <w:lang w:val="en-US"/>
        </w:rPr>
      </w:pPr>
    </w:p>
    <w:p w14:paraId="6B55DA0B" w14:textId="77777777" w:rsidR="00774472" w:rsidRPr="0045652F" w:rsidRDefault="00774472">
      <w:pPr>
        <w:keepNext/>
        <w:keepLines/>
        <w:rPr>
          <w:lang w:val="en-US"/>
        </w:rPr>
      </w:pPr>
      <w:r w:rsidRPr="0045652F">
        <w:rPr>
          <w:lang w:val="en-US"/>
        </w:rPr>
        <w:t>VIRTEL normally sets the MIME-type to the value indicated by the browser or mailer at the time the page is uploaded.  However, in certain cases VIRTEL may force the MIME-type to a different value:</w:t>
      </w:r>
    </w:p>
    <w:p w14:paraId="579ABDAC" w14:textId="77777777" w:rsidR="00774472" w:rsidRPr="0045652F" w:rsidRDefault="00774472">
      <w:pPr>
        <w:pStyle w:val="ListBullet"/>
        <w:keepNext/>
        <w:keepLines/>
        <w:rPr>
          <w:lang w:val="en-US"/>
        </w:rPr>
      </w:pPr>
      <w:r w:rsidRPr="0045652F">
        <w:rPr>
          <w:lang w:val="en-US"/>
        </w:rPr>
        <w:t>If the filename extension is .HTM or .HTML, or is absent, VIRTEL will force the MIME-type to be “text/html”.  This is because some versions of Internet Explorer upload HTML files using MIME-type “text/plain”</w:t>
      </w:r>
    </w:p>
    <w:p w14:paraId="666B5C0E" w14:textId="77777777" w:rsidR="00774472" w:rsidRPr="0045652F" w:rsidRDefault="00774472">
      <w:pPr>
        <w:pStyle w:val="ListBullet"/>
        <w:keepNext/>
        <w:keepLines/>
        <w:rPr>
          <w:lang w:val="en-US"/>
        </w:rPr>
      </w:pPr>
      <w:r w:rsidRPr="0045652F">
        <w:rPr>
          <w:lang w:val="en-US"/>
        </w:rPr>
        <w:t>If the file contains a SET-CONTENT-TYPE tag, then VIRTEL will force the MIME-type to the value specified in the tag</w:t>
      </w:r>
    </w:p>
    <w:p w14:paraId="3FB7667E" w14:textId="77777777" w:rsidR="00774472" w:rsidRPr="0045652F" w:rsidRDefault="00774472">
      <w:pPr>
        <w:pStyle w:val="Heading5"/>
        <w:keepLines/>
        <w:rPr>
          <w:lang w:val="en-US"/>
        </w:rPr>
      </w:pPr>
      <w:r w:rsidRPr="0045652F">
        <w:rPr>
          <w:lang w:val="en-US"/>
        </w:rPr>
        <w:t>SET-CONTENT-TYPE tag</w:t>
      </w:r>
    </w:p>
    <w:p w14:paraId="79E3CEB4"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SET-CONTENT-TYPE" </w:instrText>
      </w:r>
      <w:r w:rsidRPr="0045652F">
        <w:rPr>
          <w:lang w:val="en-US"/>
        </w:rPr>
        <w:fldChar w:fldCharType="end"/>
      </w:r>
      <w:r w:rsidRPr="0045652F">
        <w:rPr>
          <w:lang w:val="en-US"/>
        </w:rPr>
        <w:fldChar w:fldCharType="begin"/>
      </w:r>
      <w:r w:rsidRPr="0045652F">
        <w:rPr>
          <w:lang w:val="en-US"/>
        </w:rPr>
        <w:instrText xml:space="preserve"> XE "HTML:Tags:SET-CONTENT-TYPE" </w:instrText>
      </w:r>
      <w:r w:rsidRPr="0045652F">
        <w:rPr>
          <w:lang w:val="en-US"/>
        </w:rPr>
        <w:fldChar w:fldCharType="end"/>
      </w:r>
      <w:r w:rsidRPr="0045652F">
        <w:rPr>
          <w:lang w:val="en-US"/>
        </w:rPr>
        <w:fldChar w:fldCharType="begin"/>
      </w:r>
      <w:r w:rsidRPr="0045652F">
        <w:rPr>
          <w:lang w:val="en-US"/>
        </w:rPr>
        <w:instrText xml:space="preserve"> XE "SET-CONTENT-TYPE" </w:instrText>
      </w:r>
      <w:r w:rsidRPr="0045652F">
        <w:rPr>
          <w:lang w:val="en-US"/>
        </w:rPr>
        <w:fldChar w:fldCharType="end"/>
      </w:r>
    </w:p>
    <w:p w14:paraId="337DD4EA" w14:textId="77777777" w:rsidR="00774472" w:rsidRPr="0045652F" w:rsidRDefault="00774472">
      <w:pPr>
        <w:pStyle w:val="Ecran"/>
        <w:rPr>
          <w:lang w:val="en-US"/>
        </w:rPr>
      </w:pPr>
      <w:r w:rsidRPr="0045652F">
        <w:rPr>
          <w:lang w:val="en-US"/>
        </w:rPr>
        <w:t>{{{SET-CONTENT-TYPE "mimetype"}}}</w:t>
      </w:r>
    </w:p>
    <w:p w14:paraId="7D5DE2DB" w14:textId="77777777" w:rsidR="00774472" w:rsidRPr="0045652F" w:rsidRDefault="00774472">
      <w:pPr>
        <w:pStyle w:val="Ecran"/>
        <w:rPr>
          <w:lang w:val="en-US"/>
        </w:rPr>
      </w:pPr>
    </w:p>
    <w:p w14:paraId="15D4E133" w14:textId="77777777" w:rsidR="00774472" w:rsidRPr="0045652F" w:rsidRDefault="00774472">
      <w:pPr>
        <w:keepNext/>
        <w:keepLines/>
        <w:rPr>
          <w:lang w:val="en-US"/>
        </w:rPr>
      </w:pPr>
    </w:p>
    <w:p w14:paraId="22D01BE6" w14:textId="77777777" w:rsidR="00774472" w:rsidRPr="0045652F" w:rsidRDefault="00774472">
      <w:pPr>
        <w:keepNext/>
        <w:keepLines/>
        <w:rPr>
          <w:lang w:val="en-US"/>
        </w:rPr>
      </w:pPr>
      <w:r w:rsidRPr="0045652F">
        <w:rPr>
          <w:lang w:val="en-US"/>
        </w:rPr>
        <w:t xml:space="preserve">The SET-CONTENT-TYPE tag allows the administrator to override the MIME-type supplied by the browser or mailer when the element is uploaded.  VIRTEL stores the value of the parameter </w:t>
      </w:r>
      <w:r w:rsidRPr="0045652F">
        <w:rPr>
          <w:i/>
          <w:iCs/>
          <w:lang w:val="en-US"/>
        </w:rPr>
        <w:t>mimetype</w:t>
      </w:r>
      <w:r w:rsidRPr="0045652F">
        <w:rPr>
          <w:lang w:val="en-US"/>
        </w:rPr>
        <w:t xml:space="preserve"> in the directory with the element.</w:t>
      </w:r>
    </w:p>
    <w:p w14:paraId="24CB0D24" w14:textId="77777777" w:rsidR="00774472" w:rsidRPr="0045652F" w:rsidRDefault="00774472">
      <w:pPr>
        <w:keepNext/>
        <w:keepLines/>
        <w:rPr>
          <w:lang w:val="en-US"/>
        </w:rPr>
      </w:pPr>
    </w:p>
    <w:p w14:paraId="1CC3D59A" w14:textId="77777777" w:rsidR="00774472" w:rsidRPr="0045652F" w:rsidRDefault="00774472">
      <w:pPr>
        <w:pStyle w:val="ecran0"/>
        <w:rPr>
          <w:lang w:val="en-US"/>
        </w:rPr>
      </w:pPr>
      <w:r w:rsidRPr="0045652F">
        <w:rPr>
          <w:lang w:val="en-US"/>
        </w:rPr>
        <w:t>In the following example, the page template is to be stored with a MIME-type which will cause the browser to process it as speadsheet data:</w:t>
      </w:r>
    </w:p>
    <w:p w14:paraId="1FE63F47" w14:textId="77777777" w:rsidR="00774472" w:rsidRPr="0045652F" w:rsidRDefault="00774472">
      <w:pPr>
        <w:pStyle w:val="Listing"/>
        <w:rPr>
          <w:lang w:val="en-US"/>
        </w:rPr>
      </w:pPr>
      <w:r w:rsidRPr="0045652F">
        <w:rPr>
          <w:lang w:val="en-US"/>
        </w:rPr>
        <w:t>{{{SET-CONTENT-TYPE "application/vnd.ms-excel"}}}</w:t>
      </w:r>
    </w:p>
    <w:p w14:paraId="5F164176" w14:textId="77777777" w:rsidR="00774472" w:rsidRPr="0045652F" w:rsidRDefault="00774472">
      <w:pPr>
        <w:rPr>
          <w:lang w:val="en-US"/>
        </w:rPr>
      </w:pPr>
    </w:p>
    <w:p w14:paraId="73DA2E52" w14:textId="77777777" w:rsidR="008366AB" w:rsidRPr="0045652F" w:rsidRDefault="008366AB" w:rsidP="008366AB">
      <w:pPr>
        <w:pStyle w:val="Heading4"/>
        <w:keepLines/>
        <w:pageBreakBefore/>
        <w:rPr>
          <w:lang w:val="en-US"/>
        </w:rPr>
      </w:pPr>
      <w:bookmarkStart w:id="190" w:name="_Ref354410084"/>
      <w:r>
        <w:rPr>
          <w:lang w:val="en-US"/>
        </w:rPr>
        <w:t>Capability tokens</w:t>
      </w:r>
      <w:bookmarkEnd w:id="190"/>
    </w:p>
    <w:p w14:paraId="142FF38E" w14:textId="77777777" w:rsidR="008366AB" w:rsidRPr="0045652F" w:rsidRDefault="008366AB" w:rsidP="008366AB">
      <w:pPr>
        <w:keepNext/>
        <w:keepLines/>
        <w:rPr>
          <w:lang w:val="en-US"/>
        </w:rPr>
      </w:pPr>
      <w:r>
        <w:rPr>
          <w:lang w:val="en-US"/>
        </w:rPr>
        <w:t xml:space="preserve">VIRTEL capability tokens permit an HTTP transaction to access data associated with an transaction running on another terminal. </w:t>
      </w:r>
      <w:r w:rsidRPr="0045652F">
        <w:rPr>
          <w:lang w:val="en-US"/>
        </w:rPr>
        <w:t xml:space="preserve">The </w:t>
      </w:r>
      <w:r>
        <w:rPr>
          <w:lang w:val="en-US"/>
        </w:rPr>
        <w:t xml:space="preserve">token is delivered by VIRTEL by means of an </w:t>
      </w:r>
      <w:r w:rsidRPr="00C530E3">
        <w:rPr>
          <w:i/>
          <w:lang w:val="en-US"/>
        </w:rPr>
        <w:t>x-Virtel</w:t>
      </w:r>
      <w:r>
        <w:rPr>
          <w:lang w:val="en-US"/>
        </w:rPr>
        <w:t xml:space="preserve"> HTTP response header from the terminal which owns the capability, and the same token is returned to VIRTEL in a subsequent URL sent by the terminal which wishes to use the capability</w:t>
      </w:r>
      <w:r w:rsidR="00296948">
        <w:rPr>
          <w:lang w:val="en-US"/>
        </w:rPr>
        <w:t xml:space="preserve"> (see “Capability URLs” on page </w:t>
      </w:r>
      <w:r w:rsidR="00296948">
        <w:rPr>
          <w:lang w:val="en-US"/>
        </w:rPr>
        <w:fldChar w:fldCharType="begin"/>
      </w:r>
      <w:r w:rsidR="00296948">
        <w:rPr>
          <w:lang w:val="en-US"/>
        </w:rPr>
        <w:instrText xml:space="preserve"> PAGEREF _Ref354413726 \h </w:instrText>
      </w:r>
      <w:r w:rsidR="00296948">
        <w:rPr>
          <w:lang w:val="en-US"/>
        </w:rPr>
      </w:r>
      <w:r w:rsidR="00296948">
        <w:rPr>
          <w:lang w:val="en-US"/>
        </w:rPr>
        <w:fldChar w:fldCharType="separate"/>
      </w:r>
      <w:r w:rsidR="00A87DE6">
        <w:rPr>
          <w:noProof/>
          <w:lang w:val="en-US"/>
        </w:rPr>
        <w:t>19</w:t>
      </w:r>
      <w:r w:rsidR="00296948">
        <w:rPr>
          <w:lang w:val="en-US"/>
        </w:rPr>
        <w:fldChar w:fldCharType="end"/>
      </w:r>
      <w:r w:rsidR="00296948">
        <w:rPr>
          <w:lang w:val="en-US"/>
        </w:rPr>
        <w:t>)</w:t>
      </w:r>
      <w:r>
        <w:rPr>
          <w:lang w:val="en-US"/>
        </w:rPr>
        <w:t xml:space="preserve">. The </w:t>
      </w:r>
      <w:r>
        <w:rPr>
          <w:i/>
          <w:lang w:val="en-US"/>
        </w:rPr>
        <w:t>x-Virtel</w:t>
      </w:r>
      <w:r>
        <w:rPr>
          <w:lang w:val="en-US"/>
        </w:rPr>
        <w:t xml:space="preserve"> HTTP header is generated by a SET-HEADER tag embedded in a page template sent by the terminal which owns the capablity</w:t>
      </w:r>
      <w:r w:rsidRPr="0045652F">
        <w:rPr>
          <w:lang w:val="en-US"/>
        </w:rPr>
        <w:t>.</w:t>
      </w:r>
    </w:p>
    <w:p w14:paraId="0E9F5A7E" w14:textId="77777777" w:rsidR="008366AB" w:rsidRPr="0045652F" w:rsidRDefault="008366AB" w:rsidP="008366AB">
      <w:pPr>
        <w:pStyle w:val="Heading5"/>
        <w:rPr>
          <w:lang w:val="en-US"/>
        </w:rPr>
      </w:pPr>
      <w:bookmarkStart w:id="191" w:name="_Ref354138598"/>
      <w:r w:rsidRPr="0045652F">
        <w:rPr>
          <w:lang w:val="en-US"/>
        </w:rPr>
        <w:t>SET-</w:t>
      </w:r>
      <w:r>
        <w:rPr>
          <w:lang w:val="en-US"/>
        </w:rPr>
        <w:t>HEADER</w:t>
      </w:r>
      <w:r w:rsidRPr="0045652F">
        <w:rPr>
          <w:lang w:val="en-US"/>
        </w:rPr>
        <w:t xml:space="preserve"> tag</w:t>
      </w:r>
      <w:bookmarkEnd w:id="191"/>
    </w:p>
    <w:p w14:paraId="125F4754" w14:textId="77777777" w:rsidR="008366AB" w:rsidRPr="0045652F" w:rsidRDefault="008366AB" w:rsidP="008366AB">
      <w:pPr>
        <w:pStyle w:val="Ecran"/>
        <w:rPr>
          <w:lang w:val="en-US"/>
        </w:rPr>
      </w:pPr>
      <w:r w:rsidRPr="0045652F">
        <w:rPr>
          <w:lang w:val="en-US"/>
        </w:rPr>
        <w:fldChar w:fldCharType="begin"/>
      </w:r>
      <w:r w:rsidRPr="0045652F">
        <w:rPr>
          <w:lang w:val="en-US"/>
        </w:rPr>
        <w:instrText xml:space="preserve"> XE "Web-to-Host:Pages HTML:Tags – </w:instrText>
      </w:r>
      <w:r>
        <w:rPr>
          <w:lang w:val="en-US"/>
        </w:rPr>
        <w:instrText>SET-HEADER</w:instrText>
      </w:r>
      <w:r w:rsidRPr="0045652F">
        <w:rPr>
          <w:lang w:val="en-US"/>
        </w:rPr>
        <w:instrText xml:space="preserve">" </w:instrText>
      </w:r>
      <w:r w:rsidRPr="0045652F">
        <w:rPr>
          <w:lang w:val="en-US"/>
        </w:rPr>
        <w:fldChar w:fldCharType="end"/>
      </w:r>
      <w:r w:rsidRPr="0045652F">
        <w:rPr>
          <w:lang w:val="en-US"/>
        </w:rPr>
        <w:fldChar w:fldCharType="begin"/>
      </w:r>
      <w:r w:rsidRPr="0045652F">
        <w:rPr>
          <w:lang w:val="en-US"/>
        </w:rPr>
        <w:instrText xml:space="preserve"> XE "HTML:Tags:</w:instrText>
      </w:r>
      <w:r>
        <w:rPr>
          <w:lang w:val="en-US"/>
        </w:rPr>
        <w:instrText>SET-HEADER</w:instrText>
      </w:r>
      <w:r w:rsidRPr="0045652F">
        <w:rPr>
          <w:lang w:val="en-US"/>
        </w:rPr>
        <w:instrText xml:space="preserve">" </w:instrText>
      </w:r>
      <w:r w:rsidRPr="0045652F">
        <w:rPr>
          <w:lang w:val="en-US"/>
        </w:rPr>
        <w:fldChar w:fldCharType="end"/>
      </w:r>
      <w:r w:rsidRPr="0045652F">
        <w:rPr>
          <w:lang w:val="en-US"/>
        </w:rPr>
        <w:fldChar w:fldCharType="begin"/>
      </w:r>
      <w:r w:rsidRPr="0045652F">
        <w:rPr>
          <w:lang w:val="en-US"/>
        </w:rPr>
        <w:instrText xml:space="preserve"> XE "</w:instrText>
      </w:r>
      <w:r>
        <w:rPr>
          <w:lang w:val="en-US"/>
        </w:rPr>
        <w:instrText>SET-HEADER</w:instrText>
      </w:r>
      <w:r w:rsidRPr="0045652F">
        <w:rPr>
          <w:lang w:val="en-US"/>
        </w:rPr>
        <w:instrText xml:space="preserve">" </w:instrText>
      </w:r>
      <w:r w:rsidRPr="0045652F">
        <w:rPr>
          <w:lang w:val="en-US"/>
        </w:rPr>
        <w:fldChar w:fldCharType="end"/>
      </w:r>
    </w:p>
    <w:p w14:paraId="6C4013CA" w14:textId="77777777" w:rsidR="008366AB" w:rsidRPr="0045652F" w:rsidRDefault="008366AB" w:rsidP="008366AB">
      <w:pPr>
        <w:pStyle w:val="Ecran"/>
        <w:rPr>
          <w:lang w:val="en-US"/>
        </w:rPr>
      </w:pPr>
      <w:r w:rsidRPr="0045652F">
        <w:rPr>
          <w:lang w:val="en-US"/>
        </w:rPr>
        <w:t xml:space="preserve">{{{ </w:t>
      </w:r>
      <w:r>
        <w:rPr>
          <w:lang w:val="en-US"/>
        </w:rPr>
        <w:t>SET-HEADER</w:t>
      </w:r>
      <w:r w:rsidRPr="0045652F">
        <w:rPr>
          <w:lang w:val="en-US"/>
        </w:rPr>
        <w:t xml:space="preserve"> </w:t>
      </w:r>
      <w:r>
        <w:rPr>
          <w:lang w:val="en-US"/>
        </w:rPr>
        <w:t xml:space="preserve">(type) "header-string" </w:t>
      </w:r>
      <w:r w:rsidRPr="0045652F">
        <w:rPr>
          <w:lang w:val="en-US"/>
        </w:rPr>
        <w:t>}}}</w:t>
      </w:r>
    </w:p>
    <w:p w14:paraId="71442803" w14:textId="77777777" w:rsidR="008366AB" w:rsidRPr="0045652F" w:rsidRDefault="008366AB" w:rsidP="008366AB">
      <w:pPr>
        <w:pStyle w:val="Ecran"/>
        <w:rPr>
          <w:lang w:val="en-US"/>
        </w:rPr>
      </w:pPr>
    </w:p>
    <w:p w14:paraId="5EBFF034" w14:textId="77777777" w:rsidR="008366AB" w:rsidRPr="0045652F" w:rsidRDefault="008366AB" w:rsidP="008366AB">
      <w:pPr>
        <w:keepNext/>
        <w:keepLines/>
        <w:rPr>
          <w:lang w:val="en-US"/>
        </w:rPr>
      </w:pPr>
    </w:p>
    <w:p w14:paraId="046ED123" w14:textId="77777777" w:rsidR="008366AB" w:rsidRDefault="008366AB" w:rsidP="008366AB">
      <w:pPr>
        <w:keepNext/>
        <w:keepLines/>
        <w:rPr>
          <w:lang w:val="en-US"/>
        </w:rPr>
      </w:pPr>
      <w:r>
        <w:rPr>
          <w:lang w:val="en-US"/>
        </w:rPr>
        <w:t xml:space="preserve">When </w:t>
      </w:r>
      <w:r w:rsidRPr="0045652F">
        <w:rPr>
          <w:lang w:val="en-US"/>
        </w:rPr>
        <w:t xml:space="preserve">the </w:t>
      </w:r>
      <w:r>
        <w:rPr>
          <w:lang w:val="en-US"/>
        </w:rPr>
        <w:t>SET-HEADER</w:t>
      </w:r>
      <w:r w:rsidRPr="0045652F">
        <w:rPr>
          <w:lang w:val="en-US"/>
        </w:rPr>
        <w:t xml:space="preserve"> tag is present in a </w:t>
      </w:r>
      <w:r>
        <w:rPr>
          <w:lang w:val="en-US"/>
        </w:rPr>
        <w:t xml:space="preserve">page </w:t>
      </w:r>
      <w:r w:rsidRPr="0045652F">
        <w:rPr>
          <w:lang w:val="en-US"/>
        </w:rPr>
        <w:t xml:space="preserve">template, VIRTEL </w:t>
      </w:r>
      <w:r>
        <w:rPr>
          <w:lang w:val="en-US"/>
        </w:rPr>
        <w:t>generates an HTTP response header.</w:t>
      </w:r>
    </w:p>
    <w:p w14:paraId="2A59E1D1" w14:textId="77777777" w:rsidR="008366AB" w:rsidRDefault="008366AB" w:rsidP="008366AB">
      <w:pPr>
        <w:keepNext/>
        <w:keepLines/>
        <w:rPr>
          <w:lang w:val="en-US"/>
        </w:rPr>
      </w:pPr>
    </w:p>
    <w:p w14:paraId="5538C7F2" w14:textId="77777777" w:rsidR="008366AB" w:rsidRDefault="008366AB" w:rsidP="008366AB">
      <w:pPr>
        <w:keepNext/>
        <w:keepLines/>
        <w:rPr>
          <w:lang w:val="en-US"/>
        </w:rPr>
      </w:pPr>
      <w:r>
        <w:rPr>
          <w:lang w:val="en-US"/>
        </w:rPr>
        <w:t xml:space="preserve">When </w:t>
      </w:r>
      <w:r>
        <w:rPr>
          <w:i/>
          <w:lang w:val="en-US"/>
        </w:rPr>
        <w:t>type</w:t>
      </w:r>
      <w:r>
        <w:rPr>
          <w:lang w:val="en-US"/>
        </w:rPr>
        <w:t xml:space="preserve"> is one of the VIRTEL capability types listed below, the quoted string </w:t>
      </w:r>
      <w:r w:rsidRPr="00BA5071">
        <w:rPr>
          <w:i/>
          <w:lang w:val="en-US"/>
        </w:rPr>
        <w:t>header</w:t>
      </w:r>
      <w:r>
        <w:rPr>
          <w:i/>
          <w:lang w:val="en-US"/>
        </w:rPr>
        <w:t>-string</w:t>
      </w:r>
      <w:r w:rsidRPr="00BA5071">
        <w:rPr>
          <w:lang w:val="en-US"/>
        </w:rPr>
        <w:t xml:space="preserve"> is the name of the header; this name</w:t>
      </w:r>
      <w:r>
        <w:rPr>
          <w:lang w:val="en-US"/>
        </w:rPr>
        <w:t xml:space="preserve"> </w:t>
      </w:r>
      <w:r w:rsidRPr="00BA5071">
        <w:rPr>
          <w:lang w:val="en-US"/>
        </w:rPr>
        <w:t xml:space="preserve">should start with </w:t>
      </w:r>
      <w:r w:rsidRPr="00BA5071">
        <w:rPr>
          <w:rFonts w:ascii="Courier New" w:hAnsi="Courier New" w:cs="Courier New"/>
          <w:lang w:val="en-US"/>
        </w:rPr>
        <w:t>x-Virtel-</w:t>
      </w:r>
      <w:r w:rsidRPr="00BA5071">
        <w:rPr>
          <w:lang w:val="en-US"/>
        </w:rPr>
        <w:t xml:space="preserve"> should end with a </w:t>
      </w:r>
      <w:r>
        <w:rPr>
          <w:lang w:val="en-US"/>
        </w:rPr>
        <w:t>colon (</w:t>
      </w:r>
      <w:r w:rsidRPr="00BA5071">
        <w:rPr>
          <w:rFonts w:ascii="Courier New" w:hAnsi="Courier New" w:cs="Courier New"/>
          <w:lang w:val="en-US"/>
        </w:rPr>
        <w:t>:</w:t>
      </w:r>
      <w:r>
        <w:rPr>
          <w:lang w:val="en-US"/>
        </w:rPr>
        <w:t xml:space="preserve">) </w:t>
      </w:r>
      <w:r w:rsidRPr="00BA5071">
        <w:rPr>
          <w:lang w:val="en-US"/>
        </w:rPr>
        <w:t>and should</w:t>
      </w:r>
      <w:r>
        <w:rPr>
          <w:lang w:val="en-US"/>
        </w:rPr>
        <w:t xml:space="preserve"> </w:t>
      </w:r>
      <w:r w:rsidRPr="00BA5071">
        <w:rPr>
          <w:lang w:val="en-US"/>
        </w:rPr>
        <w:t>not contain blanks. The capability value is an opaque string added</w:t>
      </w:r>
      <w:r>
        <w:rPr>
          <w:lang w:val="en-US"/>
        </w:rPr>
        <w:t xml:space="preserve"> </w:t>
      </w:r>
      <w:r w:rsidRPr="00BA5071">
        <w:rPr>
          <w:lang w:val="en-US"/>
        </w:rPr>
        <w:t>by VIRTEL</w:t>
      </w:r>
      <w:r>
        <w:rPr>
          <w:lang w:val="en-US"/>
        </w:rPr>
        <w:t>.</w:t>
      </w:r>
    </w:p>
    <w:p w14:paraId="7E5B7184" w14:textId="77777777" w:rsidR="008366AB" w:rsidRDefault="008366AB" w:rsidP="008366AB">
      <w:pPr>
        <w:keepNext/>
        <w:keepLines/>
        <w:rPr>
          <w:lang w:val="en-US"/>
        </w:rPr>
      </w:pPr>
    </w:p>
    <w:p w14:paraId="151ED6A8" w14:textId="77777777" w:rsidR="008366AB" w:rsidRDefault="008366AB" w:rsidP="008366AB">
      <w:pPr>
        <w:keepNext/>
        <w:keepLines/>
        <w:rPr>
          <w:lang w:val="en-US"/>
        </w:rPr>
      </w:pPr>
      <w:r>
        <w:rPr>
          <w:lang w:val="en-US"/>
        </w:rPr>
        <w:t xml:space="preserve">When </w:t>
      </w:r>
      <w:r>
        <w:rPr>
          <w:i/>
          <w:lang w:val="en-US"/>
        </w:rPr>
        <w:t>type</w:t>
      </w:r>
      <w:r>
        <w:rPr>
          <w:lang w:val="en-US"/>
        </w:rPr>
        <w:t xml:space="preserve"> is </w:t>
      </w:r>
      <w:r>
        <w:rPr>
          <w:b/>
          <w:lang w:val="en-US"/>
        </w:rPr>
        <w:t>AS-IS</w:t>
      </w:r>
      <w:r>
        <w:rPr>
          <w:lang w:val="en-US"/>
        </w:rPr>
        <w:t xml:space="preserve"> the quoted string </w:t>
      </w:r>
      <w:r w:rsidRPr="00BA5071">
        <w:rPr>
          <w:i/>
          <w:lang w:val="en-US"/>
        </w:rPr>
        <w:t>header</w:t>
      </w:r>
      <w:r>
        <w:rPr>
          <w:i/>
          <w:lang w:val="en-US"/>
        </w:rPr>
        <w:t>-string</w:t>
      </w:r>
      <w:r>
        <w:rPr>
          <w:lang w:val="en-US"/>
        </w:rPr>
        <w:t xml:space="preserve"> is a complete header (including value) to be added as-is. No capability processing is performed in this case.</w:t>
      </w:r>
    </w:p>
    <w:p w14:paraId="5B1DAEB1" w14:textId="77777777" w:rsidR="008366AB" w:rsidRDefault="008366AB" w:rsidP="008366AB">
      <w:pPr>
        <w:keepNext/>
        <w:keepLines/>
        <w:rPr>
          <w:lang w:val="en-US"/>
        </w:rPr>
      </w:pPr>
    </w:p>
    <w:p w14:paraId="1CC396F7" w14:textId="77777777" w:rsidR="008366AB" w:rsidRDefault="008366AB" w:rsidP="008366AB">
      <w:pPr>
        <w:keepNext/>
        <w:keepLines/>
        <w:rPr>
          <w:lang w:val="en-US"/>
        </w:rPr>
      </w:pPr>
      <w:r>
        <w:rPr>
          <w:lang w:val="en-US"/>
        </w:rPr>
        <w:t>The VIRTEL capability types are:</w:t>
      </w:r>
    </w:p>
    <w:p w14:paraId="16835355" w14:textId="77777777" w:rsidR="008366AB" w:rsidRDefault="008366AB" w:rsidP="008366AB">
      <w:pPr>
        <w:keepNext/>
        <w:keepLines/>
        <w:rPr>
          <w:lang w:val="en-US"/>
        </w:rPr>
      </w:pPr>
    </w:p>
    <w:p w14:paraId="47208FF0" w14:textId="77777777" w:rsidR="008366AB" w:rsidRDefault="008366AB" w:rsidP="008366AB">
      <w:pPr>
        <w:pStyle w:val="RefrenceChamp"/>
        <w:rPr>
          <w:lang w:val="en-US"/>
        </w:rPr>
      </w:pPr>
      <w:r w:rsidRPr="005F25F5">
        <w:rPr>
          <w:b/>
          <w:lang w:val="en-US"/>
        </w:rPr>
        <w:t>TO-ALLOW-READ-OF-SCENARIO-TRACE</w:t>
      </w:r>
      <w:r>
        <w:rPr>
          <w:lang w:val="en-US"/>
        </w:rPr>
        <w:tab/>
      </w:r>
      <w:r>
        <w:rPr>
          <w:lang w:val="en-US"/>
        </w:rPr>
        <w:br/>
        <w:t xml:space="preserve">Generates a capability token which permits a subsequent requester to obtain this terminal’s trace data by means of the CREATE-VARIABLE-IF TRACING-SCENARIO tag described on page </w:t>
      </w:r>
      <w:r>
        <w:rPr>
          <w:lang w:val="en-US"/>
        </w:rPr>
        <w:fldChar w:fldCharType="begin"/>
      </w:r>
      <w:r>
        <w:rPr>
          <w:lang w:val="en-US"/>
        </w:rPr>
        <w:instrText xml:space="preserve"> PAGEREF _Ref354130603 \h </w:instrText>
      </w:r>
      <w:r>
        <w:rPr>
          <w:lang w:val="en-US"/>
        </w:rPr>
      </w:r>
      <w:r>
        <w:rPr>
          <w:lang w:val="en-US"/>
        </w:rPr>
        <w:fldChar w:fldCharType="separate"/>
      </w:r>
      <w:r w:rsidR="00A87DE6">
        <w:rPr>
          <w:noProof/>
          <w:lang w:val="en-US"/>
        </w:rPr>
        <w:t>63</w:t>
      </w:r>
      <w:r>
        <w:rPr>
          <w:lang w:val="en-US"/>
        </w:rPr>
        <w:fldChar w:fldCharType="end"/>
      </w:r>
      <w:r>
        <w:rPr>
          <w:lang w:val="en-US"/>
        </w:rPr>
        <w:t>.</w:t>
      </w:r>
    </w:p>
    <w:p w14:paraId="473EBC89" w14:textId="77777777" w:rsidR="009706D5" w:rsidRPr="009706D5" w:rsidRDefault="009706D5" w:rsidP="008A05B6">
      <w:pPr>
        <w:pStyle w:val="RefrenceChamp"/>
        <w:keepLines/>
        <w:rPr>
          <w:lang w:val="en-US"/>
        </w:rPr>
      </w:pPr>
      <w:r w:rsidRPr="006339BB">
        <w:rPr>
          <w:b/>
          <w:lang w:val="en-US"/>
        </w:rPr>
        <w:t>GIVING-ACCESS-TO-%USER%-DIRECTORY-WITH-MY-USERID</w:t>
      </w:r>
      <w:r>
        <w:rPr>
          <w:lang w:val="en-US"/>
        </w:rPr>
        <w:tab/>
      </w:r>
      <w:r>
        <w:rPr>
          <w:lang w:val="en-US"/>
        </w:rPr>
        <w:br/>
        <w:t xml:space="preserve">The capability token generated by this tag may be used by a subsequent request to access a directory </w:t>
      </w:r>
      <w:r w:rsidR="008A05B6">
        <w:rPr>
          <w:lang w:val="en-US"/>
        </w:rPr>
        <w:t>which has</w:t>
      </w:r>
      <w:r>
        <w:rPr>
          <w:lang w:val="en-US"/>
        </w:rPr>
        <w:t xml:space="preserve"> %USER% in the </w:t>
      </w:r>
      <w:r w:rsidRPr="008A05B6">
        <w:rPr>
          <w:i/>
          <w:lang w:val="en-US"/>
        </w:rPr>
        <w:t>keyword</w:t>
      </w:r>
      <w:r>
        <w:rPr>
          <w:lang w:val="en-US"/>
        </w:rPr>
        <w:t xml:space="preserve"> field of its definition. </w:t>
      </w:r>
      <w:r w:rsidR="008A05B6">
        <w:rPr>
          <w:lang w:val="en-US"/>
        </w:rPr>
        <w:t>The userid of the capability owning transaction will be used as the directory key when the directory is accessed.</w:t>
      </w:r>
    </w:p>
    <w:p w14:paraId="4CD39F26" w14:textId="77777777" w:rsidR="009706D5" w:rsidRPr="009706D5" w:rsidRDefault="009706D5" w:rsidP="008A05B6">
      <w:pPr>
        <w:pStyle w:val="RefrenceChamp"/>
        <w:keepLines/>
        <w:rPr>
          <w:lang w:val="en-US"/>
        </w:rPr>
      </w:pPr>
      <w:r w:rsidRPr="006339BB">
        <w:rPr>
          <w:b/>
          <w:lang w:val="en-US"/>
        </w:rPr>
        <w:t>GIVING-ACCESS-TO-%GROUP%-DIRECTORY-WITH-MY-USERID</w:t>
      </w:r>
      <w:r>
        <w:rPr>
          <w:lang w:val="en-US"/>
        </w:rPr>
        <w:tab/>
      </w:r>
      <w:r>
        <w:rPr>
          <w:lang w:val="en-US"/>
        </w:rPr>
        <w:br/>
      </w:r>
      <w:r w:rsidR="008A05B6">
        <w:rPr>
          <w:lang w:val="en-US"/>
        </w:rPr>
        <w:t xml:space="preserve">The capability token generated by this tag may be used by a subsequent request to access a directory which has %GROUP% in the </w:t>
      </w:r>
      <w:r w:rsidR="008A05B6" w:rsidRPr="008A05B6">
        <w:rPr>
          <w:i/>
          <w:lang w:val="en-US"/>
        </w:rPr>
        <w:t>keyword</w:t>
      </w:r>
      <w:r w:rsidR="008A05B6">
        <w:rPr>
          <w:lang w:val="en-US"/>
        </w:rPr>
        <w:t xml:space="preserve"> field of its definition. The RACF group name of the capability owning transaction will be used as the directory key when the directory is accessed.</w:t>
      </w:r>
    </w:p>
    <w:p w14:paraId="6D8D444D" w14:textId="77777777" w:rsidR="006339BB" w:rsidRPr="006339BB" w:rsidRDefault="006339BB" w:rsidP="008A05B6">
      <w:pPr>
        <w:pStyle w:val="RefrenceChamp"/>
        <w:keepLines/>
        <w:rPr>
          <w:lang w:val="en-US"/>
        </w:rPr>
      </w:pPr>
      <w:r w:rsidRPr="006339BB">
        <w:rPr>
          <w:b/>
          <w:lang w:val="en-US"/>
        </w:rPr>
        <w:t>GIVING-ACCESS-TO-%USER%-DIRECTORY-IN-VARIABLE-%USER%</w:t>
      </w:r>
      <w:r>
        <w:rPr>
          <w:lang w:val="en-US"/>
        </w:rPr>
        <w:tab/>
      </w:r>
      <w:r w:rsidR="009706D5">
        <w:rPr>
          <w:lang w:val="en-US"/>
        </w:rPr>
        <w:br/>
      </w:r>
      <w:r w:rsidR="008A05B6">
        <w:rPr>
          <w:lang w:val="en-US"/>
        </w:rPr>
        <w:t xml:space="preserve">The capability token generated by this tag may be used by a subsequent request to access a directory which has %USER% in the </w:t>
      </w:r>
      <w:r w:rsidR="008A05B6" w:rsidRPr="008A05B6">
        <w:rPr>
          <w:i/>
          <w:lang w:val="en-US"/>
        </w:rPr>
        <w:t>keyword</w:t>
      </w:r>
      <w:r w:rsidR="008A05B6">
        <w:rPr>
          <w:lang w:val="en-US"/>
        </w:rPr>
        <w:t xml:space="preserve"> field of its definition. The value of the %USER% variable of the capability owning transaction will be used as the directory key when the directory is accessed.</w:t>
      </w:r>
    </w:p>
    <w:p w14:paraId="5F823375" w14:textId="77777777" w:rsidR="006339BB" w:rsidRPr="009706D5" w:rsidRDefault="006339BB" w:rsidP="008A05B6">
      <w:pPr>
        <w:pStyle w:val="RefrenceChamp"/>
        <w:keepLines/>
        <w:rPr>
          <w:lang w:val="en-US"/>
        </w:rPr>
      </w:pPr>
      <w:r w:rsidRPr="006339BB">
        <w:rPr>
          <w:b/>
          <w:lang w:val="en-US"/>
        </w:rPr>
        <w:t>GIVING-ACCESS-TO-%GROUP%-DIRECTORY-IN-VARIABLE-%GROUP%</w:t>
      </w:r>
      <w:r w:rsidR="009706D5">
        <w:rPr>
          <w:lang w:val="en-US"/>
        </w:rPr>
        <w:br/>
      </w:r>
      <w:r w:rsidR="008A05B6">
        <w:rPr>
          <w:lang w:val="en-US"/>
        </w:rPr>
        <w:t xml:space="preserve">The capability token generated by this tag may be used by a subsequent request to access a directory which has %GROUP% in the </w:t>
      </w:r>
      <w:r w:rsidR="008A05B6" w:rsidRPr="008A05B6">
        <w:rPr>
          <w:i/>
          <w:lang w:val="en-US"/>
        </w:rPr>
        <w:t>keyword</w:t>
      </w:r>
      <w:r w:rsidR="008A05B6">
        <w:rPr>
          <w:lang w:val="en-US"/>
        </w:rPr>
        <w:t xml:space="preserve"> field of its definition. The value of the %GROUP% variable of the capability owning transaction will be used as the directory key when the directory is accessed.</w:t>
      </w:r>
    </w:p>
    <w:p w14:paraId="20FD0884" w14:textId="77777777" w:rsidR="008366AB" w:rsidRDefault="008366AB" w:rsidP="008366AB">
      <w:pPr>
        <w:pStyle w:val="ecran0"/>
        <w:rPr>
          <w:lang w:val="en-US"/>
        </w:rPr>
      </w:pPr>
      <w:r>
        <w:rPr>
          <w:lang w:val="en-US"/>
        </w:rPr>
        <w:t>Examples:</w:t>
      </w:r>
    </w:p>
    <w:p w14:paraId="263C70D8" w14:textId="77777777" w:rsidR="008366AB" w:rsidRDefault="008366AB" w:rsidP="008366AB">
      <w:pPr>
        <w:pStyle w:val="Listing"/>
      </w:pPr>
      <w:r w:rsidRPr="008366AB">
        <w:t>{{{ SET-HEADER (AS-IS) "Cache-control: no-cache" }}}</w:t>
      </w:r>
    </w:p>
    <w:p w14:paraId="77C1CD7B" w14:textId="77777777" w:rsidR="008366AB" w:rsidRDefault="008366AB" w:rsidP="008366AB">
      <w:pPr>
        <w:pStyle w:val="Listing"/>
      </w:pPr>
      <w:r w:rsidRPr="008366AB">
        <w:t>{{{ SET-HEADER (TO-ALLOW-READ-OF-SCENARIO-TRACE) "x-Virtel-Debug:" }}}</w:t>
      </w:r>
    </w:p>
    <w:p w14:paraId="60F4DEAB" w14:textId="77777777" w:rsidR="006339BB" w:rsidRDefault="006339BB" w:rsidP="006339BB">
      <w:pPr>
        <w:pStyle w:val="Listing"/>
      </w:pPr>
      <w:r>
        <w:t>{{{ SET-HEADER (GIVING-ACCESS-TO-%USER%-DIRECTORY-IN-VARIABLE-%USER%)</w:t>
      </w:r>
    </w:p>
    <w:p w14:paraId="2D0F310C" w14:textId="77777777" w:rsidR="006339BB" w:rsidRDefault="006339BB" w:rsidP="006339BB">
      <w:pPr>
        <w:pStyle w:val="Listing"/>
      </w:pPr>
      <w:r>
        <w:t xml:space="preserve"> "x-Virtel-User-Directory:" }}}</w:t>
      </w:r>
    </w:p>
    <w:p w14:paraId="3AD9548E" w14:textId="77777777" w:rsidR="006339BB" w:rsidRDefault="006339BB" w:rsidP="006339BB">
      <w:pPr>
        <w:pStyle w:val="Listing"/>
      </w:pPr>
      <w:r>
        <w:t>{{{ SET-HEADER (GIVING-ACCESS-TO-%USER%-DIRECTORY-WITH-MY-USERID)</w:t>
      </w:r>
    </w:p>
    <w:p w14:paraId="3E8D9218" w14:textId="77777777" w:rsidR="006339BB" w:rsidRDefault="006339BB" w:rsidP="006339BB">
      <w:pPr>
        <w:pStyle w:val="Listing"/>
      </w:pPr>
      <w:r>
        <w:t xml:space="preserve"> "x-Virtel-User-Directory:" }}}</w:t>
      </w:r>
    </w:p>
    <w:p w14:paraId="582A79A2" w14:textId="77777777" w:rsidR="006339BB" w:rsidRDefault="006339BB" w:rsidP="006339BB">
      <w:pPr>
        <w:pStyle w:val="Listing"/>
      </w:pPr>
      <w:r>
        <w:t>{{{ SET-HEADER (GIVING-ACCESS-TO-%GROUP%-DIRECTORY-IN-VARIABLE-%GROUP%)</w:t>
      </w:r>
    </w:p>
    <w:p w14:paraId="708930AA" w14:textId="77777777" w:rsidR="006339BB" w:rsidRDefault="006339BB" w:rsidP="006339BB">
      <w:pPr>
        <w:pStyle w:val="Listing"/>
      </w:pPr>
      <w:r>
        <w:t xml:space="preserve"> "x-Virtel-Group-Directory:" }}}</w:t>
      </w:r>
    </w:p>
    <w:p w14:paraId="5A1CCA6A" w14:textId="77777777" w:rsidR="006339BB" w:rsidRDefault="006339BB" w:rsidP="006339BB">
      <w:pPr>
        <w:pStyle w:val="Listing"/>
      </w:pPr>
      <w:r>
        <w:t>{{{ SET-HEADER (GIVING-ACCESS-TO-%GROUP%-DIRECTORY-WITH-MY-USERID)</w:t>
      </w:r>
    </w:p>
    <w:p w14:paraId="1D8E2AA3" w14:textId="77777777" w:rsidR="006339BB" w:rsidRPr="005F25F5" w:rsidRDefault="006339BB" w:rsidP="006339BB">
      <w:pPr>
        <w:pStyle w:val="Listing"/>
      </w:pPr>
      <w:r>
        <w:t xml:space="preserve"> "x-Virtel-Group-Directory:" }}}</w:t>
      </w:r>
    </w:p>
    <w:p w14:paraId="720678CB" w14:textId="77777777" w:rsidR="00774472" w:rsidRPr="0045652F" w:rsidRDefault="00774472">
      <w:pPr>
        <w:pStyle w:val="Heading4"/>
        <w:keepLines/>
        <w:pageBreakBefore/>
        <w:rPr>
          <w:lang w:val="en-US"/>
        </w:rPr>
      </w:pPr>
      <w:r w:rsidRPr="0045652F">
        <w:rPr>
          <w:lang w:val="en-US"/>
        </w:rPr>
        <w:t>Page</w:t>
      </w:r>
      <w:bookmarkEnd w:id="188"/>
      <w:r w:rsidRPr="0045652F">
        <w:rPr>
          <w:lang w:val="en-US"/>
        </w:rPr>
        <w:t xml:space="preserve"> upload</w:t>
      </w:r>
      <w:bookmarkEnd w:id="189"/>
    </w:p>
    <w:p w14:paraId="7D54EBD1" w14:textId="77777777" w:rsidR="00774472" w:rsidRPr="0045652F" w:rsidRDefault="00774472">
      <w:pPr>
        <w:keepNext/>
        <w:keepLines/>
        <w:rPr>
          <w:lang w:val="en-US"/>
        </w:rPr>
      </w:pPr>
      <w:r w:rsidRPr="0045652F">
        <w:rPr>
          <w:lang w:val="en-US"/>
        </w:rPr>
        <w:t>The SECURITY-TOKEN and IF-SECURITY-TOKEN-IS-READY tags are used during uploading of HTML pages from a browser (see “Page upload by HTTP secured by cookie”).</w:t>
      </w:r>
    </w:p>
    <w:p w14:paraId="3DE7BCAB" w14:textId="77777777" w:rsidR="00774472" w:rsidRPr="0045652F" w:rsidRDefault="00774472">
      <w:pPr>
        <w:pStyle w:val="Heading5"/>
        <w:rPr>
          <w:lang w:val="en-US"/>
        </w:rPr>
      </w:pPr>
      <w:r w:rsidRPr="0045652F">
        <w:rPr>
          <w:lang w:val="en-US"/>
        </w:rPr>
        <w:t>SECURITY-TOKEN tag</w:t>
      </w:r>
    </w:p>
    <w:p w14:paraId="7E3DBCD1"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SECURITY-TOKEN" </w:instrText>
      </w:r>
      <w:r w:rsidRPr="0045652F">
        <w:rPr>
          <w:lang w:val="en-US"/>
        </w:rPr>
        <w:fldChar w:fldCharType="end"/>
      </w:r>
      <w:r w:rsidRPr="0045652F">
        <w:rPr>
          <w:lang w:val="en-US"/>
        </w:rPr>
        <w:fldChar w:fldCharType="begin"/>
      </w:r>
      <w:r w:rsidRPr="0045652F">
        <w:rPr>
          <w:lang w:val="en-US"/>
        </w:rPr>
        <w:instrText xml:space="preserve"> XE "HTML:Tags:SECURITY-TOKEN" </w:instrText>
      </w:r>
      <w:r w:rsidRPr="0045652F">
        <w:rPr>
          <w:lang w:val="en-US"/>
        </w:rPr>
        <w:fldChar w:fldCharType="end"/>
      </w:r>
      <w:r w:rsidRPr="0045652F">
        <w:rPr>
          <w:lang w:val="en-US"/>
        </w:rPr>
        <w:fldChar w:fldCharType="begin"/>
      </w:r>
      <w:r w:rsidRPr="0045652F">
        <w:rPr>
          <w:lang w:val="en-US"/>
        </w:rPr>
        <w:instrText xml:space="preserve"> XE "SECURITY-TOKEN" </w:instrText>
      </w:r>
      <w:r w:rsidRPr="0045652F">
        <w:rPr>
          <w:lang w:val="en-US"/>
        </w:rPr>
        <w:fldChar w:fldCharType="end"/>
      </w:r>
    </w:p>
    <w:p w14:paraId="21818FD2" w14:textId="77777777" w:rsidR="00774472" w:rsidRPr="0045652F" w:rsidRDefault="00774472">
      <w:pPr>
        <w:pStyle w:val="Ecran"/>
        <w:rPr>
          <w:lang w:val="en-US"/>
        </w:rPr>
      </w:pPr>
      <w:r w:rsidRPr="0045652F">
        <w:rPr>
          <w:lang w:val="en-US"/>
        </w:rPr>
        <w:t>{{{ SECURITY-TOKEN }}}</w:t>
      </w:r>
    </w:p>
    <w:p w14:paraId="0277225E" w14:textId="77777777" w:rsidR="00774472" w:rsidRPr="0045652F" w:rsidRDefault="00774472">
      <w:pPr>
        <w:pStyle w:val="Ecran"/>
        <w:rPr>
          <w:lang w:val="en-US"/>
        </w:rPr>
      </w:pPr>
    </w:p>
    <w:p w14:paraId="2F6E10AB" w14:textId="77777777" w:rsidR="00774472" w:rsidRPr="0045652F" w:rsidRDefault="00774472">
      <w:pPr>
        <w:keepNext/>
        <w:keepLines/>
        <w:rPr>
          <w:lang w:val="en-US"/>
        </w:rPr>
      </w:pPr>
    </w:p>
    <w:p w14:paraId="2C824385" w14:textId="77777777" w:rsidR="00774472" w:rsidRPr="0045652F" w:rsidRDefault="00774472">
      <w:pPr>
        <w:keepNext/>
        <w:keepLines/>
        <w:rPr>
          <w:lang w:val="en-US"/>
        </w:rPr>
      </w:pPr>
      <w:r w:rsidRPr="0045652F">
        <w:rPr>
          <w:lang w:val="en-US"/>
        </w:rPr>
        <w:t>If the SECURITY-TOKEN tag is present in a template page, VIRTEL substitutes a newly generated user security code to be used for the next transfer.  For example,</w:t>
      </w:r>
    </w:p>
    <w:p w14:paraId="1C65162B" w14:textId="77777777" w:rsidR="00774472" w:rsidRPr="0045652F" w:rsidRDefault="00774472">
      <w:pPr>
        <w:keepNext/>
        <w:keepLines/>
        <w:rPr>
          <w:lang w:val="en-US"/>
        </w:rPr>
      </w:pPr>
    </w:p>
    <w:p w14:paraId="6D1022B8" w14:textId="77777777" w:rsidR="00774472" w:rsidRPr="0045652F" w:rsidRDefault="00774472">
      <w:pPr>
        <w:pStyle w:val="Listing"/>
        <w:rPr>
          <w:lang w:val="en-US"/>
        </w:rPr>
      </w:pPr>
      <w:r w:rsidRPr="0045652F">
        <w:rPr>
          <w:lang w:val="en-US"/>
        </w:rPr>
        <w:t>&lt;script language="JavaScript"&gt;&lt;!--</w:t>
      </w:r>
    </w:p>
    <w:p w14:paraId="1F10E867" w14:textId="77777777" w:rsidR="00774472" w:rsidRPr="0045652F" w:rsidRDefault="00774472">
      <w:pPr>
        <w:pStyle w:val="Listing"/>
        <w:rPr>
          <w:lang w:val="en-US"/>
        </w:rPr>
      </w:pPr>
      <w:r w:rsidRPr="0045652F">
        <w:rPr>
          <w:lang w:val="en-US"/>
        </w:rPr>
        <w:t>var VirtelRef = "{{{SECURITY-TOKEN}}}";</w:t>
      </w:r>
    </w:p>
    <w:p w14:paraId="66B07F1F" w14:textId="77777777" w:rsidR="00774472" w:rsidRPr="0045652F" w:rsidRDefault="00774472">
      <w:pPr>
        <w:pStyle w:val="Listing"/>
        <w:rPr>
          <w:lang w:val="en-US"/>
        </w:rPr>
      </w:pPr>
      <w:r w:rsidRPr="0045652F">
        <w:rPr>
          <w:lang w:val="en-US"/>
        </w:rPr>
        <w:t>--&gt;&lt;/script&gt;</w:t>
      </w:r>
    </w:p>
    <w:p w14:paraId="1C09C1F3" w14:textId="77777777" w:rsidR="00774472" w:rsidRPr="0045652F" w:rsidRDefault="00774472">
      <w:pPr>
        <w:keepNext/>
        <w:keepLines/>
        <w:rPr>
          <w:lang w:val="en-US"/>
        </w:rPr>
      </w:pPr>
    </w:p>
    <w:p w14:paraId="3D623A27" w14:textId="77777777" w:rsidR="00774472" w:rsidRPr="0045652F" w:rsidRDefault="00774472">
      <w:pPr>
        <w:keepNext/>
        <w:keepLines/>
        <w:rPr>
          <w:lang w:val="en-US"/>
        </w:rPr>
      </w:pPr>
      <w:r w:rsidRPr="0045652F">
        <w:rPr>
          <w:lang w:val="en-US"/>
        </w:rPr>
        <w:t>If a security code exists, the above code might generate:</w:t>
      </w:r>
    </w:p>
    <w:p w14:paraId="7C5DD0D1" w14:textId="77777777" w:rsidR="00774472" w:rsidRPr="0045652F" w:rsidRDefault="00774472">
      <w:pPr>
        <w:keepNext/>
        <w:keepLines/>
        <w:rPr>
          <w:lang w:val="en-US"/>
        </w:rPr>
      </w:pPr>
    </w:p>
    <w:p w14:paraId="3620DC49" w14:textId="77777777" w:rsidR="00774472" w:rsidRPr="0045652F" w:rsidRDefault="00774472">
      <w:pPr>
        <w:keepNext/>
        <w:keepLines/>
        <w:rPr>
          <w:rFonts w:ascii="Courier New" w:hAnsi="Courier New" w:cs="Courier New"/>
          <w:sz w:val="16"/>
          <w:lang w:val="en-US"/>
        </w:rPr>
      </w:pPr>
      <w:r w:rsidRPr="0045652F">
        <w:rPr>
          <w:rFonts w:ascii="Courier New" w:hAnsi="Courier New" w:cs="Courier New"/>
          <w:sz w:val="16"/>
          <w:lang w:val="en-US"/>
        </w:rPr>
        <w:t>var VirtelRef = "20040427130843.07F5D1DC.56A85680Bgpamk4WZRKKBiZWjS4OTlqSES4OWlA==";</w:t>
      </w:r>
    </w:p>
    <w:p w14:paraId="25AFA7D3" w14:textId="77777777" w:rsidR="00774472" w:rsidRPr="0045652F" w:rsidRDefault="00774472">
      <w:pPr>
        <w:keepNext/>
        <w:keepLines/>
        <w:rPr>
          <w:lang w:val="en-US"/>
        </w:rPr>
      </w:pPr>
    </w:p>
    <w:p w14:paraId="5EC6122E" w14:textId="77777777" w:rsidR="00774472" w:rsidRPr="0045652F" w:rsidRDefault="00774472">
      <w:pPr>
        <w:keepNext/>
        <w:keepLines/>
        <w:rPr>
          <w:lang w:val="en-US"/>
        </w:rPr>
      </w:pPr>
      <w:r w:rsidRPr="0045652F">
        <w:rPr>
          <w:lang w:val="en-US"/>
        </w:rPr>
        <w:t>otherwise it will generate:</w:t>
      </w:r>
    </w:p>
    <w:p w14:paraId="6FB46851" w14:textId="77777777" w:rsidR="00774472" w:rsidRPr="0045652F" w:rsidRDefault="00774472">
      <w:pPr>
        <w:keepNext/>
        <w:keepLines/>
        <w:rPr>
          <w:lang w:val="en-US"/>
        </w:rPr>
      </w:pPr>
    </w:p>
    <w:p w14:paraId="7712E40F" w14:textId="77777777" w:rsidR="00774472" w:rsidRPr="0045652F" w:rsidRDefault="00774472">
      <w:pPr>
        <w:keepNext/>
        <w:keepLines/>
        <w:rPr>
          <w:rFonts w:ascii="Courier New" w:hAnsi="Courier New" w:cs="Courier New"/>
          <w:sz w:val="16"/>
          <w:lang w:val="en-US"/>
        </w:rPr>
      </w:pPr>
      <w:r w:rsidRPr="0045652F">
        <w:rPr>
          <w:rFonts w:ascii="Courier New" w:hAnsi="Courier New" w:cs="Courier New"/>
          <w:sz w:val="16"/>
          <w:lang w:val="en-US"/>
        </w:rPr>
        <w:t>var VirtelRef = "";</w:t>
      </w:r>
    </w:p>
    <w:p w14:paraId="2AC3FE60" w14:textId="77777777" w:rsidR="00774472" w:rsidRPr="0045652F" w:rsidRDefault="00774472">
      <w:pPr>
        <w:keepNext/>
        <w:keepLines/>
        <w:rPr>
          <w:lang w:val="en-US"/>
        </w:rPr>
      </w:pPr>
    </w:p>
    <w:p w14:paraId="3C026425" w14:textId="77777777" w:rsidR="00774472" w:rsidRPr="0045652F" w:rsidRDefault="00774472">
      <w:pPr>
        <w:keepNext/>
        <w:keepLines/>
        <w:rPr>
          <w:lang w:val="en-US"/>
        </w:rPr>
      </w:pPr>
      <w:r w:rsidRPr="0045652F">
        <w:rPr>
          <w:lang w:val="en-US"/>
        </w:rPr>
        <w:t xml:space="preserve">Two examples of the use of the SECURITY-TOKEN tag are supplied in the HTMLBAS directory used by VIRTEL entry point DEMOHTTP.  The </w:t>
      </w:r>
      <w:r w:rsidRPr="0045652F">
        <w:rPr>
          <w:i/>
          <w:iCs/>
          <w:lang w:val="en-US"/>
        </w:rPr>
        <w:t>upload.htm</w:t>
      </w:r>
      <w:r w:rsidRPr="0045652F">
        <w:rPr>
          <w:lang w:val="en-US"/>
        </w:rPr>
        <w:t xml:space="preserve"> page stores and retransmits the user security code in the form of a cookie (</w:t>
      </w:r>
      <w:r w:rsidRPr="0045652F">
        <w:rPr>
          <w:i/>
          <w:iCs/>
          <w:lang w:val="en-US"/>
        </w:rPr>
        <w:t>VirtelRef=xxxxxxxxxxxxxxxx</w:t>
      </w:r>
      <w:r w:rsidRPr="0045652F">
        <w:rPr>
          <w:lang w:val="en-US"/>
        </w:rPr>
        <w:t xml:space="preserve">).  The </w:t>
      </w:r>
      <w:r w:rsidRPr="0045652F">
        <w:rPr>
          <w:i/>
          <w:iCs/>
          <w:lang w:val="en-US"/>
        </w:rPr>
        <w:t xml:space="preserve">upload2.htm </w:t>
      </w:r>
      <w:r w:rsidRPr="0045652F">
        <w:rPr>
          <w:lang w:val="en-US"/>
        </w:rPr>
        <w:t xml:space="preserve">page retransmits the user security code using the VirtelCookie= parameter of the URL (see “Transmission of cookie by URL” </w:t>
      </w:r>
      <w:r w:rsidRPr="0045652F">
        <w:rPr>
          <w:lang w:val="en-US"/>
        </w:rPr>
        <w:fldChar w:fldCharType="begin"/>
      </w:r>
      <w:r w:rsidRPr="0045652F">
        <w:rPr>
          <w:lang w:val="en-US"/>
        </w:rPr>
        <w:instrText xml:space="preserve"> PAGEREF _Ref70758343 \p \h </w:instrText>
      </w:r>
      <w:r w:rsidRPr="0045652F">
        <w:rPr>
          <w:lang w:val="en-US"/>
        </w:rPr>
      </w:r>
      <w:r w:rsidRPr="0045652F">
        <w:rPr>
          <w:lang w:val="en-US"/>
        </w:rPr>
        <w:fldChar w:fldCharType="separate"/>
      </w:r>
      <w:r w:rsidR="00A87DE6">
        <w:rPr>
          <w:noProof/>
          <w:lang w:val="en-US"/>
        </w:rPr>
        <w:t>sur la page 18</w:t>
      </w:r>
      <w:r w:rsidRPr="0045652F">
        <w:rPr>
          <w:lang w:val="en-US"/>
        </w:rPr>
        <w:fldChar w:fldCharType="end"/>
      </w:r>
      <w:r w:rsidRPr="0045652F">
        <w:rPr>
          <w:lang w:val="en-US"/>
        </w:rPr>
        <w:t>), but it does not store the code.</w:t>
      </w:r>
    </w:p>
    <w:p w14:paraId="42C8ACEB" w14:textId="77777777" w:rsidR="00774472" w:rsidRPr="0045652F" w:rsidRDefault="00774472">
      <w:pPr>
        <w:pStyle w:val="Heading5"/>
        <w:rPr>
          <w:lang w:val="en-US"/>
        </w:rPr>
      </w:pPr>
      <w:r w:rsidRPr="0045652F">
        <w:rPr>
          <w:lang w:val="en-US"/>
        </w:rPr>
        <w:t>IF-SECURITY-TOKEN-IS-READY tag</w:t>
      </w:r>
    </w:p>
    <w:p w14:paraId="279E862B"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IF-SECURITY-TOKEN-IS-READY" </w:instrText>
      </w:r>
      <w:r w:rsidRPr="0045652F">
        <w:rPr>
          <w:lang w:val="en-US"/>
        </w:rPr>
        <w:fldChar w:fldCharType="end"/>
      </w:r>
      <w:r w:rsidRPr="0045652F">
        <w:rPr>
          <w:lang w:val="en-US"/>
        </w:rPr>
        <w:fldChar w:fldCharType="begin"/>
      </w:r>
      <w:r w:rsidRPr="0045652F">
        <w:rPr>
          <w:lang w:val="en-US"/>
        </w:rPr>
        <w:instrText xml:space="preserve"> XE "HTML:Tags:IF-SECURITY-TOKEN-IS-READY" </w:instrText>
      </w:r>
      <w:r w:rsidRPr="0045652F">
        <w:rPr>
          <w:lang w:val="en-US"/>
        </w:rPr>
        <w:fldChar w:fldCharType="end"/>
      </w:r>
      <w:r w:rsidRPr="0045652F">
        <w:rPr>
          <w:lang w:val="en-US"/>
        </w:rPr>
        <w:fldChar w:fldCharType="begin"/>
      </w:r>
      <w:r w:rsidRPr="0045652F">
        <w:rPr>
          <w:lang w:val="en-US"/>
        </w:rPr>
        <w:instrText xml:space="preserve"> XE "IF-SECURITY-TOKEN-IS-READY" </w:instrText>
      </w:r>
      <w:r w:rsidRPr="0045652F">
        <w:rPr>
          <w:lang w:val="en-US"/>
        </w:rPr>
        <w:fldChar w:fldCharType="end"/>
      </w:r>
    </w:p>
    <w:p w14:paraId="078DEE73" w14:textId="77777777" w:rsidR="00774472" w:rsidRPr="0045652F" w:rsidRDefault="00774472">
      <w:pPr>
        <w:pStyle w:val="Ecran"/>
        <w:rPr>
          <w:rFonts w:cs="Courier New"/>
          <w:color w:val="000000"/>
          <w:sz w:val="18"/>
          <w:szCs w:val="18"/>
          <w:lang w:val="en-US"/>
        </w:rPr>
      </w:pPr>
      <w:r w:rsidRPr="0045652F">
        <w:rPr>
          <w:rFonts w:cs="Courier New"/>
          <w:color w:val="000000"/>
          <w:sz w:val="18"/>
          <w:szCs w:val="18"/>
          <w:lang w:val="en-US"/>
        </w:rPr>
        <w:t>{{{IF-SECURITY-TOKEN-IS-READY</w:t>
      </w:r>
    </w:p>
    <w:p w14:paraId="6B01688C" w14:textId="77777777" w:rsidR="00774472" w:rsidRPr="0045652F" w:rsidRDefault="00774472">
      <w:pPr>
        <w:pStyle w:val="Ecran"/>
        <w:rPr>
          <w:rFonts w:cs="Courier New"/>
          <w:color w:val="000000"/>
          <w:sz w:val="18"/>
          <w:szCs w:val="18"/>
          <w:lang w:val="en-US"/>
        </w:rPr>
      </w:pPr>
      <w:r w:rsidRPr="0045652F">
        <w:rPr>
          <w:rFonts w:cs="Courier New"/>
          <w:color w:val="000000"/>
          <w:sz w:val="18"/>
          <w:szCs w:val="18"/>
          <w:lang w:val="en-US"/>
        </w:rPr>
        <w:t xml:space="preserve"> SetHostWarning();</w:t>
      </w:r>
    </w:p>
    <w:p w14:paraId="3014BA99" w14:textId="77777777" w:rsidR="00774472" w:rsidRPr="0045652F" w:rsidRDefault="00774472">
      <w:pPr>
        <w:pStyle w:val="Ecran"/>
        <w:rPr>
          <w:rFonts w:cs="Courier New"/>
          <w:color w:val="000000"/>
          <w:sz w:val="18"/>
          <w:szCs w:val="18"/>
          <w:lang w:val="en-US"/>
        </w:rPr>
      </w:pPr>
      <w:r w:rsidRPr="0045652F">
        <w:rPr>
          <w:rFonts w:cs="Courier New"/>
          <w:color w:val="000000"/>
          <w:sz w:val="18"/>
          <w:szCs w:val="18"/>
          <w:lang w:val="en-US"/>
        </w:rPr>
        <w:t>}}}</w:t>
      </w:r>
    </w:p>
    <w:p w14:paraId="26473D40" w14:textId="77777777" w:rsidR="00774472" w:rsidRPr="0045652F" w:rsidRDefault="00774472">
      <w:pPr>
        <w:pStyle w:val="Ecran"/>
        <w:rPr>
          <w:lang w:val="en-US"/>
        </w:rPr>
      </w:pPr>
    </w:p>
    <w:p w14:paraId="16058689" w14:textId="77777777" w:rsidR="00774472" w:rsidRPr="0045652F" w:rsidRDefault="00774472">
      <w:pPr>
        <w:keepNext/>
        <w:keepLines/>
        <w:rPr>
          <w:lang w:val="en-US"/>
        </w:rPr>
      </w:pPr>
    </w:p>
    <w:p w14:paraId="6D06F7C7" w14:textId="77777777" w:rsidR="00774472" w:rsidRPr="0045652F" w:rsidRDefault="00774472">
      <w:pPr>
        <w:keepNext/>
        <w:keepLines/>
        <w:rPr>
          <w:lang w:val="en-US"/>
        </w:rPr>
      </w:pPr>
      <w:r w:rsidRPr="0045652F">
        <w:rPr>
          <w:lang w:val="en-US"/>
        </w:rPr>
        <w:t>The IF-SECURITY-TOKEN-IS-READY tag encloses HTML or JavaScript code to be generated only if a non-empty SECURITY-TOKEN is present.</w:t>
      </w:r>
    </w:p>
    <w:p w14:paraId="3F5C8E78" w14:textId="77777777" w:rsidR="00774472" w:rsidRPr="0045652F" w:rsidRDefault="00774472">
      <w:pPr>
        <w:keepNext/>
        <w:keepLines/>
        <w:rPr>
          <w:lang w:val="en-US"/>
        </w:rPr>
      </w:pPr>
    </w:p>
    <w:p w14:paraId="5CD27120" w14:textId="77777777" w:rsidR="00774472" w:rsidRPr="0045652F" w:rsidRDefault="00774472">
      <w:pPr>
        <w:rPr>
          <w:lang w:val="en-US"/>
        </w:rPr>
      </w:pPr>
      <w:r w:rsidRPr="0045652F">
        <w:rPr>
          <w:lang w:val="en-US"/>
        </w:rPr>
        <w:t>Note that the total size of this tag, including the enclosed code, must not exceed the size of an inter-block buffer (120 characters) otherwise it will not be correctly processed if it spans blocks.</w:t>
      </w:r>
    </w:p>
    <w:p w14:paraId="104AC92C" w14:textId="77777777" w:rsidR="00774472" w:rsidRPr="0045652F" w:rsidRDefault="00774472">
      <w:pPr>
        <w:pStyle w:val="Heading4"/>
        <w:keepLines/>
        <w:pageBreakBefore/>
        <w:rPr>
          <w:lang w:val="en-US"/>
        </w:rPr>
      </w:pPr>
      <w:bookmarkStart w:id="192" w:name="_Ref72317997"/>
      <w:bookmarkStart w:id="193" w:name="_Toc93996997"/>
      <w:r w:rsidRPr="0045652F">
        <w:rPr>
          <w:lang w:val="en-US"/>
        </w:rPr>
        <w:t>3287</w:t>
      </w:r>
      <w:bookmarkEnd w:id="158"/>
      <w:r w:rsidRPr="0045652F">
        <w:rPr>
          <w:lang w:val="en-US"/>
        </w:rPr>
        <w:t xml:space="preserve"> printing</w:t>
      </w:r>
      <w:bookmarkEnd w:id="159"/>
      <w:bookmarkEnd w:id="192"/>
      <w:bookmarkEnd w:id="193"/>
    </w:p>
    <w:p w14:paraId="201449B8" w14:textId="77777777" w:rsidR="00774472" w:rsidRPr="0045652F" w:rsidRDefault="00774472">
      <w:pPr>
        <w:pStyle w:val="ecran0"/>
        <w:rPr>
          <w:lang w:val="en-US"/>
        </w:rPr>
      </w:pPr>
      <w:r w:rsidRPr="0045652F">
        <w:rPr>
          <w:lang w:val="en-US"/>
        </w:rPr>
        <w:t>Each relay LU, through which a user connects to a host application, can be associated with a second LU which represents a virtual printer (see the description of HTTP terminals in the VIRTEL Connectivity Reference documentation).  Data sent to this virtual printer by a host application (such as CICS) are stored by VIRTEL and can be retrieved by means of the tags IF-PRINT-IS-READY, SESSION-CODE, and PRINT embedded in a template page.</w:t>
      </w:r>
    </w:p>
    <w:p w14:paraId="455CDC2E" w14:textId="77777777" w:rsidR="00774472" w:rsidRPr="0045652F" w:rsidRDefault="00774472">
      <w:pPr>
        <w:pStyle w:val="Heading5"/>
        <w:rPr>
          <w:lang w:val="en-US"/>
        </w:rPr>
      </w:pPr>
      <w:r w:rsidRPr="0045652F">
        <w:rPr>
          <w:lang w:val="en-US"/>
        </w:rPr>
        <w:t>IF-PRINT-IS-READY tag</w:t>
      </w:r>
    </w:p>
    <w:p w14:paraId="16779D5E"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IF-PRINT-IS-READY" </w:instrText>
      </w:r>
      <w:r w:rsidRPr="0045652F">
        <w:rPr>
          <w:lang w:val="en-US"/>
        </w:rPr>
        <w:fldChar w:fldCharType="end"/>
      </w:r>
      <w:r w:rsidRPr="0045652F">
        <w:rPr>
          <w:lang w:val="en-US"/>
        </w:rPr>
        <w:fldChar w:fldCharType="begin"/>
      </w:r>
      <w:r w:rsidRPr="0045652F">
        <w:rPr>
          <w:lang w:val="en-US"/>
        </w:rPr>
        <w:instrText xml:space="preserve"> XE "HTML:Tags:IF-PRINT-IS-READY" </w:instrText>
      </w:r>
      <w:r w:rsidRPr="0045652F">
        <w:rPr>
          <w:lang w:val="en-US"/>
        </w:rPr>
        <w:fldChar w:fldCharType="end"/>
      </w:r>
      <w:r w:rsidRPr="0045652F">
        <w:rPr>
          <w:lang w:val="en-US"/>
        </w:rPr>
        <w:fldChar w:fldCharType="begin"/>
      </w:r>
      <w:r w:rsidRPr="0045652F">
        <w:rPr>
          <w:lang w:val="en-US"/>
        </w:rPr>
        <w:instrText xml:space="preserve"> XE "IF-PRINT-IS-READY" </w:instrText>
      </w:r>
      <w:r w:rsidRPr="0045652F">
        <w:rPr>
          <w:lang w:val="en-US"/>
        </w:rPr>
        <w:fldChar w:fldCharType="end"/>
      </w:r>
    </w:p>
    <w:p w14:paraId="05DCCBA9" w14:textId="77777777" w:rsidR="00774472" w:rsidRPr="0045652F" w:rsidRDefault="00774472">
      <w:pPr>
        <w:pStyle w:val="Ecran"/>
        <w:rPr>
          <w:lang w:val="en-US"/>
        </w:rPr>
      </w:pPr>
      <w:r w:rsidRPr="0045652F">
        <w:rPr>
          <w:lang w:val="en-US"/>
        </w:rPr>
        <w:t>{{{ IF-PRINT-IS-READY ... }}}</w:t>
      </w:r>
    </w:p>
    <w:p w14:paraId="027DC1D4" w14:textId="77777777" w:rsidR="00774472" w:rsidRPr="0045652F" w:rsidRDefault="00774472">
      <w:pPr>
        <w:pStyle w:val="Ecran"/>
        <w:rPr>
          <w:lang w:val="en-US"/>
        </w:rPr>
      </w:pPr>
    </w:p>
    <w:p w14:paraId="2D8194AB" w14:textId="77777777" w:rsidR="00774472" w:rsidRPr="0045652F" w:rsidRDefault="00774472">
      <w:pPr>
        <w:keepNext/>
        <w:keepLines/>
        <w:rPr>
          <w:lang w:val="en-US"/>
        </w:rPr>
      </w:pPr>
    </w:p>
    <w:p w14:paraId="5F3135DE" w14:textId="77777777" w:rsidR="00774472" w:rsidRPr="0045652F" w:rsidRDefault="00774472">
      <w:pPr>
        <w:rPr>
          <w:lang w:val="en-US"/>
        </w:rPr>
      </w:pPr>
      <w:r w:rsidRPr="0045652F">
        <w:rPr>
          <w:lang w:val="en-US"/>
        </w:rPr>
        <w:t>The IF-PRINT-IS-READY tag encloses a section of the page which is generated only if print data exists on the virtual printer associated with the user’s session.  The HTML content represented by “...” is generated only if VIRTEL has data ready to be printed.</w:t>
      </w:r>
    </w:p>
    <w:p w14:paraId="7DEC7D01" w14:textId="77777777" w:rsidR="00774472" w:rsidRPr="0045652F" w:rsidRDefault="00774472">
      <w:pPr>
        <w:pStyle w:val="Heading5"/>
        <w:rPr>
          <w:lang w:val="en-US"/>
        </w:rPr>
      </w:pPr>
      <w:r w:rsidRPr="0045652F">
        <w:rPr>
          <w:lang w:val="en-US"/>
        </w:rPr>
        <w:t>SESSION-CODE tag</w:t>
      </w:r>
    </w:p>
    <w:p w14:paraId="74849D20" w14:textId="77777777" w:rsidR="00774472" w:rsidRPr="0045652F" w:rsidRDefault="00774472">
      <w:pPr>
        <w:keepNext/>
        <w:keepLines/>
        <w:rPr>
          <w:lang w:val="en-US"/>
        </w:rPr>
      </w:pPr>
      <w:r w:rsidRPr="0045652F">
        <w:rPr>
          <w:lang w:val="en-US"/>
        </w:rPr>
        <w:t xml:space="preserve">The SESSION-CODE tag, prefixed by the word “Print”, generates a </w:t>
      </w:r>
      <w:r w:rsidRPr="0045652F">
        <w:rPr>
          <w:i/>
          <w:iCs/>
          <w:lang w:val="en-US"/>
        </w:rPr>
        <w:t>sessioncode</w:t>
      </w:r>
      <w:r w:rsidRPr="0045652F">
        <w:rPr>
          <w:lang w:val="en-US"/>
        </w:rPr>
        <w:t xml:space="preserve"> which allows a subsidiary window to be opened for the print data associated with the specified session.  The template page displayed in this window can retrieve the stored print data by means of the PRINT tag.  The user can then view the print data, and can, if desired, send the data to a physical workstation printer using the normal procedure for printing from a browser.</w:t>
      </w:r>
    </w:p>
    <w:p w14:paraId="1E8CC7F1" w14:textId="77777777" w:rsidR="00774472" w:rsidRPr="0045652F" w:rsidRDefault="00774472">
      <w:pPr>
        <w:pStyle w:val="ecran0"/>
        <w:rPr>
          <w:lang w:val="en-US"/>
        </w:rPr>
      </w:pPr>
      <w:r w:rsidRPr="0045652F">
        <w:rPr>
          <w:lang w:val="en-US"/>
        </w:rPr>
        <w:t>For example:</w:t>
      </w:r>
    </w:p>
    <w:p w14:paraId="19DF3102" w14:textId="77777777" w:rsidR="00774472" w:rsidRPr="0045652F" w:rsidRDefault="00774472">
      <w:pPr>
        <w:pStyle w:val="Listing"/>
        <w:rPr>
          <w:lang w:val="en-US"/>
        </w:rPr>
      </w:pPr>
      <w:r w:rsidRPr="0045652F">
        <w:rPr>
          <w:lang w:val="en-US"/>
        </w:rPr>
        <w:t>&lt;script language="javascript" type="text/javascript"&gt;</w:t>
      </w:r>
    </w:p>
    <w:p w14:paraId="2267E601" w14:textId="77777777" w:rsidR="00774472" w:rsidRPr="0045652F" w:rsidRDefault="00774472">
      <w:pPr>
        <w:pStyle w:val="Listing"/>
        <w:rPr>
          <w:lang w:val="en-US"/>
        </w:rPr>
      </w:pPr>
      <w:r w:rsidRPr="0045652F">
        <w:rPr>
          <w:lang w:val="en-US"/>
        </w:rPr>
        <w:t>&lt;!--</w:t>
      </w:r>
    </w:p>
    <w:p w14:paraId="06EF8AC2" w14:textId="77777777" w:rsidR="00774472" w:rsidRPr="0045652F" w:rsidRDefault="00774472">
      <w:pPr>
        <w:pStyle w:val="Listing"/>
        <w:rPr>
          <w:lang w:val="en-US"/>
        </w:rPr>
      </w:pPr>
      <w:r w:rsidRPr="0045652F">
        <w:rPr>
          <w:lang w:val="en-US"/>
        </w:rPr>
        <w:t>function ShowPopup()</w:t>
      </w:r>
    </w:p>
    <w:p w14:paraId="2EAAF883" w14:textId="77777777" w:rsidR="00774472" w:rsidRPr="0045652F" w:rsidRDefault="00774472">
      <w:pPr>
        <w:pStyle w:val="Listing"/>
        <w:rPr>
          <w:lang w:val="fr-FR"/>
        </w:rPr>
      </w:pPr>
      <w:r w:rsidRPr="0045652F">
        <w:rPr>
          <w:lang w:val="fr-FR"/>
        </w:rPr>
        <w:t>{</w:t>
      </w:r>
    </w:p>
    <w:p w14:paraId="700C90BB" w14:textId="77777777" w:rsidR="00774472" w:rsidRPr="0045652F" w:rsidRDefault="00774472">
      <w:pPr>
        <w:pStyle w:val="Listing"/>
        <w:rPr>
          <w:lang w:val="fr-FR"/>
        </w:rPr>
      </w:pPr>
      <w:r w:rsidRPr="0045652F">
        <w:rPr>
          <w:lang w:val="fr-FR"/>
        </w:rPr>
        <w:t xml:space="preserve">   var popupURL = "imprim.htm++Print{{{ SESSION-CODE }}}"</w:t>
      </w:r>
    </w:p>
    <w:p w14:paraId="2D19394A" w14:textId="77777777" w:rsidR="00774472" w:rsidRPr="0045652F" w:rsidRDefault="00774472">
      <w:pPr>
        <w:pStyle w:val="Listing"/>
        <w:rPr>
          <w:lang w:val="en-US"/>
        </w:rPr>
      </w:pPr>
      <w:r w:rsidRPr="0045652F">
        <w:rPr>
          <w:lang w:val="fr-FR"/>
        </w:rPr>
        <w:t xml:space="preserve">   </w:t>
      </w:r>
      <w:r w:rsidRPr="0045652F">
        <w:rPr>
          <w:lang w:val="en-US"/>
        </w:rPr>
        <w:t>var popupName = "PopupImpression";</w:t>
      </w:r>
    </w:p>
    <w:p w14:paraId="3BB7A054" w14:textId="77777777" w:rsidR="00774472" w:rsidRPr="0045652F" w:rsidRDefault="00774472">
      <w:pPr>
        <w:pStyle w:val="Listing"/>
        <w:rPr>
          <w:lang w:val="en-US"/>
        </w:rPr>
      </w:pPr>
      <w:r w:rsidRPr="0045652F">
        <w:rPr>
          <w:lang w:val="en-US"/>
        </w:rPr>
        <w:t xml:space="preserve">   var popup = window.open("", popupName,</w:t>
      </w:r>
    </w:p>
    <w:p w14:paraId="0E8E8532" w14:textId="77777777" w:rsidR="00774472" w:rsidRPr="0045652F" w:rsidRDefault="00774472">
      <w:pPr>
        <w:pStyle w:val="Listing"/>
        <w:rPr>
          <w:lang w:val="en-US"/>
        </w:rPr>
      </w:pPr>
      <w:r w:rsidRPr="0045652F">
        <w:rPr>
          <w:lang w:val="en-US"/>
        </w:rPr>
        <w:t>'status=yes,resizable=yes,scrollbars=yes,toolbar=yes,' +</w:t>
      </w:r>
    </w:p>
    <w:p w14:paraId="0C987801" w14:textId="77777777" w:rsidR="00774472" w:rsidRPr="0045652F" w:rsidRDefault="00774472">
      <w:pPr>
        <w:pStyle w:val="Listing"/>
        <w:rPr>
          <w:lang w:val="en-US"/>
        </w:rPr>
      </w:pPr>
      <w:r w:rsidRPr="0045652F">
        <w:rPr>
          <w:lang w:val="en-US"/>
        </w:rPr>
        <w:t>'menubar=yes,width=614,height=129');</w:t>
      </w:r>
    </w:p>
    <w:p w14:paraId="5040719D" w14:textId="77777777" w:rsidR="00774472" w:rsidRPr="0045652F" w:rsidRDefault="00774472">
      <w:pPr>
        <w:pStyle w:val="Listing"/>
        <w:rPr>
          <w:lang w:val="en-US"/>
        </w:rPr>
      </w:pPr>
      <w:r w:rsidRPr="0045652F">
        <w:rPr>
          <w:lang w:val="en-US"/>
        </w:rPr>
        <w:t xml:space="preserve">   popup.location = popupURL;</w:t>
      </w:r>
    </w:p>
    <w:p w14:paraId="5353772A" w14:textId="77777777" w:rsidR="00774472" w:rsidRPr="0045652F" w:rsidRDefault="00774472">
      <w:pPr>
        <w:pStyle w:val="Listing"/>
        <w:rPr>
          <w:lang w:val="en-US"/>
        </w:rPr>
      </w:pPr>
      <w:r w:rsidRPr="0045652F">
        <w:rPr>
          <w:lang w:val="en-US"/>
        </w:rPr>
        <w:t>}</w:t>
      </w:r>
    </w:p>
    <w:p w14:paraId="440F6C03" w14:textId="77777777" w:rsidR="00774472" w:rsidRPr="0045652F" w:rsidRDefault="00774472">
      <w:pPr>
        <w:pStyle w:val="Listing"/>
        <w:rPr>
          <w:lang w:val="en-US"/>
        </w:rPr>
      </w:pPr>
    </w:p>
    <w:p w14:paraId="1EAF7C32" w14:textId="77777777" w:rsidR="00774472" w:rsidRPr="0045652F" w:rsidRDefault="00774472">
      <w:pPr>
        <w:pStyle w:val="Listing"/>
        <w:rPr>
          <w:lang w:val="en-US"/>
        </w:rPr>
      </w:pPr>
      <w:r w:rsidRPr="0045652F">
        <w:rPr>
          <w:lang w:val="en-US"/>
        </w:rPr>
        <w:t>{{{IF-PRINT-IS-READY</w:t>
      </w:r>
    </w:p>
    <w:p w14:paraId="4D3C3A1E" w14:textId="77777777" w:rsidR="00774472" w:rsidRPr="0045652F" w:rsidRDefault="00774472">
      <w:pPr>
        <w:pStyle w:val="Listing"/>
        <w:rPr>
          <w:lang w:val="en-US"/>
        </w:rPr>
      </w:pPr>
      <w:r w:rsidRPr="0045652F">
        <w:rPr>
          <w:lang w:val="en-US"/>
        </w:rPr>
        <w:t xml:space="preserve">   ShowPopup();</w:t>
      </w:r>
    </w:p>
    <w:p w14:paraId="1A8E7455" w14:textId="77777777" w:rsidR="00774472" w:rsidRPr="0045652F" w:rsidRDefault="00774472">
      <w:pPr>
        <w:pStyle w:val="Listing"/>
        <w:rPr>
          <w:lang w:val="en-US"/>
        </w:rPr>
      </w:pPr>
      <w:r w:rsidRPr="0045652F">
        <w:rPr>
          <w:lang w:val="en-US"/>
        </w:rPr>
        <w:t>}}}</w:t>
      </w:r>
    </w:p>
    <w:p w14:paraId="661195C7" w14:textId="77777777" w:rsidR="00774472" w:rsidRPr="0045652F" w:rsidRDefault="00774472">
      <w:pPr>
        <w:pStyle w:val="Listing"/>
        <w:rPr>
          <w:lang w:val="en-US"/>
        </w:rPr>
      </w:pPr>
      <w:r w:rsidRPr="0045652F">
        <w:rPr>
          <w:lang w:val="en-US"/>
        </w:rPr>
        <w:t>// --&gt;</w:t>
      </w:r>
    </w:p>
    <w:p w14:paraId="4BABD646" w14:textId="77777777" w:rsidR="00774472" w:rsidRPr="0045652F" w:rsidRDefault="00774472">
      <w:pPr>
        <w:pStyle w:val="Listing"/>
        <w:rPr>
          <w:lang w:val="en-US"/>
        </w:rPr>
      </w:pPr>
      <w:r w:rsidRPr="0045652F">
        <w:rPr>
          <w:lang w:val="en-US"/>
        </w:rPr>
        <w:t>&lt;/script&gt;</w:t>
      </w:r>
    </w:p>
    <w:p w14:paraId="1A481340" w14:textId="77777777" w:rsidR="00774472" w:rsidRPr="0045652F" w:rsidRDefault="00774472">
      <w:pPr>
        <w:rPr>
          <w:lang w:val="en-US"/>
        </w:rPr>
      </w:pPr>
    </w:p>
    <w:p w14:paraId="5A172D3B" w14:textId="77777777" w:rsidR="00774472" w:rsidRPr="0045652F" w:rsidRDefault="00774472">
      <w:pPr>
        <w:pStyle w:val="Heading5"/>
        <w:rPr>
          <w:lang w:val="en-US"/>
        </w:rPr>
      </w:pPr>
      <w:r w:rsidRPr="0045652F">
        <w:rPr>
          <w:lang w:val="en-US"/>
        </w:rPr>
        <w:t>PRINT tag</w:t>
      </w:r>
    </w:p>
    <w:p w14:paraId="462F0600"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PRINT" </w:instrText>
      </w:r>
      <w:r w:rsidRPr="0045652F">
        <w:rPr>
          <w:lang w:val="en-US"/>
        </w:rPr>
        <w:fldChar w:fldCharType="end"/>
      </w:r>
      <w:r w:rsidRPr="0045652F">
        <w:rPr>
          <w:lang w:val="en-US"/>
        </w:rPr>
        <w:fldChar w:fldCharType="begin"/>
      </w:r>
      <w:r w:rsidRPr="0045652F">
        <w:rPr>
          <w:lang w:val="en-US"/>
        </w:rPr>
        <w:instrText xml:space="preserve"> XE "HTML:Tags:PRINT" </w:instrText>
      </w:r>
      <w:r w:rsidRPr="0045652F">
        <w:rPr>
          <w:lang w:val="en-US"/>
        </w:rPr>
        <w:fldChar w:fldCharType="end"/>
      </w:r>
      <w:r w:rsidRPr="0045652F">
        <w:rPr>
          <w:lang w:val="en-US"/>
        </w:rPr>
        <w:fldChar w:fldCharType="begin"/>
      </w:r>
      <w:r w:rsidRPr="0045652F">
        <w:rPr>
          <w:lang w:val="en-US"/>
        </w:rPr>
        <w:instrText xml:space="preserve"> XE "PRINT" </w:instrText>
      </w:r>
      <w:r w:rsidRPr="0045652F">
        <w:rPr>
          <w:lang w:val="en-US"/>
        </w:rPr>
        <w:fldChar w:fldCharType="end"/>
      </w:r>
    </w:p>
    <w:p w14:paraId="1506187A" w14:textId="77777777" w:rsidR="00774472" w:rsidRPr="0045652F" w:rsidRDefault="00774472">
      <w:pPr>
        <w:pStyle w:val="Ecran"/>
        <w:rPr>
          <w:lang w:val="en-US"/>
        </w:rPr>
      </w:pPr>
      <w:r w:rsidRPr="0045652F">
        <w:rPr>
          <w:lang w:val="en-US"/>
        </w:rPr>
        <w:t>{{{ PRINT (0) }}}</w:t>
      </w:r>
    </w:p>
    <w:p w14:paraId="25E5B812" w14:textId="77777777" w:rsidR="00774472" w:rsidRPr="0045652F" w:rsidRDefault="00774472">
      <w:pPr>
        <w:pStyle w:val="Ecran"/>
        <w:rPr>
          <w:lang w:val="en-US"/>
        </w:rPr>
      </w:pPr>
    </w:p>
    <w:p w14:paraId="78D34368" w14:textId="77777777" w:rsidR="00774472" w:rsidRPr="0045652F" w:rsidRDefault="00774472">
      <w:pPr>
        <w:keepNext/>
        <w:keepLines/>
        <w:rPr>
          <w:lang w:val="en-US"/>
        </w:rPr>
      </w:pPr>
    </w:p>
    <w:p w14:paraId="5BCDE7D0" w14:textId="77777777" w:rsidR="00774472" w:rsidRPr="0045652F" w:rsidRDefault="00774472">
      <w:pPr>
        <w:rPr>
          <w:lang w:val="en-US"/>
        </w:rPr>
      </w:pPr>
      <w:r w:rsidRPr="0045652F">
        <w:rPr>
          <w:lang w:val="en-US"/>
        </w:rPr>
        <w:t xml:space="preserve">The PRINT tag allows a template page, such as the </w:t>
      </w:r>
      <w:r w:rsidRPr="0045652F">
        <w:rPr>
          <w:i/>
          <w:iCs/>
          <w:lang w:val="en-US"/>
        </w:rPr>
        <w:t>imprim.htm</w:t>
      </w:r>
      <w:r w:rsidRPr="0045652F">
        <w:rPr>
          <w:lang w:val="en-US"/>
        </w:rPr>
        <w:t xml:space="preserve"> page supplied with VIRTEL, to retrieve 3287 print data.  The structured field FAD3 also allows print data to be fed to VIRTEL for retrieval with the PRINT tag.</w:t>
      </w:r>
    </w:p>
    <w:p w14:paraId="0542FA4C" w14:textId="77777777" w:rsidR="00774472" w:rsidRPr="0045652F" w:rsidRDefault="00774472">
      <w:pPr>
        <w:pStyle w:val="Heading4"/>
        <w:keepLines/>
        <w:pageBreakBefore/>
        <w:rPr>
          <w:lang w:val="en-US"/>
        </w:rPr>
      </w:pPr>
      <w:bookmarkStart w:id="194" w:name="_Ref163380999"/>
      <w:bookmarkEnd w:id="156"/>
      <w:bookmarkEnd w:id="157"/>
      <w:r w:rsidRPr="0045652F">
        <w:rPr>
          <w:lang w:val="en-US"/>
        </w:rPr>
        <w:t>Generating PDF output</w:t>
      </w:r>
      <w:bookmarkEnd w:id="194"/>
    </w:p>
    <w:p w14:paraId="7588E004" w14:textId="77777777" w:rsidR="00774472" w:rsidRPr="0045652F" w:rsidRDefault="00774472">
      <w:pPr>
        <w:pStyle w:val="ecran0"/>
        <w:rPr>
          <w:rFonts w:cs="Courier New"/>
          <w:color w:val="000000"/>
          <w:sz w:val="20"/>
          <w:lang w:val="en-US"/>
        </w:rPr>
      </w:pPr>
      <w:r w:rsidRPr="0045652F">
        <w:rPr>
          <w:lang w:val="en-US"/>
        </w:rPr>
        <w:t xml:space="preserve">When a page template is processed in a scenario by a </w:t>
      </w:r>
      <w:r w:rsidRPr="0045652F">
        <w:rPr>
          <w:rFonts w:cs="Courier New"/>
          <w:color w:val="000000"/>
          <w:sz w:val="20"/>
          <w:lang w:val="en-US"/>
        </w:rPr>
        <w:t xml:space="preserve">COPY$ OUTPUT-FILE-TO-VARIABLE instruction with the TYPE=LINEBUFFER parameter, the page template may contain additional tags.  These tags are used to assist in the construction of INPUT, DOCOPT, and LAYOUT files in the “LINEBUF” format required by the MakePDF program product.  </w:t>
      </w:r>
      <w:r w:rsidRPr="0045652F">
        <w:rPr>
          <w:lang w:val="en-US"/>
        </w:rPr>
        <w:t xml:space="preserve">These files may then be passed to the VIRSVPDF service program which invokes MakePDF to generate output files in PDF format.  </w:t>
      </w:r>
      <w:r w:rsidRPr="0045652F">
        <w:rPr>
          <w:rFonts w:cs="Courier New"/>
          <w:color w:val="000000"/>
          <w:sz w:val="20"/>
          <w:lang w:val="en-US"/>
        </w:rPr>
        <w:t xml:space="preserve">Refer to “PDF output generation” </w:t>
      </w:r>
      <w:r w:rsidRPr="0045652F">
        <w:rPr>
          <w:rFonts w:cs="Courier New"/>
          <w:color w:val="000000"/>
          <w:sz w:val="20"/>
          <w:lang w:val="en-US"/>
        </w:rPr>
        <w:fldChar w:fldCharType="begin"/>
      </w:r>
      <w:r w:rsidRPr="0045652F">
        <w:rPr>
          <w:rFonts w:cs="Courier New"/>
          <w:color w:val="000000"/>
          <w:sz w:val="20"/>
          <w:lang w:val="en-US"/>
        </w:rPr>
        <w:instrText xml:space="preserve"> PAGEREF _Ref163378878 \p \h </w:instrText>
      </w:r>
      <w:r w:rsidRPr="0045652F">
        <w:rPr>
          <w:rFonts w:cs="Courier New"/>
          <w:color w:val="000000"/>
          <w:sz w:val="20"/>
          <w:lang w:val="en-US"/>
        </w:rPr>
      </w:r>
      <w:r w:rsidRPr="0045652F">
        <w:rPr>
          <w:rFonts w:cs="Courier New"/>
          <w:color w:val="000000"/>
          <w:sz w:val="20"/>
          <w:lang w:val="en-US"/>
        </w:rPr>
        <w:fldChar w:fldCharType="separate"/>
      </w:r>
      <w:r w:rsidR="00A87DE6">
        <w:rPr>
          <w:rFonts w:cs="Courier New"/>
          <w:noProof/>
          <w:color w:val="000000"/>
          <w:sz w:val="20"/>
          <w:lang w:val="en-US"/>
        </w:rPr>
        <w:t>sur la page 232</w:t>
      </w:r>
      <w:r w:rsidRPr="0045652F">
        <w:rPr>
          <w:rFonts w:cs="Courier New"/>
          <w:color w:val="000000"/>
          <w:sz w:val="20"/>
          <w:lang w:val="en-US"/>
        </w:rPr>
        <w:fldChar w:fldCharType="end"/>
      </w:r>
      <w:r w:rsidRPr="0045652F">
        <w:rPr>
          <w:rFonts w:cs="Courier New"/>
          <w:color w:val="000000"/>
          <w:sz w:val="20"/>
          <w:lang w:val="en-US"/>
        </w:rPr>
        <w:t xml:space="preserve"> for an example scenario.</w:t>
      </w:r>
    </w:p>
    <w:p w14:paraId="1F06F251" w14:textId="77777777" w:rsidR="00774472" w:rsidRPr="0045652F" w:rsidRDefault="00774472">
      <w:pPr>
        <w:pStyle w:val="Heading5"/>
        <w:rPr>
          <w:lang w:val="en-US"/>
        </w:rPr>
      </w:pPr>
      <w:r w:rsidRPr="0045652F">
        <w:rPr>
          <w:lang w:val="en-US"/>
        </w:rPr>
        <w:t>PDF-LINES-PER-PAGE tag</w:t>
      </w:r>
    </w:p>
    <w:p w14:paraId="688AC073"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PDF-LINES-PER-PAGE" </w:instrText>
      </w:r>
      <w:r w:rsidRPr="0045652F">
        <w:rPr>
          <w:lang w:val="en-US"/>
        </w:rPr>
        <w:fldChar w:fldCharType="end"/>
      </w:r>
      <w:r w:rsidRPr="0045652F">
        <w:rPr>
          <w:lang w:val="en-US"/>
        </w:rPr>
        <w:fldChar w:fldCharType="begin"/>
      </w:r>
      <w:r w:rsidRPr="0045652F">
        <w:rPr>
          <w:lang w:val="en-US"/>
        </w:rPr>
        <w:instrText xml:space="preserve"> XE "HTML:Tags:PDF-LINES-PER-PAGE" </w:instrText>
      </w:r>
      <w:r w:rsidRPr="0045652F">
        <w:rPr>
          <w:lang w:val="en-US"/>
        </w:rPr>
        <w:fldChar w:fldCharType="end"/>
      </w:r>
      <w:r w:rsidRPr="0045652F">
        <w:rPr>
          <w:lang w:val="en-US"/>
        </w:rPr>
        <w:fldChar w:fldCharType="begin"/>
      </w:r>
      <w:r w:rsidRPr="0045652F">
        <w:rPr>
          <w:lang w:val="en-US"/>
        </w:rPr>
        <w:instrText xml:space="preserve"> XE "PDF-LINES-PER-PAGE" </w:instrText>
      </w:r>
      <w:r w:rsidRPr="0045652F">
        <w:rPr>
          <w:lang w:val="en-US"/>
        </w:rPr>
        <w:fldChar w:fldCharType="end"/>
      </w:r>
    </w:p>
    <w:p w14:paraId="2E05F05E" w14:textId="77777777" w:rsidR="00774472" w:rsidRPr="0045652F" w:rsidRDefault="00774472">
      <w:pPr>
        <w:pStyle w:val="Ecran"/>
        <w:rPr>
          <w:lang w:val="en-US"/>
        </w:rPr>
      </w:pPr>
      <w:r w:rsidRPr="0045652F">
        <w:rPr>
          <w:lang w:val="en-US"/>
        </w:rPr>
        <w:t>{{{ PDF-LINES-PER-PAGE "nn"}}}</w:t>
      </w:r>
    </w:p>
    <w:p w14:paraId="34E311E7" w14:textId="77777777" w:rsidR="00774472" w:rsidRPr="0045652F" w:rsidRDefault="00774472">
      <w:pPr>
        <w:pStyle w:val="Ecran"/>
        <w:rPr>
          <w:lang w:val="en-US"/>
        </w:rPr>
      </w:pPr>
    </w:p>
    <w:p w14:paraId="063296E6" w14:textId="77777777" w:rsidR="00774472" w:rsidRPr="0045652F" w:rsidRDefault="00774472">
      <w:pPr>
        <w:keepNext/>
        <w:keepLines/>
        <w:rPr>
          <w:lang w:val="en-US"/>
        </w:rPr>
      </w:pPr>
    </w:p>
    <w:p w14:paraId="5DD3B012" w14:textId="77777777" w:rsidR="00774472" w:rsidRPr="0045652F" w:rsidRDefault="00774472">
      <w:pPr>
        <w:rPr>
          <w:lang w:val="en-US"/>
        </w:rPr>
      </w:pPr>
      <w:r w:rsidRPr="0045652F">
        <w:rPr>
          <w:lang w:val="en-US"/>
        </w:rPr>
        <w:t xml:space="preserve">The PDF-LINES-PER-PAGE tag inserts “1” in the ASA carriage control character position after every </w:t>
      </w:r>
      <w:r w:rsidRPr="0045652F">
        <w:rPr>
          <w:i/>
          <w:iCs/>
          <w:lang w:val="en-US"/>
        </w:rPr>
        <w:t>nn</w:t>
      </w:r>
      <w:r w:rsidRPr="0045652F">
        <w:rPr>
          <w:lang w:val="en-US"/>
        </w:rPr>
        <w:t xml:space="preserve"> lines.</w:t>
      </w:r>
    </w:p>
    <w:p w14:paraId="1D169D6D" w14:textId="77777777" w:rsidR="00774472" w:rsidRPr="0045652F" w:rsidRDefault="00774472">
      <w:pPr>
        <w:pStyle w:val="Heading5"/>
        <w:rPr>
          <w:lang w:val="en-US"/>
        </w:rPr>
      </w:pPr>
      <w:r w:rsidRPr="0045652F">
        <w:rPr>
          <w:lang w:val="en-US"/>
        </w:rPr>
        <w:t>PDF-NEW-DOCOPT tag</w:t>
      </w:r>
    </w:p>
    <w:p w14:paraId="07A20DE2"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PDF-NEW-DOCOPT" </w:instrText>
      </w:r>
      <w:r w:rsidRPr="0045652F">
        <w:rPr>
          <w:lang w:val="en-US"/>
        </w:rPr>
        <w:fldChar w:fldCharType="end"/>
      </w:r>
      <w:r w:rsidRPr="0045652F">
        <w:rPr>
          <w:lang w:val="en-US"/>
        </w:rPr>
        <w:fldChar w:fldCharType="begin"/>
      </w:r>
      <w:r w:rsidRPr="0045652F">
        <w:rPr>
          <w:lang w:val="en-US"/>
        </w:rPr>
        <w:instrText xml:space="preserve"> XE "HTML:Tags:PDF-NEW-DOCOPT" </w:instrText>
      </w:r>
      <w:r w:rsidRPr="0045652F">
        <w:rPr>
          <w:lang w:val="en-US"/>
        </w:rPr>
        <w:fldChar w:fldCharType="end"/>
      </w:r>
      <w:r w:rsidRPr="0045652F">
        <w:rPr>
          <w:lang w:val="en-US"/>
        </w:rPr>
        <w:fldChar w:fldCharType="begin"/>
      </w:r>
      <w:r w:rsidRPr="0045652F">
        <w:rPr>
          <w:lang w:val="en-US"/>
        </w:rPr>
        <w:instrText xml:space="preserve"> XE "PDF-NEW-DOCOPT" </w:instrText>
      </w:r>
      <w:r w:rsidRPr="0045652F">
        <w:rPr>
          <w:lang w:val="en-US"/>
        </w:rPr>
        <w:fldChar w:fldCharType="end"/>
      </w:r>
    </w:p>
    <w:p w14:paraId="6EFB3BD0" w14:textId="77777777" w:rsidR="00774472" w:rsidRPr="0045652F" w:rsidRDefault="00774472">
      <w:pPr>
        <w:pStyle w:val="Ecran"/>
        <w:rPr>
          <w:lang w:val="en-US"/>
        </w:rPr>
      </w:pPr>
      <w:r w:rsidRPr="0045652F">
        <w:rPr>
          <w:lang w:val="en-US"/>
        </w:rPr>
        <w:t>{{{ PDF-NEW-DOCOPT "n"}}}</w:t>
      </w:r>
    </w:p>
    <w:p w14:paraId="37329AEA" w14:textId="77777777" w:rsidR="00774472" w:rsidRPr="0045652F" w:rsidRDefault="00774472">
      <w:pPr>
        <w:pStyle w:val="Ecran"/>
        <w:rPr>
          <w:lang w:val="en-US"/>
        </w:rPr>
      </w:pPr>
    </w:p>
    <w:p w14:paraId="2B6DE2B1" w14:textId="77777777" w:rsidR="00774472" w:rsidRPr="0045652F" w:rsidRDefault="00774472">
      <w:pPr>
        <w:keepNext/>
        <w:keepLines/>
        <w:rPr>
          <w:lang w:val="en-US"/>
        </w:rPr>
      </w:pPr>
    </w:p>
    <w:p w14:paraId="319E786B" w14:textId="77777777" w:rsidR="00774472" w:rsidRPr="0045652F" w:rsidRDefault="00774472">
      <w:pPr>
        <w:rPr>
          <w:lang w:val="en-US"/>
        </w:rPr>
      </w:pPr>
      <w:r w:rsidRPr="0045652F">
        <w:rPr>
          <w:lang w:val="en-US"/>
        </w:rPr>
        <w:t>The PDF-NEW-DOCOPT tag is used only in a MakePDF DOCOPT file.  It identifies the DOCOPT file by the character “</w:t>
      </w:r>
      <w:r w:rsidRPr="0045652F">
        <w:rPr>
          <w:i/>
          <w:iCs/>
          <w:lang w:val="en-US"/>
        </w:rPr>
        <w:t>n</w:t>
      </w:r>
      <w:r w:rsidRPr="0045652F">
        <w:rPr>
          <w:lang w:val="en-US"/>
        </w:rPr>
        <w:t>”.  This allows the DOCOPT file to be referenced by the PDF-USE-DOCOPT tag in the corresponding INPUT file.</w:t>
      </w:r>
    </w:p>
    <w:p w14:paraId="277E6BBA" w14:textId="77777777" w:rsidR="00774472" w:rsidRPr="0045652F" w:rsidRDefault="00774472">
      <w:pPr>
        <w:pStyle w:val="Heading5"/>
        <w:rPr>
          <w:lang w:val="en-US"/>
        </w:rPr>
      </w:pPr>
      <w:r w:rsidRPr="0045652F">
        <w:rPr>
          <w:lang w:val="en-US"/>
        </w:rPr>
        <w:t>PDF-NEW-INPUT tag</w:t>
      </w:r>
    </w:p>
    <w:p w14:paraId="37F783A8"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PDF-NEW-INPUT" </w:instrText>
      </w:r>
      <w:r w:rsidRPr="0045652F">
        <w:rPr>
          <w:lang w:val="en-US"/>
        </w:rPr>
        <w:fldChar w:fldCharType="end"/>
      </w:r>
      <w:r w:rsidRPr="0045652F">
        <w:rPr>
          <w:lang w:val="en-US"/>
        </w:rPr>
        <w:fldChar w:fldCharType="begin"/>
      </w:r>
      <w:r w:rsidRPr="0045652F">
        <w:rPr>
          <w:lang w:val="en-US"/>
        </w:rPr>
        <w:instrText xml:space="preserve"> XE "HTML:Tags:PDF-NEW-INPUT" </w:instrText>
      </w:r>
      <w:r w:rsidRPr="0045652F">
        <w:rPr>
          <w:lang w:val="en-US"/>
        </w:rPr>
        <w:fldChar w:fldCharType="end"/>
      </w:r>
      <w:r w:rsidRPr="0045652F">
        <w:rPr>
          <w:lang w:val="en-US"/>
        </w:rPr>
        <w:fldChar w:fldCharType="begin"/>
      </w:r>
      <w:r w:rsidRPr="0045652F">
        <w:rPr>
          <w:lang w:val="en-US"/>
        </w:rPr>
        <w:instrText xml:space="preserve"> XE "PDF-NEW-INPUT" </w:instrText>
      </w:r>
      <w:r w:rsidRPr="0045652F">
        <w:rPr>
          <w:lang w:val="en-US"/>
        </w:rPr>
        <w:fldChar w:fldCharType="end"/>
      </w:r>
    </w:p>
    <w:p w14:paraId="2D8289A4" w14:textId="77777777" w:rsidR="00774472" w:rsidRPr="0045652F" w:rsidRDefault="00774472">
      <w:pPr>
        <w:pStyle w:val="Ecran"/>
        <w:rPr>
          <w:lang w:val="en-US"/>
        </w:rPr>
      </w:pPr>
      <w:r w:rsidRPr="0045652F">
        <w:rPr>
          <w:lang w:val="en-US"/>
        </w:rPr>
        <w:t>{{{ PDF-NEW-INPUT }}}</w:t>
      </w:r>
    </w:p>
    <w:p w14:paraId="03E7289B" w14:textId="77777777" w:rsidR="00774472" w:rsidRPr="0045652F" w:rsidRDefault="00774472">
      <w:pPr>
        <w:pStyle w:val="Ecran"/>
        <w:rPr>
          <w:lang w:val="en-US"/>
        </w:rPr>
      </w:pPr>
    </w:p>
    <w:p w14:paraId="560D757C" w14:textId="77777777" w:rsidR="00774472" w:rsidRPr="0045652F" w:rsidRDefault="00774472">
      <w:pPr>
        <w:keepNext/>
        <w:keepLines/>
        <w:rPr>
          <w:lang w:val="en-US"/>
        </w:rPr>
      </w:pPr>
    </w:p>
    <w:p w14:paraId="5D60F235" w14:textId="77777777" w:rsidR="00774472" w:rsidRPr="0045652F" w:rsidRDefault="00774472">
      <w:pPr>
        <w:rPr>
          <w:lang w:val="en-US"/>
        </w:rPr>
      </w:pPr>
      <w:r w:rsidRPr="0045652F">
        <w:rPr>
          <w:lang w:val="en-US"/>
        </w:rPr>
        <w:t>The PDF-NEW-INPUT tag is used only in a MakePDF INPUT file.  It identifies the start of a new segment in the INPUT file.</w:t>
      </w:r>
    </w:p>
    <w:p w14:paraId="6B38C520" w14:textId="77777777" w:rsidR="00774472" w:rsidRPr="0045652F" w:rsidRDefault="00774472">
      <w:pPr>
        <w:pStyle w:val="Heading5"/>
        <w:rPr>
          <w:lang w:val="en-US"/>
        </w:rPr>
      </w:pPr>
      <w:r w:rsidRPr="0045652F">
        <w:rPr>
          <w:lang w:val="en-US"/>
        </w:rPr>
        <w:t>PDF-NEW-LAYOUT tag</w:t>
      </w:r>
    </w:p>
    <w:p w14:paraId="7BEF4FB6"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PDF-NEW-LAYOUT" </w:instrText>
      </w:r>
      <w:r w:rsidRPr="0045652F">
        <w:rPr>
          <w:lang w:val="en-US"/>
        </w:rPr>
        <w:fldChar w:fldCharType="end"/>
      </w:r>
      <w:r w:rsidRPr="0045652F">
        <w:rPr>
          <w:lang w:val="en-US"/>
        </w:rPr>
        <w:fldChar w:fldCharType="begin"/>
      </w:r>
      <w:r w:rsidRPr="0045652F">
        <w:rPr>
          <w:lang w:val="en-US"/>
        </w:rPr>
        <w:instrText xml:space="preserve"> XE "HTML:Tags:PDF-NEW-LAYOUT" </w:instrText>
      </w:r>
      <w:r w:rsidRPr="0045652F">
        <w:rPr>
          <w:lang w:val="en-US"/>
        </w:rPr>
        <w:fldChar w:fldCharType="end"/>
      </w:r>
      <w:r w:rsidRPr="0045652F">
        <w:rPr>
          <w:lang w:val="en-US"/>
        </w:rPr>
        <w:fldChar w:fldCharType="begin"/>
      </w:r>
      <w:r w:rsidRPr="0045652F">
        <w:rPr>
          <w:lang w:val="en-US"/>
        </w:rPr>
        <w:instrText xml:space="preserve"> XE "PDF-NEW-LAYOUT" </w:instrText>
      </w:r>
      <w:r w:rsidRPr="0045652F">
        <w:rPr>
          <w:lang w:val="en-US"/>
        </w:rPr>
        <w:fldChar w:fldCharType="end"/>
      </w:r>
    </w:p>
    <w:p w14:paraId="26D1F952" w14:textId="77777777" w:rsidR="00774472" w:rsidRPr="0045652F" w:rsidRDefault="00774472">
      <w:pPr>
        <w:pStyle w:val="Ecran"/>
        <w:rPr>
          <w:lang w:val="en-US"/>
        </w:rPr>
      </w:pPr>
      <w:r w:rsidRPr="0045652F">
        <w:rPr>
          <w:lang w:val="en-US"/>
        </w:rPr>
        <w:t>{{{ PDF-NEW-LAYOUT "n"}}}</w:t>
      </w:r>
    </w:p>
    <w:p w14:paraId="60569089" w14:textId="77777777" w:rsidR="00774472" w:rsidRPr="0045652F" w:rsidRDefault="00774472">
      <w:pPr>
        <w:pStyle w:val="Ecran"/>
        <w:rPr>
          <w:lang w:val="en-US"/>
        </w:rPr>
      </w:pPr>
    </w:p>
    <w:p w14:paraId="73F3B820" w14:textId="77777777" w:rsidR="00774472" w:rsidRPr="0045652F" w:rsidRDefault="00774472">
      <w:pPr>
        <w:keepNext/>
        <w:keepLines/>
        <w:rPr>
          <w:lang w:val="en-US"/>
        </w:rPr>
      </w:pPr>
    </w:p>
    <w:p w14:paraId="67EB9417" w14:textId="77777777" w:rsidR="00774472" w:rsidRPr="0045652F" w:rsidRDefault="00774472">
      <w:pPr>
        <w:rPr>
          <w:lang w:val="en-US"/>
        </w:rPr>
      </w:pPr>
      <w:r w:rsidRPr="0045652F">
        <w:rPr>
          <w:lang w:val="en-US"/>
        </w:rPr>
        <w:t>The PDF-NEW-LAYOUT tag is used only in a MakePDF LAYOUT file.  It identifies the LAYOUT file by the character “</w:t>
      </w:r>
      <w:r w:rsidRPr="0045652F">
        <w:rPr>
          <w:i/>
          <w:iCs/>
          <w:lang w:val="en-US"/>
        </w:rPr>
        <w:t>n</w:t>
      </w:r>
      <w:r w:rsidRPr="0045652F">
        <w:rPr>
          <w:lang w:val="en-US"/>
        </w:rPr>
        <w:t>”.  This allows the LAYOUT file to be referenced by the PDF-USE-LAYOUT tag in the corresponding INPUT file.</w:t>
      </w:r>
    </w:p>
    <w:p w14:paraId="539D28EC" w14:textId="77777777" w:rsidR="00774472" w:rsidRPr="0045652F" w:rsidRDefault="00774472">
      <w:pPr>
        <w:pStyle w:val="Heading5"/>
        <w:rPr>
          <w:lang w:val="en-US"/>
        </w:rPr>
      </w:pPr>
      <w:r w:rsidRPr="0045652F">
        <w:rPr>
          <w:lang w:val="en-US"/>
        </w:rPr>
        <w:t>PDF-OUTLINE tag</w:t>
      </w:r>
    </w:p>
    <w:p w14:paraId="4F37B528"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PDF-OUTLINE" </w:instrText>
      </w:r>
      <w:r w:rsidRPr="0045652F">
        <w:rPr>
          <w:lang w:val="en-US"/>
        </w:rPr>
        <w:fldChar w:fldCharType="end"/>
      </w:r>
      <w:r w:rsidRPr="0045652F">
        <w:rPr>
          <w:lang w:val="en-US"/>
        </w:rPr>
        <w:fldChar w:fldCharType="begin"/>
      </w:r>
      <w:r w:rsidRPr="0045652F">
        <w:rPr>
          <w:lang w:val="en-US"/>
        </w:rPr>
        <w:instrText xml:space="preserve"> XE "HTML:Tags:PDF-OUTLINE" </w:instrText>
      </w:r>
      <w:r w:rsidRPr="0045652F">
        <w:rPr>
          <w:lang w:val="en-US"/>
        </w:rPr>
        <w:fldChar w:fldCharType="end"/>
      </w:r>
      <w:r w:rsidRPr="0045652F">
        <w:rPr>
          <w:lang w:val="en-US"/>
        </w:rPr>
        <w:fldChar w:fldCharType="begin"/>
      </w:r>
      <w:r w:rsidRPr="0045652F">
        <w:rPr>
          <w:lang w:val="en-US"/>
        </w:rPr>
        <w:instrText xml:space="preserve"> XE "PDF-OUTLINE" </w:instrText>
      </w:r>
      <w:r w:rsidRPr="0045652F">
        <w:rPr>
          <w:lang w:val="en-US"/>
        </w:rPr>
        <w:fldChar w:fldCharType="end"/>
      </w:r>
    </w:p>
    <w:p w14:paraId="272DAE0D" w14:textId="77777777" w:rsidR="00774472" w:rsidRPr="0045652F" w:rsidRDefault="00774472">
      <w:pPr>
        <w:pStyle w:val="Ecran"/>
        <w:rPr>
          <w:lang w:val="en-US"/>
        </w:rPr>
      </w:pPr>
      <w:r w:rsidRPr="0045652F">
        <w:rPr>
          <w:lang w:val="en-US"/>
        </w:rPr>
        <w:t>{{{ PDF-OUTLINE }}}</w:t>
      </w:r>
    </w:p>
    <w:p w14:paraId="1E7AFF7E" w14:textId="77777777" w:rsidR="00774472" w:rsidRPr="0045652F" w:rsidRDefault="00774472">
      <w:pPr>
        <w:pStyle w:val="Ecran"/>
        <w:rPr>
          <w:lang w:val="en-US"/>
        </w:rPr>
      </w:pPr>
    </w:p>
    <w:p w14:paraId="6FA84549" w14:textId="77777777" w:rsidR="00774472" w:rsidRPr="0045652F" w:rsidRDefault="00774472">
      <w:pPr>
        <w:keepNext/>
        <w:keepLines/>
        <w:rPr>
          <w:lang w:val="en-US"/>
        </w:rPr>
      </w:pPr>
    </w:p>
    <w:p w14:paraId="2576EA6C" w14:textId="77777777" w:rsidR="00774472" w:rsidRPr="0045652F" w:rsidRDefault="00774472">
      <w:pPr>
        <w:rPr>
          <w:lang w:val="en-US"/>
        </w:rPr>
      </w:pPr>
      <w:r w:rsidRPr="0045652F">
        <w:rPr>
          <w:lang w:val="en-US"/>
        </w:rPr>
        <w:t>The PDF-OUTLINE tag inserts “@” in the ASA carriage control character position.</w:t>
      </w:r>
    </w:p>
    <w:p w14:paraId="5E0BF019" w14:textId="77777777" w:rsidR="00774472" w:rsidRPr="0045652F" w:rsidRDefault="00774472">
      <w:pPr>
        <w:pStyle w:val="Heading5"/>
        <w:rPr>
          <w:lang w:val="en-US"/>
        </w:rPr>
      </w:pPr>
      <w:r w:rsidRPr="0045652F">
        <w:rPr>
          <w:lang w:val="en-US"/>
        </w:rPr>
        <w:t>PDF-PAGE-BREAK tag</w:t>
      </w:r>
    </w:p>
    <w:p w14:paraId="0B06D823"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PDF-PAGE-BREAK" </w:instrText>
      </w:r>
      <w:r w:rsidRPr="0045652F">
        <w:rPr>
          <w:lang w:val="en-US"/>
        </w:rPr>
        <w:fldChar w:fldCharType="end"/>
      </w:r>
      <w:r w:rsidRPr="0045652F">
        <w:rPr>
          <w:lang w:val="en-US"/>
        </w:rPr>
        <w:fldChar w:fldCharType="begin"/>
      </w:r>
      <w:r w:rsidRPr="0045652F">
        <w:rPr>
          <w:lang w:val="en-US"/>
        </w:rPr>
        <w:instrText xml:space="preserve"> XE "HTML:Tags:PDF-PAGE-BREAK" </w:instrText>
      </w:r>
      <w:r w:rsidRPr="0045652F">
        <w:rPr>
          <w:lang w:val="en-US"/>
        </w:rPr>
        <w:fldChar w:fldCharType="end"/>
      </w:r>
      <w:r w:rsidRPr="0045652F">
        <w:rPr>
          <w:lang w:val="en-US"/>
        </w:rPr>
        <w:fldChar w:fldCharType="begin"/>
      </w:r>
      <w:r w:rsidRPr="0045652F">
        <w:rPr>
          <w:lang w:val="en-US"/>
        </w:rPr>
        <w:instrText xml:space="preserve"> XE "PDF-PAGE-BREAK" </w:instrText>
      </w:r>
      <w:r w:rsidRPr="0045652F">
        <w:rPr>
          <w:lang w:val="en-US"/>
        </w:rPr>
        <w:fldChar w:fldCharType="end"/>
      </w:r>
    </w:p>
    <w:p w14:paraId="209E5D28" w14:textId="77777777" w:rsidR="00774472" w:rsidRPr="0045652F" w:rsidRDefault="00774472">
      <w:pPr>
        <w:pStyle w:val="Ecran"/>
        <w:rPr>
          <w:lang w:val="en-US"/>
        </w:rPr>
      </w:pPr>
      <w:r w:rsidRPr="0045652F">
        <w:rPr>
          <w:lang w:val="en-US"/>
        </w:rPr>
        <w:t>{{{ PDF-PAGE-BREAK }}}</w:t>
      </w:r>
    </w:p>
    <w:p w14:paraId="766881F9" w14:textId="77777777" w:rsidR="00774472" w:rsidRPr="0045652F" w:rsidRDefault="00774472">
      <w:pPr>
        <w:pStyle w:val="Ecran"/>
        <w:rPr>
          <w:lang w:val="en-US"/>
        </w:rPr>
      </w:pPr>
    </w:p>
    <w:p w14:paraId="224F2160" w14:textId="77777777" w:rsidR="00774472" w:rsidRPr="0045652F" w:rsidRDefault="00774472">
      <w:pPr>
        <w:keepNext/>
        <w:keepLines/>
        <w:rPr>
          <w:lang w:val="en-US"/>
        </w:rPr>
      </w:pPr>
    </w:p>
    <w:p w14:paraId="50C0135A" w14:textId="77777777" w:rsidR="00774472" w:rsidRPr="0045652F" w:rsidRDefault="00774472">
      <w:pPr>
        <w:rPr>
          <w:lang w:val="en-US"/>
        </w:rPr>
      </w:pPr>
      <w:r w:rsidRPr="0045652F">
        <w:rPr>
          <w:lang w:val="en-US"/>
        </w:rPr>
        <w:t>The PDF-PAGE-BREAK tag inserts “1” in the ASA carriage control character position.</w:t>
      </w:r>
    </w:p>
    <w:p w14:paraId="73B3355D" w14:textId="77777777" w:rsidR="00774472" w:rsidRPr="0045652F" w:rsidRDefault="00774472">
      <w:pPr>
        <w:pStyle w:val="Heading5"/>
        <w:rPr>
          <w:lang w:val="en-US"/>
        </w:rPr>
      </w:pPr>
      <w:r w:rsidRPr="0045652F">
        <w:rPr>
          <w:lang w:val="en-US"/>
        </w:rPr>
        <w:t>PDF-USE-DOCOPT tag</w:t>
      </w:r>
    </w:p>
    <w:p w14:paraId="3D13308A"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PDF-USE-DOCOPT" </w:instrText>
      </w:r>
      <w:r w:rsidRPr="0045652F">
        <w:rPr>
          <w:lang w:val="en-US"/>
        </w:rPr>
        <w:fldChar w:fldCharType="end"/>
      </w:r>
      <w:r w:rsidRPr="0045652F">
        <w:rPr>
          <w:lang w:val="en-US"/>
        </w:rPr>
        <w:fldChar w:fldCharType="begin"/>
      </w:r>
      <w:r w:rsidRPr="0045652F">
        <w:rPr>
          <w:lang w:val="en-US"/>
        </w:rPr>
        <w:instrText xml:space="preserve"> XE "HTML:Tags:PDF-USE-DOCOPT" </w:instrText>
      </w:r>
      <w:r w:rsidRPr="0045652F">
        <w:rPr>
          <w:lang w:val="en-US"/>
        </w:rPr>
        <w:fldChar w:fldCharType="end"/>
      </w:r>
      <w:r w:rsidRPr="0045652F">
        <w:rPr>
          <w:lang w:val="en-US"/>
        </w:rPr>
        <w:fldChar w:fldCharType="begin"/>
      </w:r>
      <w:r w:rsidRPr="0045652F">
        <w:rPr>
          <w:lang w:val="en-US"/>
        </w:rPr>
        <w:instrText xml:space="preserve"> XE "PDF-USE-DOCOPT" </w:instrText>
      </w:r>
      <w:r w:rsidRPr="0045652F">
        <w:rPr>
          <w:lang w:val="en-US"/>
        </w:rPr>
        <w:fldChar w:fldCharType="end"/>
      </w:r>
    </w:p>
    <w:p w14:paraId="2439EC6F" w14:textId="77777777" w:rsidR="00774472" w:rsidRPr="0045652F" w:rsidRDefault="00774472">
      <w:pPr>
        <w:pStyle w:val="Ecran"/>
        <w:rPr>
          <w:lang w:val="en-US"/>
        </w:rPr>
      </w:pPr>
      <w:r w:rsidRPr="0045652F">
        <w:rPr>
          <w:lang w:val="en-US"/>
        </w:rPr>
        <w:t>{{{ PDF-USE-DOCOPT "n"}}}</w:t>
      </w:r>
    </w:p>
    <w:p w14:paraId="5D30310B" w14:textId="77777777" w:rsidR="00774472" w:rsidRPr="0045652F" w:rsidRDefault="00774472">
      <w:pPr>
        <w:pStyle w:val="Ecran"/>
        <w:rPr>
          <w:lang w:val="en-US"/>
        </w:rPr>
      </w:pPr>
    </w:p>
    <w:p w14:paraId="1CD66138" w14:textId="77777777" w:rsidR="00774472" w:rsidRPr="0045652F" w:rsidRDefault="00774472">
      <w:pPr>
        <w:keepNext/>
        <w:keepLines/>
        <w:rPr>
          <w:lang w:val="en-US"/>
        </w:rPr>
      </w:pPr>
    </w:p>
    <w:p w14:paraId="675C5C3C" w14:textId="77777777" w:rsidR="00774472" w:rsidRPr="0045652F" w:rsidRDefault="00774472">
      <w:pPr>
        <w:rPr>
          <w:lang w:val="en-US"/>
        </w:rPr>
      </w:pPr>
      <w:r w:rsidRPr="0045652F">
        <w:rPr>
          <w:lang w:val="en-US"/>
        </w:rPr>
        <w:t>The PDF-USE-DOCOPT tag is used only in a MakePDF INPUT file.  It specifies that the INPUT file is associated with the DOCOPT file identified by the character “</w:t>
      </w:r>
      <w:r w:rsidRPr="0045652F">
        <w:rPr>
          <w:i/>
          <w:iCs/>
          <w:lang w:val="en-US"/>
        </w:rPr>
        <w:t>n</w:t>
      </w:r>
      <w:r w:rsidRPr="0045652F">
        <w:rPr>
          <w:lang w:val="en-US"/>
        </w:rPr>
        <w:t>”</w:t>
      </w:r>
    </w:p>
    <w:p w14:paraId="5D4B6128" w14:textId="77777777" w:rsidR="00774472" w:rsidRPr="0045652F" w:rsidRDefault="00774472">
      <w:pPr>
        <w:pStyle w:val="Heading5"/>
        <w:rPr>
          <w:lang w:val="en-US"/>
        </w:rPr>
      </w:pPr>
      <w:r w:rsidRPr="0045652F">
        <w:rPr>
          <w:lang w:val="en-US"/>
        </w:rPr>
        <w:t>PDF-USE-LAYOUT tag</w:t>
      </w:r>
    </w:p>
    <w:p w14:paraId="2FDB22EF"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PDF-USE-LAYOUT" </w:instrText>
      </w:r>
      <w:r w:rsidRPr="0045652F">
        <w:rPr>
          <w:lang w:val="en-US"/>
        </w:rPr>
        <w:fldChar w:fldCharType="end"/>
      </w:r>
      <w:r w:rsidRPr="0045652F">
        <w:rPr>
          <w:lang w:val="en-US"/>
        </w:rPr>
        <w:fldChar w:fldCharType="begin"/>
      </w:r>
      <w:r w:rsidRPr="0045652F">
        <w:rPr>
          <w:lang w:val="en-US"/>
        </w:rPr>
        <w:instrText xml:space="preserve"> XE "HTML:Tags:PDF-USE-LAYOUT" </w:instrText>
      </w:r>
      <w:r w:rsidRPr="0045652F">
        <w:rPr>
          <w:lang w:val="en-US"/>
        </w:rPr>
        <w:fldChar w:fldCharType="end"/>
      </w:r>
      <w:r w:rsidRPr="0045652F">
        <w:rPr>
          <w:lang w:val="en-US"/>
        </w:rPr>
        <w:fldChar w:fldCharType="begin"/>
      </w:r>
      <w:r w:rsidRPr="0045652F">
        <w:rPr>
          <w:lang w:val="en-US"/>
        </w:rPr>
        <w:instrText xml:space="preserve"> XE "PDF-USE-LAYOUT" </w:instrText>
      </w:r>
      <w:r w:rsidRPr="0045652F">
        <w:rPr>
          <w:lang w:val="en-US"/>
        </w:rPr>
        <w:fldChar w:fldCharType="end"/>
      </w:r>
    </w:p>
    <w:p w14:paraId="04D7F7C8" w14:textId="77777777" w:rsidR="00774472" w:rsidRPr="0045652F" w:rsidRDefault="00774472">
      <w:pPr>
        <w:pStyle w:val="Ecran"/>
        <w:rPr>
          <w:lang w:val="en-US"/>
        </w:rPr>
      </w:pPr>
      <w:r w:rsidRPr="0045652F">
        <w:rPr>
          <w:lang w:val="en-US"/>
        </w:rPr>
        <w:t>{{{ PDF-USE-LAYOUT "n"}}}</w:t>
      </w:r>
    </w:p>
    <w:p w14:paraId="6C4955AC" w14:textId="77777777" w:rsidR="00774472" w:rsidRPr="0045652F" w:rsidRDefault="00774472">
      <w:pPr>
        <w:pStyle w:val="Ecran"/>
        <w:rPr>
          <w:lang w:val="en-US"/>
        </w:rPr>
      </w:pPr>
    </w:p>
    <w:p w14:paraId="54689328" w14:textId="77777777" w:rsidR="00774472" w:rsidRPr="0045652F" w:rsidRDefault="00774472">
      <w:pPr>
        <w:keepNext/>
        <w:keepLines/>
        <w:rPr>
          <w:lang w:val="en-US"/>
        </w:rPr>
      </w:pPr>
    </w:p>
    <w:p w14:paraId="4AE2401F" w14:textId="77777777" w:rsidR="00774472" w:rsidRPr="0045652F" w:rsidRDefault="00774472">
      <w:pPr>
        <w:rPr>
          <w:lang w:val="en-US"/>
        </w:rPr>
      </w:pPr>
      <w:r w:rsidRPr="0045652F">
        <w:rPr>
          <w:lang w:val="en-US"/>
        </w:rPr>
        <w:t>The PDF-USE-LAYOUT tag is used only in a MakePDF INPUT file.  It specifies that the INPUT file is associated with the LAYOUT file identified by the character “</w:t>
      </w:r>
      <w:r w:rsidRPr="0045652F">
        <w:rPr>
          <w:i/>
          <w:iCs/>
          <w:lang w:val="en-US"/>
        </w:rPr>
        <w:t>n</w:t>
      </w:r>
      <w:r w:rsidRPr="0045652F">
        <w:rPr>
          <w:lang w:val="en-US"/>
        </w:rPr>
        <w:t>”</w:t>
      </w:r>
    </w:p>
    <w:p w14:paraId="64C2AFE3" w14:textId="77777777" w:rsidR="00774472" w:rsidRPr="0045652F" w:rsidRDefault="00774472">
      <w:pPr>
        <w:pStyle w:val="Heading5"/>
        <w:rPr>
          <w:lang w:val="en-US"/>
        </w:rPr>
      </w:pPr>
      <w:r w:rsidRPr="0045652F">
        <w:rPr>
          <w:lang w:val="en-US"/>
        </w:rPr>
        <w:t>PDF-VARIABLE tag</w:t>
      </w:r>
    </w:p>
    <w:p w14:paraId="1BE2945F" w14:textId="77777777" w:rsidR="00774472" w:rsidRPr="0045652F" w:rsidRDefault="00774472">
      <w:pPr>
        <w:pStyle w:val="Ecran"/>
        <w:rPr>
          <w:lang w:val="en-US"/>
        </w:rPr>
      </w:pPr>
      <w:r w:rsidRPr="0045652F">
        <w:rPr>
          <w:lang w:val="en-US"/>
        </w:rPr>
        <w:fldChar w:fldCharType="begin"/>
      </w:r>
      <w:r w:rsidRPr="0045652F">
        <w:rPr>
          <w:lang w:val="en-US"/>
        </w:rPr>
        <w:instrText xml:space="preserve"> XE "Web-to-Host:Pages HTML:Tags – PDF-VARIABLE" </w:instrText>
      </w:r>
      <w:r w:rsidRPr="0045652F">
        <w:rPr>
          <w:lang w:val="en-US"/>
        </w:rPr>
        <w:fldChar w:fldCharType="end"/>
      </w:r>
      <w:r w:rsidRPr="0045652F">
        <w:rPr>
          <w:lang w:val="en-US"/>
        </w:rPr>
        <w:fldChar w:fldCharType="begin"/>
      </w:r>
      <w:r w:rsidRPr="0045652F">
        <w:rPr>
          <w:lang w:val="en-US"/>
        </w:rPr>
        <w:instrText xml:space="preserve"> XE "HTML:Tags:PDF-VARIABLE" </w:instrText>
      </w:r>
      <w:r w:rsidRPr="0045652F">
        <w:rPr>
          <w:lang w:val="en-US"/>
        </w:rPr>
        <w:fldChar w:fldCharType="end"/>
      </w:r>
      <w:r w:rsidRPr="0045652F">
        <w:rPr>
          <w:lang w:val="en-US"/>
        </w:rPr>
        <w:fldChar w:fldCharType="begin"/>
      </w:r>
      <w:r w:rsidRPr="0045652F">
        <w:rPr>
          <w:lang w:val="en-US"/>
        </w:rPr>
        <w:instrText xml:space="preserve"> XE "PDF-VARIABLE" </w:instrText>
      </w:r>
      <w:r w:rsidRPr="0045652F">
        <w:rPr>
          <w:lang w:val="en-US"/>
        </w:rPr>
        <w:fldChar w:fldCharType="end"/>
      </w:r>
    </w:p>
    <w:p w14:paraId="5E62D27B" w14:textId="77777777" w:rsidR="00774472" w:rsidRPr="0045652F" w:rsidRDefault="00774472">
      <w:pPr>
        <w:pStyle w:val="Ecran"/>
        <w:rPr>
          <w:lang w:val="en-US"/>
        </w:rPr>
      </w:pPr>
      <w:r w:rsidRPr="0045652F">
        <w:rPr>
          <w:lang w:val="en-US"/>
        </w:rPr>
        <w:t>{{{ PDF-VARIABLE }}}</w:t>
      </w:r>
    </w:p>
    <w:p w14:paraId="1031ADF3" w14:textId="77777777" w:rsidR="00774472" w:rsidRPr="0045652F" w:rsidRDefault="00774472">
      <w:pPr>
        <w:pStyle w:val="Ecran"/>
        <w:rPr>
          <w:lang w:val="en-US"/>
        </w:rPr>
      </w:pPr>
    </w:p>
    <w:p w14:paraId="5CEB0104" w14:textId="77777777" w:rsidR="00774472" w:rsidRPr="0045652F" w:rsidRDefault="00774472">
      <w:pPr>
        <w:keepNext/>
        <w:keepLines/>
        <w:rPr>
          <w:lang w:val="en-US"/>
        </w:rPr>
      </w:pPr>
    </w:p>
    <w:p w14:paraId="3E92EA11" w14:textId="77777777" w:rsidR="00774472" w:rsidRPr="0045652F" w:rsidRDefault="00774472">
      <w:pPr>
        <w:rPr>
          <w:lang w:val="en-US"/>
        </w:rPr>
      </w:pPr>
      <w:r w:rsidRPr="0045652F">
        <w:rPr>
          <w:lang w:val="en-US"/>
        </w:rPr>
        <w:t>The PDF-VARIABLE tag inserts “=” in the ASA carriage control character position.</w:t>
      </w:r>
    </w:p>
    <w:p w14:paraId="252A726F" w14:textId="77777777" w:rsidR="00774472" w:rsidRPr="0045652F" w:rsidRDefault="00774472">
      <w:pPr>
        <w:pStyle w:val="Heading3"/>
        <w:pageBreakBefore/>
        <w:rPr>
          <w:lang w:val="en-US"/>
        </w:rPr>
      </w:pPr>
      <w:bookmarkStart w:id="195" w:name="_Ref72046486"/>
      <w:bookmarkStart w:id="196" w:name="_Ref72046494"/>
      <w:bookmarkStart w:id="197" w:name="_Ref72745637"/>
      <w:bookmarkStart w:id="198" w:name="_Ref72745642"/>
      <w:bookmarkStart w:id="199" w:name="_Toc93997001"/>
      <w:bookmarkStart w:id="200" w:name="_Ref136938448"/>
      <w:bookmarkStart w:id="201" w:name="_Toc373484911"/>
      <w:r w:rsidRPr="0045652F">
        <w:rPr>
          <w:lang w:val="en-US"/>
        </w:rPr>
        <w:t>Correspondent management</w:t>
      </w:r>
      <w:bookmarkEnd w:id="195"/>
      <w:bookmarkEnd w:id="196"/>
      <w:bookmarkEnd w:id="197"/>
      <w:bookmarkEnd w:id="198"/>
      <w:bookmarkEnd w:id="199"/>
      <w:bookmarkEnd w:id="200"/>
      <w:bookmarkEnd w:id="201"/>
    </w:p>
    <w:p w14:paraId="6874C126" w14:textId="77777777" w:rsidR="00774472" w:rsidRPr="0045652F" w:rsidRDefault="00774472">
      <w:pPr>
        <w:pStyle w:val="Heading4"/>
        <w:rPr>
          <w:lang w:val="en-US"/>
        </w:rPr>
      </w:pPr>
      <w:bookmarkStart w:id="202" w:name="_Toc505769799"/>
      <w:bookmarkStart w:id="203" w:name="_Toc506115183"/>
      <w:bookmarkStart w:id="204" w:name="_Toc93997002"/>
      <w:r w:rsidRPr="0045652F">
        <w:rPr>
          <w:lang w:val="en-US"/>
        </w:rPr>
        <w:t>Introduction</w:t>
      </w:r>
      <w:bookmarkEnd w:id="202"/>
      <w:bookmarkEnd w:id="203"/>
      <w:bookmarkEnd w:id="204"/>
    </w:p>
    <w:p w14:paraId="6222AAD1" w14:textId="77777777" w:rsidR="00774472" w:rsidRPr="0045652F" w:rsidRDefault="00774472">
      <w:pPr>
        <w:rPr>
          <w:lang w:val="en-US"/>
        </w:rPr>
      </w:pPr>
      <w:r w:rsidRPr="0045652F">
        <w:rPr>
          <w:lang w:val="en-US"/>
        </w:rPr>
        <w:fldChar w:fldCharType="begin"/>
      </w:r>
      <w:r w:rsidRPr="0045652F">
        <w:rPr>
          <w:lang w:val="en-US"/>
        </w:rPr>
        <w:instrText xml:space="preserve"> XE "Correspondent:Management" </w:instrText>
      </w:r>
      <w:r w:rsidRPr="0045652F">
        <w:rPr>
          <w:lang w:val="en-US"/>
        </w:rPr>
        <w:fldChar w:fldCharType="end"/>
      </w:r>
      <w:r w:rsidRPr="0045652F">
        <w:rPr>
          <w:lang w:val="en-US"/>
        </w:rPr>
        <w:t>One of the methods which VIRTEL may use to identify users is by means of a security code which the user presents to VIRTEL, either in an incoming e-mail, or by means of a “cookie” included in an HTTP request by the browser.  A user which VIRTEL recognizes in this way is known as a “Correspondent”.  VIRTEL stores the list of correspondents in a VSAM file known as the “Correspondent file”, also known as the “VIRHTML” file.</w:t>
      </w:r>
    </w:p>
    <w:p w14:paraId="66FFEFDC" w14:textId="77777777" w:rsidR="00774472" w:rsidRPr="0045652F" w:rsidRDefault="00774472">
      <w:pPr>
        <w:rPr>
          <w:lang w:val="en-US"/>
        </w:rPr>
      </w:pPr>
    </w:p>
    <w:p w14:paraId="03A1C642" w14:textId="77777777" w:rsidR="00774472" w:rsidRPr="0045652F" w:rsidRDefault="00774472">
      <w:pPr>
        <w:rPr>
          <w:lang w:val="en-US"/>
        </w:rPr>
      </w:pPr>
      <w:bookmarkStart w:id="205" w:name="_Toc505769800"/>
      <w:bookmarkStart w:id="206" w:name="_Toc506115184"/>
      <w:bookmarkStart w:id="207" w:name="_Toc93997003"/>
      <w:r w:rsidRPr="0045652F">
        <w:rPr>
          <w:lang w:val="en-US"/>
        </w:rPr>
        <w:t>VIRTEL uses the correspondent file for the following purposes:</w:t>
      </w:r>
    </w:p>
    <w:p w14:paraId="703F84B3" w14:textId="77777777" w:rsidR="00774472" w:rsidRPr="0045652F" w:rsidRDefault="00774472">
      <w:pPr>
        <w:pStyle w:val="ListBullet"/>
        <w:rPr>
          <w:lang w:val="en-US"/>
        </w:rPr>
      </w:pPr>
      <w:r w:rsidRPr="0045652F">
        <w:rPr>
          <w:lang w:val="en-US"/>
        </w:rPr>
        <w:t xml:space="preserve">the rules of an HTTP line permit VIRTEL to distinguish between correspondents and non-correspondents when processing incoming HTTP requests. When the requesting user is identified as a correspondent, a special entry point may be assigned, or a set of rules specific to the user may be executed. Refer to “Rules” in the </w:t>
      </w:r>
      <w:r w:rsidRPr="0045652F">
        <w:rPr>
          <w:i/>
          <w:iCs/>
          <w:lang w:val="en-US"/>
        </w:rPr>
        <w:t>VIRTEL Connectivity Reference</w:t>
      </w:r>
      <w:r w:rsidRPr="0045652F">
        <w:rPr>
          <w:lang w:val="en-US"/>
        </w:rPr>
        <w:t xml:space="preserve"> manual for further details.</w:t>
      </w:r>
    </w:p>
    <w:p w14:paraId="4FD2C61B" w14:textId="77777777" w:rsidR="00774472" w:rsidRPr="0045652F" w:rsidRDefault="00774472">
      <w:pPr>
        <w:pStyle w:val="ListBullet"/>
        <w:rPr>
          <w:lang w:val="en-US"/>
        </w:rPr>
      </w:pPr>
      <w:r w:rsidRPr="0045652F">
        <w:rPr>
          <w:lang w:val="en-US"/>
        </w:rPr>
        <w:t xml:space="preserve">the rules of an HTTP line may assign a specific LU name to a correspondent connecting to a host application via web access. This is known as “LU nailing” and is described in more detail in the </w:t>
      </w:r>
      <w:r w:rsidRPr="0045652F">
        <w:rPr>
          <w:i/>
          <w:iCs/>
          <w:lang w:val="en-US"/>
        </w:rPr>
        <w:t>VIRTEL LU Nailing HOWTO</w:t>
      </w:r>
      <w:r w:rsidRPr="0045652F">
        <w:rPr>
          <w:lang w:val="en-US"/>
        </w:rPr>
        <w:t xml:space="preserve"> manual.</w:t>
      </w:r>
    </w:p>
    <w:p w14:paraId="6406D60B" w14:textId="77777777" w:rsidR="00774472" w:rsidRPr="0045652F" w:rsidRDefault="00774472">
      <w:pPr>
        <w:pStyle w:val="ListBullet"/>
        <w:rPr>
          <w:lang w:val="en-US"/>
        </w:rPr>
      </w:pPr>
      <w:r w:rsidRPr="0045652F">
        <w:rPr>
          <w:lang w:val="en-US"/>
        </w:rPr>
        <w:t xml:space="preserve">a correspondent may be authorized to upload HTML pages and other elements into an HTMLTRSF file.  For further details, refer to “Uploading pages by SMTP” </w:t>
      </w:r>
      <w:r w:rsidRPr="0045652F">
        <w:rPr>
          <w:lang w:val="en-US"/>
        </w:rPr>
        <w:fldChar w:fldCharType="begin"/>
      </w:r>
      <w:r w:rsidRPr="0045652F">
        <w:rPr>
          <w:lang w:val="en-US"/>
        </w:rPr>
        <w:instrText xml:space="preserve"> PAGEREF _Ref252974986 \p \h </w:instrText>
      </w:r>
      <w:r w:rsidRPr="0045652F">
        <w:rPr>
          <w:lang w:val="en-US"/>
        </w:rPr>
      </w:r>
      <w:r w:rsidRPr="0045652F">
        <w:rPr>
          <w:lang w:val="en-US"/>
        </w:rPr>
        <w:fldChar w:fldCharType="separate"/>
      </w:r>
      <w:r w:rsidR="00A87DE6">
        <w:rPr>
          <w:noProof/>
          <w:lang w:val="en-US"/>
        </w:rPr>
        <w:t>sur la page 85</w:t>
      </w:r>
      <w:r w:rsidRPr="0045652F">
        <w:rPr>
          <w:lang w:val="en-US"/>
        </w:rPr>
        <w:fldChar w:fldCharType="end"/>
      </w:r>
      <w:r w:rsidRPr="0045652F">
        <w:rPr>
          <w:lang w:val="en-US"/>
        </w:rPr>
        <w:t xml:space="preserve"> and “Uploading pages by HTTP (secured by cookie) </w:t>
      </w:r>
      <w:r w:rsidRPr="0045652F">
        <w:rPr>
          <w:lang w:val="en-US"/>
        </w:rPr>
        <w:fldChar w:fldCharType="begin"/>
      </w:r>
      <w:r w:rsidRPr="0045652F">
        <w:rPr>
          <w:lang w:val="en-US"/>
        </w:rPr>
        <w:instrText xml:space="preserve"> PAGEREF _Ref252975061 \p \h </w:instrText>
      </w:r>
      <w:r w:rsidRPr="0045652F">
        <w:rPr>
          <w:lang w:val="en-US"/>
        </w:rPr>
      </w:r>
      <w:r w:rsidRPr="0045652F">
        <w:rPr>
          <w:lang w:val="en-US"/>
        </w:rPr>
        <w:fldChar w:fldCharType="separate"/>
      </w:r>
      <w:r w:rsidR="00A87DE6">
        <w:rPr>
          <w:noProof/>
          <w:lang w:val="en-US"/>
        </w:rPr>
        <w:t>sur la page 87</w:t>
      </w:r>
      <w:r w:rsidRPr="0045652F">
        <w:rPr>
          <w:lang w:val="en-US"/>
        </w:rPr>
        <w:fldChar w:fldCharType="end"/>
      </w:r>
      <w:r w:rsidRPr="0045652F">
        <w:rPr>
          <w:lang w:val="en-US"/>
        </w:rPr>
        <w:t>.</w:t>
      </w:r>
    </w:p>
    <w:p w14:paraId="754E54D6" w14:textId="77777777" w:rsidR="00774472" w:rsidRPr="0045652F" w:rsidRDefault="00774472">
      <w:pPr>
        <w:rPr>
          <w:lang w:val="en-US"/>
        </w:rPr>
      </w:pPr>
    </w:p>
    <w:p w14:paraId="591984B6" w14:textId="77777777" w:rsidR="00774472" w:rsidRPr="0045652F" w:rsidRDefault="00774472">
      <w:pPr>
        <w:rPr>
          <w:lang w:val="en-US"/>
        </w:rPr>
      </w:pPr>
      <w:r w:rsidRPr="0045652F">
        <w:rPr>
          <w:lang w:val="en-US"/>
        </w:rPr>
        <w:t>There are two types of correspondent: an e-mail correspondent and a local correspondent:</w:t>
      </w:r>
    </w:p>
    <w:p w14:paraId="43051468" w14:textId="77777777" w:rsidR="00774472" w:rsidRPr="0045652F" w:rsidRDefault="00774472">
      <w:pPr>
        <w:pStyle w:val="ListBullet"/>
        <w:rPr>
          <w:lang w:val="en-US"/>
        </w:rPr>
      </w:pPr>
      <w:r w:rsidRPr="0045652F">
        <w:rPr>
          <w:lang w:val="en-US"/>
        </w:rPr>
        <w:t xml:space="preserve">An </w:t>
      </w:r>
      <w:r w:rsidRPr="0045652F">
        <w:rPr>
          <w:b/>
          <w:bCs/>
          <w:lang w:val="en-US"/>
        </w:rPr>
        <w:t>e-mail correspondent</w:t>
      </w:r>
      <w:r w:rsidRPr="0045652F">
        <w:rPr>
          <w:lang w:val="en-US"/>
        </w:rPr>
        <w:t xml:space="preserve"> </w:t>
      </w:r>
      <w:r w:rsidRPr="0045652F">
        <w:rPr>
          <w:lang w:val="en-US"/>
        </w:rPr>
        <w:fldChar w:fldCharType="begin"/>
      </w:r>
      <w:r w:rsidRPr="0045652F">
        <w:rPr>
          <w:lang w:val="en-US"/>
        </w:rPr>
        <w:instrText xml:space="preserve"> XE "Correspondent:e-mail" </w:instrText>
      </w:r>
      <w:r w:rsidRPr="0045652F">
        <w:rPr>
          <w:lang w:val="en-US"/>
        </w:rPr>
        <w:fldChar w:fldCharType="end"/>
      </w:r>
      <w:r w:rsidRPr="0045652F">
        <w:rPr>
          <w:lang w:val="en-US"/>
        </w:rPr>
        <w:t>is always defined by the VIRTEL administrator.  When the administrator activates an e-mail correspondent, VIRTEL sends an e-mail message to the correspondent containing the security code.  The correspondent then either replies to the e-mail message or clicks on a link in the message to connect to VIRTEL.</w:t>
      </w:r>
    </w:p>
    <w:p w14:paraId="34ECAEE7" w14:textId="77777777" w:rsidR="00774472" w:rsidRPr="0045652F" w:rsidRDefault="00774472">
      <w:pPr>
        <w:pStyle w:val="ListBullet"/>
        <w:rPr>
          <w:lang w:val="en-US"/>
        </w:rPr>
      </w:pPr>
      <w:r w:rsidRPr="0045652F">
        <w:rPr>
          <w:lang w:val="en-US"/>
        </w:rPr>
        <w:t xml:space="preserve">A </w:t>
      </w:r>
      <w:r w:rsidRPr="0045652F">
        <w:rPr>
          <w:b/>
          <w:bCs/>
          <w:lang w:val="en-US"/>
        </w:rPr>
        <w:t>local correspondent</w:t>
      </w:r>
      <w:r w:rsidRPr="0045652F">
        <w:rPr>
          <w:lang w:val="en-US"/>
        </w:rPr>
        <w:t xml:space="preserve"> </w:t>
      </w:r>
      <w:r w:rsidRPr="0045652F">
        <w:rPr>
          <w:lang w:val="en-US"/>
        </w:rPr>
        <w:fldChar w:fldCharType="begin"/>
      </w:r>
      <w:r w:rsidRPr="0045652F">
        <w:rPr>
          <w:lang w:val="en-US"/>
        </w:rPr>
        <w:instrText xml:space="preserve"> XE "Correspondent:Local" </w:instrText>
      </w:r>
      <w:r w:rsidRPr="0045652F">
        <w:rPr>
          <w:lang w:val="en-US"/>
        </w:rPr>
        <w:fldChar w:fldCharType="end"/>
      </w:r>
      <w:r w:rsidRPr="0045652F">
        <w:rPr>
          <w:lang w:val="en-US"/>
        </w:rPr>
        <w:t xml:space="preserve">is activated by the correspondent using a procedure known as “self-registration”.  The self-registration procedure creates a clickable link which delivers the security code to the correspondent’s browser via a cookie.  The VIRTEL administrator may optionally pre-define or change the characteristics of a correspondent by using the correspondent management sub-application.  Self-registration is described in the </w:t>
      </w:r>
      <w:r w:rsidRPr="0045652F">
        <w:rPr>
          <w:i/>
          <w:iCs/>
          <w:lang w:val="en-US"/>
        </w:rPr>
        <w:t xml:space="preserve">VIRTEL LU Nailing HOWTO </w:t>
      </w:r>
      <w:r w:rsidRPr="0045652F">
        <w:rPr>
          <w:lang w:val="en-US"/>
        </w:rPr>
        <w:t>manual.</w:t>
      </w:r>
    </w:p>
    <w:p w14:paraId="76FE9494" w14:textId="77777777" w:rsidR="00774472" w:rsidRPr="0045652F" w:rsidRDefault="00774472">
      <w:pPr>
        <w:pStyle w:val="Heading4"/>
        <w:rPr>
          <w:lang w:val="en-US"/>
        </w:rPr>
      </w:pPr>
      <w:r w:rsidRPr="0045652F">
        <w:rPr>
          <w:lang w:val="en-US"/>
        </w:rPr>
        <w:t>Access to the application</w:t>
      </w:r>
      <w:bookmarkEnd w:id="205"/>
      <w:bookmarkEnd w:id="206"/>
      <w:bookmarkEnd w:id="207"/>
    </w:p>
    <w:p w14:paraId="1F96E89B" w14:textId="77777777" w:rsidR="00774472" w:rsidRPr="0045652F" w:rsidRDefault="00774472">
      <w:pPr>
        <w:rPr>
          <w:lang w:val="en-US"/>
        </w:rPr>
      </w:pPr>
      <w:r w:rsidRPr="0045652F">
        <w:rPr>
          <w:lang w:val="en-US"/>
        </w:rPr>
        <w:t>The correspondent management sub-application, which allows the VIRTEL administrator to define the parameters associated with a correspondent, is accessible by pressing [PF5] in the VIRTEL configuration menu, or [PF12] in the system services sub-application menu, or from the VIRTEL Multi-Session screen via an application referencing the module VIR0041A.</w:t>
      </w:r>
    </w:p>
    <w:p w14:paraId="7B663914" w14:textId="77777777" w:rsidR="00774472" w:rsidRPr="0045652F" w:rsidRDefault="00774472">
      <w:pPr>
        <w:pStyle w:val="Heading4"/>
        <w:rPr>
          <w:lang w:val="en-US"/>
        </w:rPr>
      </w:pPr>
      <w:bookmarkStart w:id="208" w:name="_Toc505769801"/>
      <w:bookmarkStart w:id="209" w:name="_Toc506115185"/>
      <w:bookmarkStart w:id="210" w:name="_Toc93997004"/>
      <w:r w:rsidRPr="0045652F">
        <w:rPr>
          <w:lang w:val="en-US"/>
        </w:rPr>
        <w:t>S</w:t>
      </w:r>
      <w:bookmarkEnd w:id="208"/>
      <w:bookmarkEnd w:id="209"/>
      <w:r w:rsidRPr="0045652F">
        <w:rPr>
          <w:lang w:val="en-US"/>
        </w:rPr>
        <w:t>ecurity</w:t>
      </w:r>
      <w:bookmarkEnd w:id="210"/>
    </w:p>
    <w:p w14:paraId="1BA8AC01" w14:textId="77777777" w:rsidR="00774472" w:rsidRPr="0045652F" w:rsidRDefault="00774472">
      <w:pPr>
        <w:rPr>
          <w:lang w:val="en-US"/>
        </w:rPr>
      </w:pPr>
      <w:r w:rsidRPr="0045652F">
        <w:rPr>
          <w:lang w:val="en-US"/>
        </w:rPr>
        <w:t>When security is active, access to the correspondent management sub-application from the configuration menu or from the system services sub-application menu is controlled by the resource $$PCPC$$.</w:t>
      </w:r>
    </w:p>
    <w:p w14:paraId="30DB6008" w14:textId="77777777" w:rsidR="00774472" w:rsidRPr="0045652F" w:rsidRDefault="00774472">
      <w:pPr>
        <w:rPr>
          <w:lang w:val="en-US"/>
        </w:rPr>
      </w:pPr>
    </w:p>
    <w:p w14:paraId="6AFFD930" w14:textId="77777777" w:rsidR="00774472" w:rsidRPr="0045652F" w:rsidRDefault="00774472">
      <w:pPr>
        <w:rPr>
          <w:lang w:val="en-US"/>
        </w:rPr>
      </w:pPr>
      <w:r w:rsidRPr="0045652F">
        <w:rPr>
          <w:lang w:val="en-US"/>
        </w:rPr>
        <w:t>When it is accessed by a transaction, the rules of security management of transactions will apply.</w:t>
      </w:r>
    </w:p>
    <w:p w14:paraId="743BEECF" w14:textId="77777777" w:rsidR="00774472" w:rsidRPr="0045652F" w:rsidRDefault="00774472">
      <w:pPr>
        <w:rPr>
          <w:lang w:val="en-US"/>
        </w:rPr>
      </w:pPr>
    </w:p>
    <w:p w14:paraId="3A457C74" w14:textId="77777777" w:rsidR="00774472" w:rsidRPr="0045652F" w:rsidRDefault="00774472">
      <w:pPr>
        <w:rPr>
          <w:lang w:val="en-US"/>
        </w:rPr>
      </w:pPr>
      <w:r w:rsidRPr="0045652F">
        <w:rPr>
          <w:lang w:val="en-US"/>
        </w:rPr>
        <w:t xml:space="preserve">Security management is described under the heading “Security” </w:t>
      </w:r>
      <w:r w:rsidRPr="0045652F">
        <w:rPr>
          <w:lang w:val="en-US"/>
        </w:rPr>
        <w:fldChar w:fldCharType="begin"/>
      </w:r>
      <w:r w:rsidRPr="0045652F">
        <w:rPr>
          <w:lang w:val="en-US"/>
        </w:rPr>
        <w:instrText xml:space="preserve"> PAGEREF _Ref252887627 \p \h </w:instrText>
      </w:r>
      <w:r w:rsidRPr="0045652F">
        <w:rPr>
          <w:lang w:val="en-US"/>
        </w:rPr>
      </w:r>
      <w:r w:rsidRPr="0045652F">
        <w:rPr>
          <w:lang w:val="en-US"/>
        </w:rPr>
        <w:fldChar w:fldCharType="separate"/>
      </w:r>
      <w:r w:rsidR="00A87DE6">
        <w:rPr>
          <w:noProof/>
          <w:lang w:val="en-US"/>
        </w:rPr>
        <w:t>sur la page 297</w:t>
      </w:r>
      <w:r w:rsidRPr="0045652F">
        <w:rPr>
          <w:lang w:val="en-US"/>
        </w:rPr>
        <w:fldChar w:fldCharType="end"/>
      </w:r>
      <w:r w:rsidRPr="0045652F">
        <w:rPr>
          <w:lang w:val="en-US"/>
        </w:rPr>
        <w:t>.</w:t>
      </w:r>
    </w:p>
    <w:p w14:paraId="16C42E5B" w14:textId="77777777" w:rsidR="00774472" w:rsidRPr="0045652F" w:rsidRDefault="00774472">
      <w:pPr>
        <w:pStyle w:val="Heading4"/>
        <w:rPr>
          <w:lang w:val="en-US"/>
        </w:rPr>
      </w:pPr>
      <w:bookmarkStart w:id="211" w:name="_Toc93997005"/>
      <w:r w:rsidRPr="0045652F">
        <w:rPr>
          <w:lang w:val="en-US"/>
        </w:rPr>
        <w:t>Objectives</w:t>
      </w:r>
      <w:bookmarkEnd w:id="211"/>
    </w:p>
    <w:p w14:paraId="7F332615" w14:textId="77777777" w:rsidR="00774472" w:rsidRPr="0045652F" w:rsidRDefault="00774472">
      <w:pPr>
        <w:pStyle w:val="ecran0"/>
        <w:rPr>
          <w:lang w:val="en-US"/>
        </w:rPr>
      </w:pPr>
      <w:bookmarkStart w:id="212" w:name="_Toc422540532"/>
      <w:bookmarkStart w:id="213" w:name="_Toc505769975"/>
      <w:bookmarkStart w:id="214" w:name="_Toc506115359"/>
      <w:r w:rsidRPr="0045652F">
        <w:rPr>
          <w:lang w:val="en-US"/>
        </w:rPr>
        <w:t>This sub-application initially displays a summary screen of existing definitions presented in alphanumeric order.  Access to the detail of a correspondent is achieved by positioning the cursor and pressing [PF12].</w:t>
      </w:r>
    </w:p>
    <w:p w14:paraId="6848E957" w14:textId="77777777" w:rsidR="00774472" w:rsidRPr="0045652F" w:rsidRDefault="00774472">
      <w:pPr>
        <w:pStyle w:val="Ecran80"/>
        <w:rPr>
          <w:noProof w:val="0"/>
          <w:lang w:val="en-US"/>
        </w:rPr>
      </w:pPr>
      <w:r w:rsidRPr="0045652F">
        <w:rPr>
          <w:noProof w:val="0"/>
          <w:lang w:val="en-US"/>
        </w:rPr>
        <w:t xml:space="preserve"> LIST of CORRESPONDENTS ----------------------------- Applid: SPVIRE2  16:30:30 </w:t>
      </w:r>
    </w:p>
    <w:p w14:paraId="502C963B" w14:textId="77777777" w:rsidR="00774472" w:rsidRPr="0045652F" w:rsidRDefault="00774472">
      <w:pPr>
        <w:pStyle w:val="Ecran80"/>
        <w:rPr>
          <w:noProof w:val="0"/>
          <w:lang w:val="en-US"/>
        </w:rPr>
      </w:pPr>
      <w:r w:rsidRPr="0045652F">
        <w:rPr>
          <w:noProof w:val="0"/>
          <w:lang w:val="en-US"/>
        </w:rPr>
        <w:t xml:space="preserve">                                                                                </w:t>
      </w:r>
    </w:p>
    <w:p w14:paraId="598C374A" w14:textId="77777777" w:rsidR="00774472" w:rsidRPr="0045652F" w:rsidRDefault="00774472">
      <w:pPr>
        <w:pStyle w:val="Ecran80"/>
        <w:rPr>
          <w:noProof w:val="0"/>
          <w:lang w:val="en-US"/>
        </w:rPr>
      </w:pPr>
      <w:r w:rsidRPr="0045652F">
        <w:rPr>
          <w:noProof w:val="0"/>
          <w:lang w:val="en-US"/>
        </w:rPr>
        <w:t xml:space="preserve"> Id                         Rules     VTAM name Last connection        Contacts </w:t>
      </w:r>
    </w:p>
    <w:p w14:paraId="7331F443" w14:textId="77777777" w:rsidR="00774472" w:rsidRPr="0045652F" w:rsidRDefault="00774472">
      <w:pPr>
        <w:pStyle w:val="Ecran80"/>
        <w:rPr>
          <w:noProof w:val="0"/>
          <w:lang w:val="en-US"/>
        </w:rPr>
      </w:pPr>
      <w:r w:rsidRPr="0045652F">
        <w:rPr>
          <w:noProof w:val="0"/>
          <w:lang w:val="en-US"/>
        </w:rPr>
        <w:t xml:space="preserve">                                                                                </w:t>
      </w:r>
    </w:p>
    <w:p w14:paraId="5E749B22" w14:textId="77777777" w:rsidR="00774472" w:rsidRPr="0045652F" w:rsidRDefault="00774472">
      <w:pPr>
        <w:pStyle w:val="Ecran80"/>
        <w:rPr>
          <w:noProof w:val="0"/>
          <w:lang w:val="en-US"/>
        </w:rPr>
      </w:pPr>
      <w:r w:rsidRPr="0045652F">
        <w:rPr>
          <w:noProof w:val="0"/>
          <w:lang w:val="en-US"/>
        </w:rPr>
        <w:t xml:space="preserve"> upload1@saint.cloud.com    ADMRSET1            20 Feb 2009 09:35:37   00000011 </w:t>
      </w:r>
    </w:p>
    <w:p w14:paraId="3A705DAA" w14:textId="77777777" w:rsidR="00774472" w:rsidRPr="0045652F" w:rsidRDefault="00774472">
      <w:pPr>
        <w:pStyle w:val="Ecran80"/>
        <w:rPr>
          <w:noProof w:val="0"/>
        </w:rPr>
      </w:pPr>
      <w:r w:rsidRPr="0045652F">
        <w:rPr>
          <w:noProof w:val="0"/>
          <w:lang w:val="en-US"/>
        </w:rPr>
        <w:t xml:space="preserve"> </w:t>
      </w:r>
      <w:r w:rsidRPr="0045652F">
        <w:rPr>
          <w:noProof w:val="0"/>
        </w:rPr>
        <w:t xml:space="preserve">upload2@saint.cloud.com    ADMRSET1            QUEUE ACTIVATION       00000000 </w:t>
      </w:r>
    </w:p>
    <w:p w14:paraId="03C61555" w14:textId="77777777" w:rsidR="00774472" w:rsidRPr="0045652F" w:rsidRDefault="00774472">
      <w:pPr>
        <w:pStyle w:val="Ecran80"/>
        <w:rPr>
          <w:noProof w:val="0"/>
        </w:rPr>
      </w:pPr>
      <w:r w:rsidRPr="0045652F">
        <w:rPr>
          <w:noProof w:val="0"/>
        </w:rPr>
        <w:t xml:space="preserve"> user1@saint.cloud.com                RHTVT003  QUEUE ACTIVATION       00000011 </w:t>
      </w:r>
    </w:p>
    <w:p w14:paraId="612D17CC" w14:textId="77777777" w:rsidR="00774472" w:rsidRPr="0045652F" w:rsidRDefault="00774472">
      <w:pPr>
        <w:pStyle w:val="Ecran80"/>
        <w:rPr>
          <w:noProof w:val="0"/>
          <w:lang w:val="en-US"/>
        </w:rPr>
      </w:pPr>
      <w:r w:rsidRPr="0045652F">
        <w:rPr>
          <w:noProof w:val="0"/>
        </w:rPr>
        <w:t xml:space="preserve"> </w:t>
      </w:r>
      <w:r w:rsidRPr="0045652F">
        <w:rPr>
          <w:noProof w:val="0"/>
          <w:lang w:val="en-US"/>
        </w:rPr>
        <w:t xml:space="preserve">WKSTN-A2FE/SYSPERTEC                 RRVTC006  30 Jun 2009 11:24:49   00000010 </w:t>
      </w:r>
    </w:p>
    <w:p w14:paraId="19F6D69C" w14:textId="77777777" w:rsidR="00774472" w:rsidRPr="0045652F" w:rsidRDefault="00774472">
      <w:pPr>
        <w:pStyle w:val="Ecran80"/>
        <w:rPr>
          <w:noProof w:val="0"/>
          <w:lang w:val="en-US"/>
        </w:rPr>
      </w:pPr>
      <w:r w:rsidRPr="0045652F">
        <w:rPr>
          <w:noProof w:val="0"/>
          <w:lang w:val="en-US"/>
        </w:rPr>
        <w:t xml:space="preserve">                                                                                </w:t>
      </w:r>
    </w:p>
    <w:p w14:paraId="2D93EEEC" w14:textId="77777777" w:rsidR="00774472" w:rsidRPr="0045652F" w:rsidRDefault="00774472">
      <w:pPr>
        <w:pStyle w:val="Ecran80"/>
        <w:rPr>
          <w:noProof w:val="0"/>
          <w:lang w:val="en-US"/>
        </w:rPr>
      </w:pPr>
      <w:r w:rsidRPr="0045652F">
        <w:rPr>
          <w:noProof w:val="0"/>
          <w:lang w:val="en-US"/>
        </w:rPr>
        <w:t xml:space="preserve">                                                                                </w:t>
      </w:r>
    </w:p>
    <w:p w14:paraId="1F419BD1" w14:textId="77777777" w:rsidR="00774472" w:rsidRPr="0045652F" w:rsidRDefault="00774472">
      <w:pPr>
        <w:pStyle w:val="Ecran80"/>
        <w:rPr>
          <w:noProof w:val="0"/>
          <w:lang w:val="en-US"/>
        </w:rPr>
      </w:pPr>
      <w:r w:rsidRPr="0045652F">
        <w:rPr>
          <w:noProof w:val="0"/>
          <w:lang w:val="en-US"/>
        </w:rPr>
        <w:t xml:space="preserve">                                                                                </w:t>
      </w:r>
    </w:p>
    <w:p w14:paraId="330370BA" w14:textId="77777777" w:rsidR="00774472" w:rsidRPr="0045652F" w:rsidRDefault="00774472">
      <w:pPr>
        <w:pStyle w:val="Ecran80"/>
        <w:rPr>
          <w:noProof w:val="0"/>
          <w:lang w:val="en-US"/>
        </w:rPr>
      </w:pPr>
      <w:r w:rsidRPr="0045652F">
        <w:rPr>
          <w:noProof w:val="0"/>
          <w:lang w:val="en-US"/>
        </w:rPr>
        <w:t xml:space="preserve">                                                                                </w:t>
      </w:r>
    </w:p>
    <w:p w14:paraId="26085435" w14:textId="77777777" w:rsidR="00774472" w:rsidRPr="0045652F" w:rsidRDefault="00774472">
      <w:pPr>
        <w:pStyle w:val="Ecran80"/>
        <w:rPr>
          <w:noProof w:val="0"/>
          <w:lang w:val="en-US"/>
        </w:rPr>
      </w:pPr>
      <w:r w:rsidRPr="0045652F">
        <w:rPr>
          <w:noProof w:val="0"/>
          <w:lang w:val="en-US"/>
        </w:rPr>
        <w:t xml:space="preserve">                                                                                </w:t>
      </w:r>
    </w:p>
    <w:p w14:paraId="2893376B" w14:textId="77777777" w:rsidR="00774472" w:rsidRPr="0045652F" w:rsidRDefault="00774472">
      <w:pPr>
        <w:pStyle w:val="Ecran80"/>
        <w:rPr>
          <w:noProof w:val="0"/>
          <w:lang w:val="en-US"/>
        </w:rPr>
      </w:pPr>
      <w:r w:rsidRPr="0045652F">
        <w:rPr>
          <w:noProof w:val="0"/>
          <w:lang w:val="en-US"/>
        </w:rPr>
        <w:t xml:space="preserve">                                                                                </w:t>
      </w:r>
    </w:p>
    <w:p w14:paraId="32C1C642" w14:textId="77777777" w:rsidR="00774472" w:rsidRPr="0045652F" w:rsidRDefault="00774472">
      <w:pPr>
        <w:pStyle w:val="Ecran80"/>
        <w:rPr>
          <w:noProof w:val="0"/>
          <w:lang w:val="en-US"/>
        </w:rPr>
      </w:pPr>
      <w:r w:rsidRPr="0045652F">
        <w:rPr>
          <w:noProof w:val="0"/>
          <w:lang w:val="en-US"/>
        </w:rPr>
        <w:t xml:space="preserve">                                                                                </w:t>
      </w:r>
    </w:p>
    <w:p w14:paraId="4EDFA944" w14:textId="77777777" w:rsidR="00774472" w:rsidRPr="0045652F" w:rsidRDefault="00774472">
      <w:pPr>
        <w:pStyle w:val="Ecran80"/>
        <w:rPr>
          <w:noProof w:val="0"/>
          <w:lang w:val="en-US"/>
        </w:rPr>
      </w:pPr>
      <w:r w:rsidRPr="0045652F">
        <w:rPr>
          <w:noProof w:val="0"/>
          <w:lang w:val="en-US"/>
        </w:rPr>
        <w:t xml:space="preserve">                                                                                </w:t>
      </w:r>
    </w:p>
    <w:p w14:paraId="756D86FE" w14:textId="77777777" w:rsidR="00774472" w:rsidRPr="0045652F" w:rsidRDefault="00774472">
      <w:pPr>
        <w:pStyle w:val="Ecran80"/>
        <w:rPr>
          <w:noProof w:val="0"/>
          <w:lang w:val="en-US"/>
        </w:rPr>
      </w:pPr>
      <w:r w:rsidRPr="0045652F">
        <w:rPr>
          <w:noProof w:val="0"/>
          <w:lang w:val="en-US"/>
        </w:rPr>
        <w:t xml:space="preserve">                                                                                </w:t>
      </w:r>
    </w:p>
    <w:p w14:paraId="05E0B0B1" w14:textId="77777777" w:rsidR="00774472" w:rsidRPr="0045652F" w:rsidRDefault="00774472">
      <w:pPr>
        <w:pStyle w:val="Ecran80"/>
        <w:rPr>
          <w:noProof w:val="0"/>
          <w:lang w:val="en-US"/>
        </w:rPr>
      </w:pPr>
      <w:r w:rsidRPr="0045652F">
        <w:rPr>
          <w:noProof w:val="0"/>
          <w:lang w:val="en-US"/>
        </w:rPr>
        <w:t xml:space="preserve">                                                                                </w:t>
      </w:r>
    </w:p>
    <w:p w14:paraId="17E737DE" w14:textId="77777777" w:rsidR="00774472" w:rsidRPr="0045652F" w:rsidRDefault="00774472">
      <w:pPr>
        <w:pStyle w:val="Ecran80"/>
        <w:rPr>
          <w:noProof w:val="0"/>
          <w:lang w:val="en-US"/>
        </w:rPr>
      </w:pPr>
      <w:r w:rsidRPr="0045652F">
        <w:rPr>
          <w:noProof w:val="0"/>
          <w:lang w:val="en-US"/>
        </w:rPr>
        <w:t xml:space="preserve">                                                                                </w:t>
      </w:r>
    </w:p>
    <w:p w14:paraId="1C56F0A7" w14:textId="77777777" w:rsidR="00774472" w:rsidRPr="0045652F" w:rsidRDefault="00774472">
      <w:pPr>
        <w:pStyle w:val="Ecran80"/>
        <w:rPr>
          <w:noProof w:val="0"/>
          <w:lang w:val="en-US"/>
        </w:rPr>
      </w:pPr>
      <w:r w:rsidRPr="0045652F">
        <w:rPr>
          <w:noProof w:val="0"/>
          <w:lang w:val="en-US"/>
        </w:rPr>
        <w:t xml:space="preserve">                                                                                </w:t>
      </w:r>
    </w:p>
    <w:p w14:paraId="4E5B0890" w14:textId="77777777" w:rsidR="00774472" w:rsidRPr="0045652F" w:rsidRDefault="00774472">
      <w:pPr>
        <w:pStyle w:val="Ecran80"/>
        <w:rPr>
          <w:noProof w:val="0"/>
          <w:lang w:val="en-US"/>
        </w:rPr>
      </w:pPr>
      <w:r w:rsidRPr="0045652F">
        <w:rPr>
          <w:noProof w:val="0"/>
          <w:lang w:val="en-US"/>
        </w:rPr>
        <w:t xml:space="preserve">                                                                                </w:t>
      </w:r>
    </w:p>
    <w:p w14:paraId="15646A9C" w14:textId="77777777" w:rsidR="00774472" w:rsidRPr="0045652F" w:rsidRDefault="00774472">
      <w:pPr>
        <w:pStyle w:val="Ecran80"/>
        <w:rPr>
          <w:noProof w:val="0"/>
          <w:lang w:val="en-US"/>
        </w:rPr>
      </w:pPr>
      <w:r w:rsidRPr="0045652F">
        <w:rPr>
          <w:noProof w:val="0"/>
          <w:lang w:val="en-US"/>
        </w:rPr>
        <w:t xml:space="preserve"> P1=Update          P2=Delete              P3=Return           P6=Rules         </w:t>
      </w:r>
    </w:p>
    <w:p w14:paraId="485AA489" w14:textId="77777777" w:rsidR="00774472" w:rsidRPr="0045652F" w:rsidRDefault="00774472">
      <w:pPr>
        <w:pStyle w:val="Ecran80"/>
        <w:rPr>
          <w:noProof w:val="0"/>
          <w:lang w:val="en-US"/>
        </w:rPr>
      </w:pPr>
      <w:r w:rsidRPr="0045652F">
        <w:rPr>
          <w:noProof w:val="0"/>
          <w:lang w:val="en-US"/>
        </w:rPr>
        <w:t xml:space="preserve"> P7=Previous        P8=Next                P12=Edit                             </w:t>
      </w:r>
    </w:p>
    <w:p w14:paraId="5866E8A5" w14:textId="77777777" w:rsidR="00774472" w:rsidRPr="0045652F" w:rsidRDefault="00774472">
      <w:pPr>
        <w:pStyle w:val="Ecran80"/>
        <w:rPr>
          <w:noProof w:val="0"/>
          <w:lang w:val="en-US"/>
        </w:rPr>
      </w:pPr>
      <w:r w:rsidRPr="0045652F">
        <w:rPr>
          <w:noProof w:val="0"/>
          <w:lang w:val="en-US"/>
        </w:rPr>
        <w:t xml:space="preserve">                                                                                </w:t>
      </w:r>
    </w:p>
    <w:p w14:paraId="7EF7E9B7" w14:textId="77777777" w:rsidR="00774472" w:rsidRPr="0045652F" w:rsidRDefault="00774472">
      <w:pPr>
        <w:pStyle w:val="Caption"/>
        <w:rPr>
          <w:lang w:val="en-US"/>
        </w:rPr>
      </w:pPr>
      <w:bookmarkStart w:id="215" w:name="_Toc37348498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14</w:t>
      </w:r>
      <w:r w:rsidRPr="0045652F">
        <w:rPr>
          <w:lang w:val="en-US"/>
        </w:rPr>
        <w:fldChar w:fldCharType="end"/>
      </w:r>
      <w:r w:rsidRPr="0045652F">
        <w:rPr>
          <w:lang w:val="en-US"/>
        </w:rPr>
        <w:t xml:space="preserve">  Summary of correspondents</w:t>
      </w:r>
      <w:bookmarkEnd w:id="215"/>
    </w:p>
    <w:p w14:paraId="07CE0147" w14:textId="77777777" w:rsidR="00774472" w:rsidRPr="0045652F" w:rsidRDefault="00774472">
      <w:pPr>
        <w:pStyle w:val="Ecran80"/>
        <w:rPr>
          <w:noProof w:val="0"/>
          <w:lang w:val="en-US"/>
        </w:rPr>
      </w:pPr>
      <w:r w:rsidRPr="0045652F">
        <w:rPr>
          <w:noProof w:val="0"/>
          <w:lang w:val="en-US"/>
        </w:rPr>
        <w:t xml:space="preserve"> CORRESPONDENT DETAIL DEFINITION -------------------- Applid: SPVIRE2  16:37:59 </w:t>
      </w:r>
    </w:p>
    <w:p w14:paraId="0513B493" w14:textId="77777777" w:rsidR="00774472" w:rsidRPr="0045652F" w:rsidRDefault="00774472">
      <w:pPr>
        <w:pStyle w:val="Ecran80"/>
        <w:rPr>
          <w:noProof w:val="0"/>
          <w:lang w:val="en-US"/>
        </w:rPr>
      </w:pPr>
      <w:r w:rsidRPr="0045652F">
        <w:rPr>
          <w:noProof w:val="0"/>
          <w:lang w:val="en-US"/>
        </w:rPr>
        <w:t xml:space="preserve">                                                                                </w:t>
      </w:r>
    </w:p>
    <w:p w14:paraId="60030C38" w14:textId="77777777" w:rsidR="00774472" w:rsidRPr="0045652F" w:rsidRDefault="00774472">
      <w:pPr>
        <w:pStyle w:val="Ecran80"/>
        <w:rPr>
          <w:noProof w:val="0"/>
          <w:lang w:val="en-US"/>
        </w:rPr>
      </w:pPr>
      <w:r w:rsidRPr="0045652F">
        <w:rPr>
          <w:noProof w:val="0"/>
          <w:lang w:val="en-US"/>
        </w:rPr>
        <w:t xml:space="preserve"> Id                 ===&gt; user1@saint.cloud.com                                  </w:t>
      </w:r>
    </w:p>
    <w:p w14:paraId="6FF8AF9C" w14:textId="77777777" w:rsidR="00774472" w:rsidRPr="0045652F" w:rsidRDefault="00774472">
      <w:pPr>
        <w:pStyle w:val="Ecran80"/>
        <w:rPr>
          <w:noProof w:val="0"/>
          <w:lang w:val="en-US"/>
        </w:rPr>
      </w:pPr>
      <w:r w:rsidRPr="0045652F">
        <w:rPr>
          <w:noProof w:val="0"/>
          <w:lang w:val="en-US"/>
        </w:rPr>
        <w:t xml:space="preserve">                         email address with '@' sign                            </w:t>
      </w:r>
    </w:p>
    <w:p w14:paraId="3275E9C3" w14:textId="77777777" w:rsidR="00774472" w:rsidRPr="0045652F" w:rsidRDefault="00774472">
      <w:pPr>
        <w:pStyle w:val="Ecran80"/>
        <w:rPr>
          <w:noProof w:val="0"/>
          <w:lang w:val="en-US"/>
        </w:rPr>
      </w:pPr>
      <w:r w:rsidRPr="0045652F">
        <w:rPr>
          <w:noProof w:val="0"/>
          <w:lang w:val="en-US"/>
        </w:rPr>
        <w:t xml:space="preserve"> Type of Id         ===&gt; 1              1:Email 2:Local+fixed 3:Local+changing  </w:t>
      </w:r>
    </w:p>
    <w:p w14:paraId="70959B81" w14:textId="77777777" w:rsidR="00774472" w:rsidRPr="0045652F" w:rsidRDefault="00774472">
      <w:pPr>
        <w:pStyle w:val="Ecran80"/>
        <w:rPr>
          <w:noProof w:val="0"/>
          <w:lang w:val="en-US"/>
        </w:rPr>
      </w:pPr>
      <w:r w:rsidRPr="0045652F">
        <w:rPr>
          <w:noProof w:val="0"/>
          <w:lang w:val="en-US"/>
        </w:rPr>
        <w:t xml:space="preserve"> Activation message ===&gt; To activate your VIRTEL connection, click:&amp;Rhttp://192.</w:t>
      </w:r>
    </w:p>
    <w:p w14:paraId="367B9083" w14:textId="77777777" w:rsidR="00774472" w:rsidRPr="0045652F" w:rsidRDefault="00774472">
      <w:pPr>
        <w:pStyle w:val="Ecran80"/>
        <w:rPr>
          <w:noProof w:val="0"/>
          <w:lang w:val="en-US"/>
        </w:rPr>
      </w:pPr>
      <w:r w:rsidRPr="0045652F">
        <w:rPr>
          <w:noProof w:val="0"/>
          <w:lang w:val="en-US"/>
        </w:rPr>
        <w:t xml:space="preserve">168.5.30:41001/web2host.htm++&amp;C                                                 </w:t>
      </w:r>
    </w:p>
    <w:p w14:paraId="3D63B3C1" w14:textId="77777777" w:rsidR="00774472" w:rsidRPr="0045652F" w:rsidRDefault="00774472">
      <w:pPr>
        <w:pStyle w:val="Ecran80"/>
        <w:rPr>
          <w:noProof w:val="0"/>
          <w:lang w:val="en-US"/>
        </w:rPr>
      </w:pPr>
      <w:r w:rsidRPr="0045652F">
        <w:rPr>
          <w:noProof w:val="0"/>
          <w:lang w:val="en-US"/>
        </w:rPr>
        <w:t xml:space="preserve">                                        Text of 'OK' message to user.           </w:t>
      </w:r>
    </w:p>
    <w:p w14:paraId="34F3B580" w14:textId="77777777" w:rsidR="00774472" w:rsidRPr="0045652F" w:rsidRDefault="00774472">
      <w:pPr>
        <w:pStyle w:val="Ecran80"/>
        <w:rPr>
          <w:noProof w:val="0"/>
          <w:lang w:val="en-US"/>
        </w:rPr>
      </w:pPr>
      <w:r w:rsidRPr="0045652F">
        <w:rPr>
          <w:noProof w:val="0"/>
          <w:lang w:val="en-US"/>
        </w:rPr>
        <w:t xml:space="preserve"> VTAM name          ===&gt; RHTVT003       &amp;1 parameter to specify VTAM LU name    </w:t>
      </w:r>
    </w:p>
    <w:p w14:paraId="0486C6CC" w14:textId="77777777" w:rsidR="00774472" w:rsidRPr="0045652F" w:rsidRDefault="00774472">
      <w:pPr>
        <w:pStyle w:val="Ecran80"/>
        <w:rPr>
          <w:noProof w:val="0"/>
          <w:lang w:val="en-US"/>
        </w:rPr>
      </w:pPr>
      <w:r w:rsidRPr="0045652F">
        <w:rPr>
          <w:noProof w:val="0"/>
          <w:lang w:val="en-US"/>
        </w:rPr>
        <w:t xml:space="preserve"> Rule Set           ===&gt;                Rules to choose an entry point          </w:t>
      </w:r>
    </w:p>
    <w:p w14:paraId="418524AD" w14:textId="77777777" w:rsidR="00774472" w:rsidRPr="0045652F" w:rsidRDefault="00774472">
      <w:pPr>
        <w:pStyle w:val="Ecran80"/>
        <w:rPr>
          <w:noProof w:val="0"/>
          <w:lang w:val="en-US"/>
        </w:rPr>
      </w:pPr>
      <w:r w:rsidRPr="0045652F">
        <w:rPr>
          <w:noProof w:val="0"/>
          <w:lang w:val="en-US"/>
        </w:rPr>
        <w:t xml:space="preserve"> Directory          ===&gt;                Where data is to be uploaded            </w:t>
      </w:r>
    </w:p>
    <w:p w14:paraId="2BDCCCE7" w14:textId="77777777" w:rsidR="00774472" w:rsidRPr="0045652F" w:rsidRDefault="00774472">
      <w:pPr>
        <w:pStyle w:val="Ecran80"/>
        <w:rPr>
          <w:noProof w:val="0"/>
          <w:lang w:val="en-US"/>
        </w:rPr>
      </w:pPr>
      <w:r w:rsidRPr="0045652F">
        <w:rPr>
          <w:noProof w:val="0"/>
          <w:lang w:val="en-US"/>
        </w:rPr>
        <w:t xml:space="preserve"> Last contact       ===&gt; QUEUE ACTIVATION                                       </w:t>
      </w:r>
    </w:p>
    <w:p w14:paraId="50AD7B68" w14:textId="77777777" w:rsidR="00774472" w:rsidRPr="0045652F" w:rsidRDefault="00774472">
      <w:pPr>
        <w:pStyle w:val="Ecran80"/>
        <w:rPr>
          <w:noProof w:val="0"/>
          <w:lang w:val="en-US"/>
        </w:rPr>
      </w:pPr>
      <w:r w:rsidRPr="0045652F">
        <w:rPr>
          <w:noProof w:val="0"/>
          <w:lang w:val="en-US"/>
        </w:rPr>
        <w:t xml:space="preserve"> Contacts           ===&gt; 00000000       Number of times cookie was updated      </w:t>
      </w:r>
    </w:p>
    <w:p w14:paraId="2A64152E" w14:textId="77777777" w:rsidR="00774472" w:rsidRPr="0045652F" w:rsidRDefault="00774472">
      <w:pPr>
        <w:pStyle w:val="Ecran80"/>
        <w:rPr>
          <w:noProof w:val="0"/>
          <w:lang w:val="en-US"/>
        </w:rPr>
      </w:pPr>
      <w:r w:rsidRPr="0045652F">
        <w:rPr>
          <w:noProof w:val="0"/>
          <w:lang w:val="en-US"/>
        </w:rPr>
        <w:t xml:space="preserve"> Date created       ===&gt; 08 Jan 2009 17:02:12                                   </w:t>
      </w:r>
    </w:p>
    <w:p w14:paraId="5C8D5BBA" w14:textId="77777777" w:rsidR="00774472" w:rsidRPr="0045652F" w:rsidRDefault="00774472">
      <w:pPr>
        <w:pStyle w:val="Ecran80"/>
        <w:rPr>
          <w:noProof w:val="0"/>
          <w:lang w:val="en-US"/>
        </w:rPr>
      </w:pPr>
      <w:r w:rsidRPr="0045652F">
        <w:rPr>
          <w:noProof w:val="0"/>
          <w:lang w:val="en-US"/>
        </w:rPr>
        <w:t xml:space="preserve"> Created by         ===&gt; VIRDBA                                                 </w:t>
      </w:r>
    </w:p>
    <w:p w14:paraId="3604DC7E" w14:textId="77777777" w:rsidR="00774472" w:rsidRPr="0045652F" w:rsidRDefault="00774472">
      <w:pPr>
        <w:pStyle w:val="Ecran80"/>
        <w:rPr>
          <w:noProof w:val="0"/>
          <w:lang w:val="en-US"/>
        </w:rPr>
      </w:pPr>
      <w:r w:rsidRPr="0045652F">
        <w:rPr>
          <w:noProof w:val="0"/>
          <w:lang w:val="en-US"/>
        </w:rPr>
        <w:t xml:space="preserve"> Date activated     ===&gt; 20 Oct 2009 11:07:34                                   </w:t>
      </w:r>
    </w:p>
    <w:p w14:paraId="738B9327" w14:textId="77777777" w:rsidR="00774472" w:rsidRPr="0045652F" w:rsidRDefault="00774472">
      <w:pPr>
        <w:pStyle w:val="Ecran80"/>
        <w:rPr>
          <w:noProof w:val="0"/>
          <w:lang w:val="en-US"/>
        </w:rPr>
      </w:pPr>
      <w:r w:rsidRPr="0045652F">
        <w:rPr>
          <w:noProof w:val="0"/>
          <w:lang w:val="en-US"/>
        </w:rPr>
        <w:t xml:space="preserve"> Activated by       ===&gt; VIRDBA                                                 </w:t>
      </w:r>
    </w:p>
    <w:p w14:paraId="4C994703" w14:textId="77777777" w:rsidR="00774472" w:rsidRPr="0045652F" w:rsidRDefault="00774472">
      <w:pPr>
        <w:pStyle w:val="Ecran80"/>
        <w:rPr>
          <w:noProof w:val="0"/>
          <w:lang w:val="en-US"/>
        </w:rPr>
      </w:pPr>
      <w:r w:rsidRPr="0045652F">
        <w:rPr>
          <w:noProof w:val="0"/>
          <w:lang w:val="en-US"/>
        </w:rPr>
        <w:t xml:space="preserve"> Date disabled      ===&gt; 16 Jan 2009 16:55:22                                   </w:t>
      </w:r>
    </w:p>
    <w:p w14:paraId="2F462412" w14:textId="77777777" w:rsidR="00774472" w:rsidRPr="0045652F" w:rsidRDefault="00774472">
      <w:pPr>
        <w:pStyle w:val="Ecran80"/>
        <w:rPr>
          <w:noProof w:val="0"/>
          <w:lang w:val="en-US"/>
        </w:rPr>
      </w:pPr>
      <w:r w:rsidRPr="0045652F">
        <w:rPr>
          <w:noProof w:val="0"/>
          <w:lang w:val="en-US"/>
        </w:rPr>
        <w:t xml:space="preserve"> Disabled by        ===&gt; SPTBOWL                                                </w:t>
      </w:r>
    </w:p>
    <w:p w14:paraId="30E2822F" w14:textId="77777777" w:rsidR="00774472" w:rsidRPr="0045652F" w:rsidRDefault="00774472">
      <w:pPr>
        <w:pStyle w:val="Ecran80"/>
        <w:rPr>
          <w:noProof w:val="0"/>
          <w:lang w:val="en-US"/>
        </w:rPr>
      </w:pPr>
      <w:r w:rsidRPr="0045652F">
        <w:rPr>
          <w:noProof w:val="0"/>
          <w:lang w:val="en-US"/>
        </w:rPr>
        <w:t xml:space="preserve">                                                                                </w:t>
      </w:r>
    </w:p>
    <w:p w14:paraId="7CA90F06" w14:textId="77777777" w:rsidR="00774472" w:rsidRPr="0045652F" w:rsidRDefault="00774472">
      <w:pPr>
        <w:pStyle w:val="Ecran80"/>
        <w:rPr>
          <w:noProof w:val="0"/>
          <w:lang w:val="en-US"/>
        </w:rPr>
      </w:pPr>
      <w:r w:rsidRPr="0045652F">
        <w:rPr>
          <w:noProof w:val="0"/>
          <w:lang w:val="en-US"/>
        </w:rPr>
        <w:t xml:space="preserve">                                                                                </w:t>
      </w:r>
    </w:p>
    <w:p w14:paraId="7CB26418" w14:textId="77777777" w:rsidR="00774472" w:rsidRPr="0045652F" w:rsidRDefault="00774472">
      <w:pPr>
        <w:pStyle w:val="Ecran80"/>
        <w:rPr>
          <w:noProof w:val="0"/>
          <w:lang w:val="en-US"/>
        </w:rPr>
      </w:pPr>
      <w:r w:rsidRPr="0045652F">
        <w:rPr>
          <w:noProof w:val="0"/>
          <w:lang w:val="en-US"/>
        </w:rPr>
        <w:t xml:space="preserve"> P1=Update                          P3=Return                         Enter=Add </w:t>
      </w:r>
    </w:p>
    <w:p w14:paraId="62B6E3EE" w14:textId="77777777" w:rsidR="00774472" w:rsidRPr="0045652F" w:rsidRDefault="00774472">
      <w:pPr>
        <w:pStyle w:val="Ecran80"/>
        <w:rPr>
          <w:noProof w:val="0"/>
          <w:lang w:val="en-US"/>
        </w:rPr>
      </w:pPr>
      <w:r w:rsidRPr="0045652F">
        <w:rPr>
          <w:noProof w:val="0"/>
          <w:lang w:val="en-US"/>
        </w:rPr>
        <w:t xml:space="preserve"> P4=Activate                        P5=Disable                        P6=Rules  </w:t>
      </w:r>
    </w:p>
    <w:p w14:paraId="1D52FB01" w14:textId="77777777" w:rsidR="00774472" w:rsidRPr="0045652F" w:rsidRDefault="00774472">
      <w:pPr>
        <w:pStyle w:val="Ecran80"/>
        <w:rPr>
          <w:noProof w:val="0"/>
          <w:lang w:val="en-US"/>
        </w:rPr>
      </w:pPr>
      <w:r w:rsidRPr="0045652F">
        <w:rPr>
          <w:noProof w:val="0"/>
          <w:lang w:val="en-US"/>
        </w:rPr>
        <w:t xml:space="preserve">                                                                                </w:t>
      </w:r>
    </w:p>
    <w:p w14:paraId="13740B2A" w14:textId="77777777" w:rsidR="00774472" w:rsidRPr="0045652F" w:rsidRDefault="00774472">
      <w:pPr>
        <w:pStyle w:val="Caption"/>
        <w:rPr>
          <w:lang w:val="en-US"/>
        </w:rPr>
      </w:pPr>
      <w:bookmarkStart w:id="216" w:name="_Toc37348498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15</w:t>
      </w:r>
      <w:r w:rsidRPr="0045652F">
        <w:rPr>
          <w:lang w:val="en-US"/>
        </w:rPr>
        <w:fldChar w:fldCharType="end"/>
      </w:r>
      <w:r w:rsidRPr="0045652F">
        <w:rPr>
          <w:lang w:val="en-US"/>
        </w:rPr>
        <w:t xml:space="preserve">  Correspondent detail screen (e-mail correspondent)</w:t>
      </w:r>
      <w:bookmarkEnd w:id="216"/>
    </w:p>
    <w:p w14:paraId="65DD0DC4" w14:textId="77777777" w:rsidR="00774472" w:rsidRPr="0045652F" w:rsidRDefault="00774472">
      <w:pPr>
        <w:pStyle w:val="Ecran80"/>
        <w:rPr>
          <w:noProof w:val="0"/>
          <w:lang w:val="en-US"/>
        </w:rPr>
      </w:pPr>
      <w:r w:rsidRPr="0045652F">
        <w:rPr>
          <w:noProof w:val="0"/>
          <w:lang w:val="en-US"/>
        </w:rPr>
        <w:t xml:space="preserve"> CORRESPONDENT DETAIL DEFINITION -------------------- Applid: SPVIRE2  16:40:04 </w:t>
      </w:r>
    </w:p>
    <w:p w14:paraId="6C660B4A" w14:textId="77777777" w:rsidR="00774472" w:rsidRPr="0045652F" w:rsidRDefault="00774472">
      <w:pPr>
        <w:pStyle w:val="Ecran80"/>
        <w:rPr>
          <w:noProof w:val="0"/>
          <w:lang w:val="en-US"/>
        </w:rPr>
      </w:pPr>
      <w:r w:rsidRPr="0045652F">
        <w:rPr>
          <w:noProof w:val="0"/>
          <w:lang w:val="en-US"/>
        </w:rPr>
        <w:t xml:space="preserve">                                                                                </w:t>
      </w:r>
    </w:p>
    <w:p w14:paraId="21CC1616" w14:textId="77777777" w:rsidR="00774472" w:rsidRPr="0045652F" w:rsidRDefault="00774472">
      <w:pPr>
        <w:pStyle w:val="Ecran80"/>
        <w:rPr>
          <w:noProof w:val="0"/>
          <w:lang w:val="en-US"/>
        </w:rPr>
      </w:pPr>
      <w:r w:rsidRPr="0045652F">
        <w:rPr>
          <w:noProof w:val="0"/>
          <w:lang w:val="en-US"/>
        </w:rPr>
        <w:t xml:space="preserve"> Id                 ===&gt; WKSTN-A2FE/SYSPERTEC                                   </w:t>
      </w:r>
    </w:p>
    <w:p w14:paraId="2D781BBE" w14:textId="77777777" w:rsidR="00774472" w:rsidRPr="0045652F" w:rsidRDefault="00774472">
      <w:pPr>
        <w:pStyle w:val="Ecran80"/>
        <w:rPr>
          <w:noProof w:val="0"/>
          <w:lang w:val="en-US"/>
        </w:rPr>
      </w:pPr>
      <w:r w:rsidRPr="0045652F">
        <w:rPr>
          <w:noProof w:val="0"/>
          <w:lang w:val="en-US"/>
        </w:rPr>
        <w:t xml:space="preserve">                         workstation/lan                                        </w:t>
      </w:r>
    </w:p>
    <w:p w14:paraId="73CD0204" w14:textId="77777777" w:rsidR="00774472" w:rsidRPr="0045652F" w:rsidRDefault="00774472">
      <w:pPr>
        <w:pStyle w:val="Ecran80"/>
        <w:rPr>
          <w:noProof w:val="0"/>
          <w:lang w:val="en-US"/>
        </w:rPr>
      </w:pPr>
      <w:r w:rsidRPr="0045652F">
        <w:rPr>
          <w:noProof w:val="0"/>
          <w:lang w:val="en-US"/>
        </w:rPr>
        <w:t xml:space="preserve"> Type of Id         ===&gt; 2              1:Email 2:Local+fixed 3:Local+changing  </w:t>
      </w:r>
    </w:p>
    <w:p w14:paraId="1AD343EC" w14:textId="77777777" w:rsidR="00774472" w:rsidRPr="0045652F" w:rsidRDefault="00774472">
      <w:pPr>
        <w:pStyle w:val="Ecran80"/>
        <w:rPr>
          <w:noProof w:val="0"/>
          <w:lang w:val="en-US"/>
        </w:rPr>
      </w:pPr>
      <w:r w:rsidRPr="0045652F">
        <w:rPr>
          <w:noProof w:val="0"/>
          <w:lang w:val="en-US"/>
        </w:rPr>
        <w:t xml:space="preserve"> Activation message ===&gt;                                                        </w:t>
      </w:r>
    </w:p>
    <w:p w14:paraId="35E180F0" w14:textId="77777777" w:rsidR="00774472" w:rsidRPr="0045652F" w:rsidRDefault="00774472">
      <w:pPr>
        <w:pStyle w:val="Ecran80"/>
        <w:rPr>
          <w:noProof w:val="0"/>
          <w:lang w:val="en-US"/>
        </w:rPr>
      </w:pPr>
      <w:r w:rsidRPr="0045652F">
        <w:rPr>
          <w:noProof w:val="0"/>
          <w:lang w:val="en-US"/>
        </w:rPr>
        <w:t xml:space="preserve">                                                                                </w:t>
      </w:r>
    </w:p>
    <w:p w14:paraId="271C469D" w14:textId="77777777" w:rsidR="00774472" w:rsidRPr="0045652F" w:rsidRDefault="00774472">
      <w:pPr>
        <w:pStyle w:val="Ecran80"/>
        <w:rPr>
          <w:noProof w:val="0"/>
          <w:lang w:val="en-US"/>
        </w:rPr>
      </w:pPr>
      <w:r w:rsidRPr="0045652F">
        <w:rPr>
          <w:noProof w:val="0"/>
          <w:lang w:val="en-US"/>
        </w:rPr>
        <w:t xml:space="preserve">                                        Text of 'OK' message to user.           </w:t>
      </w:r>
    </w:p>
    <w:p w14:paraId="02CDBD32" w14:textId="77777777" w:rsidR="00774472" w:rsidRPr="0045652F" w:rsidRDefault="00774472">
      <w:pPr>
        <w:pStyle w:val="Ecran80"/>
        <w:rPr>
          <w:noProof w:val="0"/>
          <w:lang w:val="en-US"/>
        </w:rPr>
      </w:pPr>
      <w:r w:rsidRPr="0045652F">
        <w:rPr>
          <w:noProof w:val="0"/>
          <w:lang w:val="en-US"/>
        </w:rPr>
        <w:t xml:space="preserve"> VTAM name          ===&gt; RRVTC006       &amp;1 parameter to specify VTAM LU name    </w:t>
      </w:r>
    </w:p>
    <w:p w14:paraId="29DFD792" w14:textId="77777777" w:rsidR="00774472" w:rsidRPr="0045652F" w:rsidRDefault="00774472">
      <w:pPr>
        <w:pStyle w:val="Ecran80"/>
        <w:rPr>
          <w:noProof w:val="0"/>
          <w:lang w:val="en-US"/>
        </w:rPr>
      </w:pPr>
      <w:r w:rsidRPr="0045652F">
        <w:rPr>
          <w:noProof w:val="0"/>
          <w:lang w:val="en-US"/>
        </w:rPr>
        <w:t xml:space="preserve"> Rule Set           ===&gt;                Rules to choose an entry point          </w:t>
      </w:r>
    </w:p>
    <w:p w14:paraId="0B5DBC8F" w14:textId="77777777" w:rsidR="00774472" w:rsidRPr="0045652F" w:rsidRDefault="00774472">
      <w:pPr>
        <w:pStyle w:val="Ecran80"/>
        <w:rPr>
          <w:noProof w:val="0"/>
          <w:lang w:val="en-US"/>
        </w:rPr>
      </w:pPr>
      <w:r w:rsidRPr="0045652F">
        <w:rPr>
          <w:noProof w:val="0"/>
          <w:lang w:val="en-US"/>
        </w:rPr>
        <w:t xml:space="preserve"> Directory          ===&gt;                Where data is to be uploaded            </w:t>
      </w:r>
    </w:p>
    <w:p w14:paraId="26176D21" w14:textId="77777777" w:rsidR="00774472" w:rsidRPr="0045652F" w:rsidRDefault="00774472">
      <w:pPr>
        <w:pStyle w:val="Ecran80"/>
        <w:rPr>
          <w:noProof w:val="0"/>
          <w:lang w:val="en-US"/>
        </w:rPr>
      </w:pPr>
      <w:r w:rsidRPr="0045652F">
        <w:rPr>
          <w:noProof w:val="0"/>
          <w:lang w:val="en-US"/>
        </w:rPr>
        <w:t xml:space="preserve"> Last contact       ===&gt; 30 Jun 2009 11:24:49 192.168.002.082                   </w:t>
      </w:r>
    </w:p>
    <w:p w14:paraId="6BC240C9" w14:textId="77777777" w:rsidR="00774472" w:rsidRPr="0045652F" w:rsidRDefault="00774472">
      <w:pPr>
        <w:pStyle w:val="Ecran80"/>
        <w:rPr>
          <w:noProof w:val="0"/>
          <w:lang w:val="en-US"/>
        </w:rPr>
      </w:pPr>
      <w:r w:rsidRPr="0045652F">
        <w:rPr>
          <w:noProof w:val="0"/>
          <w:lang w:val="en-US"/>
        </w:rPr>
        <w:t xml:space="preserve"> Contacts           ===&gt; 00000010       Number of times cookie was updated      </w:t>
      </w:r>
    </w:p>
    <w:p w14:paraId="163C48E5" w14:textId="77777777" w:rsidR="00774472" w:rsidRPr="0045652F" w:rsidRDefault="00774472">
      <w:pPr>
        <w:pStyle w:val="Ecran80"/>
        <w:rPr>
          <w:noProof w:val="0"/>
          <w:lang w:val="en-US"/>
        </w:rPr>
      </w:pPr>
      <w:r w:rsidRPr="0045652F">
        <w:rPr>
          <w:noProof w:val="0"/>
          <w:lang w:val="en-US"/>
        </w:rPr>
        <w:t xml:space="preserve"> Date created       ===&gt; 30 Jun 2009 10:35:30                                   </w:t>
      </w:r>
    </w:p>
    <w:p w14:paraId="21C545FF" w14:textId="77777777" w:rsidR="00774472" w:rsidRPr="0045652F" w:rsidRDefault="00774472">
      <w:pPr>
        <w:pStyle w:val="Ecran80"/>
        <w:rPr>
          <w:noProof w:val="0"/>
          <w:lang w:val="en-US"/>
        </w:rPr>
      </w:pPr>
      <w:r w:rsidRPr="0045652F">
        <w:rPr>
          <w:noProof w:val="0"/>
          <w:lang w:val="en-US"/>
        </w:rPr>
        <w:t xml:space="preserve"> Created by         ===&gt; VIRDBA                                                 </w:t>
      </w:r>
    </w:p>
    <w:p w14:paraId="281B0215" w14:textId="77777777" w:rsidR="00774472" w:rsidRPr="0045652F" w:rsidRDefault="00774472">
      <w:pPr>
        <w:pStyle w:val="Ecran80"/>
        <w:rPr>
          <w:noProof w:val="0"/>
          <w:lang w:val="en-US"/>
        </w:rPr>
      </w:pPr>
      <w:r w:rsidRPr="0045652F">
        <w:rPr>
          <w:noProof w:val="0"/>
          <w:lang w:val="en-US"/>
        </w:rPr>
        <w:t xml:space="preserve"> Date activated     ===&gt; 30 Jun 2009 10:35:30                                   </w:t>
      </w:r>
    </w:p>
    <w:p w14:paraId="2F2BAD2E" w14:textId="77777777" w:rsidR="00774472" w:rsidRPr="0045652F" w:rsidRDefault="00774472">
      <w:pPr>
        <w:pStyle w:val="Ecran80"/>
        <w:rPr>
          <w:noProof w:val="0"/>
          <w:lang w:val="en-US"/>
        </w:rPr>
      </w:pPr>
      <w:r w:rsidRPr="0045652F">
        <w:rPr>
          <w:noProof w:val="0"/>
          <w:lang w:val="en-US"/>
        </w:rPr>
        <w:t xml:space="preserve"> Activated by       ===&gt; VIRDBA                                                 </w:t>
      </w:r>
    </w:p>
    <w:p w14:paraId="399F977A" w14:textId="77777777" w:rsidR="00774472" w:rsidRPr="0045652F" w:rsidRDefault="00774472">
      <w:pPr>
        <w:pStyle w:val="Ecran80"/>
        <w:rPr>
          <w:noProof w:val="0"/>
          <w:lang w:val="en-US"/>
        </w:rPr>
      </w:pPr>
      <w:r w:rsidRPr="0045652F">
        <w:rPr>
          <w:noProof w:val="0"/>
          <w:lang w:val="en-US"/>
        </w:rPr>
        <w:t xml:space="preserve"> Date disabled      ===&gt;                                                        </w:t>
      </w:r>
    </w:p>
    <w:p w14:paraId="3A82EE06" w14:textId="77777777" w:rsidR="00774472" w:rsidRPr="0045652F" w:rsidRDefault="00774472">
      <w:pPr>
        <w:pStyle w:val="Ecran80"/>
        <w:rPr>
          <w:noProof w:val="0"/>
          <w:lang w:val="en-US"/>
        </w:rPr>
      </w:pPr>
      <w:r w:rsidRPr="0045652F">
        <w:rPr>
          <w:noProof w:val="0"/>
          <w:lang w:val="en-US"/>
        </w:rPr>
        <w:t xml:space="preserve"> Disabled by        ===&gt;                                                        </w:t>
      </w:r>
    </w:p>
    <w:p w14:paraId="4BF239B1" w14:textId="77777777" w:rsidR="00774472" w:rsidRPr="0045652F" w:rsidRDefault="00774472">
      <w:pPr>
        <w:pStyle w:val="Ecran80"/>
        <w:rPr>
          <w:noProof w:val="0"/>
          <w:lang w:val="en-US"/>
        </w:rPr>
      </w:pPr>
      <w:r w:rsidRPr="0045652F">
        <w:rPr>
          <w:noProof w:val="0"/>
          <w:lang w:val="en-US"/>
        </w:rPr>
        <w:t xml:space="preserve">                                                                                </w:t>
      </w:r>
    </w:p>
    <w:p w14:paraId="269C0927" w14:textId="77777777" w:rsidR="00774472" w:rsidRPr="0045652F" w:rsidRDefault="00774472">
      <w:pPr>
        <w:pStyle w:val="Ecran80"/>
        <w:rPr>
          <w:noProof w:val="0"/>
          <w:lang w:val="en-US"/>
        </w:rPr>
      </w:pPr>
      <w:r w:rsidRPr="0045652F">
        <w:rPr>
          <w:noProof w:val="0"/>
          <w:lang w:val="en-US"/>
        </w:rPr>
        <w:t xml:space="preserve">                                                                                </w:t>
      </w:r>
    </w:p>
    <w:p w14:paraId="4B17EC71" w14:textId="77777777" w:rsidR="00774472" w:rsidRPr="0045652F" w:rsidRDefault="00774472">
      <w:pPr>
        <w:pStyle w:val="Ecran80"/>
        <w:rPr>
          <w:noProof w:val="0"/>
          <w:lang w:val="en-US"/>
        </w:rPr>
      </w:pPr>
      <w:r w:rsidRPr="0045652F">
        <w:rPr>
          <w:noProof w:val="0"/>
          <w:lang w:val="en-US"/>
        </w:rPr>
        <w:t xml:space="preserve"> P1=Update                          P3=Return                         Enter=Add </w:t>
      </w:r>
    </w:p>
    <w:p w14:paraId="6FD68BA1" w14:textId="77777777" w:rsidR="00774472" w:rsidRPr="0045652F" w:rsidRDefault="00774472">
      <w:pPr>
        <w:pStyle w:val="Ecran80"/>
        <w:rPr>
          <w:noProof w:val="0"/>
          <w:lang w:val="en-US"/>
        </w:rPr>
      </w:pPr>
      <w:r w:rsidRPr="0045652F">
        <w:rPr>
          <w:noProof w:val="0"/>
          <w:lang w:val="en-US"/>
        </w:rPr>
        <w:t xml:space="preserve"> P4=Activate                        P5=Disable                        P6=Rules  </w:t>
      </w:r>
    </w:p>
    <w:p w14:paraId="14B7A4DD" w14:textId="77777777" w:rsidR="00774472" w:rsidRPr="0045652F" w:rsidRDefault="00774472">
      <w:pPr>
        <w:pStyle w:val="Ecran80"/>
        <w:rPr>
          <w:noProof w:val="0"/>
          <w:lang w:val="en-US"/>
        </w:rPr>
      </w:pPr>
      <w:r w:rsidRPr="0045652F">
        <w:rPr>
          <w:noProof w:val="0"/>
          <w:lang w:val="en-US"/>
        </w:rPr>
        <w:t xml:space="preserve">                                                                                </w:t>
      </w:r>
    </w:p>
    <w:p w14:paraId="643C720C" w14:textId="77777777" w:rsidR="00774472" w:rsidRPr="0045652F" w:rsidRDefault="00774472">
      <w:pPr>
        <w:pStyle w:val="Caption"/>
        <w:rPr>
          <w:lang w:val="en-US"/>
        </w:rPr>
      </w:pPr>
      <w:bookmarkStart w:id="217" w:name="_Toc373484984"/>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16</w:t>
      </w:r>
      <w:r w:rsidRPr="0045652F">
        <w:rPr>
          <w:lang w:val="en-US"/>
        </w:rPr>
        <w:fldChar w:fldCharType="end"/>
      </w:r>
      <w:r w:rsidRPr="0045652F">
        <w:rPr>
          <w:lang w:val="en-US"/>
        </w:rPr>
        <w:t xml:space="preserve">  Correspondent detail screen (local correspondent)</w:t>
      </w:r>
      <w:bookmarkEnd w:id="217"/>
    </w:p>
    <w:p w14:paraId="7DF0264C" w14:textId="77777777" w:rsidR="00774472" w:rsidRPr="0045652F" w:rsidRDefault="00774472">
      <w:pPr>
        <w:pStyle w:val="Heading4"/>
        <w:rPr>
          <w:lang w:val="en-US"/>
        </w:rPr>
      </w:pPr>
      <w:bookmarkStart w:id="218" w:name="_Toc93997006"/>
      <w:r w:rsidRPr="0045652F">
        <w:rPr>
          <w:lang w:val="en-US"/>
        </w:rPr>
        <w:t>Contents of the fields</w:t>
      </w:r>
      <w:bookmarkEnd w:id="218"/>
      <w:r w:rsidRPr="0045652F">
        <w:rPr>
          <w:lang w:val="en-US"/>
        </w:rPr>
        <w:t xml:space="preserve"> </w:t>
      </w:r>
    </w:p>
    <w:p w14:paraId="00FA400D" w14:textId="77777777" w:rsidR="00774472" w:rsidRPr="0045652F" w:rsidRDefault="00774472">
      <w:pPr>
        <w:pStyle w:val="RefrenceChamp"/>
        <w:rPr>
          <w:lang w:val="en-US"/>
        </w:rPr>
      </w:pPr>
      <w:r w:rsidRPr="0045652F">
        <w:rPr>
          <w:b/>
          <w:lang w:val="en-US"/>
        </w:rPr>
        <w:t>Id</w:t>
      </w:r>
      <w:r w:rsidRPr="0045652F">
        <w:rPr>
          <w:lang w:val="en-US"/>
        </w:rPr>
        <w:tab/>
      </w:r>
      <w:r w:rsidRPr="0045652F">
        <w:rPr>
          <w:i/>
          <w:iCs/>
          <w:lang w:val="en-US"/>
        </w:rPr>
        <w:t xml:space="preserve">For an e-mail correspondent: </w:t>
      </w:r>
      <w:r w:rsidRPr="0045652F">
        <w:rPr>
          <w:lang w:val="en-US"/>
        </w:rPr>
        <w:t>the e-mail address of the correspondent</w:t>
      </w:r>
      <w:r w:rsidRPr="0045652F">
        <w:rPr>
          <w:lang w:val="en-US"/>
        </w:rPr>
        <w:tab/>
      </w:r>
      <w:r w:rsidRPr="0045652F">
        <w:rPr>
          <w:lang w:val="en-US"/>
        </w:rPr>
        <w:br/>
      </w:r>
      <w:r w:rsidRPr="0045652F">
        <w:rPr>
          <w:i/>
          <w:iCs/>
          <w:lang w:val="en-US"/>
        </w:rPr>
        <w:t>For a local correspondent:</w:t>
      </w:r>
      <w:r w:rsidRPr="0045652F">
        <w:rPr>
          <w:lang w:val="en-US"/>
        </w:rPr>
        <w:t xml:space="preserve"> a unique identifier generated by the self-registration procedure, or assigned by the VIRTEL administrator</w:t>
      </w:r>
    </w:p>
    <w:p w14:paraId="1B77F1BD" w14:textId="77777777" w:rsidR="00774472" w:rsidRPr="0045652F" w:rsidRDefault="00774472">
      <w:pPr>
        <w:pStyle w:val="RefrenceChamp"/>
        <w:rPr>
          <w:lang w:val="en-US"/>
        </w:rPr>
      </w:pPr>
      <w:r w:rsidRPr="0045652F">
        <w:rPr>
          <w:b/>
          <w:lang w:val="en-US"/>
        </w:rPr>
        <w:t>Type of Id</w:t>
      </w:r>
      <w:r w:rsidRPr="0045652F">
        <w:rPr>
          <w:lang w:val="en-US"/>
        </w:rPr>
        <w:tab/>
      </w:r>
      <w:r w:rsidRPr="0045652F">
        <w:rPr>
          <w:b/>
          <w:bCs/>
          <w:lang w:val="en-US"/>
        </w:rPr>
        <w:t>1</w:t>
      </w:r>
      <w:r w:rsidRPr="0045652F">
        <w:rPr>
          <w:b/>
          <w:bCs/>
          <w:lang w:val="en-US"/>
        </w:rPr>
        <w:tab/>
      </w:r>
      <w:r w:rsidRPr="0045652F">
        <w:rPr>
          <w:lang w:val="en-US"/>
        </w:rPr>
        <w:t xml:space="preserve">this is an </w:t>
      </w:r>
      <w:r w:rsidRPr="0045652F">
        <w:rPr>
          <w:i/>
          <w:iCs/>
          <w:lang w:val="en-US"/>
        </w:rPr>
        <w:t>e-mail correspondent</w:t>
      </w:r>
      <w:r w:rsidRPr="0045652F">
        <w:rPr>
          <w:lang w:val="en-US"/>
        </w:rPr>
        <w:tab/>
      </w:r>
      <w:r w:rsidRPr="0045652F">
        <w:rPr>
          <w:lang w:val="en-US"/>
        </w:rPr>
        <w:br/>
      </w:r>
      <w:r w:rsidRPr="0045652F">
        <w:rPr>
          <w:b/>
          <w:bCs/>
          <w:lang w:val="en-US"/>
        </w:rPr>
        <w:t>2</w:t>
      </w:r>
      <w:r w:rsidRPr="0045652F">
        <w:rPr>
          <w:b/>
          <w:bCs/>
          <w:lang w:val="en-US"/>
        </w:rPr>
        <w:tab/>
      </w:r>
      <w:r w:rsidRPr="0045652F">
        <w:rPr>
          <w:lang w:val="en-US"/>
        </w:rPr>
        <w:t xml:space="preserve">this is a </w:t>
      </w:r>
      <w:r w:rsidRPr="0045652F">
        <w:rPr>
          <w:i/>
          <w:iCs/>
          <w:lang w:val="en-US"/>
        </w:rPr>
        <w:t>local correspondent</w:t>
      </w:r>
      <w:r w:rsidRPr="0045652F">
        <w:rPr>
          <w:lang w:val="en-US"/>
        </w:rPr>
        <w:t xml:space="preserve"> whose security code is generated at activation time and subsequently remains constant</w:t>
      </w:r>
      <w:r w:rsidRPr="0045652F">
        <w:rPr>
          <w:lang w:val="en-US"/>
        </w:rPr>
        <w:tab/>
      </w:r>
      <w:r w:rsidRPr="0045652F">
        <w:rPr>
          <w:lang w:val="en-US"/>
        </w:rPr>
        <w:br/>
      </w:r>
      <w:r w:rsidRPr="0045652F">
        <w:rPr>
          <w:b/>
          <w:bCs/>
          <w:lang w:val="en-US"/>
        </w:rPr>
        <w:t>3</w:t>
      </w:r>
      <w:r w:rsidRPr="0045652F">
        <w:rPr>
          <w:lang w:val="en-US"/>
        </w:rPr>
        <w:tab/>
        <w:t xml:space="preserve">this is a </w:t>
      </w:r>
      <w:r w:rsidRPr="0045652F">
        <w:rPr>
          <w:i/>
          <w:iCs/>
          <w:lang w:val="en-US"/>
        </w:rPr>
        <w:t>local correspondent</w:t>
      </w:r>
      <w:r w:rsidRPr="0045652F">
        <w:rPr>
          <w:lang w:val="en-US"/>
        </w:rPr>
        <w:t xml:space="preserve"> whose security code changes each time it is accessed</w:t>
      </w:r>
    </w:p>
    <w:p w14:paraId="6381B048" w14:textId="77777777" w:rsidR="00774472" w:rsidRPr="0045652F" w:rsidRDefault="00774472">
      <w:pPr>
        <w:pStyle w:val="RefrenceChamp"/>
        <w:rPr>
          <w:szCs w:val="19"/>
          <w:lang w:val="en-US"/>
        </w:rPr>
      </w:pPr>
      <w:r w:rsidRPr="0045652F">
        <w:rPr>
          <w:b/>
          <w:lang w:val="en-US"/>
        </w:rPr>
        <w:t>Activation message</w:t>
      </w:r>
      <w:r w:rsidRPr="0045652F">
        <w:rPr>
          <w:lang w:val="en-US"/>
        </w:rPr>
        <w:tab/>
        <w:t xml:space="preserve">Message received by the user at time of activation of his account.  This message can contain a link allowing the user to connect to a host application or to open the </w:t>
      </w:r>
      <w:r w:rsidRPr="0045652F">
        <w:rPr>
          <w:i/>
          <w:iCs/>
          <w:lang w:val="en-US"/>
        </w:rPr>
        <w:t>upload.htm</w:t>
      </w:r>
      <w:r w:rsidRPr="0045652F">
        <w:rPr>
          <w:lang w:val="en-US"/>
        </w:rPr>
        <w:t xml:space="preserve"> page with automatic installation of an authorization cookie.  The activation message may include the following variables:</w:t>
      </w:r>
      <w:r w:rsidRPr="0045652F">
        <w:rPr>
          <w:lang w:val="en-US"/>
        </w:rPr>
        <w:tab/>
      </w:r>
      <w:r w:rsidRPr="0045652F">
        <w:rPr>
          <w:lang w:val="en-US"/>
        </w:rPr>
        <w:br/>
      </w:r>
      <w:r w:rsidRPr="0045652F">
        <w:rPr>
          <w:b/>
          <w:bCs/>
          <w:szCs w:val="19"/>
          <w:lang w:val="en-US"/>
        </w:rPr>
        <w:t>&amp;R</w:t>
      </w:r>
      <w:r w:rsidRPr="0045652F">
        <w:rPr>
          <w:szCs w:val="19"/>
          <w:lang w:val="en-US"/>
        </w:rPr>
        <w:tab/>
        <w:t>meaning “insert a blank line”</w:t>
      </w:r>
      <w:r w:rsidRPr="0045652F">
        <w:rPr>
          <w:szCs w:val="19"/>
          <w:lang w:val="en-US"/>
        </w:rPr>
        <w:tab/>
      </w:r>
      <w:r w:rsidRPr="0045652F">
        <w:rPr>
          <w:szCs w:val="19"/>
          <w:lang w:val="en-US"/>
        </w:rPr>
        <w:br/>
      </w:r>
      <w:r w:rsidRPr="0045652F">
        <w:rPr>
          <w:b/>
          <w:bCs/>
          <w:szCs w:val="19"/>
          <w:lang w:val="en-US"/>
        </w:rPr>
        <w:t>&amp;C</w:t>
      </w:r>
      <w:r w:rsidRPr="0045652F">
        <w:rPr>
          <w:szCs w:val="19"/>
          <w:lang w:val="en-US"/>
        </w:rPr>
        <w:tab/>
        <w:t>meaning “insert security code”.  The activation security code is inserted into the message in the form VirtelCookie=xxx</w:t>
      </w:r>
    </w:p>
    <w:p w14:paraId="0154B096" w14:textId="77777777" w:rsidR="00774472" w:rsidRPr="0045652F" w:rsidRDefault="00774472">
      <w:pPr>
        <w:pStyle w:val="RefrenceChamp"/>
        <w:rPr>
          <w:bCs/>
          <w:lang w:val="en-US"/>
        </w:rPr>
      </w:pPr>
      <w:r w:rsidRPr="0045652F">
        <w:rPr>
          <w:b/>
          <w:lang w:val="en-US"/>
        </w:rPr>
        <w:t>Rule Set</w:t>
      </w:r>
      <w:r w:rsidRPr="0045652F">
        <w:rPr>
          <w:b/>
          <w:lang w:val="en-US"/>
        </w:rPr>
        <w:tab/>
      </w:r>
      <w:r w:rsidRPr="0045652F">
        <w:rPr>
          <w:bCs/>
          <w:i/>
          <w:iCs/>
          <w:lang w:val="en-US"/>
        </w:rPr>
        <w:t xml:space="preserve">(optional) </w:t>
      </w:r>
      <w:r w:rsidRPr="0045652F">
        <w:rPr>
          <w:bCs/>
          <w:lang w:val="en-US"/>
        </w:rPr>
        <w:t>The name of the rule set associated with this user.</w:t>
      </w:r>
    </w:p>
    <w:p w14:paraId="29070E03" w14:textId="77777777" w:rsidR="00774472" w:rsidRPr="0045652F" w:rsidRDefault="00774472">
      <w:pPr>
        <w:pStyle w:val="RefrenceChamp"/>
        <w:rPr>
          <w:vanish/>
          <w:lang w:val="en-US"/>
        </w:rPr>
      </w:pPr>
      <w:commentRangeStart w:id="219"/>
      <w:r w:rsidRPr="0045652F">
        <w:rPr>
          <w:b/>
          <w:vanish/>
          <w:lang w:val="en-US"/>
        </w:rPr>
        <w:t>Credit</w:t>
      </w:r>
      <w:r w:rsidRPr="0045652F">
        <w:rPr>
          <w:vanish/>
          <w:lang w:val="en-US"/>
        </w:rPr>
        <w:tab/>
        <w:t>Loading of HTML pages in a directory on the host is secured and cannot be initiated except by a response to a previous message sent by VIRTEL.  The message may either be generated by a request for activation, or it may be a response to a previous transfer.  The credit field defines the maximum number of times a message may be re-utilized by submitting multiple replies.</w:t>
      </w:r>
      <w:commentRangeEnd w:id="219"/>
      <w:r w:rsidRPr="0045652F">
        <w:rPr>
          <w:rStyle w:val="CommentReference"/>
          <w:vanish/>
          <w:lang w:val="en-US"/>
        </w:rPr>
        <w:commentReference w:id="219"/>
      </w:r>
    </w:p>
    <w:p w14:paraId="0EB14051" w14:textId="77777777" w:rsidR="00774472" w:rsidRPr="0045652F" w:rsidRDefault="00774472">
      <w:pPr>
        <w:pStyle w:val="RefrenceChamp"/>
        <w:rPr>
          <w:lang w:val="en-US"/>
        </w:rPr>
      </w:pPr>
      <w:r w:rsidRPr="0045652F">
        <w:rPr>
          <w:b/>
          <w:lang w:val="en-US"/>
        </w:rPr>
        <w:t>Directory</w:t>
      </w:r>
      <w:r w:rsidRPr="0045652F">
        <w:rPr>
          <w:lang w:val="en-US"/>
        </w:rPr>
        <w:tab/>
      </w:r>
      <w:r w:rsidRPr="0045652F">
        <w:rPr>
          <w:i/>
          <w:iCs/>
          <w:lang w:val="en-US"/>
        </w:rPr>
        <w:t>(optional)</w:t>
      </w:r>
      <w:r w:rsidRPr="0045652F">
        <w:rPr>
          <w:lang w:val="en-US"/>
        </w:rPr>
        <w:t xml:space="preserve"> Name of the directory into which this correspondent may upload files.</w:t>
      </w:r>
    </w:p>
    <w:p w14:paraId="40FD1D62" w14:textId="77777777" w:rsidR="00774472" w:rsidRPr="0045652F" w:rsidRDefault="00774472">
      <w:pPr>
        <w:pStyle w:val="RefrenceChamp"/>
        <w:rPr>
          <w:lang w:val="en-US"/>
        </w:rPr>
      </w:pPr>
      <w:r w:rsidRPr="0045652F">
        <w:rPr>
          <w:b/>
          <w:lang w:val="en-US"/>
        </w:rPr>
        <w:t>Last contact</w:t>
      </w:r>
      <w:r w:rsidRPr="0045652F">
        <w:rPr>
          <w:lang w:val="en-US"/>
        </w:rPr>
        <w:tab/>
        <w:t>Date and time of the last transfer, and the IP address of the correspondent.</w:t>
      </w:r>
    </w:p>
    <w:p w14:paraId="495D1267" w14:textId="77777777" w:rsidR="00774472" w:rsidRPr="0045652F" w:rsidRDefault="00774472">
      <w:pPr>
        <w:pStyle w:val="RefrenceChamp"/>
        <w:rPr>
          <w:bCs/>
          <w:lang w:val="en-US"/>
        </w:rPr>
      </w:pPr>
      <w:r w:rsidRPr="0045652F">
        <w:rPr>
          <w:b/>
          <w:lang w:val="en-US"/>
        </w:rPr>
        <w:t>Contacts</w:t>
      </w:r>
      <w:r w:rsidRPr="0045652F">
        <w:rPr>
          <w:b/>
          <w:lang w:val="en-US"/>
        </w:rPr>
        <w:tab/>
      </w:r>
      <w:r w:rsidRPr="0045652F">
        <w:rPr>
          <w:bCs/>
          <w:lang w:val="en-US"/>
        </w:rPr>
        <w:t>The number of contacts since the last activation.</w:t>
      </w:r>
    </w:p>
    <w:p w14:paraId="1297DAD4" w14:textId="77777777" w:rsidR="00774472" w:rsidRPr="0045652F" w:rsidRDefault="00774472">
      <w:pPr>
        <w:pStyle w:val="Heading4"/>
        <w:rPr>
          <w:lang w:val="en-US"/>
        </w:rPr>
      </w:pPr>
      <w:bookmarkStart w:id="220" w:name="_Ref72046448"/>
      <w:bookmarkStart w:id="221" w:name="_Toc93997007"/>
      <w:r w:rsidRPr="0045652F">
        <w:rPr>
          <w:lang w:val="en-US"/>
        </w:rPr>
        <w:t>Account activation</w:t>
      </w:r>
      <w:bookmarkEnd w:id="220"/>
      <w:bookmarkEnd w:id="221"/>
    </w:p>
    <w:p w14:paraId="66B2AF96" w14:textId="77777777" w:rsidR="00774472" w:rsidRPr="0045652F" w:rsidRDefault="00774472">
      <w:pPr>
        <w:keepNext/>
        <w:keepLines/>
        <w:rPr>
          <w:lang w:val="en-US"/>
        </w:rPr>
      </w:pPr>
      <w:r w:rsidRPr="0045652F">
        <w:rPr>
          <w:lang w:val="en-US"/>
        </w:rPr>
        <w:t xml:space="preserve">In order to be operational, a correspondent account must be activated.  This is achieved by pressing [PF4] at the CORRESPONDENT DETAIL DEFINITION screen.  In the case of an e-mail correspondent, VIRTEL will transmit an initial e-mail to the correspondent containing the security code to be used for the transfers.  The message </w:t>
      </w:r>
      <w:r w:rsidRPr="0045652F">
        <w:rPr>
          <w:i/>
          <w:iCs/>
          <w:lang w:val="en-US"/>
        </w:rPr>
        <w:t xml:space="preserve">ACTIVATION WAS REQUESTED </w:t>
      </w:r>
      <w:r w:rsidRPr="0045652F">
        <w:rPr>
          <w:lang w:val="en-US"/>
        </w:rPr>
        <w:t>indicates that the correspondent’s security code has been activated, and, in the case of an e-mail correspondent, that the e-mail was sent successfully.  The number of contacts is reset to zero.</w:t>
      </w:r>
    </w:p>
    <w:p w14:paraId="7006ECA6" w14:textId="77777777" w:rsidR="00774472" w:rsidRPr="0045652F" w:rsidRDefault="00774472">
      <w:pPr>
        <w:pStyle w:val="Nfj"/>
        <w:rPr>
          <w:lang w:val="en-US"/>
        </w:rPr>
      </w:pPr>
      <w:r w:rsidRPr="0045652F">
        <w:rPr>
          <w:lang w:val="en-US"/>
        </w:rPr>
        <w:t>To activate an e-mail correspondent, the administrator must be logged on to VIRTEL via an entry point containing a transaction with external name $MAIL$ (application type=3) which contains, in the application field, the name of the SMTP line used by VIRTEL.  The message YOU ARE NOT AUTHORISED TO USE THIS APPLICATION indicates that the $MAIL$ transaction is not defined.</w:t>
      </w:r>
    </w:p>
    <w:p w14:paraId="54B1905E" w14:textId="77777777" w:rsidR="00774472" w:rsidRPr="0045652F" w:rsidRDefault="00774472">
      <w:pPr>
        <w:pStyle w:val="Heading4"/>
        <w:rPr>
          <w:lang w:val="en-US"/>
        </w:rPr>
      </w:pPr>
      <w:bookmarkStart w:id="222" w:name="_Toc511102257"/>
      <w:bookmarkStart w:id="223" w:name="_Toc512223537"/>
      <w:bookmarkStart w:id="224" w:name="_Ref59361172"/>
      <w:bookmarkStart w:id="225" w:name="_Toc71540625"/>
      <w:bookmarkStart w:id="226" w:name="_Toc93997008"/>
      <w:r w:rsidRPr="0045652F">
        <w:rPr>
          <w:lang w:val="en-US"/>
        </w:rPr>
        <w:t>Account deactivation</w:t>
      </w:r>
      <w:bookmarkEnd w:id="226"/>
    </w:p>
    <w:p w14:paraId="3AFC4DED" w14:textId="77777777" w:rsidR="00774472" w:rsidRPr="0045652F" w:rsidRDefault="00774472">
      <w:pPr>
        <w:rPr>
          <w:lang w:val="en-US"/>
        </w:rPr>
      </w:pPr>
      <w:r w:rsidRPr="0045652F">
        <w:rPr>
          <w:lang w:val="en-US"/>
        </w:rPr>
        <w:t xml:space="preserve">A correspondent’s security code may be cancelled by deactivating with the [PF5] key.  The message </w:t>
      </w:r>
      <w:r w:rsidRPr="0045652F">
        <w:rPr>
          <w:i/>
          <w:iCs/>
          <w:lang w:val="en-US"/>
        </w:rPr>
        <w:t xml:space="preserve">DISABLE WAS DONE </w:t>
      </w:r>
      <w:r w:rsidRPr="0045652F">
        <w:rPr>
          <w:lang w:val="en-US"/>
        </w:rPr>
        <w:t>indicates that the deactivation was successful.</w:t>
      </w:r>
    </w:p>
    <w:p w14:paraId="7C464686" w14:textId="77777777" w:rsidR="00774472" w:rsidRPr="0045652F" w:rsidRDefault="00774472">
      <w:pPr>
        <w:pStyle w:val="Heading4"/>
        <w:rPr>
          <w:lang w:val="en-US"/>
        </w:rPr>
      </w:pPr>
      <w:bookmarkStart w:id="227" w:name="_Toc93997009"/>
      <w:r w:rsidRPr="0045652F">
        <w:rPr>
          <w:lang w:val="en-US"/>
        </w:rPr>
        <w:t>Access to associated rule set</w:t>
      </w:r>
      <w:bookmarkEnd w:id="227"/>
    </w:p>
    <w:p w14:paraId="2F0C832F" w14:textId="77777777" w:rsidR="00774472" w:rsidRPr="0045652F" w:rsidRDefault="00774472">
      <w:pPr>
        <w:rPr>
          <w:lang w:val="en-US"/>
        </w:rPr>
      </w:pPr>
      <w:r w:rsidRPr="0045652F">
        <w:rPr>
          <w:lang w:val="en-US"/>
        </w:rPr>
        <w:t>To display the list of rules associated with this correspondent, press the [PF6] key.</w:t>
      </w:r>
    </w:p>
    <w:p w14:paraId="0E116956" w14:textId="77777777" w:rsidR="00774472" w:rsidRPr="0045652F" w:rsidRDefault="00774472" w:rsidP="004647A9">
      <w:pPr>
        <w:pStyle w:val="Heading3"/>
        <w:pageBreakBefore/>
        <w:numPr>
          <w:ilvl w:val="2"/>
          <w:numId w:val="2"/>
        </w:numPr>
        <w:ind w:left="2783" w:hanging="1082"/>
        <w:rPr>
          <w:szCs w:val="23"/>
          <w:lang w:val="en-US"/>
        </w:rPr>
      </w:pPr>
      <w:bookmarkStart w:id="228" w:name="_Ref72146987"/>
      <w:bookmarkStart w:id="229" w:name="_Toc93997010"/>
      <w:bookmarkStart w:id="230" w:name="_Toc373484912"/>
      <w:r w:rsidRPr="0045652F">
        <w:rPr>
          <w:szCs w:val="23"/>
          <w:lang w:val="en-US"/>
        </w:rPr>
        <w:t>Uploading HTML pages</w:t>
      </w:r>
      <w:bookmarkEnd w:id="224"/>
      <w:bookmarkEnd w:id="225"/>
      <w:bookmarkEnd w:id="228"/>
      <w:bookmarkEnd w:id="229"/>
      <w:bookmarkEnd w:id="230"/>
    </w:p>
    <w:p w14:paraId="4D02B1C1" w14:textId="77777777" w:rsidR="00774472" w:rsidRPr="0045652F" w:rsidRDefault="00774472">
      <w:pPr>
        <w:rPr>
          <w:lang w:val="en-US"/>
        </w:rPr>
      </w:pPr>
      <w:r w:rsidRPr="0045652F">
        <w:rPr>
          <w:lang w:val="en-US"/>
        </w:rPr>
        <w:fldChar w:fldCharType="begin"/>
      </w:r>
      <w:r w:rsidRPr="0045652F">
        <w:rPr>
          <w:lang w:val="en-US"/>
        </w:rPr>
        <w:instrText xml:space="preserve"> XE "HTML:Page Upload" </w:instrText>
      </w:r>
      <w:r w:rsidRPr="0045652F">
        <w:rPr>
          <w:lang w:val="en-US"/>
        </w:rPr>
        <w:fldChar w:fldCharType="end"/>
      </w:r>
      <w:r w:rsidRPr="0045652F">
        <w:rPr>
          <w:lang w:val="en-US"/>
        </w:rPr>
        <w:fldChar w:fldCharType="begin"/>
      </w:r>
      <w:r w:rsidRPr="0045652F">
        <w:rPr>
          <w:lang w:val="en-US"/>
        </w:rPr>
        <w:instrText xml:space="preserve"> XE "Pages HTML:Upload" </w:instrText>
      </w:r>
      <w:r w:rsidRPr="0045652F">
        <w:rPr>
          <w:lang w:val="en-US"/>
        </w:rPr>
        <w:fldChar w:fldCharType="end"/>
      </w:r>
      <w:r w:rsidRPr="0045652F">
        <w:rPr>
          <w:lang w:val="en-US"/>
        </w:rPr>
        <w:fldChar w:fldCharType="begin"/>
      </w:r>
      <w:r w:rsidRPr="0045652F">
        <w:rPr>
          <w:lang w:val="en-US"/>
        </w:rPr>
        <w:instrText xml:space="preserve"> XE "Uploading HTML pages" </w:instrText>
      </w:r>
      <w:r w:rsidRPr="0045652F">
        <w:rPr>
          <w:lang w:val="en-US"/>
        </w:rPr>
        <w:fldChar w:fldCharType="end"/>
      </w:r>
      <w:r w:rsidRPr="0045652F">
        <w:rPr>
          <w:lang w:val="en-US"/>
        </w:rPr>
        <w:t>HTML pages and other elements such as graphics can be uploaded to VIRTEL by any of the following methods:</w:t>
      </w:r>
    </w:p>
    <w:p w14:paraId="7B6A04B6" w14:textId="77777777" w:rsidR="00774472" w:rsidRPr="0045652F" w:rsidRDefault="00774472">
      <w:pPr>
        <w:rPr>
          <w:lang w:val="en-US"/>
        </w:rPr>
      </w:pPr>
    </w:p>
    <w:p w14:paraId="2D43C4E3" w14:textId="77777777" w:rsidR="00774472" w:rsidRPr="0045652F" w:rsidRDefault="00774472">
      <w:pPr>
        <w:rPr>
          <w:lang w:val="en-US"/>
        </w:rPr>
      </w:pPr>
      <w:r w:rsidRPr="0045652F">
        <w:rPr>
          <w:lang w:val="en-US"/>
        </w:rPr>
        <w:t>1. by e-mail (SMTP)</w:t>
      </w:r>
    </w:p>
    <w:p w14:paraId="1BE4FB3A" w14:textId="77777777" w:rsidR="00774472" w:rsidRPr="0045652F" w:rsidRDefault="00774472">
      <w:pPr>
        <w:rPr>
          <w:lang w:val="en-US"/>
        </w:rPr>
      </w:pPr>
      <w:r w:rsidRPr="0045652F">
        <w:rPr>
          <w:lang w:val="en-US"/>
        </w:rPr>
        <w:t>2. by web browser (HTTP), with cookie security</w:t>
      </w:r>
    </w:p>
    <w:p w14:paraId="3A86B3D7" w14:textId="77777777" w:rsidR="00774472" w:rsidRPr="0045652F" w:rsidRDefault="00774472">
      <w:pPr>
        <w:rPr>
          <w:lang w:val="en-US"/>
        </w:rPr>
      </w:pPr>
      <w:r w:rsidRPr="0045652F">
        <w:rPr>
          <w:lang w:val="en-US"/>
        </w:rPr>
        <w:t>3. by web browser (HTTP), with signon security</w:t>
      </w:r>
    </w:p>
    <w:p w14:paraId="5CAE1BCA" w14:textId="77777777" w:rsidR="00774472" w:rsidRPr="0045652F" w:rsidRDefault="00774472">
      <w:pPr>
        <w:pStyle w:val="Heading4"/>
        <w:rPr>
          <w:lang w:val="en-US"/>
        </w:rPr>
      </w:pPr>
      <w:bookmarkStart w:id="231" w:name="_Toc93997011"/>
      <w:bookmarkStart w:id="232" w:name="_Ref252974986"/>
      <w:r w:rsidRPr="0045652F">
        <w:rPr>
          <w:lang w:val="en-US"/>
        </w:rPr>
        <w:t>Uploading pages by SMTP</w:t>
      </w:r>
      <w:bookmarkEnd w:id="231"/>
      <w:bookmarkEnd w:id="232"/>
    </w:p>
    <w:p w14:paraId="1E6D08AD" w14:textId="77777777" w:rsidR="00774472" w:rsidRPr="0045652F" w:rsidRDefault="00774472">
      <w:pPr>
        <w:pStyle w:val="ecran0"/>
        <w:rPr>
          <w:lang w:val="en-US"/>
        </w:rPr>
      </w:pPr>
      <w:r w:rsidRPr="0045652F">
        <w:rPr>
          <w:lang w:val="en-US"/>
        </w:rPr>
        <w:t>Upload by SMTP allows the administrator to load HTML pages into VIRTEL by e-mail.  VIRTEL sends the administrator an e-mail, and the administrator replies to this e-mail with the pages to be uploaded included as attachments.  VIRTEL sends another e-mail to inform the administrator that the upload was successful.  The administrator saves this e-mail and replies to it the next time he has a set of pages to upload.</w:t>
      </w:r>
    </w:p>
    <w:p w14:paraId="57F284BA" w14:textId="77777777" w:rsidR="00774472" w:rsidRPr="0045652F" w:rsidRDefault="00774472">
      <w:pPr>
        <w:pStyle w:val="Heading5"/>
        <w:rPr>
          <w:lang w:val="en-US"/>
        </w:rPr>
      </w:pPr>
      <w:r w:rsidRPr="0045652F">
        <w:rPr>
          <w:lang w:val="en-US"/>
        </w:rPr>
        <w:t>Definitions for page upload by SMTP</w:t>
      </w:r>
    </w:p>
    <w:p w14:paraId="0DDAB009" w14:textId="77777777" w:rsidR="00774472" w:rsidRPr="0045652F" w:rsidRDefault="00774472">
      <w:pPr>
        <w:pStyle w:val="ListBullet"/>
        <w:spacing w:after="120"/>
        <w:rPr>
          <w:lang w:val="en-US"/>
        </w:rPr>
      </w:pPr>
      <w:r w:rsidRPr="0045652F">
        <w:rPr>
          <w:lang w:val="en-US"/>
        </w:rPr>
        <w:t>Check the definition of your SMTP line (F1 then F12 from the Configuration Menu, see the VIRTEL Connectivity Reference documentation).</w:t>
      </w:r>
    </w:p>
    <w:p w14:paraId="19A0024B" w14:textId="77777777" w:rsidR="00774472" w:rsidRPr="0045652F" w:rsidRDefault="00774472">
      <w:pPr>
        <w:pStyle w:val="ListBullet"/>
        <w:spacing w:after="120"/>
        <w:rPr>
          <w:lang w:val="en-US"/>
        </w:rPr>
      </w:pPr>
      <w:r w:rsidRPr="0045652F">
        <w:rPr>
          <w:lang w:val="en-US"/>
        </w:rPr>
        <w:t>Press F5 from the Configuration Menu and define an e-mail correspondent specifying W2H-DIR as the directory name:</w:t>
      </w:r>
    </w:p>
    <w:p w14:paraId="2A84B37D" w14:textId="77777777" w:rsidR="00774472" w:rsidRPr="0045652F" w:rsidRDefault="00774472">
      <w:pPr>
        <w:pStyle w:val="Ecran80"/>
        <w:rPr>
          <w:noProof w:val="0"/>
          <w:lang w:val="en-US"/>
        </w:rPr>
      </w:pPr>
      <w:r w:rsidRPr="0045652F">
        <w:rPr>
          <w:noProof w:val="0"/>
          <w:lang w:val="en-US"/>
        </w:rPr>
        <w:t xml:space="preserve"> CORRESPONDENT DETAIL DEFINITION -------------------- Applid: SPVIRE2  14:19:33 </w:t>
      </w:r>
    </w:p>
    <w:p w14:paraId="3FE69DC0" w14:textId="77777777" w:rsidR="00774472" w:rsidRPr="0045652F" w:rsidRDefault="00774472">
      <w:pPr>
        <w:pStyle w:val="Ecran80"/>
        <w:rPr>
          <w:noProof w:val="0"/>
          <w:lang w:val="en-US"/>
        </w:rPr>
      </w:pPr>
      <w:r w:rsidRPr="0045652F">
        <w:rPr>
          <w:noProof w:val="0"/>
          <w:lang w:val="en-US"/>
        </w:rPr>
        <w:t xml:space="preserve">                                                                                </w:t>
      </w:r>
    </w:p>
    <w:p w14:paraId="0D3E9257" w14:textId="77777777" w:rsidR="00774472" w:rsidRPr="0045652F" w:rsidRDefault="00774472">
      <w:pPr>
        <w:pStyle w:val="Ecran80"/>
        <w:rPr>
          <w:noProof w:val="0"/>
          <w:lang w:val="en-US"/>
        </w:rPr>
      </w:pPr>
      <w:r w:rsidRPr="0045652F">
        <w:rPr>
          <w:noProof w:val="0"/>
          <w:lang w:val="en-US"/>
        </w:rPr>
        <w:t xml:space="preserve"> Id                 ===&gt; upload2@saint.cloud.com                                </w:t>
      </w:r>
    </w:p>
    <w:p w14:paraId="3480C0F0" w14:textId="77777777" w:rsidR="00774472" w:rsidRPr="0045652F" w:rsidRDefault="00774472">
      <w:pPr>
        <w:pStyle w:val="Ecran80"/>
        <w:rPr>
          <w:noProof w:val="0"/>
          <w:lang w:val="en-US"/>
        </w:rPr>
      </w:pPr>
      <w:r w:rsidRPr="0045652F">
        <w:rPr>
          <w:noProof w:val="0"/>
          <w:lang w:val="en-US"/>
        </w:rPr>
        <w:t xml:space="preserve">                         email address with '@' sign                            </w:t>
      </w:r>
    </w:p>
    <w:p w14:paraId="4A768CE8" w14:textId="77777777" w:rsidR="00774472" w:rsidRPr="0045652F" w:rsidRDefault="00774472">
      <w:pPr>
        <w:pStyle w:val="Ecran80"/>
        <w:rPr>
          <w:noProof w:val="0"/>
          <w:lang w:val="en-US"/>
        </w:rPr>
      </w:pPr>
      <w:r w:rsidRPr="0045652F">
        <w:rPr>
          <w:noProof w:val="0"/>
          <w:lang w:val="en-US"/>
        </w:rPr>
        <w:t xml:space="preserve"> Type of Id         ===&gt; 1              1:Email 2:Local+fixed 3:Local+changing  </w:t>
      </w:r>
    </w:p>
    <w:p w14:paraId="41087254" w14:textId="77777777" w:rsidR="00774472" w:rsidRPr="0045652F" w:rsidRDefault="00774472">
      <w:pPr>
        <w:pStyle w:val="Ecran80"/>
        <w:rPr>
          <w:noProof w:val="0"/>
          <w:lang w:val="en-US"/>
        </w:rPr>
      </w:pPr>
      <w:r w:rsidRPr="0045652F">
        <w:rPr>
          <w:noProof w:val="0"/>
          <w:lang w:val="en-US"/>
        </w:rPr>
        <w:t xml:space="preserve"> Activation message ===&gt; To upload file(s) to VIRTEL, reply to this message.    </w:t>
      </w:r>
    </w:p>
    <w:p w14:paraId="7C16D661" w14:textId="77777777" w:rsidR="00774472" w:rsidRPr="0045652F" w:rsidRDefault="00774472">
      <w:pPr>
        <w:pStyle w:val="Ecran80"/>
        <w:rPr>
          <w:noProof w:val="0"/>
          <w:lang w:val="en-US"/>
        </w:rPr>
      </w:pPr>
      <w:r w:rsidRPr="0045652F">
        <w:rPr>
          <w:noProof w:val="0"/>
          <w:lang w:val="en-US"/>
        </w:rPr>
        <w:t xml:space="preserve">                                                                                </w:t>
      </w:r>
    </w:p>
    <w:p w14:paraId="132B4D96" w14:textId="77777777" w:rsidR="00774472" w:rsidRPr="0045652F" w:rsidRDefault="00774472">
      <w:pPr>
        <w:pStyle w:val="Ecran80"/>
        <w:rPr>
          <w:noProof w:val="0"/>
          <w:lang w:val="en-US"/>
        </w:rPr>
      </w:pPr>
      <w:r w:rsidRPr="0045652F">
        <w:rPr>
          <w:noProof w:val="0"/>
          <w:lang w:val="en-US"/>
        </w:rPr>
        <w:t xml:space="preserve">                                        Text of 'OK' message to user.           </w:t>
      </w:r>
    </w:p>
    <w:p w14:paraId="7F4C4130" w14:textId="77777777" w:rsidR="00774472" w:rsidRPr="0045652F" w:rsidRDefault="00774472">
      <w:pPr>
        <w:pStyle w:val="Ecran80"/>
        <w:rPr>
          <w:noProof w:val="0"/>
          <w:lang w:val="en-US"/>
        </w:rPr>
      </w:pPr>
      <w:r w:rsidRPr="0045652F">
        <w:rPr>
          <w:noProof w:val="0"/>
          <w:lang w:val="en-US"/>
        </w:rPr>
        <w:t xml:space="preserve"> VTAM name          ===&gt;                &amp;1 parameter to specify VTAM LU name    </w:t>
      </w:r>
    </w:p>
    <w:p w14:paraId="2B6DDC81" w14:textId="77777777" w:rsidR="00774472" w:rsidRPr="0045652F" w:rsidRDefault="00774472">
      <w:pPr>
        <w:pStyle w:val="Ecran80"/>
        <w:rPr>
          <w:noProof w:val="0"/>
          <w:lang w:val="en-US"/>
        </w:rPr>
      </w:pPr>
      <w:r w:rsidRPr="0045652F">
        <w:rPr>
          <w:noProof w:val="0"/>
          <w:lang w:val="en-US"/>
        </w:rPr>
        <w:t xml:space="preserve"> Rule Set           ===&gt; ADMRSET1       Rules to choose an entry point          </w:t>
      </w:r>
    </w:p>
    <w:p w14:paraId="30B10353" w14:textId="77777777" w:rsidR="00774472" w:rsidRPr="0045652F" w:rsidRDefault="00774472">
      <w:pPr>
        <w:pStyle w:val="Ecran80"/>
        <w:rPr>
          <w:noProof w:val="0"/>
          <w:lang w:val="en-US"/>
        </w:rPr>
      </w:pPr>
      <w:r w:rsidRPr="0045652F">
        <w:rPr>
          <w:noProof w:val="0"/>
          <w:lang w:val="en-US"/>
        </w:rPr>
        <w:t xml:space="preserve"> Directory          ===&gt; W2H-DIR        Where data is to be uploaded            </w:t>
      </w:r>
    </w:p>
    <w:p w14:paraId="11D9656A" w14:textId="77777777" w:rsidR="00774472" w:rsidRPr="0045652F" w:rsidRDefault="00774472">
      <w:pPr>
        <w:pStyle w:val="Ecran80"/>
        <w:rPr>
          <w:noProof w:val="0"/>
          <w:lang w:val="en-US"/>
        </w:rPr>
      </w:pPr>
      <w:r w:rsidRPr="0045652F">
        <w:rPr>
          <w:noProof w:val="0"/>
          <w:lang w:val="en-US"/>
        </w:rPr>
        <w:t xml:space="preserve"> Last contact       ===&gt; QUEUE ACTIVATION                                       </w:t>
      </w:r>
    </w:p>
    <w:p w14:paraId="5C145A50" w14:textId="77777777" w:rsidR="00774472" w:rsidRPr="0045652F" w:rsidRDefault="00774472">
      <w:pPr>
        <w:pStyle w:val="Ecran80"/>
        <w:rPr>
          <w:noProof w:val="0"/>
          <w:lang w:val="en-US"/>
        </w:rPr>
      </w:pPr>
      <w:r w:rsidRPr="0045652F">
        <w:rPr>
          <w:noProof w:val="0"/>
          <w:lang w:val="en-US"/>
        </w:rPr>
        <w:t xml:space="preserve"> Contacts           ===&gt; 00000000       Number of times cookie was updated      </w:t>
      </w:r>
    </w:p>
    <w:p w14:paraId="13D9A1DB" w14:textId="77777777" w:rsidR="00774472" w:rsidRPr="0045652F" w:rsidRDefault="00774472">
      <w:pPr>
        <w:pStyle w:val="Ecran80"/>
        <w:rPr>
          <w:noProof w:val="0"/>
          <w:lang w:val="en-US"/>
        </w:rPr>
      </w:pPr>
      <w:r w:rsidRPr="0045652F">
        <w:rPr>
          <w:noProof w:val="0"/>
          <w:lang w:val="en-US"/>
        </w:rPr>
        <w:t xml:space="preserve"> Date created       ===&gt; 11 May 2004 14:19:29                                   </w:t>
      </w:r>
    </w:p>
    <w:p w14:paraId="1F230C87" w14:textId="77777777" w:rsidR="00774472" w:rsidRPr="0045652F" w:rsidRDefault="00774472">
      <w:pPr>
        <w:pStyle w:val="Ecran80"/>
        <w:rPr>
          <w:noProof w:val="0"/>
          <w:lang w:val="en-US"/>
        </w:rPr>
      </w:pPr>
      <w:r w:rsidRPr="0045652F">
        <w:rPr>
          <w:noProof w:val="0"/>
          <w:lang w:val="en-US"/>
        </w:rPr>
        <w:t xml:space="preserve"> Created by         ===&gt; VIRDBA                                                 </w:t>
      </w:r>
    </w:p>
    <w:p w14:paraId="1EA452D7" w14:textId="77777777" w:rsidR="00774472" w:rsidRPr="0045652F" w:rsidRDefault="00774472">
      <w:pPr>
        <w:pStyle w:val="Ecran80"/>
        <w:rPr>
          <w:noProof w:val="0"/>
          <w:lang w:val="en-US"/>
        </w:rPr>
      </w:pPr>
      <w:r w:rsidRPr="0045652F">
        <w:rPr>
          <w:noProof w:val="0"/>
          <w:lang w:val="en-US"/>
        </w:rPr>
        <w:t xml:space="preserve"> Date activated     ===&gt; 11 May 2004 14:19:33                                   </w:t>
      </w:r>
    </w:p>
    <w:p w14:paraId="210AB3A3" w14:textId="77777777" w:rsidR="00774472" w:rsidRPr="0045652F" w:rsidRDefault="00774472">
      <w:pPr>
        <w:pStyle w:val="Ecran80"/>
        <w:rPr>
          <w:noProof w:val="0"/>
          <w:lang w:val="en-US"/>
        </w:rPr>
      </w:pPr>
      <w:r w:rsidRPr="0045652F">
        <w:rPr>
          <w:noProof w:val="0"/>
          <w:lang w:val="en-US"/>
        </w:rPr>
        <w:t xml:space="preserve"> Activated by       ===&gt; VIRDBA                                                 </w:t>
      </w:r>
    </w:p>
    <w:p w14:paraId="329A2A2A" w14:textId="77777777" w:rsidR="00774472" w:rsidRPr="0045652F" w:rsidRDefault="00774472">
      <w:pPr>
        <w:pStyle w:val="Ecran80"/>
        <w:rPr>
          <w:noProof w:val="0"/>
          <w:lang w:val="en-US"/>
        </w:rPr>
      </w:pPr>
      <w:r w:rsidRPr="0045652F">
        <w:rPr>
          <w:noProof w:val="0"/>
          <w:lang w:val="en-US"/>
        </w:rPr>
        <w:t xml:space="preserve"> Date disabled      ===&gt;                                                        </w:t>
      </w:r>
    </w:p>
    <w:p w14:paraId="5F505EB4" w14:textId="77777777" w:rsidR="00774472" w:rsidRPr="0045652F" w:rsidRDefault="00774472">
      <w:pPr>
        <w:pStyle w:val="Ecran80"/>
        <w:rPr>
          <w:noProof w:val="0"/>
          <w:lang w:val="en-US"/>
        </w:rPr>
      </w:pPr>
      <w:r w:rsidRPr="0045652F">
        <w:rPr>
          <w:noProof w:val="0"/>
          <w:lang w:val="en-US"/>
        </w:rPr>
        <w:t xml:space="preserve"> Disabled by        ===&gt;                                                        </w:t>
      </w:r>
    </w:p>
    <w:p w14:paraId="294E0A3D" w14:textId="77777777" w:rsidR="00774472" w:rsidRPr="0045652F" w:rsidRDefault="00774472">
      <w:pPr>
        <w:pStyle w:val="Ecran80"/>
        <w:rPr>
          <w:noProof w:val="0"/>
          <w:lang w:val="en-US"/>
        </w:rPr>
      </w:pPr>
      <w:r w:rsidRPr="0045652F">
        <w:rPr>
          <w:noProof w:val="0"/>
          <w:lang w:val="en-US"/>
        </w:rPr>
        <w:t xml:space="preserve">                                                                                </w:t>
      </w:r>
    </w:p>
    <w:p w14:paraId="31EBA0C0" w14:textId="77777777" w:rsidR="00774472" w:rsidRPr="0045652F" w:rsidRDefault="00774472">
      <w:pPr>
        <w:pStyle w:val="Ecran80"/>
        <w:rPr>
          <w:noProof w:val="0"/>
          <w:lang w:val="en-US"/>
        </w:rPr>
      </w:pPr>
      <w:r w:rsidRPr="0045652F">
        <w:rPr>
          <w:noProof w:val="0"/>
          <w:lang w:val="en-US"/>
        </w:rPr>
        <w:t xml:space="preserve">                                                                                </w:t>
      </w:r>
    </w:p>
    <w:p w14:paraId="3782B061" w14:textId="77777777" w:rsidR="00774472" w:rsidRPr="0045652F" w:rsidRDefault="00774472">
      <w:pPr>
        <w:pStyle w:val="Ecran80"/>
        <w:rPr>
          <w:noProof w:val="0"/>
          <w:lang w:val="en-US"/>
        </w:rPr>
      </w:pPr>
      <w:r w:rsidRPr="0045652F">
        <w:rPr>
          <w:noProof w:val="0"/>
          <w:lang w:val="en-US"/>
        </w:rPr>
        <w:t xml:space="preserve"> P1=Update                          P3=Return                         Enter=Add </w:t>
      </w:r>
    </w:p>
    <w:p w14:paraId="2BB54FC8" w14:textId="77777777" w:rsidR="00774472" w:rsidRPr="0045652F" w:rsidRDefault="00774472">
      <w:pPr>
        <w:pStyle w:val="Ecran80"/>
        <w:rPr>
          <w:noProof w:val="0"/>
          <w:lang w:val="en-US"/>
        </w:rPr>
      </w:pPr>
      <w:r w:rsidRPr="0045652F">
        <w:rPr>
          <w:noProof w:val="0"/>
          <w:lang w:val="en-US"/>
        </w:rPr>
        <w:t xml:space="preserve"> P4=Activate                        P5=Disable                        P6=Rules  </w:t>
      </w:r>
    </w:p>
    <w:p w14:paraId="65C27DA0" w14:textId="77777777" w:rsidR="00774472" w:rsidRPr="0045652F" w:rsidRDefault="00774472">
      <w:pPr>
        <w:pStyle w:val="Ecran80"/>
        <w:rPr>
          <w:noProof w:val="0"/>
          <w:lang w:val="en-US"/>
        </w:rPr>
      </w:pPr>
      <w:r w:rsidRPr="0045652F">
        <w:rPr>
          <w:noProof w:val="0"/>
          <w:lang w:val="en-US"/>
        </w:rPr>
        <w:t xml:space="preserve"> ACTIVATION WAS REQUESTED                                                       </w:t>
      </w:r>
    </w:p>
    <w:p w14:paraId="715A5863" w14:textId="77777777" w:rsidR="00774472" w:rsidRPr="0045652F" w:rsidRDefault="00774472">
      <w:pPr>
        <w:pStyle w:val="Caption"/>
        <w:rPr>
          <w:lang w:val="en-US"/>
        </w:rPr>
      </w:pPr>
      <w:bookmarkStart w:id="233" w:name="_Toc71540942"/>
      <w:bookmarkStart w:id="234" w:name="_Toc373484985"/>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17</w:t>
      </w:r>
      <w:r w:rsidRPr="0045652F">
        <w:rPr>
          <w:lang w:val="en-US"/>
        </w:rPr>
        <w:fldChar w:fldCharType="end"/>
      </w:r>
      <w:r w:rsidRPr="0045652F">
        <w:rPr>
          <w:lang w:val="en-US"/>
        </w:rPr>
        <w:t xml:space="preserve"> Page upload by SMTP: Creating an e-mail</w:t>
      </w:r>
      <w:bookmarkEnd w:id="233"/>
      <w:r w:rsidRPr="0045652F">
        <w:rPr>
          <w:lang w:val="en-US"/>
        </w:rPr>
        <w:t xml:space="preserve"> correspondent</w:t>
      </w:r>
      <w:bookmarkEnd w:id="234"/>
    </w:p>
    <w:p w14:paraId="31FDB212" w14:textId="77777777" w:rsidR="00774472" w:rsidRPr="0045652F" w:rsidRDefault="00774472">
      <w:pPr>
        <w:pStyle w:val="Heading5"/>
        <w:rPr>
          <w:lang w:val="en-US"/>
        </w:rPr>
      </w:pPr>
      <w:r w:rsidRPr="0045652F">
        <w:rPr>
          <w:lang w:val="en-US"/>
        </w:rPr>
        <w:t>Procedure for page upload by SMTP</w:t>
      </w:r>
    </w:p>
    <w:p w14:paraId="6CA529CA" w14:textId="77777777" w:rsidR="00774472" w:rsidRPr="0045652F" w:rsidRDefault="00774472">
      <w:pPr>
        <w:pStyle w:val="ecran0"/>
        <w:rPr>
          <w:lang w:val="en-US"/>
        </w:rPr>
      </w:pPr>
      <w:r w:rsidRPr="0045652F">
        <w:rPr>
          <w:lang w:val="en-US"/>
        </w:rPr>
        <w:t>1. Activate the e-mail correspondent: see “A</w:t>
      </w:r>
      <w:r w:rsidRPr="0045652F">
        <w:rPr>
          <w:lang w:val="en-US"/>
        </w:rPr>
        <w:t>c</w:t>
      </w:r>
      <w:r w:rsidRPr="0045652F">
        <w:rPr>
          <w:lang w:val="en-US"/>
        </w:rPr>
        <w:t xml:space="preserve">count activation” under the heading “Correspondent management” </w:t>
      </w:r>
      <w:r w:rsidRPr="0045652F">
        <w:rPr>
          <w:lang w:val="en-US"/>
        </w:rPr>
        <w:fldChar w:fldCharType="begin"/>
      </w:r>
      <w:r w:rsidRPr="0045652F">
        <w:rPr>
          <w:lang w:val="en-US"/>
        </w:rPr>
        <w:instrText xml:space="preserve"> PAGEREF _Ref72046448 \p \h </w:instrText>
      </w:r>
      <w:r w:rsidRPr="0045652F">
        <w:rPr>
          <w:lang w:val="en-US"/>
        </w:rPr>
      </w:r>
      <w:r w:rsidRPr="0045652F">
        <w:rPr>
          <w:lang w:val="en-US"/>
        </w:rPr>
        <w:fldChar w:fldCharType="separate"/>
      </w:r>
      <w:r w:rsidR="00A87DE6">
        <w:rPr>
          <w:noProof/>
          <w:lang w:val="en-US"/>
        </w:rPr>
        <w:t>sur la page 84</w:t>
      </w:r>
      <w:r w:rsidRPr="0045652F">
        <w:rPr>
          <w:lang w:val="en-US"/>
        </w:rPr>
        <w:fldChar w:fldCharType="end"/>
      </w:r>
      <w:r w:rsidRPr="0045652F">
        <w:rPr>
          <w:lang w:val="en-US"/>
        </w:rPr>
        <w:t>.  This triggers the sending of an e-mail containing the security code, as in the following example:</w:t>
      </w:r>
    </w:p>
    <w:p w14:paraId="17410EA4" w14:textId="77777777" w:rsidR="00774472" w:rsidRPr="0045652F" w:rsidRDefault="00774472">
      <w:pPr>
        <w:pStyle w:val="Listing"/>
        <w:rPr>
          <w:lang w:val="en-US"/>
        </w:rPr>
      </w:pPr>
      <w:r w:rsidRPr="0045652F">
        <w:rPr>
          <w:lang w:val="en-US"/>
        </w:rPr>
        <w:t>Date: Tue, 27 Apr 2004 12:04:40 +0100</w:t>
      </w:r>
    </w:p>
    <w:p w14:paraId="35DB5E8E" w14:textId="77777777" w:rsidR="00774472" w:rsidRPr="0045652F" w:rsidRDefault="00774472">
      <w:pPr>
        <w:pStyle w:val="Listing"/>
        <w:rPr>
          <w:lang w:val="en-US"/>
        </w:rPr>
      </w:pPr>
      <w:r w:rsidRPr="0045652F">
        <w:rPr>
          <w:lang w:val="en-US"/>
        </w:rPr>
        <w:t>From: virtel@client.com</w:t>
      </w:r>
    </w:p>
    <w:p w14:paraId="3BC7312C" w14:textId="77777777" w:rsidR="00774472" w:rsidRPr="0045652F" w:rsidRDefault="00774472">
      <w:pPr>
        <w:pStyle w:val="Listing"/>
        <w:rPr>
          <w:lang w:val="en-US"/>
        </w:rPr>
      </w:pPr>
      <w:r w:rsidRPr="0045652F">
        <w:rPr>
          <w:lang w:val="en-US"/>
        </w:rPr>
        <w:t>Organization: SYSPERTEC COMMUNICATION</w:t>
      </w:r>
    </w:p>
    <w:p w14:paraId="63B638AD" w14:textId="77777777" w:rsidR="00774472" w:rsidRPr="0045652F" w:rsidRDefault="00774472">
      <w:pPr>
        <w:pStyle w:val="Listing"/>
        <w:rPr>
          <w:lang w:val="en-US"/>
        </w:rPr>
      </w:pPr>
      <w:r w:rsidRPr="0045652F">
        <w:rPr>
          <w:lang w:val="en-US"/>
        </w:rPr>
        <w:t>To: upload2@saint.cloud.com</w:t>
      </w:r>
    </w:p>
    <w:p w14:paraId="60A940ED" w14:textId="77777777" w:rsidR="00774472" w:rsidRPr="0045652F" w:rsidRDefault="00774472">
      <w:pPr>
        <w:pStyle w:val="Listing"/>
        <w:rPr>
          <w:lang w:val="en-US"/>
        </w:rPr>
      </w:pPr>
      <w:r w:rsidRPr="0045652F">
        <w:rPr>
          <w:lang w:val="en-US"/>
        </w:rPr>
        <w:t>Message-id: &lt;20040427120439.07F5DA7C.5E416500Bgpamk4WZRKKBiZWjS4OTlqSES4OWlA==&gt;</w:t>
      </w:r>
    </w:p>
    <w:p w14:paraId="582CBC82" w14:textId="77777777" w:rsidR="00774472" w:rsidRPr="0045652F" w:rsidRDefault="00774472">
      <w:pPr>
        <w:pStyle w:val="Listing"/>
        <w:rPr>
          <w:lang w:val="en-US"/>
        </w:rPr>
      </w:pPr>
      <w:r w:rsidRPr="0045652F">
        <w:rPr>
          <w:lang w:val="en-US"/>
        </w:rPr>
        <w:t>Subject: OK : &lt;  W2H-DIR   &gt;</w:t>
      </w:r>
    </w:p>
    <w:p w14:paraId="47489D18" w14:textId="77777777" w:rsidR="00774472" w:rsidRPr="0045652F" w:rsidRDefault="00774472">
      <w:pPr>
        <w:pStyle w:val="Listing"/>
        <w:tabs>
          <w:tab w:val="left" w:pos="2520"/>
        </w:tabs>
        <w:rPr>
          <w:lang w:val="en-US"/>
        </w:rPr>
      </w:pPr>
    </w:p>
    <w:p w14:paraId="47BF81B4" w14:textId="77777777" w:rsidR="00774472" w:rsidRPr="0045652F" w:rsidRDefault="00774472">
      <w:pPr>
        <w:pStyle w:val="Listing"/>
        <w:rPr>
          <w:lang w:val="en-US"/>
        </w:rPr>
      </w:pPr>
      <w:r w:rsidRPr="0045652F">
        <w:rPr>
          <w:lang w:val="en-US"/>
        </w:rPr>
        <w:t>SECURITY TOKEN: 20040427120439.07F5DA7C.5E416500Bgpamk4WZRKKBiZWjS4OTlqSES4OWlA==</w:t>
      </w:r>
    </w:p>
    <w:p w14:paraId="18DFA405" w14:textId="77777777" w:rsidR="00774472" w:rsidRPr="0045652F" w:rsidRDefault="00774472">
      <w:pPr>
        <w:pStyle w:val="Listing"/>
        <w:rPr>
          <w:lang w:val="en-US"/>
        </w:rPr>
      </w:pPr>
    </w:p>
    <w:p w14:paraId="56A40E2F" w14:textId="77777777" w:rsidR="00774472" w:rsidRPr="0045652F" w:rsidRDefault="00774472">
      <w:pPr>
        <w:pStyle w:val="Listing"/>
        <w:rPr>
          <w:lang w:val="en-US"/>
        </w:rPr>
      </w:pPr>
      <w:r w:rsidRPr="0045652F">
        <w:rPr>
          <w:lang w:val="en-US"/>
        </w:rPr>
        <w:t>To upload file(s) to VIRTEL, reply to this message.</w:t>
      </w:r>
    </w:p>
    <w:p w14:paraId="6EC10E04" w14:textId="77777777" w:rsidR="00774472" w:rsidRPr="0045652F" w:rsidRDefault="00774472">
      <w:pPr>
        <w:pStyle w:val="Caption"/>
        <w:rPr>
          <w:lang w:val="en-US"/>
        </w:rPr>
      </w:pPr>
      <w:bookmarkStart w:id="235" w:name="_Toc71540943"/>
      <w:bookmarkStart w:id="236" w:name="_Toc373484986"/>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18</w:t>
      </w:r>
      <w:r w:rsidRPr="0045652F">
        <w:rPr>
          <w:lang w:val="en-US"/>
        </w:rPr>
        <w:fldChar w:fldCharType="end"/>
      </w:r>
      <w:r w:rsidRPr="0045652F">
        <w:rPr>
          <w:lang w:val="en-US"/>
        </w:rPr>
        <w:t xml:space="preserve"> Page upload by SMTP : activation e-mail</w:t>
      </w:r>
      <w:bookmarkEnd w:id="235"/>
      <w:bookmarkEnd w:id="236"/>
    </w:p>
    <w:p w14:paraId="7F43B3B3" w14:textId="77777777" w:rsidR="00774472" w:rsidRPr="0045652F" w:rsidRDefault="00774472">
      <w:pPr>
        <w:rPr>
          <w:lang w:val="en-US"/>
        </w:rPr>
      </w:pPr>
      <w:r w:rsidRPr="0045652F">
        <w:rPr>
          <w:lang w:val="en-US"/>
        </w:rPr>
        <w:t>2. Reply to this e-mail, with the files to be uploaded (HTML pages, graphics, etc) included as attachments.  VIRTEL recognizes the security code returned automatically by the e-mail client in the “Message-id” field, and loads the attached files into the directory defined in the definition of the correspondent.</w:t>
      </w:r>
    </w:p>
    <w:p w14:paraId="6351CACB" w14:textId="77777777" w:rsidR="00774472" w:rsidRPr="0045652F" w:rsidRDefault="00774472">
      <w:pPr>
        <w:pStyle w:val="ecran0"/>
        <w:rPr>
          <w:lang w:val="en-US"/>
        </w:rPr>
      </w:pPr>
      <w:r w:rsidRPr="0045652F">
        <w:rPr>
          <w:lang w:val="en-US"/>
        </w:rPr>
        <w:t>3. VIRTEL replies by sending an e-mail containing the result of the upload.  The following example shows the reply sent by VIRTEL to a request to upload two files: LOGOVERT.GIF and WEB2VIRT.HTM.  The “Message-id” field in this e-mail contains the new security code.  You can reply to this e-mail the next time you have files to upload.</w:t>
      </w:r>
    </w:p>
    <w:p w14:paraId="53DDB5D2" w14:textId="77777777" w:rsidR="00774472" w:rsidRPr="0045652F" w:rsidRDefault="00774472">
      <w:pPr>
        <w:pStyle w:val="Listing"/>
        <w:rPr>
          <w:lang w:val="en-US"/>
        </w:rPr>
      </w:pPr>
      <w:r w:rsidRPr="0045652F">
        <w:rPr>
          <w:lang w:val="en-US"/>
        </w:rPr>
        <w:t>Date: Tue, 27 Apr 2004 12:39:14 +0100</w:t>
      </w:r>
    </w:p>
    <w:p w14:paraId="7B951E97" w14:textId="77777777" w:rsidR="00774472" w:rsidRPr="0045652F" w:rsidRDefault="00774472">
      <w:pPr>
        <w:pStyle w:val="Listing"/>
        <w:rPr>
          <w:lang w:val="en-US"/>
        </w:rPr>
      </w:pPr>
      <w:r w:rsidRPr="0045652F">
        <w:rPr>
          <w:lang w:val="en-US"/>
        </w:rPr>
        <w:t>From: virtel@client.com</w:t>
      </w:r>
    </w:p>
    <w:p w14:paraId="22C376E0" w14:textId="77777777" w:rsidR="00774472" w:rsidRPr="0045652F" w:rsidRDefault="00774472">
      <w:pPr>
        <w:pStyle w:val="Listing"/>
        <w:rPr>
          <w:lang w:val="en-US"/>
        </w:rPr>
      </w:pPr>
      <w:r w:rsidRPr="0045652F">
        <w:rPr>
          <w:lang w:val="en-US"/>
        </w:rPr>
        <w:t>Organization: SYSPERTEC COMMUNICATION</w:t>
      </w:r>
    </w:p>
    <w:p w14:paraId="3FB43821" w14:textId="77777777" w:rsidR="00774472" w:rsidRPr="0045652F" w:rsidRDefault="00774472">
      <w:pPr>
        <w:pStyle w:val="Listing"/>
        <w:rPr>
          <w:lang w:val="en-US"/>
        </w:rPr>
      </w:pPr>
      <w:r w:rsidRPr="0045652F">
        <w:rPr>
          <w:lang w:val="en-US"/>
        </w:rPr>
        <w:t>To: upload2@saint.cloud.com</w:t>
      </w:r>
    </w:p>
    <w:p w14:paraId="7FDA3223" w14:textId="77777777" w:rsidR="00774472" w:rsidRPr="0045652F" w:rsidRDefault="00774472">
      <w:pPr>
        <w:pStyle w:val="Listing"/>
        <w:rPr>
          <w:lang w:val="en-US"/>
        </w:rPr>
      </w:pPr>
      <w:r w:rsidRPr="0045652F">
        <w:rPr>
          <w:lang w:val="en-US"/>
        </w:rPr>
        <w:t>Message-id: &lt;20040427123911.07F5CDC4.F669FC80Bgpamk4WZRKKBiZWjS4OTlqSES4OWlA==&gt;</w:t>
      </w:r>
    </w:p>
    <w:p w14:paraId="70C254FC" w14:textId="77777777" w:rsidR="00774472" w:rsidRPr="0045652F" w:rsidRDefault="00774472">
      <w:pPr>
        <w:pStyle w:val="Listing"/>
        <w:rPr>
          <w:lang w:val="en-US"/>
        </w:rPr>
      </w:pPr>
      <w:r w:rsidRPr="0045652F">
        <w:rPr>
          <w:lang w:val="en-US"/>
        </w:rPr>
        <w:t>Subject: OK : &lt;W2H-DIR &gt;</w:t>
      </w:r>
    </w:p>
    <w:p w14:paraId="6A433384" w14:textId="77777777" w:rsidR="00774472" w:rsidRPr="0045652F" w:rsidRDefault="00774472">
      <w:pPr>
        <w:pStyle w:val="Listing"/>
        <w:rPr>
          <w:lang w:val="en-US"/>
        </w:rPr>
      </w:pPr>
    </w:p>
    <w:p w14:paraId="2F1C456B" w14:textId="77777777" w:rsidR="00774472" w:rsidRPr="0045652F" w:rsidRDefault="00774472">
      <w:pPr>
        <w:pStyle w:val="Listing"/>
        <w:rPr>
          <w:lang w:val="en-US"/>
        </w:rPr>
      </w:pPr>
      <w:r w:rsidRPr="0045652F">
        <w:rPr>
          <w:lang w:val="en-US"/>
        </w:rPr>
        <w:t>VirtelCookie=20040427123911.07F5CDC4.F669FC80Bgpamk4WZRKKBiZWjS4OTlqSES4OWlA==</w:t>
      </w:r>
    </w:p>
    <w:p w14:paraId="6A9FD403" w14:textId="77777777" w:rsidR="00774472" w:rsidRPr="0045652F" w:rsidRDefault="00774472">
      <w:pPr>
        <w:pStyle w:val="Listing"/>
        <w:rPr>
          <w:lang w:val="en-US"/>
        </w:rPr>
      </w:pPr>
    </w:p>
    <w:p w14:paraId="1095757F" w14:textId="77777777" w:rsidR="00774472" w:rsidRPr="0045652F" w:rsidRDefault="00774472">
      <w:pPr>
        <w:pStyle w:val="Listing"/>
        <w:rPr>
          <w:lang w:val="en-US"/>
        </w:rPr>
      </w:pPr>
      <w:r w:rsidRPr="0045652F">
        <w:rPr>
          <w:lang w:val="en-US"/>
        </w:rPr>
        <w:t>RETURN CODE IS: 00</w:t>
      </w:r>
    </w:p>
    <w:p w14:paraId="50C94D05" w14:textId="77777777" w:rsidR="00774472" w:rsidRPr="0045652F" w:rsidRDefault="00774472">
      <w:pPr>
        <w:pStyle w:val="Listing"/>
        <w:rPr>
          <w:lang w:val="en-US"/>
        </w:rPr>
      </w:pPr>
      <w:r w:rsidRPr="0045652F">
        <w:rPr>
          <w:lang w:val="en-US"/>
        </w:rPr>
        <w:t>123911 MESSAGE RECEIVED</w:t>
      </w:r>
    </w:p>
    <w:p w14:paraId="559CA862" w14:textId="77777777" w:rsidR="00774472" w:rsidRPr="0045652F" w:rsidRDefault="00774472">
      <w:pPr>
        <w:pStyle w:val="Listing"/>
        <w:rPr>
          <w:lang w:val="en-US"/>
        </w:rPr>
      </w:pPr>
      <w:r w:rsidRPr="0045652F">
        <w:rPr>
          <w:lang w:val="en-US"/>
        </w:rPr>
        <w:t>123912 LOADING FILE: LOGOVERT</w:t>
      </w:r>
    </w:p>
    <w:p w14:paraId="75F4A332" w14:textId="77777777" w:rsidR="00774472" w:rsidRPr="0045652F" w:rsidRDefault="00774472">
      <w:pPr>
        <w:pStyle w:val="Listing"/>
        <w:rPr>
          <w:lang w:val="en-US"/>
        </w:rPr>
      </w:pPr>
      <w:r w:rsidRPr="0045652F">
        <w:rPr>
          <w:lang w:val="en-US"/>
        </w:rPr>
        <w:t>123912 SIZE :      14357 BYTES  (BINARY)</w:t>
      </w:r>
    </w:p>
    <w:p w14:paraId="4525AF13" w14:textId="77777777" w:rsidR="00774472" w:rsidRPr="0045652F" w:rsidRDefault="00774472">
      <w:pPr>
        <w:pStyle w:val="Listing"/>
        <w:rPr>
          <w:lang w:val="en-US"/>
        </w:rPr>
      </w:pPr>
      <w:r w:rsidRPr="0045652F">
        <w:rPr>
          <w:lang w:val="en-US"/>
        </w:rPr>
        <w:t>123912 MIME : image/jpeg</w:t>
      </w:r>
    </w:p>
    <w:p w14:paraId="51BA33C2" w14:textId="77777777" w:rsidR="00774472" w:rsidRPr="0045652F" w:rsidRDefault="00774472">
      <w:pPr>
        <w:pStyle w:val="Listing"/>
        <w:rPr>
          <w:lang w:val="en-US"/>
        </w:rPr>
      </w:pPr>
      <w:r w:rsidRPr="0045652F">
        <w:rPr>
          <w:lang w:val="en-US"/>
        </w:rPr>
        <w:t>123914 LOADING FILE: WEB2VIRT</w:t>
      </w:r>
    </w:p>
    <w:p w14:paraId="6F607ABB" w14:textId="77777777" w:rsidR="00774472" w:rsidRPr="0045652F" w:rsidRDefault="00774472">
      <w:pPr>
        <w:pStyle w:val="Listing"/>
        <w:rPr>
          <w:lang w:val="en-US"/>
        </w:rPr>
      </w:pPr>
      <w:r w:rsidRPr="0045652F">
        <w:rPr>
          <w:lang w:val="en-US"/>
        </w:rPr>
        <w:t>123914 SIZE :      11477 BYTES  (TEXT)</w:t>
      </w:r>
    </w:p>
    <w:p w14:paraId="63514F4B" w14:textId="77777777" w:rsidR="00774472" w:rsidRPr="0045652F" w:rsidRDefault="00774472">
      <w:pPr>
        <w:pStyle w:val="Listing"/>
        <w:rPr>
          <w:lang w:val="en-US"/>
        </w:rPr>
      </w:pPr>
      <w:r w:rsidRPr="0045652F">
        <w:rPr>
          <w:lang w:val="en-US"/>
        </w:rPr>
        <w:t>123914 MIME : text/html</w:t>
      </w:r>
    </w:p>
    <w:p w14:paraId="415BD7B9" w14:textId="77777777" w:rsidR="00774472" w:rsidRPr="0045652F" w:rsidRDefault="00774472">
      <w:pPr>
        <w:pStyle w:val="Listing"/>
        <w:rPr>
          <w:lang w:val="en-US"/>
        </w:rPr>
      </w:pPr>
      <w:r w:rsidRPr="0045652F">
        <w:rPr>
          <w:lang w:val="en-US"/>
        </w:rPr>
        <w:t>123914 FIELD :  SET-OUTPUT-ENCODING-UTF-8 ""</w:t>
      </w:r>
    </w:p>
    <w:p w14:paraId="7B6FA820" w14:textId="77777777" w:rsidR="00774472" w:rsidRPr="0045652F" w:rsidRDefault="00774472">
      <w:pPr>
        <w:pStyle w:val="Listing"/>
        <w:rPr>
          <w:lang w:val="en-US"/>
        </w:rPr>
      </w:pPr>
      <w:r w:rsidRPr="0045652F">
        <w:rPr>
          <w:lang w:val="en-US"/>
        </w:rPr>
        <w:t>123914 FIELD :  COPY-FROM (1,1,43)</w:t>
      </w:r>
    </w:p>
    <w:p w14:paraId="0591BE40" w14:textId="77777777" w:rsidR="00774472" w:rsidRPr="0045652F" w:rsidRDefault="00774472">
      <w:pPr>
        <w:pStyle w:val="Listing"/>
        <w:rPr>
          <w:lang w:val="en-US"/>
        </w:rPr>
      </w:pPr>
      <w:r w:rsidRPr="0045652F">
        <w:rPr>
          <w:lang w:val="en-US"/>
        </w:rPr>
        <w:t>123914 FIELD : FIELD-WITH-CURSOR</w:t>
      </w:r>
    </w:p>
    <w:p w14:paraId="433C6302" w14:textId="77777777" w:rsidR="00774472" w:rsidRPr="0045652F" w:rsidRDefault="00774472">
      <w:pPr>
        <w:pStyle w:val="Listing"/>
        <w:rPr>
          <w:lang w:val="en-US"/>
        </w:rPr>
      </w:pPr>
      <w:r w:rsidRPr="0045652F">
        <w:rPr>
          <w:lang w:val="en-US"/>
        </w:rPr>
        <w:t>123914 FIELD : FIELD-WITH-CURSOR</w:t>
      </w:r>
    </w:p>
    <w:p w14:paraId="7EAF21AF" w14:textId="77777777" w:rsidR="00774472" w:rsidRPr="0045652F" w:rsidRDefault="00774472">
      <w:pPr>
        <w:pStyle w:val="Caption"/>
        <w:rPr>
          <w:lang w:val="en-US"/>
        </w:rPr>
      </w:pPr>
      <w:bookmarkStart w:id="237" w:name="_Toc71540944"/>
      <w:bookmarkStart w:id="238" w:name="_Toc373484987"/>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19</w:t>
      </w:r>
      <w:r w:rsidRPr="0045652F">
        <w:rPr>
          <w:lang w:val="en-US"/>
        </w:rPr>
        <w:fldChar w:fldCharType="end"/>
      </w:r>
      <w:r w:rsidRPr="0045652F">
        <w:rPr>
          <w:lang w:val="en-US"/>
        </w:rPr>
        <w:t xml:space="preserve"> Page upload by SMTP : upload response e-mail</w:t>
      </w:r>
      <w:bookmarkEnd w:id="237"/>
      <w:bookmarkEnd w:id="238"/>
    </w:p>
    <w:p w14:paraId="1FAC2E3D" w14:textId="77777777" w:rsidR="00774472" w:rsidRPr="0045652F" w:rsidRDefault="00774472">
      <w:pPr>
        <w:rPr>
          <w:lang w:val="en-US"/>
        </w:rPr>
      </w:pPr>
      <w:r w:rsidRPr="0045652F">
        <w:rPr>
          <w:lang w:val="en-US"/>
        </w:rPr>
        <w:t xml:space="preserve">Depending on the values specified in the directory definition, VIRTEL may convert the filename to upper case, and truncate the filename to a maximum length, before storing it in the directory.  The filename after conversion and truncation must not duplicate any other filename in the directory.  For example, when uploading to a directory defined using the default parameters (not case sensitive, with maximum filename length 8), the file </w:t>
      </w:r>
      <w:r w:rsidRPr="0045652F">
        <w:rPr>
          <w:i/>
          <w:iCs/>
          <w:lang w:val="en-US"/>
        </w:rPr>
        <w:t xml:space="preserve">links.gif </w:t>
      </w:r>
      <w:r w:rsidRPr="0045652F">
        <w:rPr>
          <w:lang w:val="en-US"/>
        </w:rPr>
        <w:t>would be stored under the name LINKS.GI</w:t>
      </w:r>
    </w:p>
    <w:p w14:paraId="2B7690C9" w14:textId="77777777" w:rsidR="00774472" w:rsidRPr="0045652F" w:rsidRDefault="00774472">
      <w:pPr>
        <w:pStyle w:val="Heading4"/>
        <w:pageBreakBefore/>
        <w:rPr>
          <w:lang w:val="en-US"/>
        </w:rPr>
      </w:pPr>
      <w:bookmarkStart w:id="239" w:name="_Toc93997012"/>
      <w:bookmarkStart w:id="240" w:name="_Ref252975061"/>
      <w:r w:rsidRPr="0045652F">
        <w:rPr>
          <w:lang w:val="en-US"/>
        </w:rPr>
        <w:t>Uploading pages by HTTP (secured by cookie)</w:t>
      </w:r>
      <w:bookmarkEnd w:id="239"/>
      <w:bookmarkEnd w:id="240"/>
    </w:p>
    <w:p w14:paraId="7E9D3274" w14:textId="77777777" w:rsidR="00774472" w:rsidRPr="0045652F" w:rsidRDefault="00774472">
      <w:pPr>
        <w:rPr>
          <w:lang w:val="en-US"/>
        </w:rPr>
      </w:pPr>
      <w:r w:rsidRPr="0045652F">
        <w:rPr>
          <w:lang w:val="en-US"/>
        </w:rPr>
        <w:t xml:space="preserve">The </w:t>
      </w:r>
      <w:r w:rsidRPr="0045652F">
        <w:rPr>
          <w:i/>
          <w:iCs/>
          <w:lang w:val="en-US"/>
        </w:rPr>
        <w:t>upload.htm</w:t>
      </w:r>
      <w:r w:rsidRPr="0045652F">
        <w:rPr>
          <w:lang w:val="en-US"/>
        </w:rPr>
        <w:t xml:space="preserve"> page allows HTML pages or graphics to be uploaded to VIRTEL.  The user’s identity is guaranteed by a cookie named VirtelRef= whose value changes after each upload.  The value of the cookie is the same as the security code used for uploading by SMTP.</w:t>
      </w:r>
    </w:p>
    <w:p w14:paraId="6FA57842" w14:textId="77777777" w:rsidR="00774472" w:rsidRPr="0045652F" w:rsidRDefault="00774472">
      <w:pPr>
        <w:rPr>
          <w:lang w:val="en-US"/>
        </w:rPr>
      </w:pPr>
    </w:p>
    <w:p w14:paraId="3A038060" w14:textId="77777777" w:rsidR="00774472" w:rsidRPr="0045652F" w:rsidRDefault="00774472">
      <w:pPr>
        <w:rPr>
          <w:lang w:val="en-US"/>
        </w:rPr>
      </w:pPr>
      <w:r w:rsidRPr="0045652F">
        <w:rPr>
          <w:lang w:val="en-US"/>
        </w:rPr>
        <w:t>To upload a page, a user must:</w:t>
      </w:r>
    </w:p>
    <w:p w14:paraId="3360BB37" w14:textId="77777777" w:rsidR="00774472" w:rsidRPr="0045652F" w:rsidRDefault="00774472">
      <w:pPr>
        <w:rPr>
          <w:lang w:val="en-US"/>
        </w:rPr>
      </w:pPr>
    </w:p>
    <w:p w14:paraId="20FB0CBE" w14:textId="77777777" w:rsidR="00774472" w:rsidRPr="0045652F" w:rsidRDefault="00774472">
      <w:pPr>
        <w:pStyle w:val="ListBullet"/>
        <w:rPr>
          <w:lang w:val="en-US"/>
        </w:rPr>
      </w:pPr>
      <w:r w:rsidRPr="0045652F">
        <w:rPr>
          <w:lang w:val="en-US"/>
        </w:rPr>
        <w:t>have a valid cookie (obtained by activation of the VIRTEL e-mail correspondent)</w:t>
      </w:r>
    </w:p>
    <w:p w14:paraId="5A248DBE" w14:textId="77777777" w:rsidR="00774472" w:rsidRPr="0045652F" w:rsidRDefault="00774472">
      <w:pPr>
        <w:pStyle w:val="ListBullet"/>
        <w:rPr>
          <w:lang w:val="en-US"/>
        </w:rPr>
      </w:pPr>
      <w:r w:rsidRPr="0045652F">
        <w:rPr>
          <w:lang w:val="en-US"/>
        </w:rPr>
        <w:t xml:space="preserve">click on the link contained in the e-mail, which displays the </w:t>
      </w:r>
      <w:r w:rsidRPr="0045652F">
        <w:rPr>
          <w:i/>
          <w:iCs/>
          <w:lang w:val="en-US"/>
        </w:rPr>
        <w:t>upload.htm</w:t>
      </w:r>
      <w:r w:rsidRPr="0045652F">
        <w:rPr>
          <w:lang w:val="en-US"/>
        </w:rPr>
        <w:t xml:space="preserve"> page and loads the cookie into the browser (first time only)</w:t>
      </w:r>
    </w:p>
    <w:p w14:paraId="475E9F1E" w14:textId="77777777" w:rsidR="00774472" w:rsidRPr="0045652F" w:rsidRDefault="00774472">
      <w:pPr>
        <w:pStyle w:val="ListBullet"/>
        <w:rPr>
          <w:lang w:val="en-US"/>
        </w:rPr>
      </w:pPr>
      <w:r w:rsidRPr="0045652F">
        <w:rPr>
          <w:lang w:val="en-US"/>
        </w:rPr>
        <w:t>click the “Browse” button and select a file</w:t>
      </w:r>
    </w:p>
    <w:p w14:paraId="140B2DB9" w14:textId="77777777" w:rsidR="00774472" w:rsidRPr="0045652F" w:rsidRDefault="00774472">
      <w:pPr>
        <w:pStyle w:val="ListBullet"/>
        <w:rPr>
          <w:lang w:val="en-US"/>
        </w:rPr>
      </w:pPr>
      <w:r w:rsidRPr="0045652F">
        <w:rPr>
          <w:lang w:val="en-US"/>
        </w:rPr>
        <w:t>click the “Send” button</w:t>
      </w:r>
    </w:p>
    <w:p w14:paraId="0BE5D44C" w14:textId="77777777" w:rsidR="00774472" w:rsidRPr="0045652F" w:rsidRDefault="00774472">
      <w:pPr>
        <w:rPr>
          <w:lang w:val="en-US"/>
        </w:rPr>
      </w:pPr>
    </w:p>
    <w:p w14:paraId="0B0E2308" w14:textId="77777777" w:rsidR="00774472" w:rsidRPr="0045652F" w:rsidRDefault="00774472">
      <w:pPr>
        <w:rPr>
          <w:lang w:val="en-US"/>
        </w:rPr>
      </w:pPr>
      <w:r w:rsidRPr="0045652F">
        <w:rPr>
          <w:lang w:val="en-US"/>
        </w:rPr>
        <w:t>The VIRTEL response is displayed in the page and is similar to the response received by e-mail when uploading via SMTP.</w:t>
      </w:r>
    </w:p>
    <w:p w14:paraId="38629EF5" w14:textId="77777777" w:rsidR="00774472" w:rsidRPr="0045652F" w:rsidRDefault="00774472">
      <w:pPr>
        <w:pStyle w:val="Heading5"/>
        <w:rPr>
          <w:lang w:val="en-US"/>
        </w:rPr>
      </w:pPr>
      <w:r w:rsidRPr="0045652F">
        <w:rPr>
          <w:lang w:val="en-US"/>
        </w:rPr>
        <w:t>Definitions for page upload secured by cookie</w:t>
      </w:r>
    </w:p>
    <w:p w14:paraId="3A78E78F" w14:textId="77777777" w:rsidR="00774472" w:rsidRPr="0045652F" w:rsidRDefault="00774472">
      <w:pPr>
        <w:rPr>
          <w:lang w:val="en-US"/>
        </w:rPr>
      </w:pPr>
      <w:r w:rsidRPr="0045652F">
        <w:rPr>
          <w:lang w:val="en-US"/>
        </w:rPr>
        <w:t>All the elements needed for page upload by HTTP secured by cookie are contained in the base configuration delivered with VIRTEL 4.27.  Users who upgrade to VIRTEL 4.27 while keeping their existing configuration need to add certain elements to their existing configuration to benefit from the new “page upload secured by cookie” function.</w:t>
      </w:r>
    </w:p>
    <w:p w14:paraId="4B582886" w14:textId="77777777" w:rsidR="00774472" w:rsidRPr="0045652F" w:rsidRDefault="00774472">
      <w:pPr>
        <w:rPr>
          <w:lang w:val="en-US"/>
        </w:rPr>
      </w:pPr>
    </w:p>
    <w:p w14:paraId="101772C7" w14:textId="77777777" w:rsidR="00774472" w:rsidRPr="0045652F" w:rsidRDefault="00774472">
      <w:pPr>
        <w:rPr>
          <w:lang w:val="en-US"/>
        </w:rPr>
      </w:pPr>
      <w:r w:rsidRPr="0045652F">
        <w:rPr>
          <w:lang w:val="en-US"/>
        </w:rPr>
        <w:t>The following steps show how to upgrade your configuration based on entry point WEB2HOST.  You can also carry out these steps in batch by running the DEFUPLOD job in the SAMPLIB delivered with VIRTEL version 4.27.  Having updated the configuration, you then need to upload three new elements (</w:t>
      </w:r>
      <w:r w:rsidRPr="0045652F">
        <w:rPr>
          <w:i/>
          <w:iCs/>
          <w:lang w:val="en-US"/>
        </w:rPr>
        <w:t>upload.htm</w:t>
      </w:r>
      <w:r w:rsidRPr="0045652F">
        <w:rPr>
          <w:lang w:val="en-US"/>
        </w:rPr>
        <w:t xml:space="preserve">, </w:t>
      </w:r>
      <w:r w:rsidRPr="0045652F">
        <w:rPr>
          <w:i/>
          <w:iCs/>
          <w:lang w:val="en-US"/>
        </w:rPr>
        <w:t>default.js</w:t>
      </w:r>
      <w:r w:rsidRPr="0045652F">
        <w:rPr>
          <w:lang w:val="en-US"/>
        </w:rPr>
        <w:t xml:space="preserve">, and </w:t>
      </w:r>
      <w:r w:rsidRPr="0045652F">
        <w:rPr>
          <w:i/>
          <w:iCs/>
          <w:lang w:val="en-US"/>
        </w:rPr>
        <w:t>logo_3.gif</w:t>
      </w:r>
      <w:r w:rsidRPr="0045652F">
        <w:rPr>
          <w:lang w:val="en-US"/>
        </w:rPr>
        <w:t>) to the W2H-DIR directory using the existing SMTP upload method.</w:t>
      </w:r>
    </w:p>
    <w:p w14:paraId="6E9AE474" w14:textId="77777777" w:rsidR="00774472" w:rsidRPr="0045652F" w:rsidRDefault="00774472">
      <w:pPr>
        <w:rPr>
          <w:lang w:val="en-US"/>
        </w:rPr>
      </w:pPr>
    </w:p>
    <w:p w14:paraId="473B1DC4" w14:textId="77777777" w:rsidR="00774472" w:rsidRPr="0045652F" w:rsidRDefault="00774472">
      <w:pPr>
        <w:pStyle w:val="ListBullet"/>
        <w:spacing w:after="120"/>
        <w:rPr>
          <w:lang w:val="en-US"/>
        </w:rPr>
      </w:pPr>
      <w:r w:rsidRPr="0045652F">
        <w:rPr>
          <w:lang w:val="en-US"/>
        </w:rPr>
        <w:t xml:space="preserve">In entry point WEB2HOST, define a new transaction W2H–70, with external name </w:t>
      </w:r>
      <w:r w:rsidRPr="0045652F">
        <w:rPr>
          <w:i/>
          <w:iCs/>
          <w:lang w:val="en-US"/>
        </w:rPr>
        <w:t>upload</w:t>
      </w:r>
      <w:r w:rsidRPr="0045652F">
        <w:rPr>
          <w:lang w:val="en-US"/>
        </w:rPr>
        <w:t>.  This transaction specifies VIR0041C as the application name and application type 2.  The “Logon message” field is blank to indicate to VIRTEL that the name of the target directory is to be found in the definition of the e-mail correspondent:</w:t>
      </w:r>
    </w:p>
    <w:p w14:paraId="41F1CA22" w14:textId="77777777" w:rsidR="00774472" w:rsidRPr="0045652F" w:rsidRDefault="00774472">
      <w:pPr>
        <w:pStyle w:val="Ecran80"/>
        <w:rPr>
          <w:noProof w:val="0"/>
          <w:lang w:val="en-US"/>
        </w:rPr>
      </w:pPr>
      <w:r w:rsidRPr="0045652F">
        <w:rPr>
          <w:noProof w:val="0"/>
          <w:lang w:val="en-US"/>
        </w:rPr>
        <w:t xml:space="preserve"> TRANSACTION DETAIL DEFINITION ---------------------- Applid: SPVIRE2  14:34:08 </w:t>
      </w:r>
    </w:p>
    <w:p w14:paraId="73E463B3" w14:textId="77777777" w:rsidR="00774472" w:rsidRPr="0045652F" w:rsidRDefault="00774472">
      <w:pPr>
        <w:pStyle w:val="Ecran80"/>
        <w:rPr>
          <w:noProof w:val="0"/>
          <w:lang w:val="en-US"/>
        </w:rPr>
      </w:pPr>
      <w:r w:rsidRPr="0045652F">
        <w:rPr>
          <w:noProof w:val="0"/>
          <w:lang w:val="en-US"/>
        </w:rPr>
        <w:t xml:space="preserve">                                                                                </w:t>
      </w:r>
    </w:p>
    <w:p w14:paraId="1BD1B2B4" w14:textId="77777777" w:rsidR="00774472" w:rsidRPr="0045652F" w:rsidRDefault="00774472">
      <w:pPr>
        <w:pStyle w:val="Ecran80"/>
        <w:rPr>
          <w:noProof w:val="0"/>
          <w:lang w:val="en-US"/>
        </w:rPr>
      </w:pPr>
      <w:r w:rsidRPr="0045652F">
        <w:rPr>
          <w:noProof w:val="0"/>
          <w:lang w:val="en-US"/>
        </w:rPr>
        <w:t xml:space="preserve"> Internal name ===&gt; W2H-70                 To associate with an entry point name</w:t>
      </w:r>
    </w:p>
    <w:p w14:paraId="56C173CA" w14:textId="77777777" w:rsidR="00774472" w:rsidRPr="0045652F" w:rsidRDefault="00774472">
      <w:pPr>
        <w:pStyle w:val="Ecran80"/>
        <w:rPr>
          <w:noProof w:val="0"/>
          <w:lang w:val="en-US"/>
        </w:rPr>
      </w:pPr>
      <w:r w:rsidRPr="0045652F">
        <w:rPr>
          <w:noProof w:val="0"/>
          <w:lang w:val="en-US"/>
        </w:rPr>
        <w:t xml:space="preserve"> External name ===&gt; upload                 Name displayed on user menu          </w:t>
      </w:r>
    </w:p>
    <w:p w14:paraId="5683E266" w14:textId="77777777" w:rsidR="00774472" w:rsidRPr="0045652F" w:rsidRDefault="00774472">
      <w:pPr>
        <w:pStyle w:val="Ecran80"/>
        <w:rPr>
          <w:noProof w:val="0"/>
          <w:lang w:val="en-US"/>
        </w:rPr>
      </w:pPr>
      <w:r w:rsidRPr="0045652F">
        <w:rPr>
          <w:noProof w:val="0"/>
          <w:lang w:val="en-US"/>
        </w:rPr>
        <w:t xml:space="preserve"> Description   ===&gt; Upload HTML pages (secured by cookie)                       </w:t>
      </w:r>
    </w:p>
    <w:p w14:paraId="1C9150FA" w14:textId="77777777" w:rsidR="00774472" w:rsidRPr="0045652F" w:rsidRDefault="00774472">
      <w:pPr>
        <w:pStyle w:val="Ecran80"/>
        <w:rPr>
          <w:noProof w:val="0"/>
          <w:lang w:val="en-US"/>
        </w:rPr>
      </w:pPr>
      <w:r w:rsidRPr="0045652F">
        <w:rPr>
          <w:noProof w:val="0"/>
          <w:lang w:val="en-US"/>
        </w:rPr>
        <w:t xml:space="preserve"> Application   ===&gt; VIR0041C               Application to be called             </w:t>
      </w:r>
    </w:p>
    <w:p w14:paraId="0DDC4C35" w14:textId="77777777" w:rsidR="00774472" w:rsidRPr="0045652F" w:rsidRDefault="00774472">
      <w:pPr>
        <w:pStyle w:val="Ecran80"/>
        <w:rPr>
          <w:noProof w:val="0"/>
          <w:lang w:val="en-US"/>
        </w:rPr>
      </w:pPr>
      <w:r w:rsidRPr="0045652F">
        <w:rPr>
          <w:noProof w:val="0"/>
          <w:lang w:val="en-US"/>
        </w:rPr>
        <w:t xml:space="preserve"> </w:t>
      </w:r>
      <w:r w:rsidR="00402441">
        <w:rPr>
          <w:noProof w:val="0"/>
          <w:lang w:val="en-US"/>
        </w:rPr>
        <w:t xml:space="preserve">PassTicket    ===&gt; 0  Name ===&gt;           0=no 1=yes 2=unsigned                </w:t>
      </w:r>
    </w:p>
    <w:p w14:paraId="5764485F" w14:textId="77777777" w:rsidR="00774472" w:rsidRPr="0045652F" w:rsidRDefault="00774472">
      <w:pPr>
        <w:pStyle w:val="Ecran80"/>
        <w:rPr>
          <w:noProof w:val="0"/>
          <w:lang w:val="en-US"/>
        </w:rPr>
      </w:pPr>
      <w:r w:rsidRPr="0045652F">
        <w:rPr>
          <w:noProof w:val="0"/>
          <w:lang w:val="en-US"/>
        </w:rPr>
        <w:t xml:space="preserve"> Application type   ===&gt; 2                 1=VTAM 2=VIRTEL 3=SERV 4=PAGE 5=LINE </w:t>
      </w:r>
    </w:p>
    <w:p w14:paraId="3D394A6A" w14:textId="77777777" w:rsidR="00774472" w:rsidRPr="0045652F" w:rsidRDefault="00774472">
      <w:pPr>
        <w:pStyle w:val="Ecran80"/>
        <w:rPr>
          <w:noProof w:val="0"/>
          <w:lang w:val="en-US"/>
        </w:rPr>
      </w:pPr>
      <w:r w:rsidRPr="0045652F">
        <w:rPr>
          <w:noProof w:val="0"/>
          <w:lang w:val="en-US"/>
        </w:rPr>
        <w:t xml:space="preserve"> Pseudo-terminals   ===&gt; DELOC             Prefix of name of partner terminals  </w:t>
      </w:r>
    </w:p>
    <w:p w14:paraId="59E89F8B" w14:textId="77777777" w:rsidR="00774472" w:rsidRPr="0045652F" w:rsidRDefault="00774472">
      <w:pPr>
        <w:pStyle w:val="Ecran80"/>
        <w:rPr>
          <w:noProof w:val="0"/>
          <w:lang w:val="en-US"/>
        </w:rPr>
      </w:pPr>
      <w:r w:rsidRPr="0045652F">
        <w:rPr>
          <w:noProof w:val="0"/>
          <w:lang w:val="en-US"/>
        </w:rPr>
        <w:t xml:space="preserve"> Logmode            ===&gt;                   Specify when LOGMODE must be changed </w:t>
      </w:r>
    </w:p>
    <w:p w14:paraId="4C3D8BEF" w14:textId="77777777" w:rsidR="00774472" w:rsidRPr="0045652F" w:rsidRDefault="00774472">
      <w:pPr>
        <w:pStyle w:val="Ecran80"/>
        <w:rPr>
          <w:noProof w:val="0"/>
          <w:lang w:val="en-US"/>
        </w:rPr>
      </w:pPr>
      <w:r w:rsidRPr="0045652F">
        <w:rPr>
          <w:noProof w:val="0"/>
          <w:lang w:val="en-US"/>
        </w:rPr>
        <w:t xml:space="preserve"> How started        ===&gt; 2                 1=menu 2=sub-menu 3=auto             </w:t>
      </w:r>
    </w:p>
    <w:p w14:paraId="702E3400" w14:textId="77777777" w:rsidR="00774472" w:rsidRPr="0045652F" w:rsidRDefault="00774472">
      <w:pPr>
        <w:pStyle w:val="Ecran80"/>
        <w:rPr>
          <w:noProof w:val="0"/>
          <w:lang w:val="en-US"/>
        </w:rPr>
      </w:pPr>
      <w:r w:rsidRPr="0045652F">
        <w:rPr>
          <w:noProof w:val="0"/>
          <w:lang w:val="en-US"/>
        </w:rPr>
        <w:t xml:space="preserve"> Security           ===&gt; 0                 0=none 1=basic 2=NTLM 3=TLS 4=HTML   </w:t>
      </w:r>
    </w:p>
    <w:p w14:paraId="378DDE95" w14:textId="77777777" w:rsidR="00774472" w:rsidRPr="0045652F" w:rsidRDefault="00774472">
      <w:pPr>
        <w:pStyle w:val="Ecran80"/>
        <w:rPr>
          <w:noProof w:val="0"/>
          <w:lang w:val="en-US"/>
        </w:rPr>
      </w:pPr>
      <w:r w:rsidRPr="0045652F">
        <w:rPr>
          <w:noProof w:val="0"/>
          <w:lang w:val="en-US"/>
        </w:rPr>
        <w:t xml:space="preserve"> H4W commands ?     ===&gt;                   0=no 1=yes 2=if2VIRTEL 4=auto        </w:t>
      </w:r>
    </w:p>
    <w:p w14:paraId="58A0DA43" w14:textId="77777777" w:rsidR="00774472" w:rsidRPr="0045652F" w:rsidRDefault="00774472">
      <w:pPr>
        <w:pStyle w:val="Ecran80"/>
        <w:rPr>
          <w:noProof w:val="0"/>
          <w:lang w:val="en-US"/>
        </w:rPr>
      </w:pPr>
      <w:r w:rsidRPr="0045652F">
        <w:rPr>
          <w:noProof w:val="0"/>
          <w:lang w:val="en-US"/>
        </w:rPr>
        <w:t xml:space="preserve"> Logon message      ===&gt;                                                        </w:t>
      </w:r>
    </w:p>
    <w:p w14:paraId="2DE217E7" w14:textId="77777777" w:rsidR="00774472" w:rsidRPr="0045652F" w:rsidRDefault="00774472">
      <w:pPr>
        <w:pStyle w:val="Ecran80"/>
        <w:rPr>
          <w:noProof w:val="0"/>
          <w:lang w:val="en-US"/>
        </w:rPr>
      </w:pPr>
      <w:r w:rsidRPr="0045652F">
        <w:rPr>
          <w:noProof w:val="0"/>
          <w:lang w:val="en-US"/>
        </w:rPr>
        <w:t xml:space="preserve">                                                                                </w:t>
      </w:r>
    </w:p>
    <w:p w14:paraId="55BBD168" w14:textId="77777777" w:rsidR="00774472" w:rsidRPr="0045652F" w:rsidRDefault="00774472">
      <w:pPr>
        <w:pStyle w:val="Ecran80"/>
        <w:rPr>
          <w:noProof w:val="0"/>
          <w:lang w:val="en-US"/>
        </w:rPr>
      </w:pPr>
      <w:r w:rsidRPr="0045652F">
        <w:rPr>
          <w:noProof w:val="0"/>
          <w:lang w:val="en-US"/>
        </w:rPr>
        <w:t xml:space="preserve"> TIOA at logon      ===&gt;                                                        </w:t>
      </w:r>
    </w:p>
    <w:p w14:paraId="215D707A" w14:textId="77777777" w:rsidR="00774472" w:rsidRPr="0045652F" w:rsidRDefault="00774472">
      <w:pPr>
        <w:pStyle w:val="Ecran80"/>
        <w:rPr>
          <w:noProof w:val="0"/>
          <w:lang w:val="en-US"/>
        </w:rPr>
      </w:pPr>
      <w:r w:rsidRPr="0045652F">
        <w:rPr>
          <w:noProof w:val="0"/>
          <w:lang w:val="en-US"/>
        </w:rPr>
        <w:t xml:space="preserve">                                                                                </w:t>
      </w:r>
    </w:p>
    <w:p w14:paraId="18B0CF2A" w14:textId="77777777" w:rsidR="00774472" w:rsidRPr="0045652F" w:rsidRDefault="00774472">
      <w:pPr>
        <w:pStyle w:val="Ecran80"/>
        <w:rPr>
          <w:noProof w:val="0"/>
          <w:lang w:val="en-US"/>
        </w:rPr>
      </w:pPr>
      <w:r w:rsidRPr="0045652F">
        <w:rPr>
          <w:noProof w:val="0"/>
          <w:lang w:val="en-US"/>
        </w:rPr>
        <w:t xml:space="preserve"> TIOA at logoff     ===&gt;                                                        </w:t>
      </w:r>
    </w:p>
    <w:p w14:paraId="520845BD" w14:textId="77777777" w:rsidR="00774472" w:rsidRPr="0045652F" w:rsidRDefault="00774472">
      <w:pPr>
        <w:pStyle w:val="Ecran80"/>
        <w:rPr>
          <w:noProof w:val="0"/>
          <w:lang w:val="en-US"/>
        </w:rPr>
      </w:pPr>
      <w:r w:rsidRPr="0045652F">
        <w:rPr>
          <w:noProof w:val="0"/>
          <w:lang w:val="en-US"/>
        </w:rPr>
        <w:t xml:space="preserve">                                                                                </w:t>
      </w:r>
    </w:p>
    <w:p w14:paraId="22684871" w14:textId="77777777" w:rsidR="00774472" w:rsidRPr="0045652F" w:rsidRDefault="00774472">
      <w:pPr>
        <w:pStyle w:val="Ecran80"/>
        <w:rPr>
          <w:noProof w:val="0"/>
          <w:lang w:val="en-US"/>
        </w:rPr>
      </w:pPr>
      <w:r w:rsidRPr="0045652F">
        <w:rPr>
          <w:noProof w:val="0"/>
          <w:lang w:val="en-US"/>
        </w:rPr>
        <w:t xml:space="preserve"> Initial Scenario   ===&gt;                   Final Scenario      ===&gt;             </w:t>
      </w:r>
    </w:p>
    <w:p w14:paraId="15AFD64B" w14:textId="77777777" w:rsidR="00774472" w:rsidRPr="0045652F" w:rsidRDefault="00774472">
      <w:pPr>
        <w:pStyle w:val="Ecran80"/>
        <w:rPr>
          <w:noProof w:val="0"/>
          <w:lang w:val="en-US"/>
        </w:rPr>
      </w:pPr>
      <w:r w:rsidRPr="0045652F">
        <w:rPr>
          <w:noProof w:val="0"/>
          <w:lang w:val="en-US"/>
        </w:rPr>
        <w:t xml:space="preserve"> Input Scenario     ===&gt;                   Output Scenario     ===&gt;             </w:t>
      </w:r>
    </w:p>
    <w:p w14:paraId="15BCBA6A" w14:textId="77777777" w:rsidR="00774472" w:rsidRPr="0045652F" w:rsidRDefault="00774472">
      <w:pPr>
        <w:pStyle w:val="Ecran80"/>
        <w:rPr>
          <w:noProof w:val="0"/>
          <w:lang w:val="en-US"/>
        </w:rPr>
      </w:pPr>
      <w:r w:rsidRPr="0045652F">
        <w:rPr>
          <w:noProof w:val="0"/>
          <w:lang w:val="en-US"/>
        </w:rPr>
        <w:t xml:space="preserve">                                                                                </w:t>
      </w:r>
    </w:p>
    <w:p w14:paraId="04482CB5" w14:textId="77777777" w:rsidR="00774472" w:rsidRPr="0045652F" w:rsidRDefault="00774472">
      <w:pPr>
        <w:pStyle w:val="Ecran80"/>
        <w:rPr>
          <w:noProof w:val="0"/>
          <w:lang w:val="en-US"/>
        </w:rPr>
      </w:pPr>
      <w:r w:rsidRPr="0045652F">
        <w:rPr>
          <w:noProof w:val="0"/>
          <w:lang w:val="en-US"/>
        </w:rPr>
        <w:t xml:space="preserve"> P1=Update                          P3=Return                       P12=Server  </w:t>
      </w:r>
    </w:p>
    <w:p w14:paraId="5FE7D812" w14:textId="77777777" w:rsidR="00774472" w:rsidRPr="0045652F" w:rsidRDefault="00774472">
      <w:pPr>
        <w:pStyle w:val="Ecran80"/>
        <w:rPr>
          <w:noProof w:val="0"/>
          <w:lang w:val="en-US"/>
        </w:rPr>
      </w:pPr>
      <w:r w:rsidRPr="0045652F">
        <w:rPr>
          <w:noProof w:val="0"/>
          <w:lang w:val="en-US"/>
        </w:rPr>
        <w:t xml:space="preserve">                                                                                </w:t>
      </w:r>
    </w:p>
    <w:p w14:paraId="5C590CD8" w14:textId="77777777" w:rsidR="00774472" w:rsidRPr="0045652F" w:rsidRDefault="00774472">
      <w:pPr>
        <w:pStyle w:val="Caption"/>
        <w:rPr>
          <w:lang w:val="en-US"/>
        </w:rPr>
      </w:pPr>
      <w:bookmarkStart w:id="241" w:name="_Toc71540945"/>
      <w:bookmarkStart w:id="242" w:name="_Toc373484988"/>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20</w:t>
      </w:r>
      <w:r w:rsidRPr="0045652F">
        <w:rPr>
          <w:lang w:val="en-US"/>
        </w:rPr>
        <w:fldChar w:fldCharType="end"/>
      </w:r>
      <w:r w:rsidRPr="0045652F">
        <w:rPr>
          <w:lang w:val="en-US"/>
        </w:rPr>
        <w:t xml:space="preserve"> Page upload by HTTP with cookie : Creating the ‘upload’</w:t>
      </w:r>
      <w:bookmarkEnd w:id="241"/>
      <w:r w:rsidRPr="0045652F">
        <w:rPr>
          <w:lang w:val="en-US"/>
        </w:rPr>
        <w:t xml:space="preserve"> transaction</w:t>
      </w:r>
      <w:bookmarkEnd w:id="242"/>
    </w:p>
    <w:p w14:paraId="5F4EA04B" w14:textId="77777777" w:rsidR="00774472" w:rsidRPr="0045652F" w:rsidRDefault="00774472">
      <w:pPr>
        <w:pStyle w:val="ListBullet"/>
        <w:spacing w:after="120"/>
        <w:rPr>
          <w:lang w:val="en-US"/>
        </w:rPr>
      </w:pPr>
      <w:r w:rsidRPr="0045652F">
        <w:rPr>
          <w:lang w:val="en-US"/>
        </w:rPr>
        <w:t>Check the definition of your SMTP line (F1 then F12 from the Configuration Menu, see the VIRTEL Connectivity Reference documentation).</w:t>
      </w:r>
    </w:p>
    <w:p w14:paraId="666857AD" w14:textId="77777777" w:rsidR="00774472" w:rsidRPr="0045652F" w:rsidRDefault="00774472">
      <w:pPr>
        <w:pStyle w:val="ListBullet"/>
        <w:spacing w:after="120"/>
        <w:rPr>
          <w:lang w:val="en-US"/>
        </w:rPr>
      </w:pPr>
      <w:r w:rsidRPr="0045652F">
        <w:rPr>
          <w:lang w:val="en-US"/>
        </w:rPr>
        <w:t>Press F5 from the Configuration Menu and define an e-mail correspondent specifying directory name W2H-DIR and ruleset name ADMRSET1 :</w:t>
      </w:r>
    </w:p>
    <w:p w14:paraId="4BF88068" w14:textId="77777777" w:rsidR="00774472" w:rsidRPr="0045652F" w:rsidRDefault="00774472">
      <w:pPr>
        <w:pStyle w:val="Ecran80"/>
        <w:rPr>
          <w:noProof w:val="0"/>
          <w:lang w:val="en-US"/>
        </w:rPr>
      </w:pPr>
      <w:r w:rsidRPr="0045652F">
        <w:rPr>
          <w:noProof w:val="0"/>
          <w:lang w:val="en-US"/>
        </w:rPr>
        <w:t xml:space="preserve"> CORRESPONDENT DETAIL DEFINITION -------------------- Applid: SPVIRE2  14:39:04 </w:t>
      </w:r>
    </w:p>
    <w:p w14:paraId="1762F997" w14:textId="77777777" w:rsidR="00774472" w:rsidRPr="0045652F" w:rsidRDefault="00774472">
      <w:pPr>
        <w:pStyle w:val="Ecran80"/>
        <w:rPr>
          <w:noProof w:val="0"/>
          <w:lang w:val="en-US"/>
        </w:rPr>
      </w:pPr>
      <w:r w:rsidRPr="0045652F">
        <w:rPr>
          <w:noProof w:val="0"/>
          <w:lang w:val="en-US"/>
        </w:rPr>
        <w:t xml:space="preserve">                                                                                </w:t>
      </w:r>
    </w:p>
    <w:p w14:paraId="4B0DC73C" w14:textId="77777777" w:rsidR="00774472" w:rsidRPr="0045652F" w:rsidRDefault="00774472">
      <w:pPr>
        <w:pStyle w:val="Ecran80"/>
        <w:rPr>
          <w:noProof w:val="0"/>
          <w:lang w:val="en-US"/>
        </w:rPr>
      </w:pPr>
      <w:r w:rsidRPr="0045652F">
        <w:rPr>
          <w:noProof w:val="0"/>
          <w:lang w:val="en-US"/>
        </w:rPr>
        <w:t xml:space="preserve"> e-mail address     ===&gt; upload2@saint.cloud.com                                </w:t>
      </w:r>
    </w:p>
    <w:p w14:paraId="6AA1172B" w14:textId="77777777" w:rsidR="00774472" w:rsidRPr="0045652F" w:rsidRDefault="00774472">
      <w:pPr>
        <w:pStyle w:val="Ecran80"/>
        <w:rPr>
          <w:noProof w:val="0"/>
          <w:lang w:val="en-US"/>
        </w:rPr>
      </w:pPr>
      <w:r w:rsidRPr="0045652F">
        <w:rPr>
          <w:noProof w:val="0"/>
          <w:lang w:val="en-US"/>
        </w:rPr>
        <w:t xml:space="preserve">                         email address with '@' sign                            </w:t>
      </w:r>
    </w:p>
    <w:p w14:paraId="4102CCAC" w14:textId="77777777" w:rsidR="00774472" w:rsidRPr="0045652F" w:rsidRDefault="00774472">
      <w:pPr>
        <w:pStyle w:val="Ecran80"/>
        <w:rPr>
          <w:noProof w:val="0"/>
          <w:lang w:val="en-US"/>
        </w:rPr>
      </w:pPr>
      <w:r w:rsidRPr="0045652F">
        <w:rPr>
          <w:noProof w:val="0"/>
          <w:lang w:val="en-US"/>
        </w:rPr>
        <w:t xml:space="preserve"> Type of Id         ===&gt; 1              1:Email 2:Local+fixed 3:Local+changing  </w:t>
      </w:r>
    </w:p>
    <w:p w14:paraId="2372CC96" w14:textId="77777777" w:rsidR="00774472" w:rsidRPr="0045652F" w:rsidRDefault="00774472">
      <w:pPr>
        <w:pStyle w:val="Ecran80"/>
        <w:rPr>
          <w:noProof w:val="0"/>
          <w:lang w:val="en-US"/>
        </w:rPr>
      </w:pPr>
      <w:r w:rsidRPr="0045652F">
        <w:rPr>
          <w:noProof w:val="0"/>
          <w:lang w:val="en-US"/>
        </w:rPr>
        <w:t xml:space="preserve"> Activation message ===&gt; To upload to VIRTEL, click:&amp;Rhttp://192.168.229.20:4100</w:t>
      </w:r>
    </w:p>
    <w:p w14:paraId="061F51C4" w14:textId="77777777" w:rsidR="00774472" w:rsidRPr="0045652F" w:rsidRDefault="00774472">
      <w:pPr>
        <w:pStyle w:val="Ecran80"/>
        <w:rPr>
          <w:noProof w:val="0"/>
          <w:lang w:val="en-US"/>
        </w:rPr>
      </w:pPr>
      <w:r w:rsidRPr="0045652F">
        <w:rPr>
          <w:noProof w:val="0"/>
          <w:lang w:val="en-US"/>
        </w:rPr>
        <w:t xml:space="preserve">1/web2host/upload.htm+upload+&amp;C                                                 </w:t>
      </w:r>
    </w:p>
    <w:p w14:paraId="7A907350" w14:textId="77777777" w:rsidR="00774472" w:rsidRPr="0045652F" w:rsidRDefault="00774472">
      <w:pPr>
        <w:pStyle w:val="Ecran80"/>
        <w:rPr>
          <w:noProof w:val="0"/>
          <w:lang w:val="en-US"/>
        </w:rPr>
      </w:pPr>
      <w:r w:rsidRPr="0045652F">
        <w:rPr>
          <w:noProof w:val="0"/>
          <w:lang w:val="en-US"/>
        </w:rPr>
        <w:t xml:space="preserve">                                        Text of 'OK' message to user.           </w:t>
      </w:r>
    </w:p>
    <w:p w14:paraId="12A4BD3A" w14:textId="77777777" w:rsidR="00774472" w:rsidRPr="0045652F" w:rsidRDefault="00774472">
      <w:pPr>
        <w:pStyle w:val="Ecran80"/>
        <w:rPr>
          <w:noProof w:val="0"/>
          <w:lang w:val="en-US"/>
        </w:rPr>
      </w:pPr>
      <w:r w:rsidRPr="0045652F">
        <w:rPr>
          <w:noProof w:val="0"/>
          <w:lang w:val="en-US"/>
        </w:rPr>
        <w:t xml:space="preserve"> VTAM name          ===&gt;                &amp;1 parameter to specify VTAM LU name    </w:t>
      </w:r>
    </w:p>
    <w:p w14:paraId="54FC029B" w14:textId="77777777" w:rsidR="00774472" w:rsidRPr="0045652F" w:rsidRDefault="00774472">
      <w:pPr>
        <w:pStyle w:val="Ecran80"/>
        <w:rPr>
          <w:noProof w:val="0"/>
          <w:lang w:val="en-US"/>
        </w:rPr>
      </w:pPr>
      <w:r w:rsidRPr="0045652F">
        <w:rPr>
          <w:noProof w:val="0"/>
          <w:lang w:val="en-US"/>
        </w:rPr>
        <w:t xml:space="preserve"> Rule Set           ===&gt; ADMRSET1       Rules to choose an entry point          </w:t>
      </w:r>
    </w:p>
    <w:p w14:paraId="62FCD869" w14:textId="77777777" w:rsidR="00774472" w:rsidRPr="0045652F" w:rsidRDefault="00774472">
      <w:pPr>
        <w:pStyle w:val="Ecran80"/>
        <w:rPr>
          <w:noProof w:val="0"/>
          <w:lang w:val="en-US"/>
        </w:rPr>
      </w:pPr>
      <w:r w:rsidRPr="0045652F">
        <w:rPr>
          <w:noProof w:val="0"/>
          <w:lang w:val="en-US"/>
        </w:rPr>
        <w:t xml:space="preserve"> Directory          ===&gt; W2H-DIR        Where data is to be uploaded            </w:t>
      </w:r>
    </w:p>
    <w:p w14:paraId="190727C3" w14:textId="77777777" w:rsidR="00774472" w:rsidRPr="0045652F" w:rsidRDefault="00774472">
      <w:pPr>
        <w:pStyle w:val="Ecran80"/>
        <w:rPr>
          <w:noProof w:val="0"/>
          <w:lang w:val="en-US"/>
        </w:rPr>
      </w:pPr>
      <w:r w:rsidRPr="0045652F">
        <w:rPr>
          <w:noProof w:val="0"/>
          <w:lang w:val="en-US"/>
        </w:rPr>
        <w:t xml:space="preserve"> Last contact       ===&gt;                                                        </w:t>
      </w:r>
    </w:p>
    <w:p w14:paraId="428D21BB" w14:textId="77777777" w:rsidR="00774472" w:rsidRPr="0045652F" w:rsidRDefault="00774472">
      <w:pPr>
        <w:pStyle w:val="Ecran80"/>
        <w:rPr>
          <w:noProof w:val="0"/>
          <w:lang w:val="en-US"/>
        </w:rPr>
      </w:pPr>
      <w:r w:rsidRPr="0045652F">
        <w:rPr>
          <w:noProof w:val="0"/>
          <w:lang w:val="en-US"/>
        </w:rPr>
        <w:t xml:space="preserve"> Contacts           ===&gt; 00000000       Number of times cookie was updated      </w:t>
      </w:r>
    </w:p>
    <w:p w14:paraId="3B53DE1F" w14:textId="77777777" w:rsidR="00774472" w:rsidRPr="0045652F" w:rsidRDefault="00774472">
      <w:pPr>
        <w:pStyle w:val="Ecran80"/>
        <w:rPr>
          <w:noProof w:val="0"/>
          <w:lang w:val="en-US"/>
        </w:rPr>
      </w:pPr>
      <w:r w:rsidRPr="0045652F">
        <w:rPr>
          <w:noProof w:val="0"/>
          <w:lang w:val="en-US"/>
        </w:rPr>
        <w:t xml:space="preserve"> Date created       ===&gt; 11 May 2004 14:19:29                                   </w:t>
      </w:r>
    </w:p>
    <w:p w14:paraId="1B7D2747" w14:textId="77777777" w:rsidR="00774472" w:rsidRPr="0045652F" w:rsidRDefault="00774472">
      <w:pPr>
        <w:pStyle w:val="Ecran80"/>
        <w:rPr>
          <w:noProof w:val="0"/>
          <w:lang w:val="en-US"/>
        </w:rPr>
      </w:pPr>
      <w:r w:rsidRPr="0045652F">
        <w:rPr>
          <w:noProof w:val="0"/>
          <w:lang w:val="en-US"/>
        </w:rPr>
        <w:t xml:space="preserve"> Created by         ===&gt; VIRDBA                                                 </w:t>
      </w:r>
    </w:p>
    <w:p w14:paraId="2B58845E" w14:textId="77777777" w:rsidR="00774472" w:rsidRPr="0045652F" w:rsidRDefault="00774472">
      <w:pPr>
        <w:pStyle w:val="Ecran80"/>
        <w:rPr>
          <w:noProof w:val="0"/>
          <w:lang w:val="en-US"/>
        </w:rPr>
      </w:pPr>
      <w:r w:rsidRPr="0045652F">
        <w:rPr>
          <w:noProof w:val="0"/>
          <w:lang w:val="en-US"/>
        </w:rPr>
        <w:t xml:space="preserve"> Date activated     ===&gt; 11 May 2004 14:39:04                                   </w:t>
      </w:r>
    </w:p>
    <w:p w14:paraId="7DDADF1D" w14:textId="77777777" w:rsidR="00774472" w:rsidRPr="0045652F" w:rsidRDefault="00774472">
      <w:pPr>
        <w:pStyle w:val="Ecran80"/>
        <w:rPr>
          <w:noProof w:val="0"/>
          <w:lang w:val="en-US"/>
        </w:rPr>
      </w:pPr>
      <w:r w:rsidRPr="0045652F">
        <w:rPr>
          <w:noProof w:val="0"/>
          <w:lang w:val="en-US"/>
        </w:rPr>
        <w:t xml:space="preserve"> Activated by       ===&gt; VIRDBA                                                 </w:t>
      </w:r>
    </w:p>
    <w:p w14:paraId="50AE5AFD" w14:textId="77777777" w:rsidR="00774472" w:rsidRPr="0045652F" w:rsidRDefault="00774472">
      <w:pPr>
        <w:pStyle w:val="Ecran80"/>
        <w:rPr>
          <w:noProof w:val="0"/>
          <w:lang w:val="en-US"/>
        </w:rPr>
      </w:pPr>
      <w:r w:rsidRPr="0045652F">
        <w:rPr>
          <w:noProof w:val="0"/>
          <w:lang w:val="en-US"/>
        </w:rPr>
        <w:t xml:space="preserve"> Date disabled      ===&gt;                                                        </w:t>
      </w:r>
    </w:p>
    <w:p w14:paraId="4BE574B3" w14:textId="77777777" w:rsidR="00774472" w:rsidRPr="0045652F" w:rsidRDefault="00774472">
      <w:pPr>
        <w:pStyle w:val="Ecran80"/>
        <w:rPr>
          <w:noProof w:val="0"/>
          <w:lang w:val="en-US"/>
        </w:rPr>
      </w:pPr>
      <w:r w:rsidRPr="0045652F">
        <w:rPr>
          <w:noProof w:val="0"/>
          <w:lang w:val="en-US"/>
        </w:rPr>
        <w:t xml:space="preserve"> Disabled by        ===&gt;                                                        </w:t>
      </w:r>
    </w:p>
    <w:p w14:paraId="3CBADA3C" w14:textId="77777777" w:rsidR="00774472" w:rsidRPr="0045652F" w:rsidRDefault="00774472">
      <w:pPr>
        <w:pStyle w:val="Ecran80"/>
        <w:rPr>
          <w:noProof w:val="0"/>
          <w:lang w:val="en-US"/>
        </w:rPr>
      </w:pPr>
      <w:r w:rsidRPr="0045652F">
        <w:rPr>
          <w:noProof w:val="0"/>
          <w:lang w:val="en-US"/>
        </w:rPr>
        <w:t xml:space="preserve">                                                                                </w:t>
      </w:r>
    </w:p>
    <w:p w14:paraId="6752F627" w14:textId="77777777" w:rsidR="00774472" w:rsidRPr="0045652F" w:rsidRDefault="00774472">
      <w:pPr>
        <w:pStyle w:val="Ecran80"/>
        <w:rPr>
          <w:noProof w:val="0"/>
          <w:lang w:val="en-US"/>
        </w:rPr>
      </w:pPr>
      <w:r w:rsidRPr="0045652F">
        <w:rPr>
          <w:noProof w:val="0"/>
          <w:lang w:val="en-US"/>
        </w:rPr>
        <w:t xml:space="preserve">                                                                                </w:t>
      </w:r>
    </w:p>
    <w:p w14:paraId="74BA2582" w14:textId="77777777" w:rsidR="00774472" w:rsidRPr="0045652F" w:rsidRDefault="00774472">
      <w:pPr>
        <w:pStyle w:val="Ecran80"/>
        <w:rPr>
          <w:noProof w:val="0"/>
          <w:lang w:val="en-US"/>
        </w:rPr>
      </w:pPr>
      <w:r w:rsidRPr="0045652F">
        <w:rPr>
          <w:noProof w:val="0"/>
          <w:lang w:val="en-US"/>
        </w:rPr>
        <w:t xml:space="preserve"> P1=Update                          P3=Return                         Enter=Add </w:t>
      </w:r>
    </w:p>
    <w:p w14:paraId="243DE949" w14:textId="77777777" w:rsidR="00774472" w:rsidRPr="0045652F" w:rsidRDefault="00774472">
      <w:pPr>
        <w:pStyle w:val="Ecran80"/>
        <w:rPr>
          <w:noProof w:val="0"/>
          <w:lang w:val="en-US"/>
        </w:rPr>
      </w:pPr>
      <w:r w:rsidRPr="0045652F">
        <w:rPr>
          <w:noProof w:val="0"/>
          <w:lang w:val="en-US"/>
        </w:rPr>
        <w:t xml:space="preserve"> P4=Activate                        P5=Disable                        P6=Rules  </w:t>
      </w:r>
    </w:p>
    <w:p w14:paraId="762B4F23" w14:textId="77777777" w:rsidR="00774472" w:rsidRPr="0045652F" w:rsidRDefault="00774472">
      <w:pPr>
        <w:pStyle w:val="Ecran80"/>
        <w:rPr>
          <w:noProof w:val="0"/>
          <w:lang w:val="en-US"/>
        </w:rPr>
      </w:pPr>
      <w:r w:rsidRPr="0045652F">
        <w:rPr>
          <w:noProof w:val="0"/>
          <w:lang w:val="en-US"/>
        </w:rPr>
        <w:t xml:space="preserve"> ACTIVATION WAS REQUESTED                                                       </w:t>
      </w:r>
    </w:p>
    <w:p w14:paraId="7687E5B3" w14:textId="77777777" w:rsidR="00774472" w:rsidRPr="0045652F" w:rsidRDefault="00774472">
      <w:pPr>
        <w:pStyle w:val="Caption"/>
        <w:rPr>
          <w:lang w:val="en-US"/>
        </w:rPr>
      </w:pPr>
      <w:bookmarkStart w:id="243" w:name="_Toc71540946"/>
      <w:bookmarkStart w:id="244" w:name="_Toc373484989"/>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21</w:t>
      </w:r>
      <w:r w:rsidRPr="0045652F">
        <w:rPr>
          <w:lang w:val="en-US"/>
        </w:rPr>
        <w:fldChar w:fldCharType="end"/>
      </w:r>
      <w:r w:rsidRPr="0045652F">
        <w:rPr>
          <w:lang w:val="en-US"/>
        </w:rPr>
        <w:t xml:space="preserve"> Page upload by HTTP with cookie : Creating the e-mail</w:t>
      </w:r>
      <w:bookmarkEnd w:id="243"/>
      <w:r w:rsidRPr="0045652F">
        <w:rPr>
          <w:lang w:val="en-US"/>
        </w:rPr>
        <w:t xml:space="preserve"> correspondent</w:t>
      </w:r>
      <w:bookmarkEnd w:id="244"/>
    </w:p>
    <w:p w14:paraId="56840B1F" w14:textId="77777777" w:rsidR="00774472" w:rsidRPr="0045652F" w:rsidRDefault="00774472">
      <w:pPr>
        <w:pStyle w:val="ListBullet"/>
        <w:spacing w:after="120"/>
        <w:rPr>
          <w:lang w:val="en-US"/>
        </w:rPr>
      </w:pPr>
      <w:r w:rsidRPr="0045652F">
        <w:rPr>
          <w:lang w:val="en-US"/>
        </w:rPr>
        <w:t>Press F6 then F12 to create rule UPLOAD1B in ruleset ADMRSET1 :</w:t>
      </w:r>
    </w:p>
    <w:p w14:paraId="22AB9149" w14:textId="77777777" w:rsidR="00774472" w:rsidRPr="0045652F" w:rsidRDefault="00774472">
      <w:pPr>
        <w:pStyle w:val="Ecran80"/>
        <w:rPr>
          <w:noProof w:val="0"/>
          <w:lang w:val="en-US"/>
        </w:rPr>
      </w:pPr>
      <w:r w:rsidRPr="0045652F">
        <w:rPr>
          <w:noProof w:val="0"/>
          <w:lang w:val="en-US"/>
        </w:rPr>
        <w:t xml:space="preserve"> DETAIL of RULE from RULE SET: ADMRSET1 ------------- Applid: SPVIRE2  14:40:59 </w:t>
      </w:r>
    </w:p>
    <w:p w14:paraId="2AF15C03" w14:textId="77777777" w:rsidR="00774472" w:rsidRPr="0045652F" w:rsidRDefault="00774472">
      <w:pPr>
        <w:pStyle w:val="Ecran80"/>
        <w:rPr>
          <w:noProof w:val="0"/>
          <w:lang w:val="en-US"/>
        </w:rPr>
      </w:pPr>
      <w:r w:rsidRPr="0045652F">
        <w:rPr>
          <w:noProof w:val="0"/>
          <w:lang w:val="en-US"/>
        </w:rPr>
        <w:t xml:space="preserve">                                                                                </w:t>
      </w:r>
    </w:p>
    <w:p w14:paraId="0863A54D" w14:textId="77777777" w:rsidR="00774472" w:rsidRPr="0045652F" w:rsidRDefault="00774472">
      <w:pPr>
        <w:pStyle w:val="Ecran80"/>
        <w:rPr>
          <w:noProof w:val="0"/>
          <w:lang w:val="en-US"/>
        </w:rPr>
      </w:pPr>
      <w:r w:rsidRPr="0045652F">
        <w:rPr>
          <w:noProof w:val="0"/>
          <w:lang w:val="en-US"/>
        </w:rPr>
        <w:t xml:space="preserve"> Name          ===&gt; UPLOAD1B               Rule priority is per name            </w:t>
      </w:r>
    </w:p>
    <w:p w14:paraId="71C93603" w14:textId="77777777" w:rsidR="00774472" w:rsidRPr="0045652F" w:rsidRDefault="00774472">
      <w:pPr>
        <w:pStyle w:val="Ecran80"/>
        <w:rPr>
          <w:noProof w:val="0"/>
          <w:lang w:val="en-US"/>
        </w:rPr>
      </w:pPr>
      <w:r w:rsidRPr="0045652F">
        <w:rPr>
          <w:noProof w:val="0"/>
          <w:lang w:val="en-US"/>
        </w:rPr>
        <w:t xml:space="preserve"> Status        ===&gt; ACTIVE                 Mon, 24 Sep 2001 14:19:14            </w:t>
      </w:r>
    </w:p>
    <w:p w14:paraId="4F2A1663" w14:textId="77777777" w:rsidR="00774472" w:rsidRPr="0045652F" w:rsidRDefault="00774472">
      <w:pPr>
        <w:pStyle w:val="Ecran80"/>
        <w:rPr>
          <w:noProof w:val="0"/>
          <w:lang w:val="en-US"/>
        </w:rPr>
      </w:pPr>
      <w:r w:rsidRPr="0045652F">
        <w:rPr>
          <w:noProof w:val="0"/>
          <w:lang w:val="en-US"/>
        </w:rPr>
        <w:t xml:space="preserve"> Description   ===&gt; Rule for WEB2HOST administrator                             </w:t>
      </w:r>
    </w:p>
    <w:p w14:paraId="1CA9B334" w14:textId="77777777" w:rsidR="00774472" w:rsidRPr="0045652F" w:rsidRDefault="00774472">
      <w:pPr>
        <w:pStyle w:val="Ecran80"/>
        <w:rPr>
          <w:noProof w:val="0"/>
          <w:lang w:val="en-US"/>
        </w:rPr>
      </w:pPr>
      <w:r w:rsidRPr="0045652F">
        <w:rPr>
          <w:noProof w:val="0"/>
          <w:lang w:val="en-US"/>
        </w:rPr>
        <w:t xml:space="preserve"> Entry point   ===&gt; WEB2HOST               Target Entry Point                   </w:t>
      </w:r>
    </w:p>
    <w:p w14:paraId="354C8033" w14:textId="77777777" w:rsidR="00774472" w:rsidRPr="0045652F" w:rsidRDefault="00774472">
      <w:pPr>
        <w:pStyle w:val="Ecran80"/>
        <w:rPr>
          <w:noProof w:val="0"/>
          <w:lang w:val="en-US"/>
        </w:rPr>
      </w:pPr>
      <w:r w:rsidRPr="0045652F">
        <w:rPr>
          <w:noProof w:val="0"/>
          <w:lang w:val="en-US"/>
        </w:rPr>
        <w:t xml:space="preserve"> Parameter     ===&gt;                                   optional &amp;1 value         </w:t>
      </w:r>
    </w:p>
    <w:p w14:paraId="52DEE1BE" w14:textId="77777777" w:rsidR="00774472" w:rsidRPr="0045652F" w:rsidRDefault="00774472">
      <w:pPr>
        <w:pStyle w:val="Ecran80"/>
        <w:rPr>
          <w:noProof w:val="0"/>
          <w:lang w:val="en-US"/>
        </w:rPr>
      </w:pPr>
      <w:r w:rsidRPr="0045652F">
        <w:rPr>
          <w:noProof w:val="0"/>
          <w:lang w:val="en-US"/>
        </w:rPr>
        <w:t xml:space="preserve"> Trace         ===&gt;                        1=commands 2=data 3=partner          </w:t>
      </w:r>
    </w:p>
    <w:p w14:paraId="4B871F39" w14:textId="77777777" w:rsidR="00774472" w:rsidRPr="0045652F" w:rsidRDefault="00774472">
      <w:pPr>
        <w:pStyle w:val="Ecran80"/>
        <w:rPr>
          <w:noProof w:val="0"/>
          <w:lang w:val="en-US"/>
        </w:rPr>
      </w:pPr>
      <w:r w:rsidRPr="0045652F">
        <w:rPr>
          <w:noProof w:val="0"/>
          <w:lang w:val="en-US"/>
        </w:rPr>
        <w:t xml:space="preserve">                                                                                </w:t>
      </w:r>
    </w:p>
    <w:p w14:paraId="19C5A873" w14:textId="77777777" w:rsidR="00774472" w:rsidRPr="0045652F" w:rsidRDefault="00774472">
      <w:pPr>
        <w:pStyle w:val="Ecran80"/>
        <w:rPr>
          <w:noProof w:val="0"/>
          <w:lang w:val="en-US"/>
        </w:rPr>
      </w:pPr>
      <w:r w:rsidRPr="0045652F">
        <w:rPr>
          <w:noProof w:val="0"/>
          <w:lang w:val="en-US"/>
        </w:rPr>
        <w:t xml:space="preserve"> C : 0=IGNORE 1=IS 2=IS NOT 3=STARTS WITH 4=DOES NOT 5=ENDS WITH 6=DOES NOT     </w:t>
      </w:r>
    </w:p>
    <w:p w14:paraId="4EDBF5FB" w14:textId="77777777" w:rsidR="00774472" w:rsidRPr="0045652F" w:rsidRDefault="00774472">
      <w:pPr>
        <w:pStyle w:val="Ecran80"/>
        <w:rPr>
          <w:noProof w:val="0"/>
          <w:lang w:val="en-US"/>
        </w:rPr>
      </w:pPr>
      <w:r w:rsidRPr="0045652F">
        <w:rPr>
          <w:noProof w:val="0"/>
          <w:lang w:val="en-US"/>
        </w:rPr>
        <w:t xml:space="preserve"> 0 IP Subnet   ===&gt;                        Mask     ===&gt;                        </w:t>
      </w:r>
    </w:p>
    <w:p w14:paraId="67786C7B" w14:textId="77777777" w:rsidR="00774472" w:rsidRPr="0045652F" w:rsidRDefault="00774472">
      <w:pPr>
        <w:pStyle w:val="Ecran80"/>
        <w:rPr>
          <w:noProof w:val="0"/>
          <w:lang w:val="en-US"/>
        </w:rPr>
      </w:pPr>
      <w:r w:rsidRPr="0045652F">
        <w:rPr>
          <w:noProof w:val="0"/>
          <w:lang w:val="en-US"/>
        </w:rPr>
        <w:t xml:space="preserve"> 5 HTTP Host   ===&gt; :41001                                                      </w:t>
      </w:r>
    </w:p>
    <w:p w14:paraId="11E6A3C5" w14:textId="77777777" w:rsidR="00774472" w:rsidRPr="0045652F" w:rsidRDefault="00774472">
      <w:pPr>
        <w:pStyle w:val="Ecran80"/>
        <w:rPr>
          <w:noProof w:val="0"/>
          <w:lang w:val="en-US"/>
        </w:rPr>
      </w:pPr>
      <w:r w:rsidRPr="0045652F">
        <w:rPr>
          <w:noProof w:val="0"/>
          <w:lang w:val="en-US"/>
        </w:rPr>
        <w:t xml:space="preserve"> 0 eMail       ===&gt;                                                             </w:t>
      </w:r>
    </w:p>
    <w:p w14:paraId="5825846C" w14:textId="77777777" w:rsidR="00774472" w:rsidRPr="0045652F" w:rsidRDefault="00774472">
      <w:pPr>
        <w:pStyle w:val="Ecran80"/>
        <w:rPr>
          <w:noProof w:val="0"/>
          <w:lang w:val="en-US"/>
        </w:rPr>
      </w:pPr>
      <w:r w:rsidRPr="0045652F">
        <w:rPr>
          <w:noProof w:val="0"/>
          <w:lang w:val="en-US"/>
        </w:rPr>
        <w:t xml:space="preserve"> 0 Calling DTE ===&gt;                        Calling DTE address                  </w:t>
      </w:r>
    </w:p>
    <w:p w14:paraId="3256047E" w14:textId="77777777" w:rsidR="00774472" w:rsidRPr="0045652F" w:rsidRDefault="00774472">
      <w:pPr>
        <w:pStyle w:val="Ecran80"/>
        <w:rPr>
          <w:noProof w:val="0"/>
          <w:lang w:val="en-US"/>
        </w:rPr>
      </w:pPr>
      <w:r w:rsidRPr="0045652F">
        <w:rPr>
          <w:noProof w:val="0"/>
          <w:lang w:val="en-US"/>
        </w:rPr>
        <w:t xml:space="preserve"> 0 Called      ===&gt;                        Called DTE address                   </w:t>
      </w:r>
    </w:p>
    <w:p w14:paraId="28F726C6" w14:textId="77777777" w:rsidR="00774472" w:rsidRPr="0045652F" w:rsidRDefault="00774472">
      <w:pPr>
        <w:pStyle w:val="Ecran80"/>
        <w:rPr>
          <w:noProof w:val="0"/>
          <w:lang w:val="en-US"/>
        </w:rPr>
      </w:pPr>
      <w:r w:rsidRPr="0045652F">
        <w:rPr>
          <w:noProof w:val="0"/>
          <w:lang w:val="en-US"/>
        </w:rPr>
        <w:t xml:space="preserve"> 0 CUD0 (Hex)  ===&gt;                        First 4 bytes of CUD (X25 protocol)  </w:t>
      </w:r>
    </w:p>
    <w:p w14:paraId="2C973AF8" w14:textId="77777777" w:rsidR="00774472" w:rsidRPr="0045652F" w:rsidRDefault="00774472">
      <w:pPr>
        <w:pStyle w:val="Ecran80"/>
        <w:rPr>
          <w:noProof w:val="0"/>
          <w:lang w:val="en-US"/>
        </w:rPr>
      </w:pPr>
      <w:r w:rsidRPr="0045652F">
        <w:rPr>
          <w:noProof w:val="0"/>
          <w:lang w:val="en-US"/>
        </w:rPr>
        <w:t xml:space="preserve"> 0 User Data   ===&gt;                                                             </w:t>
      </w:r>
    </w:p>
    <w:p w14:paraId="40BE090C" w14:textId="77777777" w:rsidR="00774472" w:rsidRPr="0045652F" w:rsidRDefault="00774472">
      <w:pPr>
        <w:pStyle w:val="Ecran80"/>
        <w:rPr>
          <w:noProof w:val="0"/>
          <w:lang w:val="en-US"/>
        </w:rPr>
      </w:pPr>
      <w:r w:rsidRPr="0045652F">
        <w:rPr>
          <w:noProof w:val="0"/>
          <w:lang w:val="en-US"/>
        </w:rPr>
        <w:t xml:space="preserve">                                                                                </w:t>
      </w:r>
    </w:p>
    <w:p w14:paraId="556DD9BD" w14:textId="77777777" w:rsidR="00774472" w:rsidRPr="0045652F" w:rsidRDefault="00774472">
      <w:pPr>
        <w:pStyle w:val="Ecran80"/>
        <w:rPr>
          <w:noProof w:val="0"/>
          <w:lang w:val="en-US"/>
        </w:rPr>
      </w:pPr>
      <w:r w:rsidRPr="0045652F">
        <w:rPr>
          <w:noProof w:val="0"/>
          <w:lang w:val="en-US"/>
        </w:rPr>
        <w:t xml:space="preserve"> 0 Days        ===&gt; M:      T:      W:      T:      F:      S:      S:          </w:t>
      </w:r>
    </w:p>
    <w:p w14:paraId="72471354" w14:textId="77777777" w:rsidR="00774472" w:rsidRPr="0045652F" w:rsidRDefault="00774472">
      <w:pPr>
        <w:pStyle w:val="Ecran80"/>
        <w:rPr>
          <w:noProof w:val="0"/>
          <w:lang w:val="en-US"/>
        </w:rPr>
      </w:pPr>
      <w:r w:rsidRPr="0045652F">
        <w:rPr>
          <w:noProof w:val="0"/>
          <w:lang w:val="en-US"/>
        </w:rPr>
        <w:t xml:space="preserve"> 0 Start time  ===&gt; H:      M:      S:     End time ===&gt; H:      M:      S:     </w:t>
      </w:r>
    </w:p>
    <w:p w14:paraId="2BBD7E65" w14:textId="77777777" w:rsidR="00774472" w:rsidRPr="0045652F" w:rsidRDefault="00774472">
      <w:pPr>
        <w:pStyle w:val="Ecran80"/>
        <w:rPr>
          <w:noProof w:val="0"/>
          <w:lang w:val="en-US"/>
        </w:rPr>
      </w:pPr>
      <w:r w:rsidRPr="0045652F">
        <w:rPr>
          <w:noProof w:val="0"/>
          <w:lang w:val="en-US"/>
        </w:rPr>
        <w:t xml:space="preserve">                                                                                </w:t>
      </w:r>
    </w:p>
    <w:p w14:paraId="1FA6AC5B" w14:textId="77777777" w:rsidR="00774472" w:rsidRPr="0045652F" w:rsidRDefault="00774472">
      <w:pPr>
        <w:pStyle w:val="Ecran80"/>
        <w:rPr>
          <w:noProof w:val="0"/>
          <w:lang w:val="en-US"/>
        </w:rPr>
      </w:pPr>
      <w:r w:rsidRPr="0045652F">
        <w:rPr>
          <w:noProof w:val="0"/>
          <w:lang w:val="en-US"/>
        </w:rPr>
        <w:t xml:space="preserve"> P1=Update                          P3=Return                      Enter=Add    </w:t>
      </w:r>
    </w:p>
    <w:p w14:paraId="582ED35B" w14:textId="77777777" w:rsidR="00774472" w:rsidRPr="0045652F" w:rsidRDefault="00774472">
      <w:pPr>
        <w:pStyle w:val="Ecran80"/>
        <w:rPr>
          <w:noProof w:val="0"/>
          <w:lang w:val="en-US"/>
        </w:rPr>
      </w:pPr>
      <w:r w:rsidRPr="0045652F">
        <w:rPr>
          <w:noProof w:val="0"/>
          <w:lang w:val="en-US"/>
        </w:rPr>
        <w:t xml:space="preserve"> P4=Activate                        P5=Inactivate                  P12=Entry P. </w:t>
      </w:r>
    </w:p>
    <w:p w14:paraId="176F4206" w14:textId="77777777" w:rsidR="00774472" w:rsidRPr="0045652F" w:rsidRDefault="00774472">
      <w:pPr>
        <w:pStyle w:val="Ecran80"/>
        <w:rPr>
          <w:noProof w:val="0"/>
          <w:lang w:val="en-US"/>
        </w:rPr>
      </w:pPr>
      <w:r w:rsidRPr="0045652F">
        <w:rPr>
          <w:noProof w:val="0"/>
          <w:lang w:val="en-US"/>
        </w:rPr>
        <w:t xml:space="preserve">                                                                                </w:t>
      </w:r>
    </w:p>
    <w:p w14:paraId="22448C3D" w14:textId="77777777" w:rsidR="00774472" w:rsidRPr="0045652F" w:rsidRDefault="00774472">
      <w:pPr>
        <w:pStyle w:val="Caption"/>
        <w:rPr>
          <w:lang w:val="en-US"/>
        </w:rPr>
      </w:pPr>
      <w:bookmarkStart w:id="245" w:name="_Toc71540947"/>
      <w:bookmarkStart w:id="246" w:name="_Toc373484990"/>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22</w:t>
      </w:r>
      <w:r w:rsidRPr="0045652F">
        <w:rPr>
          <w:lang w:val="en-US"/>
        </w:rPr>
        <w:fldChar w:fldCharType="end"/>
      </w:r>
      <w:r w:rsidRPr="0045652F">
        <w:rPr>
          <w:lang w:val="en-US"/>
        </w:rPr>
        <w:t xml:space="preserve"> Page upload by HTTP with cookie : Creating rule UPLOAD1B</w:t>
      </w:r>
      <w:bookmarkEnd w:id="245"/>
      <w:bookmarkEnd w:id="246"/>
    </w:p>
    <w:p w14:paraId="3AC4D282" w14:textId="77777777" w:rsidR="00774472" w:rsidRPr="0045652F" w:rsidRDefault="00774472">
      <w:pPr>
        <w:pStyle w:val="ListBullet"/>
        <w:spacing w:after="120"/>
        <w:rPr>
          <w:lang w:val="en-US"/>
        </w:rPr>
      </w:pPr>
      <w:r w:rsidRPr="0045652F">
        <w:rPr>
          <w:lang w:val="en-US"/>
        </w:rPr>
        <w:t>Define two new rules attached to the HTTP line.  The first rule, which specifies $COOKIE$ as the entry point name, will be used for administrators; the second rule, which specifies entry point WEB2HOST, is for all other users:</w:t>
      </w:r>
    </w:p>
    <w:p w14:paraId="2BCC909B" w14:textId="77777777" w:rsidR="00774472" w:rsidRPr="0045652F" w:rsidRDefault="00774472">
      <w:pPr>
        <w:pStyle w:val="Ecran80"/>
        <w:rPr>
          <w:noProof w:val="0"/>
          <w:lang w:val="en-US"/>
        </w:rPr>
      </w:pPr>
      <w:r w:rsidRPr="0045652F">
        <w:rPr>
          <w:noProof w:val="0"/>
          <w:lang w:val="en-US"/>
        </w:rPr>
        <w:t xml:space="preserve"> LIST of RULES in RULE SET: W-HTTP   ---------------- Applid: SPVIRE2   14:44:14 </w:t>
      </w:r>
    </w:p>
    <w:p w14:paraId="61D459CE" w14:textId="77777777" w:rsidR="00774472" w:rsidRPr="0045652F" w:rsidRDefault="00774472">
      <w:pPr>
        <w:pStyle w:val="Ecran80"/>
        <w:rPr>
          <w:noProof w:val="0"/>
          <w:lang w:val="en-US"/>
        </w:rPr>
      </w:pPr>
      <w:r w:rsidRPr="0045652F">
        <w:rPr>
          <w:noProof w:val="0"/>
          <w:lang w:val="en-US"/>
        </w:rPr>
        <w:t xml:space="preserve">                                                                                </w:t>
      </w:r>
    </w:p>
    <w:p w14:paraId="2A862953" w14:textId="77777777" w:rsidR="00774472" w:rsidRPr="0045652F" w:rsidRDefault="00774472">
      <w:pPr>
        <w:pStyle w:val="Ecran80"/>
        <w:rPr>
          <w:noProof w:val="0"/>
          <w:lang w:val="en-US"/>
        </w:rPr>
      </w:pPr>
      <w:r w:rsidRPr="0045652F">
        <w:rPr>
          <w:noProof w:val="0"/>
          <w:lang w:val="en-US"/>
        </w:rPr>
        <w:t xml:space="preserve"> Name     Status   Description                                        Entry     </w:t>
      </w:r>
    </w:p>
    <w:p w14:paraId="77EC27CC" w14:textId="77777777" w:rsidR="00774472" w:rsidRPr="0045652F" w:rsidRDefault="00774472">
      <w:pPr>
        <w:pStyle w:val="Ecran80"/>
        <w:rPr>
          <w:noProof w:val="0"/>
          <w:lang w:val="en-US"/>
        </w:rPr>
      </w:pPr>
      <w:r w:rsidRPr="0045652F">
        <w:rPr>
          <w:noProof w:val="0"/>
          <w:lang w:val="en-US"/>
        </w:rPr>
        <w:t xml:space="preserve">                                                                      Point     </w:t>
      </w:r>
    </w:p>
    <w:p w14:paraId="39BFA45C" w14:textId="77777777" w:rsidR="00774472" w:rsidRPr="0045652F" w:rsidRDefault="00774472">
      <w:pPr>
        <w:pStyle w:val="Ecran80"/>
        <w:rPr>
          <w:noProof w:val="0"/>
          <w:lang w:val="en-US"/>
        </w:rPr>
      </w:pPr>
      <w:r w:rsidRPr="0045652F">
        <w:rPr>
          <w:noProof w:val="0"/>
          <w:lang w:val="en-US"/>
        </w:rPr>
        <w:t xml:space="preserve"> WHT00100 ACTIVE   HTTP access (users authorised by cookie)           $COOKIE$  </w:t>
      </w:r>
    </w:p>
    <w:p w14:paraId="081142F4" w14:textId="77777777" w:rsidR="00774472" w:rsidRPr="0045652F" w:rsidRDefault="00774472">
      <w:pPr>
        <w:pStyle w:val="Ecran80"/>
        <w:rPr>
          <w:noProof w:val="0"/>
          <w:lang w:val="en-US"/>
        </w:rPr>
      </w:pPr>
      <w:r w:rsidRPr="0045652F">
        <w:rPr>
          <w:noProof w:val="0"/>
          <w:lang w:val="en-US"/>
        </w:rPr>
        <w:t xml:space="preserve"> WHT00200 ACTIVE   HTTP access (other users)                          WEB2HOST  </w:t>
      </w:r>
    </w:p>
    <w:p w14:paraId="194242D7" w14:textId="77777777" w:rsidR="00774472" w:rsidRPr="0045652F" w:rsidRDefault="00774472">
      <w:pPr>
        <w:pStyle w:val="Ecran80"/>
        <w:rPr>
          <w:noProof w:val="0"/>
          <w:lang w:val="en-US"/>
        </w:rPr>
      </w:pPr>
      <w:r w:rsidRPr="0045652F">
        <w:rPr>
          <w:noProof w:val="0"/>
          <w:lang w:val="en-US"/>
        </w:rPr>
        <w:t xml:space="preserve">                                                                                </w:t>
      </w:r>
    </w:p>
    <w:p w14:paraId="1E0AEE6D" w14:textId="77777777" w:rsidR="00774472" w:rsidRPr="0045652F" w:rsidRDefault="00774472">
      <w:pPr>
        <w:pStyle w:val="Ecran80"/>
        <w:rPr>
          <w:noProof w:val="0"/>
          <w:lang w:val="en-US"/>
        </w:rPr>
      </w:pPr>
      <w:r w:rsidRPr="0045652F">
        <w:rPr>
          <w:noProof w:val="0"/>
          <w:lang w:val="en-US"/>
        </w:rPr>
        <w:t xml:space="preserve">                                                                                </w:t>
      </w:r>
    </w:p>
    <w:p w14:paraId="2469878B" w14:textId="77777777" w:rsidR="00774472" w:rsidRPr="0045652F" w:rsidRDefault="00774472">
      <w:pPr>
        <w:pStyle w:val="Ecran80"/>
        <w:rPr>
          <w:noProof w:val="0"/>
          <w:lang w:val="en-US"/>
        </w:rPr>
      </w:pPr>
      <w:r w:rsidRPr="0045652F">
        <w:rPr>
          <w:noProof w:val="0"/>
          <w:lang w:val="en-US"/>
        </w:rPr>
        <w:t xml:space="preserve">                                                                                </w:t>
      </w:r>
    </w:p>
    <w:p w14:paraId="7F819EF5" w14:textId="77777777" w:rsidR="00774472" w:rsidRPr="0045652F" w:rsidRDefault="00774472">
      <w:pPr>
        <w:pStyle w:val="Ecran80"/>
        <w:rPr>
          <w:noProof w:val="0"/>
          <w:lang w:val="en-US"/>
        </w:rPr>
      </w:pPr>
      <w:r w:rsidRPr="0045652F">
        <w:rPr>
          <w:noProof w:val="0"/>
          <w:lang w:val="en-US"/>
        </w:rPr>
        <w:t xml:space="preserve">                                                                                </w:t>
      </w:r>
    </w:p>
    <w:p w14:paraId="2ABC1770" w14:textId="77777777" w:rsidR="00774472" w:rsidRPr="0045652F" w:rsidRDefault="00774472">
      <w:pPr>
        <w:pStyle w:val="Ecran80"/>
        <w:rPr>
          <w:noProof w:val="0"/>
          <w:lang w:val="en-US"/>
        </w:rPr>
      </w:pPr>
      <w:r w:rsidRPr="0045652F">
        <w:rPr>
          <w:noProof w:val="0"/>
          <w:lang w:val="en-US"/>
        </w:rPr>
        <w:t xml:space="preserve">                                                                                </w:t>
      </w:r>
    </w:p>
    <w:p w14:paraId="0CDBF60A" w14:textId="77777777" w:rsidR="00774472" w:rsidRPr="0045652F" w:rsidRDefault="00774472">
      <w:pPr>
        <w:pStyle w:val="Ecran80"/>
        <w:rPr>
          <w:noProof w:val="0"/>
          <w:lang w:val="en-US"/>
        </w:rPr>
      </w:pPr>
      <w:r w:rsidRPr="0045652F">
        <w:rPr>
          <w:noProof w:val="0"/>
          <w:lang w:val="en-US"/>
        </w:rPr>
        <w:t xml:space="preserve">                                                                                </w:t>
      </w:r>
    </w:p>
    <w:p w14:paraId="6D7A82A5" w14:textId="77777777" w:rsidR="00774472" w:rsidRPr="0045652F" w:rsidRDefault="00774472">
      <w:pPr>
        <w:pStyle w:val="Ecran80"/>
        <w:rPr>
          <w:noProof w:val="0"/>
          <w:lang w:val="en-US"/>
        </w:rPr>
      </w:pPr>
      <w:r w:rsidRPr="0045652F">
        <w:rPr>
          <w:noProof w:val="0"/>
          <w:lang w:val="en-US"/>
        </w:rPr>
        <w:t xml:space="preserve">                                                                                </w:t>
      </w:r>
    </w:p>
    <w:p w14:paraId="0FF2E9CF" w14:textId="77777777" w:rsidR="00774472" w:rsidRPr="0045652F" w:rsidRDefault="00774472">
      <w:pPr>
        <w:pStyle w:val="Ecran80"/>
        <w:rPr>
          <w:noProof w:val="0"/>
          <w:lang w:val="en-US"/>
        </w:rPr>
      </w:pPr>
      <w:r w:rsidRPr="0045652F">
        <w:rPr>
          <w:noProof w:val="0"/>
          <w:lang w:val="en-US"/>
        </w:rPr>
        <w:t xml:space="preserve">                                                                                </w:t>
      </w:r>
    </w:p>
    <w:p w14:paraId="75005308" w14:textId="77777777" w:rsidR="00774472" w:rsidRPr="0045652F" w:rsidRDefault="00774472">
      <w:pPr>
        <w:pStyle w:val="Ecran80"/>
        <w:rPr>
          <w:noProof w:val="0"/>
          <w:lang w:val="en-US"/>
        </w:rPr>
      </w:pPr>
      <w:r w:rsidRPr="0045652F">
        <w:rPr>
          <w:noProof w:val="0"/>
          <w:lang w:val="en-US"/>
        </w:rPr>
        <w:t xml:space="preserve">                                                                                </w:t>
      </w:r>
    </w:p>
    <w:p w14:paraId="287E59E3" w14:textId="77777777" w:rsidR="00774472" w:rsidRPr="0045652F" w:rsidRDefault="00774472">
      <w:pPr>
        <w:pStyle w:val="Ecran80"/>
        <w:rPr>
          <w:noProof w:val="0"/>
          <w:lang w:val="en-US"/>
        </w:rPr>
      </w:pPr>
      <w:r w:rsidRPr="0045652F">
        <w:rPr>
          <w:noProof w:val="0"/>
          <w:lang w:val="en-US"/>
        </w:rPr>
        <w:t xml:space="preserve">                                                                                </w:t>
      </w:r>
    </w:p>
    <w:p w14:paraId="124B163C" w14:textId="77777777" w:rsidR="00774472" w:rsidRPr="0045652F" w:rsidRDefault="00774472">
      <w:pPr>
        <w:pStyle w:val="Ecran80"/>
        <w:rPr>
          <w:noProof w:val="0"/>
          <w:lang w:val="en-US"/>
        </w:rPr>
      </w:pPr>
      <w:r w:rsidRPr="0045652F">
        <w:rPr>
          <w:noProof w:val="0"/>
          <w:lang w:val="en-US"/>
        </w:rPr>
        <w:t xml:space="preserve">                                                                                </w:t>
      </w:r>
    </w:p>
    <w:p w14:paraId="65A0BB2F" w14:textId="77777777" w:rsidR="00774472" w:rsidRPr="0045652F" w:rsidRDefault="00774472">
      <w:pPr>
        <w:pStyle w:val="Ecran80"/>
        <w:rPr>
          <w:noProof w:val="0"/>
          <w:lang w:val="en-US"/>
        </w:rPr>
      </w:pPr>
      <w:r w:rsidRPr="0045652F">
        <w:rPr>
          <w:noProof w:val="0"/>
          <w:lang w:val="en-US"/>
        </w:rPr>
        <w:t xml:space="preserve">                                                                                </w:t>
      </w:r>
    </w:p>
    <w:p w14:paraId="6239ED89" w14:textId="77777777" w:rsidR="00774472" w:rsidRPr="0045652F" w:rsidRDefault="00774472">
      <w:pPr>
        <w:pStyle w:val="Ecran80"/>
        <w:rPr>
          <w:noProof w:val="0"/>
          <w:lang w:val="en-US"/>
        </w:rPr>
      </w:pPr>
      <w:r w:rsidRPr="0045652F">
        <w:rPr>
          <w:noProof w:val="0"/>
          <w:lang w:val="en-US"/>
        </w:rPr>
        <w:t xml:space="preserve">                                                                                </w:t>
      </w:r>
    </w:p>
    <w:p w14:paraId="635A9D73" w14:textId="77777777" w:rsidR="00774472" w:rsidRPr="0045652F" w:rsidRDefault="00774472">
      <w:pPr>
        <w:pStyle w:val="Ecran80"/>
        <w:rPr>
          <w:noProof w:val="0"/>
          <w:lang w:val="en-US"/>
        </w:rPr>
      </w:pPr>
      <w:r w:rsidRPr="0045652F">
        <w:rPr>
          <w:noProof w:val="0"/>
          <w:lang w:val="en-US"/>
        </w:rPr>
        <w:t xml:space="preserve">                                                                                </w:t>
      </w:r>
    </w:p>
    <w:p w14:paraId="26572836" w14:textId="77777777" w:rsidR="00774472" w:rsidRPr="0045652F" w:rsidRDefault="00774472">
      <w:pPr>
        <w:pStyle w:val="Ecran80"/>
        <w:rPr>
          <w:noProof w:val="0"/>
          <w:lang w:val="en-US"/>
        </w:rPr>
      </w:pPr>
      <w:r w:rsidRPr="0045652F">
        <w:rPr>
          <w:noProof w:val="0"/>
          <w:lang w:val="en-US"/>
        </w:rPr>
        <w:t xml:space="preserve">                                                                                </w:t>
      </w:r>
    </w:p>
    <w:p w14:paraId="78AE5483" w14:textId="77777777" w:rsidR="00774472" w:rsidRPr="0045652F" w:rsidRDefault="00774472">
      <w:pPr>
        <w:pStyle w:val="Ecran80"/>
        <w:rPr>
          <w:noProof w:val="0"/>
          <w:lang w:val="en-US"/>
        </w:rPr>
      </w:pPr>
      <w:r w:rsidRPr="0045652F">
        <w:rPr>
          <w:noProof w:val="0"/>
          <w:lang w:val="en-US"/>
        </w:rPr>
        <w:t xml:space="preserve"> P1=Update            P2=Suppress          P3=Return                            </w:t>
      </w:r>
    </w:p>
    <w:p w14:paraId="52ED2EEF" w14:textId="77777777" w:rsidR="00774472" w:rsidRPr="0045652F" w:rsidRDefault="00774472">
      <w:pPr>
        <w:pStyle w:val="Ecran80"/>
        <w:rPr>
          <w:noProof w:val="0"/>
          <w:lang w:val="en-US"/>
        </w:rPr>
      </w:pPr>
      <w:r w:rsidRPr="0045652F">
        <w:rPr>
          <w:noProof w:val="0"/>
          <w:lang w:val="en-US"/>
        </w:rPr>
        <w:t xml:space="preserve"> P6=1st page          P7=Page-1            P8=Page+1                 P12=Edit   </w:t>
      </w:r>
    </w:p>
    <w:p w14:paraId="702E5EB6" w14:textId="77777777" w:rsidR="00774472" w:rsidRPr="0045652F" w:rsidRDefault="00774472">
      <w:pPr>
        <w:pStyle w:val="Ecran80"/>
        <w:rPr>
          <w:noProof w:val="0"/>
          <w:lang w:val="en-US"/>
        </w:rPr>
      </w:pPr>
      <w:r w:rsidRPr="0045652F">
        <w:rPr>
          <w:noProof w:val="0"/>
          <w:lang w:val="en-US"/>
        </w:rPr>
        <w:t xml:space="preserve">                                                                                </w:t>
      </w:r>
    </w:p>
    <w:p w14:paraId="3DF46ECB" w14:textId="77777777" w:rsidR="00774472" w:rsidRPr="0045652F" w:rsidRDefault="00774472">
      <w:pPr>
        <w:rPr>
          <w:lang w:val="en-US"/>
        </w:rPr>
      </w:pPr>
    </w:p>
    <w:p w14:paraId="654B3331" w14:textId="77777777" w:rsidR="00774472" w:rsidRPr="0045652F" w:rsidRDefault="00774472">
      <w:pPr>
        <w:pStyle w:val="Ecran80"/>
        <w:rPr>
          <w:noProof w:val="0"/>
          <w:lang w:val="en-US"/>
        </w:rPr>
      </w:pPr>
      <w:r w:rsidRPr="0045652F">
        <w:rPr>
          <w:noProof w:val="0"/>
          <w:lang w:val="en-US"/>
        </w:rPr>
        <w:t xml:space="preserve"> DETAIL of RULE from RULE SET: W-HTTP   ------------- Applid: SPVIRE2  14:45:34 </w:t>
      </w:r>
    </w:p>
    <w:p w14:paraId="10F7C9A7" w14:textId="77777777" w:rsidR="00774472" w:rsidRPr="0045652F" w:rsidRDefault="00774472">
      <w:pPr>
        <w:pStyle w:val="Ecran80"/>
        <w:rPr>
          <w:noProof w:val="0"/>
          <w:lang w:val="en-US"/>
        </w:rPr>
      </w:pPr>
      <w:r w:rsidRPr="0045652F">
        <w:rPr>
          <w:noProof w:val="0"/>
          <w:lang w:val="en-US"/>
        </w:rPr>
        <w:t xml:space="preserve">                                                                                </w:t>
      </w:r>
    </w:p>
    <w:p w14:paraId="0CFFBFE5" w14:textId="77777777" w:rsidR="00774472" w:rsidRPr="0045652F" w:rsidRDefault="00774472">
      <w:pPr>
        <w:pStyle w:val="Ecran80"/>
        <w:rPr>
          <w:noProof w:val="0"/>
          <w:lang w:val="en-US"/>
        </w:rPr>
      </w:pPr>
      <w:r w:rsidRPr="0045652F">
        <w:rPr>
          <w:noProof w:val="0"/>
          <w:lang w:val="en-US"/>
        </w:rPr>
        <w:t xml:space="preserve"> Name          ===&gt; WHT00100               Rule priority is per name            </w:t>
      </w:r>
    </w:p>
    <w:p w14:paraId="4A717ED2" w14:textId="77777777" w:rsidR="00774472" w:rsidRPr="0045652F" w:rsidRDefault="00774472">
      <w:pPr>
        <w:pStyle w:val="Ecran80"/>
        <w:rPr>
          <w:noProof w:val="0"/>
          <w:lang w:val="en-US"/>
        </w:rPr>
      </w:pPr>
      <w:r w:rsidRPr="0045652F">
        <w:rPr>
          <w:noProof w:val="0"/>
          <w:lang w:val="en-US"/>
        </w:rPr>
        <w:t xml:space="preserve"> Status        ===&gt; ACTIVE                 Mon, 24 Sep 2001 14:19:14            </w:t>
      </w:r>
    </w:p>
    <w:p w14:paraId="7F1B14D4" w14:textId="77777777" w:rsidR="00774472" w:rsidRPr="0045652F" w:rsidRDefault="00774472">
      <w:pPr>
        <w:pStyle w:val="Ecran80"/>
        <w:rPr>
          <w:noProof w:val="0"/>
          <w:lang w:val="en-US"/>
        </w:rPr>
      </w:pPr>
      <w:r w:rsidRPr="0045652F">
        <w:rPr>
          <w:noProof w:val="0"/>
          <w:lang w:val="en-US"/>
        </w:rPr>
        <w:t xml:space="preserve"> Description   ===&gt; HTTP access (users authorised by cookie)                    </w:t>
      </w:r>
    </w:p>
    <w:p w14:paraId="4CFB015A" w14:textId="77777777" w:rsidR="00774472" w:rsidRPr="0045652F" w:rsidRDefault="00774472">
      <w:pPr>
        <w:pStyle w:val="Ecran80"/>
        <w:rPr>
          <w:noProof w:val="0"/>
          <w:lang w:val="en-US"/>
        </w:rPr>
      </w:pPr>
      <w:r w:rsidRPr="0045652F">
        <w:rPr>
          <w:noProof w:val="0"/>
          <w:lang w:val="en-US"/>
        </w:rPr>
        <w:t xml:space="preserve"> Entry point   ===&gt; $COOKIE$               Target Entry Point                   </w:t>
      </w:r>
    </w:p>
    <w:p w14:paraId="546FA8BE" w14:textId="77777777" w:rsidR="00774472" w:rsidRPr="0045652F" w:rsidRDefault="00774472">
      <w:pPr>
        <w:pStyle w:val="Ecran80"/>
        <w:rPr>
          <w:noProof w:val="0"/>
          <w:lang w:val="en-US"/>
        </w:rPr>
      </w:pPr>
      <w:r w:rsidRPr="0045652F">
        <w:rPr>
          <w:noProof w:val="0"/>
          <w:lang w:val="en-US"/>
        </w:rPr>
        <w:t xml:space="preserve"> Parameter     ===&gt;                                   optional &amp;1 value         </w:t>
      </w:r>
    </w:p>
    <w:p w14:paraId="5AA97310" w14:textId="77777777" w:rsidR="00774472" w:rsidRPr="0045652F" w:rsidRDefault="00774472">
      <w:pPr>
        <w:pStyle w:val="Ecran80"/>
        <w:rPr>
          <w:noProof w:val="0"/>
          <w:lang w:val="en-US"/>
        </w:rPr>
      </w:pPr>
      <w:r w:rsidRPr="0045652F">
        <w:rPr>
          <w:noProof w:val="0"/>
          <w:lang w:val="en-US"/>
        </w:rPr>
        <w:t xml:space="preserve"> Trace         ===&gt;                        1=commands 2=data 3=partner          </w:t>
      </w:r>
    </w:p>
    <w:p w14:paraId="31B01830" w14:textId="77777777" w:rsidR="00774472" w:rsidRPr="0045652F" w:rsidRDefault="00774472">
      <w:pPr>
        <w:pStyle w:val="Ecran80"/>
        <w:rPr>
          <w:noProof w:val="0"/>
          <w:lang w:val="en-US"/>
        </w:rPr>
      </w:pPr>
      <w:r w:rsidRPr="0045652F">
        <w:rPr>
          <w:noProof w:val="0"/>
          <w:lang w:val="en-US"/>
        </w:rPr>
        <w:t xml:space="preserve">                                                                                </w:t>
      </w:r>
    </w:p>
    <w:p w14:paraId="4B9CA814" w14:textId="77777777" w:rsidR="00774472" w:rsidRPr="0045652F" w:rsidRDefault="00774472">
      <w:pPr>
        <w:pStyle w:val="Ecran80"/>
        <w:rPr>
          <w:noProof w:val="0"/>
          <w:lang w:val="en-US"/>
        </w:rPr>
      </w:pPr>
      <w:r w:rsidRPr="0045652F">
        <w:rPr>
          <w:noProof w:val="0"/>
          <w:lang w:val="en-US"/>
        </w:rPr>
        <w:t xml:space="preserve"> C : 0=IGNORE 1=IS 2=IS NOT 3=STARTS WITH 4=DOES NOT 5=ENDS WITH 6=DOES NOT     </w:t>
      </w:r>
    </w:p>
    <w:p w14:paraId="53E8DB69" w14:textId="77777777" w:rsidR="00774472" w:rsidRPr="0045652F" w:rsidRDefault="00774472">
      <w:pPr>
        <w:pStyle w:val="Ecran80"/>
        <w:rPr>
          <w:noProof w:val="0"/>
          <w:lang w:val="en-US"/>
        </w:rPr>
      </w:pPr>
      <w:r w:rsidRPr="0045652F">
        <w:rPr>
          <w:noProof w:val="0"/>
          <w:lang w:val="en-US"/>
        </w:rPr>
        <w:t xml:space="preserve"> 0 IP Subnet   ===&gt;                        Mask     ===&gt;                        </w:t>
      </w:r>
    </w:p>
    <w:p w14:paraId="27362450" w14:textId="77777777" w:rsidR="00774472" w:rsidRPr="0045652F" w:rsidRDefault="00774472">
      <w:pPr>
        <w:pStyle w:val="Ecran80"/>
        <w:rPr>
          <w:noProof w:val="0"/>
          <w:lang w:val="en-US"/>
        </w:rPr>
      </w:pPr>
      <w:r w:rsidRPr="0045652F">
        <w:rPr>
          <w:noProof w:val="0"/>
          <w:lang w:val="en-US"/>
        </w:rPr>
        <w:t xml:space="preserve"> 0 HTTP Host   ===&gt;                                                             </w:t>
      </w:r>
    </w:p>
    <w:p w14:paraId="631BCA61" w14:textId="77777777" w:rsidR="00774472" w:rsidRPr="0045652F" w:rsidRDefault="00774472">
      <w:pPr>
        <w:pStyle w:val="Ecran80"/>
        <w:rPr>
          <w:noProof w:val="0"/>
          <w:lang w:val="en-US"/>
        </w:rPr>
      </w:pPr>
      <w:r w:rsidRPr="0045652F">
        <w:rPr>
          <w:noProof w:val="0"/>
          <w:lang w:val="en-US"/>
        </w:rPr>
        <w:t xml:space="preserve"> 0 eMail       ===&gt;                                                             </w:t>
      </w:r>
    </w:p>
    <w:p w14:paraId="3C2FE9B8" w14:textId="77777777" w:rsidR="00774472" w:rsidRPr="0045652F" w:rsidRDefault="00774472">
      <w:pPr>
        <w:pStyle w:val="Ecran80"/>
        <w:rPr>
          <w:noProof w:val="0"/>
          <w:lang w:val="en-US"/>
        </w:rPr>
      </w:pPr>
      <w:r w:rsidRPr="0045652F">
        <w:rPr>
          <w:noProof w:val="0"/>
          <w:lang w:val="en-US"/>
        </w:rPr>
        <w:t xml:space="preserve"> 0 Calling DTE ===&gt;                        Calling DTE address                  </w:t>
      </w:r>
    </w:p>
    <w:p w14:paraId="152602B3" w14:textId="77777777" w:rsidR="00774472" w:rsidRPr="0045652F" w:rsidRDefault="00774472">
      <w:pPr>
        <w:pStyle w:val="Ecran80"/>
        <w:rPr>
          <w:noProof w:val="0"/>
          <w:lang w:val="en-US"/>
        </w:rPr>
      </w:pPr>
      <w:r w:rsidRPr="0045652F">
        <w:rPr>
          <w:noProof w:val="0"/>
          <w:lang w:val="en-US"/>
        </w:rPr>
        <w:t xml:space="preserve"> 0 Called      ===&gt;                        Called DTE address                   </w:t>
      </w:r>
    </w:p>
    <w:p w14:paraId="6E42521C" w14:textId="77777777" w:rsidR="00774472" w:rsidRPr="0045652F" w:rsidRDefault="00774472">
      <w:pPr>
        <w:pStyle w:val="Ecran80"/>
        <w:rPr>
          <w:noProof w:val="0"/>
          <w:lang w:val="en-US"/>
        </w:rPr>
      </w:pPr>
      <w:r w:rsidRPr="0045652F">
        <w:rPr>
          <w:noProof w:val="0"/>
          <w:lang w:val="en-US"/>
        </w:rPr>
        <w:t xml:space="preserve"> 0 CUD0 (Hex)  ===&gt;                        First 4 bytes of CUD (X25 protocol)  </w:t>
      </w:r>
    </w:p>
    <w:p w14:paraId="0154E826" w14:textId="77777777" w:rsidR="00774472" w:rsidRPr="0045652F" w:rsidRDefault="00774472">
      <w:pPr>
        <w:pStyle w:val="Ecran80"/>
        <w:rPr>
          <w:noProof w:val="0"/>
          <w:lang w:val="en-US"/>
        </w:rPr>
      </w:pPr>
      <w:r w:rsidRPr="0045652F">
        <w:rPr>
          <w:noProof w:val="0"/>
          <w:lang w:val="en-US"/>
        </w:rPr>
        <w:t xml:space="preserve"> 0 User Data   ===&gt;                                                             </w:t>
      </w:r>
    </w:p>
    <w:p w14:paraId="315AA38A" w14:textId="77777777" w:rsidR="00774472" w:rsidRPr="0045652F" w:rsidRDefault="00774472">
      <w:pPr>
        <w:pStyle w:val="Ecran80"/>
        <w:rPr>
          <w:noProof w:val="0"/>
          <w:lang w:val="en-US"/>
        </w:rPr>
      </w:pPr>
      <w:r w:rsidRPr="0045652F">
        <w:rPr>
          <w:noProof w:val="0"/>
          <w:lang w:val="en-US"/>
        </w:rPr>
        <w:t xml:space="preserve">                                                                                </w:t>
      </w:r>
    </w:p>
    <w:p w14:paraId="7D40C5A3" w14:textId="77777777" w:rsidR="00774472" w:rsidRPr="0045652F" w:rsidRDefault="00774472">
      <w:pPr>
        <w:pStyle w:val="Ecran80"/>
        <w:rPr>
          <w:noProof w:val="0"/>
          <w:lang w:val="en-US"/>
        </w:rPr>
      </w:pPr>
      <w:r w:rsidRPr="0045652F">
        <w:rPr>
          <w:noProof w:val="0"/>
          <w:lang w:val="en-US"/>
        </w:rPr>
        <w:t xml:space="preserve"> 0 Days        ===&gt; M:      T:      W:      T:      F:      S:      S:          </w:t>
      </w:r>
    </w:p>
    <w:p w14:paraId="38EB081F" w14:textId="77777777" w:rsidR="00774472" w:rsidRPr="0045652F" w:rsidRDefault="00774472">
      <w:pPr>
        <w:pStyle w:val="Ecran80"/>
        <w:rPr>
          <w:noProof w:val="0"/>
          <w:lang w:val="en-US"/>
        </w:rPr>
      </w:pPr>
      <w:r w:rsidRPr="0045652F">
        <w:rPr>
          <w:noProof w:val="0"/>
          <w:lang w:val="en-US"/>
        </w:rPr>
        <w:t xml:space="preserve"> 0 Start time  ===&gt; H:      M:      S:     End time ===&gt; H:      M:      S:     </w:t>
      </w:r>
    </w:p>
    <w:p w14:paraId="2BA35FE9" w14:textId="77777777" w:rsidR="00774472" w:rsidRPr="0045652F" w:rsidRDefault="00774472">
      <w:pPr>
        <w:pStyle w:val="Ecran80"/>
        <w:rPr>
          <w:noProof w:val="0"/>
          <w:lang w:val="en-US"/>
        </w:rPr>
      </w:pPr>
      <w:r w:rsidRPr="0045652F">
        <w:rPr>
          <w:noProof w:val="0"/>
          <w:lang w:val="en-US"/>
        </w:rPr>
        <w:t xml:space="preserve">                                                                                </w:t>
      </w:r>
    </w:p>
    <w:p w14:paraId="35A32E89" w14:textId="77777777" w:rsidR="00774472" w:rsidRPr="0045652F" w:rsidRDefault="00774472">
      <w:pPr>
        <w:pStyle w:val="Ecran80"/>
        <w:rPr>
          <w:noProof w:val="0"/>
          <w:lang w:val="en-US"/>
        </w:rPr>
      </w:pPr>
      <w:r w:rsidRPr="0045652F">
        <w:rPr>
          <w:noProof w:val="0"/>
          <w:lang w:val="en-US"/>
        </w:rPr>
        <w:t xml:space="preserve"> P1=Update                          P3=Return                      Enter=Add    </w:t>
      </w:r>
    </w:p>
    <w:p w14:paraId="503CFCC9" w14:textId="77777777" w:rsidR="00774472" w:rsidRPr="0045652F" w:rsidRDefault="00774472">
      <w:pPr>
        <w:pStyle w:val="Ecran80"/>
        <w:rPr>
          <w:noProof w:val="0"/>
          <w:lang w:val="en-US"/>
        </w:rPr>
      </w:pPr>
      <w:r w:rsidRPr="0045652F">
        <w:rPr>
          <w:noProof w:val="0"/>
          <w:lang w:val="en-US"/>
        </w:rPr>
        <w:t xml:space="preserve"> P4=Activate                        P5=Inactivate                  P12=Entry P. </w:t>
      </w:r>
    </w:p>
    <w:p w14:paraId="4EBA7BA4" w14:textId="77777777" w:rsidR="00774472" w:rsidRPr="0045652F" w:rsidRDefault="00774472">
      <w:pPr>
        <w:pStyle w:val="Ecran80"/>
        <w:rPr>
          <w:noProof w:val="0"/>
          <w:lang w:val="en-US"/>
        </w:rPr>
      </w:pPr>
      <w:r w:rsidRPr="0045652F">
        <w:rPr>
          <w:noProof w:val="0"/>
          <w:lang w:val="en-US"/>
        </w:rPr>
        <w:t xml:space="preserve">                                                                                </w:t>
      </w:r>
    </w:p>
    <w:p w14:paraId="63262D80" w14:textId="77777777" w:rsidR="00774472" w:rsidRPr="0045652F" w:rsidRDefault="00774472">
      <w:pPr>
        <w:rPr>
          <w:lang w:val="en-US"/>
        </w:rPr>
      </w:pPr>
    </w:p>
    <w:p w14:paraId="4AAC690E" w14:textId="77777777" w:rsidR="00774472" w:rsidRPr="0045652F" w:rsidRDefault="00774472">
      <w:pPr>
        <w:pStyle w:val="Ecran80"/>
        <w:rPr>
          <w:noProof w:val="0"/>
          <w:lang w:val="en-US"/>
        </w:rPr>
      </w:pPr>
      <w:r w:rsidRPr="0045652F">
        <w:rPr>
          <w:noProof w:val="0"/>
          <w:lang w:val="en-US"/>
        </w:rPr>
        <w:t xml:space="preserve"> DETAIL of RULE from RULE SET: W-HTTP   ------------- Applid: SPVIRE2  14:45:56 </w:t>
      </w:r>
    </w:p>
    <w:p w14:paraId="53472AF5" w14:textId="77777777" w:rsidR="00774472" w:rsidRPr="0045652F" w:rsidRDefault="00774472">
      <w:pPr>
        <w:pStyle w:val="Ecran80"/>
        <w:rPr>
          <w:noProof w:val="0"/>
          <w:lang w:val="en-US"/>
        </w:rPr>
      </w:pPr>
      <w:r w:rsidRPr="0045652F">
        <w:rPr>
          <w:noProof w:val="0"/>
          <w:lang w:val="en-US"/>
        </w:rPr>
        <w:t xml:space="preserve">                                                                                </w:t>
      </w:r>
    </w:p>
    <w:p w14:paraId="6C47CFEB" w14:textId="77777777" w:rsidR="00774472" w:rsidRPr="0045652F" w:rsidRDefault="00774472">
      <w:pPr>
        <w:pStyle w:val="Ecran80"/>
        <w:rPr>
          <w:noProof w:val="0"/>
          <w:lang w:val="en-US"/>
        </w:rPr>
      </w:pPr>
      <w:r w:rsidRPr="0045652F">
        <w:rPr>
          <w:noProof w:val="0"/>
          <w:lang w:val="en-US"/>
        </w:rPr>
        <w:t xml:space="preserve"> Name          ===&gt; WHT00200               Rule priority is per name            </w:t>
      </w:r>
    </w:p>
    <w:p w14:paraId="1A005F30" w14:textId="77777777" w:rsidR="00774472" w:rsidRPr="0045652F" w:rsidRDefault="00774472">
      <w:pPr>
        <w:pStyle w:val="Ecran80"/>
        <w:rPr>
          <w:noProof w:val="0"/>
          <w:lang w:val="en-US"/>
        </w:rPr>
      </w:pPr>
      <w:r w:rsidRPr="0045652F">
        <w:rPr>
          <w:noProof w:val="0"/>
          <w:lang w:val="en-US"/>
        </w:rPr>
        <w:t xml:space="preserve"> Status        ===&gt; ACTIVE                 Mon, 24 Sep 2001 14:19:14            </w:t>
      </w:r>
    </w:p>
    <w:p w14:paraId="1B506ECF" w14:textId="77777777" w:rsidR="00774472" w:rsidRPr="0045652F" w:rsidRDefault="00774472">
      <w:pPr>
        <w:pStyle w:val="Ecran80"/>
        <w:rPr>
          <w:noProof w:val="0"/>
          <w:lang w:val="en-US"/>
        </w:rPr>
      </w:pPr>
      <w:r w:rsidRPr="0045652F">
        <w:rPr>
          <w:noProof w:val="0"/>
          <w:lang w:val="en-US"/>
        </w:rPr>
        <w:t xml:space="preserve"> Description   ===&gt; HTTP access (other users)                                   </w:t>
      </w:r>
    </w:p>
    <w:p w14:paraId="77B7C1C7" w14:textId="77777777" w:rsidR="00774472" w:rsidRPr="0045652F" w:rsidRDefault="00774472">
      <w:pPr>
        <w:pStyle w:val="Ecran80"/>
        <w:rPr>
          <w:noProof w:val="0"/>
          <w:lang w:val="en-US"/>
        </w:rPr>
      </w:pPr>
      <w:r w:rsidRPr="0045652F">
        <w:rPr>
          <w:noProof w:val="0"/>
          <w:lang w:val="en-US"/>
        </w:rPr>
        <w:t xml:space="preserve"> Entry point   ===&gt; WEB2HOST               Target Entry Point                   </w:t>
      </w:r>
    </w:p>
    <w:p w14:paraId="5F91F38A" w14:textId="77777777" w:rsidR="00774472" w:rsidRPr="0045652F" w:rsidRDefault="00774472">
      <w:pPr>
        <w:pStyle w:val="Ecran80"/>
        <w:rPr>
          <w:noProof w:val="0"/>
          <w:lang w:val="en-US"/>
        </w:rPr>
      </w:pPr>
      <w:r w:rsidRPr="0045652F">
        <w:rPr>
          <w:noProof w:val="0"/>
          <w:lang w:val="en-US"/>
        </w:rPr>
        <w:t xml:space="preserve"> Parameter     ===&gt;                                   optional &amp;1 value         </w:t>
      </w:r>
    </w:p>
    <w:p w14:paraId="7D38E5E5" w14:textId="77777777" w:rsidR="00774472" w:rsidRPr="0045652F" w:rsidRDefault="00774472">
      <w:pPr>
        <w:pStyle w:val="Ecran80"/>
        <w:rPr>
          <w:noProof w:val="0"/>
          <w:lang w:val="en-US"/>
        </w:rPr>
      </w:pPr>
      <w:r w:rsidRPr="0045652F">
        <w:rPr>
          <w:noProof w:val="0"/>
          <w:lang w:val="en-US"/>
        </w:rPr>
        <w:t xml:space="preserve"> Trace         ===&gt;                        1=commands 2=data 3=partner          </w:t>
      </w:r>
    </w:p>
    <w:p w14:paraId="0AD8908F" w14:textId="77777777" w:rsidR="00774472" w:rsidRPr="0045652F" w:rsidRDefault="00774472">
      <w:pPr>
        <w:pStyle w:val="Ecran80"/>
        <w:rPr>
          <w:noProof w:val="0"/>
          <w:lang w:val="en-US"/>
        </w:rPr>
      </w:pPr>
      <w:r w:rsidRPr="0045652F">
        <w:rPr>
          <w:noProof w:val="0"/>
          <w:lang w:val="en-US"/>
        </w:rPr>
        <w:t xml:space="preserve">                                                                                </w:t>
      </w:r>
    </w:p>
    <w:p w14:paraId="312E75EC" w14:textId="77777777" w:rsidR="00774472" w:rsidRPr="0045652F" w:rsidRDefault="00774472">
      <w:pPr>
        <w:pStyle w:val="Ecran80"/>
        <w:rPr>
          <w:noProof w:val="0"/>
          <w:lang w:val="en-US"/>
        </w:rPr>
      </w:pPr>
      <w:r w:rsidRPr="0045652F">
        <w:rPr>
          <w:noProof w:val="0"/>
          <w:lang w:val="en-US"/>
        </w:rPr>
        <w:t xml:space="preserve"> C : 0=IGNORE 1=IS 2=IS NOT 3=STARTS WITH 4=DOES NOT 5=ENDS WITH 6=DOES NOT     </w:t>
      </w:r>
    </w:p>
    <w:p w14:paraId="5E6EAC82" w14:textId="77777777" w:rsidR="00774472" w:rsidRPr="0045652F" w:rsidRDefault="00774472">
      <w:pPr>
        <w:pStyle w:val="Ecran80"/>
        <w:rPr>
          <w:noProof w:val="0"/>
          <w:lang w:val="en-US"/>
        </w:rPr>
      </w:pPr>
      <w:r w:rsidRPr="0045652F">
        <w:rPr>
          <w:noProof w:val="0"/>
          <w:lang w:val="en-US"/>
        </w:rPr>
        <w:t xml:space="preserve"> 0 IP Subnet   ===&gt;                        Mask     ===&gt;                        </w:t>
      </w:r>
    </w:p>
    <w:p w14:paraId="56DCE5E5" w14:textId="77777777" w:rsidR="00774472" w:rsidRPr="0045652F" w:rsidRDefault="00774472">
      <w:pPr>
        <w:pStyle w:val="Ecran80"/>
        <w:rPr>
          <w:noProof w:val="0"/>
          <w:lang w:val="en-US"/>
        </w:rPr>
      </w:pPr>
      <w:r w:rsidRPr="0045652F">
        <w:rPr>
          <w:noProof w:val="0"/>
          <w:lang w:val="en-US"/>
        </w:rPr>
        <w:t xml:space="preserve"> 0 HTTP Host   ===&gt;                                                             </w:t>
      </w:r>
    </w:p>
    <w:p w14:paraId="736C66E4" w14:textId="77777777" w:rsidR="00774472" w:rsidRPr="0045652F" w:rsidRDefault="00774472">
      <w:pPr>
        <w:pStyle w:val="Ecran80"/>
        <w:rPr>
          <w:noProof w:val="0"/>
          <w:lang w:val="en-US"/>
        </w:rPr>
      </w:pPr>
      <w:r w:rsidRPr="0045652F">
        <w:rPr>
          <w:noProof w:val="0"/>
          <w:lang w:val="en-US"/>
        </w:rPr>
        <w:t xml:space="preserve"> 0 eMail       ===&gt;                                                             </w:t>
      </w:r>
    </w:p>
    <w:p w14:paraId="20B43DD4" w14:textId="77777777" w:rsidR="00774472" w:rsidRPr="0045652F" w:rsidRDefault="00774472">
      <w:pPr>
        <w:pStyle w:val="Ecran80"/>
        <w:rPr>
          <w:noProof w:val="0"/>
          <w:lang w:val="en-US"/>
        </w:rPr>
      </w:pPr>
      <w:r w:rsidRPr="0045652F">
        <w:rPr>
          <w:noProof w:val="0"/>
          <w:lang w:val="en-US"/>
        </w:rPr>
        <w:t xml:space="preserve"> 0 Calling DTE ===&gt;                        Calling DTE address                  </w:t>
      </w:r>
    </w:p>
    <w:p w14:paraId="3DB4B160" w14:textId="77777777" w:rsidR="00774472" w:rsidRPr="0045652F" w:rsidRDefault="00774472">
      <w:pPr>
        <w:pStyle w:val="Ecran80"/>
        <w:rPr>
          <w:noProof w:val="0"/>
          <w:lang w:val="en-US"/>
        </w:rPr>
      </w:pPr>
      <w:r w:rsidRPr="0045652F">
        <w:rPr>
          <w:noProof w:val="0"/>
          <w:lang w:val="en-US"/>
        </w:rPr>
        <w:t xml:space="preserve"> 0 Called      ===&gt;                        Called DTE address                   </w:t>
      </w:r>
    </w:p>
    <w:p w14:paraId="58059507" w14:textId="77777777" w:rsidR="00774472" w:rsidRPr="0045652F" w:rsidRDefault="00774472">
      <w:pPr>
        <w:pStyle w:val="Ecran80"/>
        <w:rPr>
          <w:noProof w:val="0"/>
          <w:lang w:val="en-US"/>
        </w:rPr>
      </w:pPr>
      <w:r w:rsidRPr="0045652F">
        <w:rPr>
          <w:noProof w:val="0"/>
          <w:lang w:val="en-US"/>
        </w:rPr>
        <w:t xml:space="preserve"> 0 CUD0 (Hex)  ===&gt;                        First 4 bytes of CUD (X25 protocol)  </w:t>
      </w:r>
    </w:p>
    <w:p w14:paraId="69330F9F" w14:textId="77777777" w:rsidR="00774472" w:rsidRPr="0045652F" w:rsidRDefault="00774472">
      <w:pPr>
        <w:pStyle w:val="Ecran80"/>
        <w:rPr>
          <w:noProof w:val="0"/>
          <w:lang w:val="en-US"/>
        </w:rPr>
      </w:pPr>
      <w:r w:rsidRPr="0045652F">
        <w:rPr>
          <w:noProof w:val="0"/>
          <w:lang w:val="en-US"/>
        </w:rPr>
        <w:t xml:space="preserve"> 0 User Data   ===&gt;                                                             </w:t>
      </w:r>
    </w:p>
    <w:p w14:paraId="66EB3E0C" w14:textId="77777777" w:rsidR="00774472" w:rsidRPr="0045652F" w:rsidRDefault="00774472">
      <w:pPr>
        <w:pStyle w:val="Ecran80"/>
        <w:rPr>
          <w:noProof w:val="0"/>
          <w:lang w:val="en-US"/>
        </w:rPr>
      </w:pPr>
      <w:r w:rsidRPr="0045652F">
        <w:rPr>
          <w:noProof w:val="0"/>
          <w:lang w:val="en-US"/>
        </w:rPr>
        <w:t xml:space="preserve">                                                                                </w:t>
      </w:r>
    </w:p>
    <w:p w14:paraId="69B832CA" w14:textId="77777777" w:rsidR="00774472" w:rsidRPr="0045652F" w:rsidRDefault="00774472">
      <w:pPr>
        <w:pStyle w:val="Ecran80"/>
        <w:rPr>
          <w:noProof w:val="0"/>
          <w:lang w:val="en-US"/>
        </w:rPr>
      </w:pPr>
      <w:r w:rsidRPr="0045652F">
        <w:rPr>
          <w:noProof w:val="0"/>
          <w:lang w:val="en-US"/>
        </w:rPr>
        <w:t xml:space="preserve"> 0 Days        ===&gt; M:      T:      W:      T:      F:      S:      S:          </w:t>
      </w:r>
    </w:p>
    <w:p w14:paraId="5A8166D1" w14:textId="77777777" w:rsidR="00774472" w:rsidRPr="0045652F" w:rsidRDefault="00774472">
      <w:pPr>
        <w:pStyle w:val="Ecran80"/>
        <w:rPr>
          <w:noProof w:val="0"/>
          <w:lang w:val="en-US"/>
        </w:rPr>
      </w:pPr>
      <w:r w:rsidRPr="0045652F">
        <w:rPr>
          <w:noProof w:val="0"/>
          <w:lang w:val="en-US"/>
        </w:rPr>
        <w:t xml:space="preserve"> 0 Start time  ===&gt; H:      M:      S:     End time ===&gt; H:      M:      S:     </w:t>
      </w:r>
    </w:p>
    <w:p w14:paraId="31524E4C" w14:textId="77777777" w:rsidR="00774472" w:rsidRPr="0045652F" w:rsidRDefault="00774472">
      <w:pPr>
        <w:pStyle w:val="Ecran80"/>
        <w:rPr>
          <w:noProof w:val="0"/>
          <w:lang w:val="en-US"/>
        </w:rPr>
      </w:pPr>
      <w:r w:rsidRPr="0045652F">
        <w:rPr>
          <w:noProof w:val="0"/>
          <w:lang w:val="en-US"/>
        </w:rPr>
        <w:t xml:space="preserve">                                                                                </w:t>
      </w:r>
    </w:p>
    <w:p w14:paraId="3D928271" w14:textId="77777777" w:rsidR="00774472" w:rsidRPr="0045652F" w:rsidRDefault="00774472">
      <w:pPr>
        <w:pStyle w:val="Ecran80"/>
        <w:rPr>
          <w:noProof w:val="0"/>
          <w:lang w:val="en-US"/>
        </w:rPr>
      </w:pPr>
      <w:r w:rsidRPr="0045652F">
        <w:rPr>
          <w:noProof w:val="0"/>
          <w:lang w:val="en-US"/>
        </w:rPr>
        <w:t xml:space="preserve"> P1=Update                          P3=Return                      Enter=Add    </w:t>
      </w:r>
    </w:p>
    <w:p w14:paraId="38A2F1CF" w14:textId="77777777" w:rsidR="00774472" w:rsidRPr="0045652F" w:rsidRDefault="00774472">
      <w:pPr>
        <w:pStyle w:val="Ecran80"/>
        <w:rPr>
          <w:noProof w:val="0"/>
          <w:lang w:val="en-US"/>
        </w:rPr>
      </w:pPr>
      <w:r w:rsidRPr="0045652F">
        <w:rPr>
          <w:noProof w:val="0"/>
          <w:lang w:val="en-US"/>
        </w:rPr>
        <w:t xml:space="preserve"> P4=Activate                        P5=Inactivate                  P12=Entry P. </w:t>
      </w:r>
    </w:p>
    <w:p w14:paraId="5E2353FC" w14:textId="77777777" w:rsidR="00774472" w:rsidRPr="0045652F" w:rsidRDefault="00774472">
      <w:pPr>
        <w:pStyle w:val="Ecran80"/>
        <w:rPr>
          <w:noProof w:val="0"/>
          <w:lang w:val="en-US"/>
        </w:rPr>
      </w:pPr>
      <w:r w:rsidRPr="0045652F">
        <w:rPr>
          <w:noProof w:val="0"/>
          <w:lang w:val="en-US"/>
        </w:rPr>
        <w:t xml:space="preserve">                                                                                </w:t>
      </w:r>
    </w:p>
    <w:p w14:paraId="0C59D6D2" w14:textId="77777777" w:rsidR="00774472" w:rsidRPr="0045652F" w:rsidRDefault="00774472">
      <w:pPr>
        <w:pStyle w:val="Caption"/>
        <w:rPr>
          <w:lang w:val="en-US"/>
        </w:rPr>
      </w:pPr>
      <w:bookmarkStart w:id="247" w:name="_Toc71540948"/>
      <w:bookmarkStart w:id="248" w:name="_Toc37348499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23</w:t>
      </w:r>
      <w:r w:rsidRPr="0045652F">
        <w:rPr>
          <w:lang w:val="en-US"/>
        </w:rPr>
        <w:fldChar w:fldCharType="end"/>
      </w:r>
      <w:r w:rsidRPr="0045652F">
        <w:rPr>
          <w:lang w:val="en-US"/>
        </w:rPr>
        <w:t xml:space="preserve"> Page upload by HTTP with cookie : Rules of the HTTP</w:t>
      </w:r>
      <w:bookmarkEnd w:id="247"/>
      <w:r w:rsidRPr="0045652F">
        <w:rPr>
          <w:lang w:val="en-US"/>
        </w:rPr>
        <w:t xml:space="preserve"> line</w:t>
      </w:r>
      <w:bookmarkEnd w:id="248"/>
    </w:p>
    <w:p w14:paraId="6D92FBD2" w14:textId="77777777" w:rsidR="00774472" w:rsidRPr="0045652F" w:rsidRDefault="00774472">
      <w:pPr>
        <w:pStyle w:val="Heading5"/>
        <w:rPr>
          <w:lang w:val="en-US"/>
        </w:rPr>
      </w:pPr>
      <w:r w:rsidRPr="0045652F">
        <w:rPr>
          <w:lang w:val="en-US"/>
        </w:rPr>
        <w:t>Procedure for page upload secured by cookie</w:t>
      </w:r>
    </w:p>
    <w:p w14:paraId="3AD396B5" w14:textId="77777777" w:rsidR="00774472" w:rsidRPr="0045652F" w:rsidRDefault="00774472">
      <w:pPr>
        <w:pStyle w:val="ecran0"/>
        <w:rPr>
          <w:lang w:val="en-US"/>
        </w:rPr>
      </w:pPr>
      <w:r w:rsidRPr="0045652F">
        <w:rPr>
          <w:lang w:val="en-US"/>
        </w:rPr>
        <w:t xml:space="preserve">1. (First time only) Activate the e-mail correspondent: see “Account activation” under the heading “Correspondent management” </w:t>
      </w:r>
      <w:r w:rsidRPr="0045652F">
        <w:rPr>
          <w:lang w:val="en-US"/>
        </w:rPr>
        <w:fldChar w:fldCharType="begin"/>
      </w:r>
      <w:r w:rsidRPr="0045652F">
        <w:rPr>
          <w:lang w:val="en-US"/>
        </w:rPr>
        <w:instrText xml:space="preserve"> PAGEREF _Ref72046448 \p \h </w:instrText>
      </w:r>
      <w:r w:rsidRPr="0045652F">
        <w:rPr>
          <w:lang w:val="en-US"/>
        </w:rPr>
      </w:r>
      <w:r w:rsidRPr="0045652F">
        <w:rPr>
          <w:lang w:val="en-US"/>
        </w:rPr>
        <w:fldChar w:fldCharType="separate"/>
      </w:r>
      <w:r w:rsidR="00A87DE6">
        <w:rPr>
          <w:noProof/>
          <w:lang w:val="en-US"/>
        </w:rPr>
        <w:t>sur la page 84</w:t>
      </w:r>
      <w:r w:rsidRPr="0045652F">
        <w:rPr>
          <w:lang w:val="en-US"/>
        </w:rPr>
        <w:fldChar w:fldCharType="end"/>
      </w:r>
      <w:r w:rsidRPr="0045652F">
        <w:rPr>
          <w:lang w:val="en-US"/>
        </w:rPr>
        <w:t>.  This triggers the sending of an e-mail containing the security code, as in the following example:</w:t>
      </w:r>
    </w:p>
    <w:p w14:paraId="62497B7D" w14:textId="77777777" w:rsidR="00774472" w:rsidRPr="0045652F" w:rsidRDefault="00774472">
      <w:pPr>
        <w:pStyle w:val="Listing"/>
        <w:rPr>
          <w:lang w:val="en-US"/>
        </w:rPr>
      </w:pPr>
      <w:r w:rsidRPr="0045652F">
        <w:rPr>
          <w:lang w:val="en-US"/>
        </w:rPr>
        <w:t>Date: Tue, 27 Apr 2004 13:08:44 +0100</w:t>
      </w:r>
    </w:p>
    <w:p w14:paraId="38134D2B" w14:textId="77777777" w:rsidR="00774472" w:rsidRPr="0045652F" w:rsidRDefault="00774472">
      <w:pPr>
        <w:pStyle w:val="Listing"/>
        <w:rPr>
          <w:lang w:val="en-US"/>
        </w:rPr>
      </w:pPr>
      <w:r w:rsidRPr="0045652F">
        <w:rPr>
          <w:lang w:val="en-US"/>
        </w:rPr>
        <w:t>From: virtel@client.com</w:t>
      </w:r>
    </w:p>
    <w:p w14:paraId="57842D88" w14:textId="77777777" w:rsidR="00774472" w:rsidRPr="0045652F" w:rsidRDefault="00774472">
      <w:pPr>
        <w:pStyle w:val="Listing"/>
        <w:rPr>
          <w:lang w:val="en-US"/>
        </w:rPr>
      </w:pPr>
      <w:r w:rsidRPr="0045652F">
        <w:rPr>
          <w:lang w:val="en-US"/>
        </w:rPr>
        <w:t>Organization: SYSPERTEC COMMUNICATION</w:t>
      </w:r>
    </w:p>
    <w:p w14:paraId="04D39C1E" w14:textId="77777777" w:rsidR="00774472" w:rsidRPr="0045652F" w:rsidRDefault="00774472">
      <w:pPr>
        <w:pStyle w:val="Listing"/>
        <w:rPr>
          <w:lang w:val="en-US"/>
        </w:rPr>
      </w:pPr>
      <w:r w:rsidRPr="0045652F">
        <w:rPr>
          <w:lang w:val="en-US"/>
        </w:rPr>
        <w:t>To: upload2@saint.cloud.com</w:t>
      </w:r>
    </w:p>
    <w:p w14:paraId="4518D8FB" w14:textId="77777777" w:rsidR="00774472" w:rsidRPr="0045652F" w:rsidRDefault="00774472">
      <w:pPr>
        <w:pStyle w:val="Listing"/>
        <w:rPr>
          <w:lang w:val="en-US"/>
        </w:rPr>
      </w:pPr>
      <w:r w:rsidRPr="0045652F">
        <w:rPr>
          <w:lang w:val="en-US"/>
        </w:rPr>
        <w:t>Message-id: &lt;20040427130843.07F5D1DC.56A85680Bgpamk4WZRKKBiZWjS4OTlqSES4OWlA==&gt;</w:t>
      </w:r>
    </w:p>
    <w:p w14:paraId="6548E3DB" w14:textId="77777777" w:rsidR="00774472" w:rsidRPr="0045652F" w:rsidRDefault="00774472">
      <w:pPr>
        <w:pStyle w:val="Listing"/>
        <w:rPr>
          <w:lang w:val="en-US"/>
        </w:rPr>
      </w:pPr>
      <w:r w:rsidRPr="0045652F">
        <w:rPr>
          <w:lang w:val="en-US"/>
        </w:rPr>
        <w:t>Subject: OK : &lt;  W2H-DIR   &gt;</w:t>
      </w:r>
    </w:p>
    <w:p w14:paraId="385A3E1F" w14:textId="77777777" w:rsidR="00774472" w:rsidRPr="0045652F" w:rsidRDefault="00774472">
      <w:pPr>
        <w:pStyle w:val="Listing"/>
        <w:rPr>
          <w:lang w:val="en-US"/>
        </w:rPr>
      </w:pPr>
    </w:p>
    <w:p w14:paraId="790E04DF" w14:textId="77777777" w:rsidR="00774472" w:rsidRPr="0045652F" w:rsidRDefault="00774472">
      <w:pPr>
        <w:pStyle w:val="Listing"/>
        <w:rPr>
          <w:lang w:val="en-US"/>
        </w:rPr>
      </w:pPr>
      <w:r w:rsidRPr="0045652F">
        <w:rPr>
          <w:lang w:val="en-US"/>
        </w:rPr>
        <w:t>SECURITY TOKEN: 20040427130843.07F5D1DC.56A85680Bgpamk4WZRKKBiZWjS4OTlqSES4OWlA==</w:t>
      </w:r>
    </w:p>
    <w:p w14:paraId="29DDE882" w14:textId="77777777" w:rsidR="00774472" w:rsidRPr="0045652F" w:rsidRDefault="00774472">
      <w:pPr>
        <w:pStyle w:val="Listing"/>
        <w:rPr>
          <w:lang w:val="en-US"/>
        </w:rPr>
      </w:pPr>
    </w:p>
    <w:p w14:paraId="412D82B1" w14:textId="77777777" w:rsidR="00774472" w:rsidRPr="0045652F" w:rsidRDefault="00774472">
      <w:pPr>
        <w:pStyle w:val="Listing"/>
        <w:rPr>
          <w:lang w:val="en-US"/>
        </w:rPr>
      </w:pPr>
      <w:r w:rsidRPr="0045652F">
        <w:rPr>
          <w:lang w:val="en-US"/>
        </w:rPr>
        <w:t>To upload to VIRTEL, click:</w:t>
      </w:r>
    </w:p>
    <w:p w14:paraId="09FB9460" w14:textId="77777777" w:rsidR="00774472" w:rsidRPr="0045652F" w:rsidRDefault="00774472">
      <w:pPr>
        <w:pStyle w:val="Listing"/>
        <w:rPr>
          <w:lang w:val="en-US"/>
        </w:rPr>
      </w:pPr>
      <w:r w:rsidRPr="0045652F">
        <w:rPr>
          <w:lang w:val="en-US"/>
        </w:rPr>
        <w:t>http://192.168.229.20:41001/web2host/upload.htm+upload+VirtelCookie=20040427130843.07F5D1DC.56A85680Bgpamk4WZRKKBiZWjS4OTlqSES4OWlA==</w:t>
      </w:r>
    </w:p>
    <w:p w14:paraId="1377D2B6" w14:textId="77777777" w:rsidR="00774472" w:rsidRPr="0045652F" w:rsidRDefault="00774472">
      <w:pPr>
        <w:pStyle w:val="Listing"/>
        <w:rPr>
          <w:lang w:val="en-US"/>
        </w:rPr>
      </w:pPr>
    </w:p>
    <w:p w14:paraId="76DB4D8E" w14:textId="77777777" w:rsidR="00774472" w:rsidRPr="0045652F" w:rsidRDefault="00774472">
      <w:pPr>
        <w:pStyle w:val="Caption"/>
        <w:rPr>
          <w:lang w:val="en-US"/>
        </w:rPr>
      </w:pPr>
      <w:bookmarkStart w:id="249" w:name="_Toc71540949"/>
      <w:bookmarkStart w:id="250" w:name="_Toc37348499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24</w:t>
      </w:r>
      <w:r w:rsidRPr="0045652F">
        <w:rPr>
          <w:lang w:val="en-US"/>
        </w:rPr>
        <w:fldChar w:fldCharType="end"/>
      </w:r>
      <w:r w:rsidRPr="0045652F">
        <w:rPr>
          <w:lang w:val="en-US"/>
        </w:rPr>
        <w:t xml:space="preserve"> Page upload by HTTP with cookie : activation e-mail</w:t>
      </w:r>
      <w:bookmarkEnd w:id="249"/>
      <w:bookmarkEnd w:id="250"/>
    </w:p>
    <w:p w14:paraId="563B3EB0" w14:textId="77777777" w:rsidR="00774472" w:rsidRPr="0045652F" w:rsidRDefault="00774472">
      <w:pPr>
        <w:pStyle w:val="ecran0"/>
        <w:rPr>
          <w:lang w:val="en-US"/>
        </w:rPr>
      </w:pPr>
      <w:r w:rsidRPr="0045652F">
        <w:rPr>
          <w:lang w:val="en-US"/>
        </w:rPr>
        <w:t xml:space="preserve">2. Click the link in the e-mail to open the </w:t>
      </w:r>
      <w:r w:rsidRPr="0045652F">
        <w:rPr>
          <w:i/>
          <w:iCs/>
          <w:lang w:val="en-US"/>
        </w:rPr>
        <w:t>upload.htm</w:t>
      </w:r>
      <w:r w:rsidRPr="0045652F">
        <w:rPr>
          <w:lang w:val="en-US"/>
        </w:rPr>
        <w:t xml:space="preserve"> page:</w:t>
      </w:r>
    </w:p>
    <w:p w14:paraId="39E0DAC0" w14:textId="7FF4ADC7" w:rsidR="00774472" w:rsidRPr="0045652F" w:rsidRDefault="000D520E">
      <w:pPr>
        <w:pStyle w:val="Caption"/>
        <w:rPr>
          <w:lang w:val="en-US"/>
        </w:rPr>
      </w:pPr>
      <w:r w:rsidRPr="0045652F">
        <w:rPr>
          <w:noProof/>
          <w:lang w:val="en-GB" w:eastAsia="zh-CN" w:bidi="he-IL"/>
        </w:rPr>
        <w:drawing>
          <wp:inline distT="0" distB="0" distL="0" distR="0" wp14:anchorId="316AD419" wp14:editId="52CC3AB2">
            <wp:extent cx="5724525" cy="3971925"/>
            <wp:effectExtent l="0" t="0" r="9525" b="9525"/>
            <wp:docPr id="62" name="Picture 2" descr="SmartCapture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artCaptureSen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971925"/>
                    </a:xfrm>
                    <a:prstGeom prst="rect">
                      <a:avLst/>
                    </a:prstGeom>
                    <a:noFill/>
                    <a:ln>
                      <a:noFill/>
                    </a:ln>
                  </pic:spPr>
                </pic:pic>
              </a:graphicData>
            </a:graphic>
          </wp:inline>
        </w:drawing>
      </w:r>
    </w:p>
    <w:p w14:paraId="0234D869" w14:textId="77777777" w:rsidR="00774472" w:rsidRPr="0045652F" w:rsidRDefault="00774472">
      <w:pPr>
        <w:pStyle w:val="Caption"/>
        <w:rPr>
          <w:lang w:val="en-US"/>
        </w:rPr>
      </w:pPr>
      <w:bookmarkStart w:id="251" w:name="_Toc71540950"/>
      <w:bookmarkStart w:id="252" w:name="_Toc37348499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25</w:t>
      </w:r>
      <w:r w:rsidRPr="0045652F">
        <w:rPr>
          <w:lang w:val="en-US"/>
        </w:rPr>
        <w:fldChar w:fldCharType="end"/>
      </w:r>
      <w:r w:rsidRPr="0045652F">
        <w:rPr>
          <w:lang w:val="en-US"/>
        </w:rPr>
        <w:t xml:space="preserve"> Page upload by HTTP with cookie : Displaying the upload.htm</w:t>
      </w:r>
      <w:bookmarkEnd w:id="251"/>
      <w:r w:rsidRPr="0045652F">
        <w:rPr>
          <w:lang w:val="en-US"/>
        </w:rPr>
        <w:t xml:space="preserve"> page</w:t>
      </w:r>
      <w:bookmarkEnd w:id="252"/>
    </w:p>
    <w:p w14:paraId="405EF3C2" w14:textId="77777777" w:rsidR="00774472" w:rsidRPr="0045652F" w:rsidRDefault="00774472">
      <w:pPr>
        <w:pStyle w:val="ecran0"/>
        <w:spacing w:before="0" w:after="0"/>
        <w:rPr>
          <w:lang w:val="en-US"/>
        </w:rPr>
      </w:pPr>
      <w:r w:rsidRPr="0045652F">
        <w:rPr>
          <w:lang w:val="en-US"/>
        </w:rPr>
        <w:t>3. Click the “Browse” button and the file selection dialog will be displayed:</w:t>
      </w:r>
    </w:p>
    <w:p w14:paraId="15BA3B7D" w14:textId="0CA6D739" w:rsidR="00774472" w:rsidRPr="0045652F" w:rsidRDefault="000D520E">
      <w:pPr>
        <w:pStyle w:val="Caption"/>
        <w:rPr>
          <w:lang w:val="en-US"/>
        </w:rPr>
      </w:pPr>
      <w:r w:rsidRPr="0045652F">
        <w:rPr>
          <w:noProof/>
          <w:lang w:val="en-GB" w:eastAsia="zh-CN" w:bidi="he-IL"/>
        </w:rPr>
        <w:drawing>
          <wp:inline distT="0" distB="0" distL="0" distR="0" wp14:anchorId="6A578325" wp14:editId="3DD0C1C7">
            <wp:extent cx="5362575" cy="3305175"/>
            <wp:effectExtent l="0" t="0" r="9525" b="9525"/>
            <wp:docPr id="61" name="Picture 3" descr="SmartCapture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CaptureSen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2575" cy="3305175"/>
                    </a:xfrm>
                    <a:prstGeom prst="rect">
                      <a:avLst/>
                    </a:prstGeom>
                    <a:noFill/>
                    <a:ln>
                      <a:noFill/>
                    </a:ln>
                  </pic:spPr>
                </pic:pic>
              </a:graphicData>
            </a:graphic>
          </wp:inline>
        </w:drawing>
      </w:r>
    </w:p>
    <w:p w14:paraId="2488E502" w14:textId="77777777" w:rsidR="00774472" w:rsidRPr="0045652F" w:rsidRDefault="00774472">
      <w:pPr>
        <w:pStyle w:val="Caption"/>
        <w:spacing w:before="0"/>
        <w:rPr>
          <w:lang w:val="en-US"/>
        </w:rPr>
      </w:pPr>
      <w:bookmarkStart w:id="253" w:name="_Toc71540951"/>
      <w:bookmarkStart w:id="254" w:name="_Toc373484994"/>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26</w:t>
      </w:r>
      <w:r w:rsidRPr="0045652F">
        <w:rPr>
          <w:lang w:val="en-US"/>
        </w:rPr>
        <w:fldChar w:fldCharType="end"/>
      </w:r>
      <w:r w:rsidRPr="0045652F">
        <w:rPr>
          <w:lang w:val="en-US"/>
        </w:rPr>
        <w:t xml:space="preserve"> Page upload by HTTP with cookie : </w:t>
      </w:r>
      <w:bookmarkEnd w:id="253"/>
      <w:r w:rsidRPr="0045652F">
        <w:rPr>
          <w:lang w:val="en-US"/>
        </w:rPr>
        <w:t>File selection dialog</w:t>
      </w:r>
      <w:bookmarkEnd w:id="254"/>
    </w:p>
    <w:p w14:paraId="32C632DA" w14:textId="77777777" w:rsidR="00774472" w:rsidRPr="0045652F" w:rsidRDefault="00774472">
      <w:pPr>
        <w:pStyle w:val="ecran0"/>
        <w:spacing w:after="0"/>
        <w:rPr>
          <w:lang w:val="en-US"/>
        </w:rPr>
      </w:pPr>
      <w:r w:rsidRPr="0045652F">
        <w:rPr>
          <w:lang w:val="en-US"/>
        </w:rPr>
        <w:t>4. Select the file you want to upload, then press the “Open” button.  The name of the selected file will be displayed in the input field:</w:t>
      </w:r>
    </w:p>
    <w:p w14:paraId="7899A6B7" w14:textId="09B4457B" w:rsidR="00774472" w:rsidRPr="0045652F" w:rsidRDefault="000D520E">
      <w:pPr>
        <w:pStyle w:val="Caption"/>
        <w:rPr>
          <w:lang w:val="en-US"/>
        </w:rPr>
      </w:pPr>
      <w:r w:rsidRPr="0045652F">
        <w:rPr>
          <w:noProof/>
          <w:lang w:val="en-GB" w:eastAsia="zh-CN" w:bidi="he-IL"/>
        </w:rPr>
        <w:drawing>
          <wp:inline distT="0" distB="0" distL="0" distR="0" wp14:anchorId="3A4F07E5" wp14:editId="40F4C848">
            <wp:extent cx="5724525" cy="3971925"/>
            <wp:effectExtent l="0" t="0" r="9525" b="9525"/>
            <wp:docPr id="60" name="Picture 4" descr="SmartCapture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rtCaptureSen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971925"/>
                    </a:xfrm>
                    <a:prstGeom prst="rect">
                      <a:avLst/>
                    </a:prstGeom>
                    <a:noFill/>
                    <a:ln>
                      <a:noFill/>
                    </a:ln>
                  </pic:spPr>
                </pic:pic>
              </a:graphicData>
            </a:graphic>
          </wp:inline>
        </w:drawing>
      </w:r>
    </w:p>
    <w:p w14:paraId="399DAC4C" w14:textId="77777777" w:rsidR="00774472" w:rsidRPr="0045652F" w:rsidRDefault="00774472">
      <w:pPr>
        <w:pStyle w:val="Caption"/>
        <w:spacing w:before="0" w:after="0"/>
        <w:rPr>
          <w:lang w:val="en-US"/>
        </w:rPr>
      </w:pPr>
      <w:bookmarkStart w:id="255" w:name="_Toc71540952"/>
      <w:bookmarkStart w:id="256" w:name="_Toc373484995"/>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27</w:t>
      </w:r>
      <w:r w:rsidRPr="0045652F">
        <w:rPr>
          <w:lang w:val="en-US"/>
        </w:rPr>
        <w:fldChar w:fldCharType="end"/>
      </w:r>
      <w:r w:rsidRPr="0045652F">
        <w:rPr>
          <w:lang w:val="en-US"/>
        </w:rPr>
        <w:t xml:space="preserve"> Page upload by HTTP with cookie : Sending the file</w:t>
      </w:r>
      <w:bookmarkEnd w:id="255"/>
      <w:bookmarkEnd w:id="256"/>
    </w:p>
    <w:p w14:paraId="70E7B626" w14:textId="77777777" w:rsidR="00774472" w:rsidRPr="0045652F" w:rsidRDefault="00774472">
      <w:pPr>
        <w:pStyle w:val="ecran0"/>
        <w:rPr>
          <w:lang w:val="en-US"/>
        </w:rPr>
      </w:pPr>
      <w:r w:rsidRPr="0045652F">
        <w:rPr>
          <w:lang w:val="en-US"/>
        </w:rPr>
        <w:br w:type="page"/>
        <w:t>5. Press the “Send File” button to upload the file to VIRTEL.  VIRTEL stores the file in the directory (W2H-DIR in this example) specified in the definition of the correspondent associated with the cookie.  VIRTEL then displays the result of the upload:</w:t>
      </w:r>
    </w:p>
    <w:p w14:paraId="0443C825" w14:textId="6CF61C20" w:rsidR="00774472" w:rsidRPr="0045652F" w:rsidRDefault="000D520E">
      <w:pPr>
        <w:pStyle w:val="Caption"/>
        <w:rPr>
          <w:lang w:val="en-US"/>
        </w:rPr>
      </w:pPr>
      <w:r w:rsidRPr="0045652F">
        <w:rPr>
          <w:noProof/>
          <w:lang w:val="en-GB" w:eastAsia="zh-CN" w:bidi="he-IL"/>
        </w:rPr>
        <w:drawing>
          <wp:inline distT="0" distB="0" distL="0" distR="0" wp14:anchorId="04EEB3C9" wp14:editId="5834643B">
            <wp:extent cx="5724525" cy="5667375"/>
            <wp:effectExtent l="0" t="0" r="9525" b="9525"/>
            <wp:docPr id="59" name="Picture 5" descr="SmartCapture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artCaptureSen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5667375"/>
                    </a:xfrm>
                    <a:prstGeom prst="rect">
                      <a:avLst/>
                    </a:prstGeom>
                    <a:noFill/>
                    <a:ln>
                      <a:noFill/>
                    </a:ln>
                  </pic:spPr>
                </pic:pic>
              </a:graphicData>
            </a:graphic>
          </wp:inline>
        </w:drawing>
      </w:r>
    </w:p>
    <w:p w14:paraId="3761DC21" w14:textId="77777777" w:rsidR="00774472" w:rsidRPr="0045652F" w:rsidRDefault="00774472">
      <w:pPr>
        <w:pStyle w:val="Caption"/>
        <w:rPr>
          <w:lang w:val="en-US"/>
        </w:rPr>
      </w:pPr>
      <w:bookmarkStart w:id="257" w:name="_Toc71540953"/>
      <w:bookmarkStart w:id="258" w:name="_Toc373484996"/>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28</w:t>
      </w:r>
      <w:r w:rsidRPr="0045652F">
        <w:rPr>
          <w:lang w:val="en-US"/>
        </w:rPr>
        <w:fldChar w:fldCharType="end"/>
      </w:r>
      <w:r w:rsidRPr="0045652F">
        <w:rPr>
          <w:lang w:val="en-US"/>
        </w:rPr>
        <w:t xml:space="preserve"> Page upload by HTTP with cookie : Confirmation of file uploadr</w:t>
      </w:r>
      <w:bookmarkEnd w:id="257"/>
      <w:bookmarkEnd w:id="258"/>
    </w:p>
    <w:p w14:paraId="4046A9AB" w14:textId="77777777" w:rsidR="00774472" w:rsidRPr="0045652F" w:rsidRDefault="00774472">
      <w:pPr>
        <w:pStyle w:val="ecran0"/>
        <w:rPr>
          <w:lang w:val="en-US"/>
        </w:rPr>
      </w:pPr>
      <w:r w:rsidRPr="0045652F">
        <w:rPr>
          <w:lang w:val="en-US"/>
        </w:rPr>
        <w:t>From now on, the cookies are managed automatically.  After each upload, VIRTEL sends a new cookie to the browser, as indicated by the message “Upload code was set by the remote host”.</w:t>
      </w:r>
    </w:p>
    <w:p w14:paraId="71E7CA21" w14:textId="77777777" w:rsidR="00774472" w:rsidRPr="0045652F" w:rsidRDefault="00774472">
      <w:pPr>
        <w:rPr>
          <w:lang w:val="en-US"/>
        </w:rPr>
      </w:pPr>
      <w:r w:rsidRPr="0045652F">
        <w:rPr>
          <w:lang w:val="en-US"/>
        </w:rPr>
        <w:t xml:space="preserve">Depending on the values specified in the directory definition, VIRTEL may convert the file name to upper case, and truncate the filename to a maximum length, before storing it in the directory.  The filename after conversion and truncation must not duplicate any other filename in the directory.  For example, when uploading to a directory defined using the default parameters (not case sensitive, with maximum filename length 8), the file </w:t>
      </w:r>
      <w:r w:rsidRPr="0045652F">
        <w:rPr>
          <w:i/>
          <w:iCs/>
          <w:lang w:val="en-US"/>
        </w:rPr>
        <w:t xml:space="preserve">links.gif </w:t>
      </w:r>
      <w:r w:rsidRPr="0045652F">
        <w:rPr>
          <w:lang w:val="en-US"/>
        </w:rPr>
        <w:t>would be stored under the name LINKS.GI</w:t>
      </w:r>
    </w:p>
    <w:p w14:paraId="644238FD" w14:textId="77777777" w:rsidR="00774472" w:rsidRPr="0045652F" w:rsidRDefault="00774472">
      <w:pPr>
        <w:pStyle w:val="Heading4"/>
        <w:pageBreakBefore/>
        <w:rPr>
          <w:lang w:val="en-US"/>
        </w:rPr>
      </w:pPr>
      <w:bookmarkStart w:id="259" w:name="_Toc93997013"/>
      <w:bookmarkStart w:id="260" w:name="_Ref168473269"/>
      <w:bookmarkStart w:id="261" w:name="_Ref168473274"/>
      <w:r w:rsidRPr="0045652F">
        <w:rPr>
          <w:lang w:val="en-US"/>
        </w:rPr>
        <w:t>Uploading pages by HTTP</w:t>
      </w:r>
      <w:r w:rsidRPr="0045652F">
        <w:rPr>
          <w:lang w:val="en-US"/>
        </w:rPr>
        <w:t xml:space="preserve"> (secured by signon)</w:t>
      </w:r>
      <w:bookmarkEnd w:id="259"/>
      <w:bookmarkEnd w:id="260"/>
      <w:bookmarkEnd w:id="261"/>
    </w:p>
    <w:p w14:paraId="5B913C6B" w14:textId="77777777" w:rsidR="00774472" w:rsidRPr="0045652F" w:rsidRDefault="00774472">
      <w:pPr>
        <w:rPr>
          <w:lang w:val="en-US"/>
        </w:rPr>
      </w:pPr>
      <w:r w:rsidRPr="0045652F">
        <w:rPr>
          <w:lang w:val="en-US"/>
        </w:rPr>
        <w:t xml:space="preserve">The </w:t>
      </w:r>
      <w:r w:rsidRPr="0045652F">
        <w:rPr>
          <w:i/>
          <w:iCs/>
          <w:lang w:val="en-US"/>
        </w:rPr>
        <w:t>upload4.htm</w:t>
      </w:r>
      <w:r w:rsidRPr="0045652F">
        <w:rPr>
          <w:lang w:val="en-US"/>
        </w:rPr>
        <w:t xml:space="preserve"> page allows the administrator to upload HTML pages and graphics to VIRTEL.  When this page is first loaded, the web browser displays a signon dialog box requesting a userid and password.  The userid allows the security product (RACF, ACF2, TSS, or VIRTEL) to determine which, if any, of the page upload transactions the user is authorized to use.</w:t>
      </w:r>
      <w:r w:rsidRPr="0045652F">
        <w:rPr>
          <w:szCs w:val="19"/>
          <w:lang w:val="en-US"/>
        </w:rPr>
        <w:t xml:space="preserve"> Each VIRTEL directory has its own upload transaction, so that upload security can be applied individually to each directory, by authorizing users to the corresponding directory’s upload transaction.</w:t>
      </w:r>
    </w:p>
    <w:p w14:paraId="6DC7AE09" w14:textId="77777777" w:rsidR="00774472" w:rsidRPr="0045652F" w:rsidRDefault="00774472">
      <w:pPr>
        <w:pStyle w:val="Heading5"/>
        <w:rPr>
          <w:lang w:val="en-US"/>
        </w:rPr>
      </w:pPr>
      <w:bookmarkStart w:id="262" w:name="_Ref97452527"/>
      <w:r w:rsidRPr="0045652F">
        <w:rPr>
          <w:lang w:val="en-US"/>
        </w:rPr>
        <w:t>Definitions for page upload secured by signon</w:t>
      </w:r>
      <w:bookmarkEnd w:id="262"/>
    </w:p>
    <w:p w14:paraId="206C6EF5" w14:textId="77777777" w:rsidR="00774472" w:rsidRPr="0045652F" w:rsidRDefault="00774472">
      <w:pPr>
        <w:rPr>
          <w:lang w:val="en-US"/>
        </w:rPr>
      </w:pPr>
      <w:r w:rsidRPr="0045652F">
        <w:rPr>
          <w:lang w:val="en-US"/>
        </w:rPr>
        <w:t>All the elements needed for page upload by HTTP secured by signon are contained in the base configuration delivered with VIRTEL.  Users who upgrade from a version prior to VIRTEL 4.27 while keeping their existing configuration need to add certain elements to their existing configuration to benefit from the new “page upload secured by signon” function.</w:t>
      </w:r>
    </w:p>
    <w:p w14:paraId="7AE95ED4" w14:textId="77777777" w:rsidR="00774472" w:rsidRPr="0045652F" w:rsidRDefault="00774472">
      <w:pPr>
        <w:rPr>
          <w:lang w:val="en-US"/>
        </w:rPr>
      </w:pPr>
    </w:p>
    <w:p w14:paraId="65E7E333" w14:textId="77777777" w:rsidR="00774472" w:rsidRPr="0045652F" w:rsidRDefault="00774472">
      <w:pPr>
        <w:rPr>
          <w:lang w:val="en-US"/>
        </w:rPr>
      </w:pPr>
      <w:r w:rsidRPr="0045652F">
        <w:rPr>
          <w:lang w:val="en-US"/>
        </w:rPr>
        <w:t>The following steps show how to upgrade your configuration based on entry point WEB2HOST.  You can also carry out these steps in batch by running the DEFUPLOD job in the SAMPLIB delivered with VIRTEL.  Having updated the configuration, you then need to upload one new page (</w:t>
      </w:r>
      <w:r w:rsidRPr="0045652F">
        <w:rPr>
          <w:i/>
          <w:iCs/>
          <w:lang w:val="en-US"/>
        </w:rPr>
        <w:t>upload4.htm</w:t>
      </w:r>
      <w:r w:rsidRPr="0045652F">
        <w:rPr>
          <w:lang w:val="en-US"/>
        </w:rPr>
        <w:t>) to the W2H-DIR directory using the existing SMTP upload method.</w:t>
      </w:r>
    </w:p>
    <w:p w14:paraId="0C0402DB" w14:textId="77777777" w:rsidR="00774472" w:rsidRPr="0045652F" w:rsidRDefault="00774472">
      <w:pPr>
        <w:rPr>
          <w:lang w:val="en-US"/>
        </w:rPr>
      </w:pPr>
    </w:p>
    <w:p w14:paraId="10EE518B" w14:textId="77777777" w:rsidR="00774472" w:rsidRPr="0045652F" w:rsidRDefault="00774472">
      <w:pPr>
        <w:pStyle w:val="ListBullet"/>
        <w:spacing w:after="120"/>
        <w:rPr>
          <w:lang w:val="en-US"/>
        </w:rPr>
      </w:pPr>
      <w:r w:rsidRPr="0045652F">
        <w:rPr>
          <w:lang w:val="en-US"/>
        </w:rPr>
        <w:t xml:space="preserve">In entry point WEB2HOST, define a new transaction W2H-68 with external name </w:t>
      </w:r>
      <w:r w:rsidRPr="0045652F">
        <w:rPr>
          <w:i/>
          <w:iCs/>
          <w:lang w:val="en-US"/>
        </w:rPr>
        <w:t>dirlist,</w:t>
      </w:r>
      <w:r w:rsidRPr="0045652F">
        <w:rPr>
          <w:lang w:val="en-US"/>
        </w:rPr>
        <w:t xml:space="preserve"> application name VIR0041S and application type 2:</w:t>
      </w:r>
    </w:p>
    <w:p w14:paraId="21BB0E00" w14:textId="77777777" w:rsidR="00774472" w:rsidRPr="0045652F" w:rsidRDefault="00774472">
      <w:pPr>
        <w:pStyle w:val="Ecran80"/>
        <w:rPr>
          <w:noProof w:val="0"/>
          <w:lang w:val="en-US"/>
        </w:rPr>
      </w:pPr>
      <w:r w:rsidRPr="0045652F">
        <w:rPr>
          <w:noProof w:val="0"/>
          <w:lang w:val="en-US"/>
        </w:rPr>
        <w:t xml:space="preserve"> TRANSACTION DETAIL DEFINITION ---------------------- Applid: SPVIRBW  15:01:19 </w:t>
      </w:r>
    </w:p>
    <w:p w14:paraId="2014DAF0" w14:textId="77777777" w:rsidR="00774472" w:rsidRPr="0045652F" w:rsidRDefault="00774472">
      <w:pPr>
        <w:pStyle w:val="Ecran80"/>
        <w:rPr>
          <w:noProof w:val="0"/>
          <w:lang w:val="en-US"/>
        </w:rPr>
      </w:pPr>
      <w:r w:rsidRPr="0045652F">
        <w:rPr>
          <w:noProof w:val="0"/>
          <w:lang w:val="en-US"/>
        </w:rPr>
        <w:t xml:space="preserve">                                                                                </w:t>
      </w:r>
    </w:p>
    <w:p w14:paraId="5B1FE0DC" w14:textId="77777777" w:rsidR="00774472" w:rsidRPr="0045652F" w:rsidRDefault="00774472">
      <w:pPr>
        <w:pStyle w:val="Ecran80"/>
        <w:rPr>
          <w:noProof w:val="0"/>
          <w:lang w:val="en-US"/>
        </w:rPr>
      </w:pPr>
      <w:r w:rsidRPr="0045652F">
        <w:rPr>
          <w:noProof w:val="0"/>
          <w:lang w:val="en-US"/>
        </w:rPr>
        <w:t xml:space="preserve"> Internal name ===&gt; W2H-68                 To associate with an entry point name</w:t>
      </w:r>
    </w:p>
    <w:p w14:paraId="7102302F" w14:textId="77777777" w:rsidR="00774472" w:rsidRPr="0045652F" w:rsidRDefault="00774472">
      <w:pPr>
        <w:pStyle w:val="Ecran80"/>
        <w:rPr>
          <w:noProof w:val="0"/>
          <w:lang w:val="en-US"/>
        </w:rPr>
      </w:pPr>
      <w:r w:rsidRPr="0045652F">
        <w:rPr>
          <w:noProof w:val="0"/>
          <w:lang w:val="en-US"/>
        </w:rPr>
        <w:t xml:space="preserve"> External name ===&gt; dirlist                Name displayed on user menu          </w:t>
      </w:r>
    </w:p>
    <w:p w14:paraId="7BFF7A39" w14:textId="77777777" w:rsidR="00774472" w:rsidRPr="0045652F" w:rsidRDefault="00774472">
      <w:pPr>
        <w:pStyle w:val="Ecran80"/>
        <w:rPr>
          <w:noProof w:val="0"/>
          <w:lang w:val="en-US"/>
        </w:rPr>
      </w:pPr>
      <w:r w:rsidRPr="0045652F">
        <w:rPr>
          <w:noProof w:val="0"/>
          <w:lang w:val="en-US"/>
        </w:rPr>
        <w:t xml:space="preserve"> Description   ===&gt; List of directories for page upload                         </w:t>
      </w:r>
    </w:p>
    <w:p w14:paraId="1300E65A" w14:textId="77777777" w:rsidR="00774472" w:rsidRPr="0045652F" w:rsidRDefault="00774472">
      <w:pPr>
        <w:pStyle w:val="Ecran80"/>
        <w:rPr>
          <w:noProof w:val="0"/>
          <w:lang w:val="en-US"/>
        </w:rPr>
      </w:pPr>
      <w:r w:rsidRPr="0045652F">
        <w:rPr>
          <w:noProof w:val="0"/>
          <w:lang w:val="en-US"/>
        </w:rPr>
        <w:t xml:space="preserve"> Application   ===&gt; VIR0041S               Application to be called             </w:t>
      </w:r>
    </w:p>
    <w:p w14:paraId="2491D819" w14:textId="77777777" w:rsidR="00774472" w:rsidRPr="0045652F" w:rsidRDefault="00774472">
      <w:pPr>
        <w:pStyle w:val="Ecran80"/>
        <w:rPr>
          <w:noProof w:val="0"/>
          <w:lang w:val="en-US"/>
        </w:rPr>
      </w:pPr>
      <w:r w:rsidRPr="0045652F">
        <w:rPr>
          <w:noProof w:val="0"/>
          <w:lang w:val="en-US"/>
        </w:rPr>
        <w:t xml:space="preserve"> </w:t>
      </w:r>
      <w:r w:rsidR="00402441">
        <w:rPr>
          <w:noProof w:val="0"/>
          <w:lang w:val="en-US"/>
        </w:rPr>
        <w:t xml:space="preserve">PassTicket    ===&gt; 0  Name ===&gt;           0=no 1=yes 2=unsigned                </w:t>
      </w:r>
    </w:p>
    <w:p w14:paraId="0A1C02EA" w14:textId="77777777" w:rsidR="00774472" w:rsidRPr="0045652F" w:rsidRDefault="00774472">
      <w:pPr>
        <w:pStyle w:val="Ecran80"/>
        <w:rPr>
          <w:noProof w:val="0"/>
          <w:lang w:val="en-US"/>
        </w:rPr>
      </w:pPr>
      <w:r w:rsidRPr="0045652F">
        <w:rPr>
          <w:noProof w:val="0"/>
          <w:lang w:val="en-US"/>
        </w:rPr>
        <w:t xml:space="preserve"> Application type   ===&gt; 2                 1=VTAM 2=VIRTEL 3=SERV 4=PAGE 5=LINE </w:t>
      </w:r>
    </w:p>
    <w:p w14:paraId="6FA87796" w14:textId="77777777" w:rsidR="00774472" w:rsidRPr="0045652F" w:rsidRDefault="00774472">
      <w:pPr>
        <w:pStyle w:val="Ecran80"/>
        <w:rPr>
          <w:noProof w:val="0"/>
          <w:lang w:val="en-US"/>
        </w:rPr>
      </w:pPr>
      <w:r w:rsidRPr="0045652F">
        <w:rPr>
          <w:noProof w:val="0"/>
          <w:lang w:val="en-US"/>
        </w:rPr>
        <w:t xml:space="preserve"> Pseudo-terminals   ===&gt; DELOC             Prefix of name of partner terminals  </w:t>
      </w:r>
    </w:p>
    <w:p w14:paraId="2D00B89E" w14:textId="77777777" w:rsidR="00774472" w:rsidRPr="0045652F" w:rsidRDefault="00774472">
      <w:pPr>
        <w:pStyle w:val="Ecran80"/>
        <w:rPr>
          <w:noProof w:val="0"/>
          <w:lang w:val="en-US"/>
        </w:rPr>
      </w:pPr>
      <w:r w:rsidRPr="0045652F">
        <w:rPr>
          <w:noProof w:val="0"/>
          <w:lang w:val="en-US"/>
        </w:rPr>
        <w:t xml:space="preserve"> Logmode            ===&gt;                   Specify when LOGMODE must be changed </w:t>
      </w:r>
    </w:p>
    <w:p w14:paraId="0FB75A72" w14:textId="77777777" w:rsidR="00774472" w:rsidRPr="0045652F" w:rsidRDefault="00774472">
      <w:pPr>
        <w:pStyle w:val="Ecran80"/>
        <w:rPr>
          <w:noProof w:val="0"/>
          <w:lang w:val="en-US"/>
        </w:rPr>
      </w:pPr>
      <w:r w:rsidRPr="0045652F">
        <w:rPr>
          <w:noProof w:val="0"/>
          <w:lang w:val="en-US"/>
        </w:rPr>
        <w:t xml:space="preserve"> How started        ===&gt; 2                 1=menu 2=sub-menu 3=auto             </w:t>
      </w:r>
    </w:p>
    <w:p w14:paraId="0815811D" w14:textId="77777777" w:rsidR="00774472" w:rsidRPr="0045652F" w:rsidRDefault="00774472">
      <w:pPr>
        <w:pStyle w:val="Ecran80"/>
        <w:rPr>
          <w:noProof w:val="0"/>
          <w:lang w:val="en-US"/>
        </w:rPr>
      </w:pPr>
      <w:r w:rsidRPr="0045652F">
        <w:rPr>
          <w:noProof w:val="0"/>
          <w:lang w:val="en-US"/>
        </w:rPr>
        <w:t xml:space="preserve"> Security           ===&gt; 0                 0=none 1=basic 2=NTLM 3=TLS 4=HTML   </w:t>
      </w:r>
    </w:p>
    <w:p w14:paraId="3C06E3C4" w14:textId="77777777" w:rsidR="00774472" w:rsidRPr="0045652F" w:rsidRDefault="00774472">
      <w:pPr>
        <w:pStyle w:val="Ecran80"/>
        <w:rPr>
          <w:noProof w:val="0"/>
          <w:lang w:val="en-US"/>
        </w:rPr>
      </w:pPr>
      <w:r w:rsidRPr="0045652F">
        <w:rPr>
          <w:noProof w:val="0"/>
          <w:lang w:val="en-US"/>
        </w:rPr>
        <w:t xml:space="preserve"> H4W commands ?     ===&gt;                   0=no 1=yes 2=if2VIRTEL 4=auto        </w:t>
      </w:r>
    </w:p>
    <w:p w14:paraId="6F5CB2D0" w14:textId="77777777" w:rsidR="00774472" w:rsidRPr="0045652F" w:rsidRDefault="00774472">
      <w:pPr>
        <w:pStyle w:val="Ecran80"/>
        <w:rPr>
          <w:noProof w:val="0"/>
          <w:lang w:val="en-US"/>
        </w:rPr>
      </w:pPr>
      <w:r w:rsidRPr="0045652F">
        <w:rPr>
          <w:noProof w:val="0"/>
          <w:lang w:val="en-US"/>
        </w:rPr>
        <w:t xml:space="preserve"> Logon message      ===&gt;                                                        </w:t>
      </w:r>
    </w:p>
    <w:p w14:paraId="5244C2E2" w14:textId="77777777" w:rsidR="00774472" w:rsidRPr="0045652F" w:rsidRDefault="00774472">
      <w:pPr>
        <w:pStyle w:val="Ecran80"/>
        <w:rPr>
          <w:noProof w:val="0"/>
          <w:lang w:val="en-US"/>
        </w:rPr>
      </w:pPr>
      <w:r w:rsidRPr="0045652F">
        <w:rPr>
          <w:noProof w:val="0"/>
          <w:lang w:val="en-US"/>
        </w:rPr>
        <w:t xml:space="preserve">                                                                                </w:t>
      </w:r>
    </w:p>
    <w:p w14:paraId="32F5328B" w14:textId="77777777" w:rsidR="00774472" w:rsidRPr="0045652F" w:rsidRDefault="00774472">
      <w:pPr>
        <w:pStyle w:val="Ecran80"/>
        <w:rPr>
          <w:noProof w:val="0"/>
          <w:lang w:val="en-US"/>
        </w:rPr>
      </w:pPr>
      <w:r w:rsidRPr="0045652F">
        <w:rPr>
          <w:noProof w:val="0"/>
          <w:lang w:val="en-US"/>
        </w:rPr>
        <w:t xml:space="preserve"> TIOA at logon      ===&gt;                                                        </w:t>
      </w:r>
    </w:p>
    <w:p w14:paraId="03A0BB31" w14:textId="77777777" w:rsidR="00774472" w:rsidRPr="0045652F" w:rsidRDefault="00774472">
      <w:pPr>
        <w:pStyle w:val="Ecran80"/>
        <w:rPr>
          <w:noProof w:val="0"/>
          <w:lang w:val="en-US"/>
        </w:rPr>
      </w:pPr>
      <w:r w:rsidRPr="0045652F">
        <w:rPr>
          <w:noProof w:val="0"/>
          <w:lang w:val="en-US"/>
        </w:rPr>
        <w:t xml:space="preserve">                                                                                </w:t>
      </w:r>
    </w:p>
    <w:p w14:paraId="4839FF39" w14:textId="77777777" w:rsidR="00774472" w:rsidRPr="0045652F" w:rsidRDefault="00774472">
      <w:pPr>
        <w:pStyle w:val="Ecran80"/>
        <w:rPr>
          <w:noProof w:val="0"/>
          <w:lang w:val="en-US"/>
        </w:rPr>
      </w:pPr>
      <w:r w:rsidRPr="0045652F">
        <w:rPr>
          <w:noProof w:val="0"/>
          <w:lang w:val="en-US"/>
        </w:rPr>
        <w:t xml:space="preserve"> TIOA at logoff     ===&gt;                                                        </w:t>
      </w:r>
    </w:p>
    <w:p w14:paraId="7400FEED" w14:textId="77777777" w:rsidR="00774472" w:rsidRPr="0045652F" w:rsidRDefault="00774472">
      <w:pPr>
        <w:pStyle w:val="Ecran80"/>
        <w:rPr>
          <w:noProof w:val="0"/>
          <w:lang w:val="en-US"/>
        </w:rPr>
      </w:pPr>
      <w:r w:rsidRPr="0045652F">
        <w:rPr>
          <w:noProof w:val="0"/>
          <w:lang w:val="en-US"/>
        </w:rPr>
        <w:t xml:space="preserve">                                                                                </w:t>
      </w:r>
    </w:p>
    <w:p w14:paraId="6540C667" w14:textId="77777777" w:rsidR="00774472" w:rsidRPr="0045652F" w:rsidRDefault="00774472">
      <w:pPr>
        <w:pStyle w:val="Ecran80"/>
        <w:rPr>
          <w:noProof w:val="0"/>
          <w:lang w:val="en-US"/>
        </w:rPr>
      </w:pPr>
      <w:r w:rsidRPr="0045652F">
        <w:rPr>
          <w:noProof w:val="0"/>
          <w:lang w:val="en-US"/>
        </w:rPr>
        <w:t xml:space="preserve"> Initial Scenario   ===&gt;                   Final Scenario      ===&gt;             </w:t>
      </w:r>
    </w:p>
    <w:p w14:paraId="01084473" w14:textId="77777777" w:rsidR="00774472" w:rsidRPr="0045652F" w:rsidRDefault="00774472">
      <w:pPr>
        <w:pStyle w:val="Ecran80"/>
        <w:rPr>
          <w:noProof w:val="0"/>
          <w:lang w:val="en-US"/>
        </w:rPr>
      </w:pPr>
      <w:r w:rsidRPr="0045652F">
        <w:rPr>
          <w:noProof w:val="0"/>
          <w:lang w:val="en-US"/>
        </w:rPr>
        <w:t xml:space="preserve"> Input Scenario     ===&gt;                   Output Scenario     ===&gt;             </w:t>
      </w:r>
    </w:p>
    <w:p w14:paraId="353699E3" w14:textId="77777777" w:rsidR="00774472" w:rsidRPr="0045652F" w:rsidRDefault="00774472">
      <w:pPr>
        <w:pStyle w:val="Ecran80"/>
        <w:rPr>
          <w:noProof w:val="0"/>
          <w:lang w:val="en-US"/>
        </w:rPr>
      </w:pPr>
      <w:r w:rsidRPr="0045652F">
        <w:rPr>
          <w:noProof w:val="0"/>
          <w:lang w:val="en-US"/>
        </w:rPr>
        <w:t xml:space="preserve">                                                                                </w:t>
      </w:r>
    </w:p>
    <w:p w14:paraId="0ABA7675" w14:textId="77777777" w:rsidR="00774472" w:rsidRPr="0045652F" w:rsidRDefault="00774472">
      <w:pPr>
        <w:pStyle w:val="Ecran80"/>
        <w:rPr>
          <w:noProof w:val="0"/>
          <w:lang w:val="en-US"/>
        </w:rPr>
      </w:pPr>
      <w:r w:rsidRPr="0045652F">
        <w:rPr>
          <w:noProof w:val="0"/>
          <w:lang w:val="en-US"/>
        </w:rPr>
        <w:t xml:space="preserve"> P1=Update                          P3=Return                       P12=Server  </w:t>
      </w:r>
    </w:p>
    <w:p w14:paraId="2E5F0F14" w14:textId="77777777" w:rsidR="00774472" w:rsidRPr="0045652F" w:rsidRDefault="00774472">
      <w:pPr>
        <w:pStyle w:val="Ecran80"/>
        <w:rPr>
          <w:noProof w:val="0"/>
          <w:lang w:val="en-US"/>
        </w:rPr>
      </w:pPr>
      <w:r w:rsidRPr="0045652F">
        <w:rPr>
          <w:noProof w:val="0"/>
          <w:lang w:val="en-US"/>
        </w:rPr>
        <w:t xml:space="preserve">                                                                                </w:t>
      </w:r>
    </w:p>
    <w:p w14:paraId="0FD246AD" w14:textId="77777777" w:rsidR="00774472" w:rsidRPr="0045652F" w:rsidRDefault="00774472">
      <w:pPr>
        <w:pStyle w:val="Caption"/>
        <w:rPr>
          <w:lang w:val="en-US"/>
        </w:rPr>
      </w:pPr>
      <w:bookmarkStart w:id="263" w:name="_Toc373484997"/>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29</w:t>
      </w:r>
      <w:r w:rsidRPr="0045652F">
        <w:rPr>
          <w:lang w:val="en-US"/>
        </w:rPr>
        <w:fldChar w:fldCharType="end"/>
      </w:r>
      <w:r w:rsidRPr="0045652F">
        <w:rPr>
          <w:lang w:val="en-US"/>
        </w:rPr>
        <w:t xml:space="preserve"> Page upload by HTTP with signon : Transaction ‘dirlist’</w:t>
      </w:r>
      <w:bookmarkEnd w:id="263"/>
    </w:p>
    <w:p w14:paraId="10EE12DC" w14:textId="77777777" w:rsidR="00774472" w:rsidRPr="0045652F" w:rsidRDefault="00774472">
      <w:pPr>
        <w:pStyle w:val="ListBullet"/>
        <w:spacing w:after="120"/>
        <w:rPr>
          <w:lang w:val="en-US"/>
        </w:rPr>
      </w:pPr>
      <w:r w:rsidRPr="0045652F">
        <w:rPr>
          <w:lang w:val="en-US"/>
        </w:rPr>
        <w:t xml:space="preserve">Still in entry point WEB2HOST, define three new transactions W2H–71, W2H-72, W2H-73 with external names </w:t>
      </w:r>
      <w:r w:rsidRPr="0045652F">
        <w:rPr>
          <w:i/>
          <w:iCs/>
          <w:lang w:val="en-US"/>
        </w:rPr>
        <w:t xml:space="preserve">uplbas, uplw2h, </w:t>
      </w:r>
      <w:r w:rsidRPr="0045652F">
        <w:rPr>
          <w:lang w:val="en-US"/>
        </w:rPr>
        <w:t xml:space="preserve">and </w:t>
      </w:r>
      <w:r w:rsidRPr="0045652F">
        <w:rPr>
          <w:i/>
          <w:iCs/>
          <w:lang w:val="en-US"/>
        </w:rPr>
        <w:t>uplcli</w:t>
      </w:r>
      <w:r w:rsidRPr="0045652F">
        <w:rPr>
          <w:lang w:val="en-US"/>
        </w:rPr>
        <w:t xml:space="preserve">.  Each of these transactions specifies VIR0041C as the application name and application type 2.  The “Logon message” field contains the name of the target directory: HTMLBAS for transaction </w:t>
      </w:r>
      <w:r w:rsidRPr="0045652F">
        <w:rPr>
          <w:i/>
          <w:iCs/>
          <w:lang w:val="en-US"/>
        </w:rPr>
        <w:t>uplbas</w:t>
      </w:r>
      <w:r w:rsidRPr="0045652F">
        <w:rPr>
          <w:lang w:val="en-US"/>
        </w:rPr>
        <w:t xml:space="preserve">, W2H-DIR for transaction </w:t>
      </w:r>
      <w:r w:rsidRPr="0045652F">
        <w:rPr>
          <w:i/>
          <w:iCs/>
          <w:lang w:val="en-US"/>
        </w:rPr>
        <w:t>uplw2h,</w:t>
      </w:r>
      <w:r w:rsidRPr="0045652F">
        <w:rPr>
          <w:lang w:val="en-US"/>
        </w:rPr>
        <w:t xml:space="preserve"> and CLI-DIR for </w:t>
      </w:r>
      <w:r w:rsidRPr="0045652F">
        <w:rPr>
          <w:i/>
          <w:iCs/>
          <w:lang w:val="en-US"/>
        </w:rPr>
        <w:t>uplcli </w:t>
      </w:r>
      <w:r w:rsidRPr="0045652F">
        <w:rPr>
          <w:lang w:val="en-US"/>
        </w:rPr>
        <w:t>:</w:t>
      </w:r>
    </w:p>
    <w:p w14:paraId="18564001" w14:textId="77777777" w:rsidR="00774472" w:rsidRPr="0045652F" w:rsidRDefault="00774472">
      <w:pPr>
        <w:pStyle w:val="Ecran80"/>
        <w:rPr>
          <w:noProof w:val="0"/>
          <w:lang w:val="en-US"/>
        </w:rPr>
      </w:pPr>
      <w:r w:rsidRPr="0045652F">
        <w:rPr>
          <w:noProof w:val="0"/>
          <w:lang w:val="en-US"/>
        </w:rPr>
        <w:t xml:space="preserve"> TRANSACTION DETAIL DEFINITION ---------------------- Applid: SPVIRE2  15:02:23 </w:t>
      </w:r>
    </w:p>
    <w:p w14:paraId="3FE2196D" w14:textId="77777777" w:rsidR="00774472" w:rsidRPr="0045652F" w:rsidRDefault="00774472">
      <w:pPr>
        <w:pStyle w:val="Ecran80"/>
        <w:rPr>
          <w:noProof w:val="0"/>
          <w:lang w:val="en-US"/>
        </w:rPr>
      </w:pPr>
      <w:r w:rsidRPr="0045652F">
        <w:rPr>
          <w:noProof w:val="0"/>
          <w:lang w:val="en-US"/>
        </w:rPr>
        <w:t xml:space="preserve">                                                                                </w:t>
      </w:r>
    </w:p>
    <w:p w14:paraId="5FF64F7D" w14:textId="77777777" w:rsidR="00774472" w:rsidRPr="0045652F" w:rsidRDefault="00774472">
      <w:pPr>
        <w:pStyle w:val="Ecran80"/>
        <w:rPr>
          <w:noProof w:val="0"/>
          <w:lang w:val="en-US"/>
        </w:rPr>
      </w:pPr>
      <w:r w:rsidRPr="0045652F">
        <w:rPr>
          <w:noProof w:val="0"/>
          <w:lang w:val="en-US"/>
        </w:rPr>
        <w:t xml:space="preserve"> Internal name ===&gt; W2H-71                 To associate with an entry point name</w:t>
      </w:r>
    </w:p>
    <w:p w14:paraId="07544B53" w14:textId="77777777" w:rsidR="00774472" w:rsidRPr="0045652F" w:rsidRDefault="00774472">
      <w:pPr>
        <w:pStyle w:val="Ecran80"/>
        <w:rPr>
          <w:noProof w:val="0"/>
          <w:lang w:val="en-US"/>
        </w:rPr>
      </w:pPr>
      <w:r w:rsidRPr="0045652F">
        <w:rPr>
          <w:noProof w:val="0"/>
          <w:lang w:val="en-US"/>
        </w:rPr>
        <w:t xml:space="preserve"> External name ===&gt; uplbas                 Name displayed on user menu          </w:t>
      </w:r>
    </w:p>
    <w:p w14:paraId="47DA6B9F" w14:textId="77777777" w:rsidR="00774472" w:rsidRPr="0045652F" w:rsidRDefault="00774472">
      <w:pPr>
        <w:pStyle w:val="Ecran80"/>
        <w:rPr>
          <w:noProof w:val="0"/>
        </w:rPr>
      </w:pPr>
      <w:r w:rsidRPr="0045652F">
        <w:rPr>
          <w:noProof w:val="0"/>
          <w:lang w:val="en-US"/>
        </w:rPr>
        <w:t xml:space="preserve"> </w:t>
      </w:r>
      <w:r w:rsidRPr="0045652F">
        <w:rPr>
          <w:noProof w:val="0"/>
        </w:rPr>
        <w:t xml:space="preserve">Description   ===&gt; Chargement des pages HTML (répertoire HTMLBAS)              </w:t>
      </w:r>
    </w:p>
    <w:p w14:paraId="215F7CA5" w14:textId="77777777" w:rsidR="00774472" w:rsidRPr="0045652F" w:rsidRDefault="00774472">
      <w:pPr>
        <w:pStyle w:val="Ecran80"/>
        <w:rPr>
          <w:noProof w:val="0"/>
          <w:lang w:val="en-US"/>
        </w:rPr>
      </w:pPr>
      <w:r w:rsidRPr="0045652F">
        <w:rPr>
          <w:noProof w:val="0"/>
        </w:rPr>
        <w:t xml:space="preserve"> </w:t>
      </w:r>
      <w:r w:rsidRPr="0045652F">
        <w:rPr>
          <w:noProof w:val="0"/>
          <w:lang w:val="en-US"/>
        </w:rPr>
        <w:t xml:space="preserve">Application   ===&gt; VIR0041C               Application to be called             </w:t>
      </w:r>
    </w:p>
    <w:p w14:paraId="673D7D29" w14:textId="77777777" w:rsidR="00774472" w:rsidRPr="0045652F" w:rsidRDefault="00774472">
      <w:pPr>
        <w:pStyle w:val="Ecran80"/>
        <w:rPr>
          <w:noProof w:val="0"/>
          <w:lang w:val="en-US"/>
        </w:rPr>
      </w:pPr>
      <w:r w:rsidRPr="0045652F">
        <w:rPr>
          <w:noProof w:val="0"/>
          <w:lang w:val="en-US"/>
        </w:rPr>
        <w:t xml:space="preserve"> </w:t>
      </w:r>
      <w:r w:rsidR="00402441">
        <w:rPr>
          <w:noProof w:val="0"/>
          <w:lang w:val="en-US"/>
        </w:rPr>
        <w:t xml:space="preserve">PassTicket    ===&gt; 0  Name ===&gt;           0=no 1=yes 2=unsigned                </w:t>
      </w:r>
    </w:p>
    <w:p w14:paraId="3CF78914" w14:textId="77777777" w:rsidR="00774472" w:rsidRPr="0045652F" w:rsidRDefault="00774472">
      <w:pPr>
        <w:pStyle w:val="Ecran80"/>
        <w:rPr>
          <w:noProof w:val="0"/>
          <w:lang w:val="en-US"/>
        </w:rPr>
      </w:pPr>
      <w:r w:rsidRPr="0045652F">
        <w:rPr>
          <w:noProof w:val="0"/>
          <w:lang w:val="en-US"/>
        </w:rPr>
        <w:t xml:space="preserve"> Application type   ===&gt; 2                 1=VTAM 2=VIRTEL 3=SERV 4=PAGE 5=LINE </w:t>
      </w:r>
    </w:p>
    <w:p w14:paraId="7F528F6A" w14:textId="77777777" w:rsidR="00774472" w:rsidRPr="0045652F" w:rsidRDefault="00774472">
      <w:pPr>
        <w:pStyle w:val="Ecran80"/>
        <w:rPr>
          <w:noProof w:val="0"/>
          <w:lang w:val="en-US"/>
        </w:rPr>
      </w:pPr>
      <w:r w:rsidRPr="0045652F">
        <w:rPr>
          <w:noProof w:val="0"/>
          <w:lang w:val="en-US"/>
        </w:rPr>
        <w:t xml:space="preserve"> Pseudo-terminals   ===&gt; DELOC             Prefix of name of partner terminals  </w:t>
      </w:r>
    </w:p>
    <w:p w14:paraId="1D54DCD5" w14:textId="77777777" w:rsidR="00774472" w:rsidRPr="0045652F" w:rsidRDefault="00774472">
      <w:pPr>
        <w:pStyle w:val="Ecran80"/>
        <w:rPr>
          <w:noProof w:val="0"/>
          <w:lang w:val="en-US"/>
        </w:rPr>
      </w:pPr>
      <w:r w:rsidRPr="0045652F">
        <w:rPr>
          <w:noProof w:val="0"/>
          <w:lang w:val="en-US"/>
        </w:rPr>
        <w:t xml:space="preserve"> Logmode            ===&gt;                   Specify when LOGMODE must be changed </w:t>
      </w:r>
    </w:p>
    <w:p w14:paraId="5BA88CA7" w14:textId="77777777" w:rsidR="00774472" w:rsidRPr="0045652F" w:rsidRDefault="00774472">
      <w:pPr>
        <w:pStyle w:val="Ecran80"/>
        <w:rPr>
          <w:noProof w:val="0"/>
          <w:lang w:val="en-US"/>
        </w:rPr>
      </w:pPr>
      <w:r w:rsidRPr="0045652F">
        <w:rPr>
          <w:noProof w:val="0"/>
          <w:lang w:val="en-US"/>
        </w:rPr>
        <w:t xml:space="preserve"> How started        ===&gt; 2                 1=menu 2=sub-menu 3=auto             </w:t>
      </w:r>
    </w:p>
    <w:p w14:paraId="6C28C220" w14:textId="77777777" w:rsidR="00774472" w:rsidRPr="0045652F" w:rsidRDefault="00774472">
      <w:pPr>
        <w:pStyle w:val="Ecran80"/>
        <w:rPr>
          <w:noProof w:val="0"/>
          <w:lang w:val="en-US"/>
        </w:rPr>
      </w:pPr>
      <w:r w:rsidRPr="0045652F">
        <w:rPr>
          <w:noProof w:val="0"/>
          <w:lang w:val="en-US"/>
        </w:rPr>
        <w:t xml:space="preserve"> Security           ===&gt; 1                 0=none 1=basic 2=NTLM 3=TLS 4=HTML   </w:t>
      </w:r>
    </w:p>
    <w:p w14:paraId="72AC2F32" w14:textId="77777777" w:rsidR="00774472" w:rsidRPr="0045652F" w:rsidRDefault="00774472">
      <w:pPr>
        <w:pStyle w:val="Ecran80"/>
        <w:rPr>
          <w:noProof w:val="0"/>
          <w:lang w:val="en-US"/>
        </w:rPr>
      </w:pPr>
      <w:r w:rsidRPr="0045652F">
        <w:rPr>
          <w:noProof w:val="0"/>
          <w:lang w:val="en-US"/>
        </w:rPr>
        <w:t xml:space="preserve"> H4W commands ?     ===&gt;                   0=no 1=yes 2=if2VIRTEL 4=auto        </w:t>
      </w:r>
    </w:p>
    <w:p w14:paraId="529B8ED1" w14:textId="77777777" w:rsidR="00774472" w:rsidRPr="0045652F" w:rsidRDefault="00774472">
      <w:pPr>
        <w:pStyle w:val="Ecran80"/>
        <w:rPr>
          <w:noProof w:val="0"/>
          <w:lang w:val="en-US"/>
        </w:rPr>
      </w:pPr>
      <w:r w:rsidRPr="0045652F">
        <w:rPr>
          <w:noProof w:val="0"/>
          <w:lang w:val="en-US"/>
        </w:rPr>
        <w:t xml:space="preserve"> Logon message      ===&gt; HTMLBAS                                                </w:t>
      </w:r>
    </w:p>
    <w:p w14:paraId="34C2D94B" w14:textId="77777777" w:rsidR="00774472" w:rsidRPr="0045652F" w:rsidRDefault="00774472">
      <w:pPr>
        <w:pStyle w:val="Ecran80"/>
        <w:rPr>
          <w:noProof w:val="0"/>
          <w:lang w:val="en-US"/>
        </w:rPr>
      </w:pPr>
      <w:r w:rsidRPr="0045652F">
        <w:rPr>
          <w:noProof w:val="0"/>
          <w:lang w:val="en-US"/>
        </w:rPr>
        <w:t xml:space="preserve">                                                                                </w:t>
      </w:r>
    </w:p>
    <w:p w14:paraId="3216E545" w14:textId="77777777" w:rsidR="00774472" w:rsidRPr="0045652F" w:rsidRDefault="00774472">
      <w:pPr>
        <w:pStyle w:val="Ecran80"/>
        <w:rPr>
          <w:noProof w:val="0"/>
          <w:lang w:val="en-US"/>
        </w:rPr>
      </w:pPr>
      <w:r w:rsidRPr="0045652F">
        <w:rPr>
          <w:noProof w:val="0"/>
          <w:lang w:val="en-US"/>
        </w:rPr>
        <w:t xml:space="preserve"> TIOA at logon      ===&gt;                                                        </w:t>
      </w:r>
    </w:p>
    <w:p w14:paraId="3366456F" w14:textId="77777777" w:rsidR="00774472" w:rsidRPr="0045652F" w:rsidRDefault="00774472">
      <w:pPr>
        <w:pStyle w:val="Ecran80"/>
        <w:rPr>
          <w:noProof w:val="0"/>
          <w:lang w:val="en-US"/>
        </w:rPr>
      </w:pPr>
      <w:r w:rsidRPr="0045652F">
        <w:rPr>
          <w:noProof w:val="0"/>
          <w:lang w:val="en-US"/>
        </w:rPr>
        <w:t xml:space="preserve">                                                                                </w:t>
      </w:r>
    </w:p>
    <w:p w14:paraId="75828418" w14:textId="77777777" w:rsidR="00774472" w:rsidRPr="0045652F" w:rsidRDefault="00774472">
      <w:pPr>
        <w:pStyle w:val="Ecran80"/>
        <w:rPr>
          <w:noProof w:val="0"/>
          <w:lang w:val="en-US"/>
        </w:rPr>
      </w:pPr>
      <w:r w:rsidRPr="0045652F">
        <w:rPr>
          <w:noProof w:val="0"/>
          <w:lang w:val="en-US"/>
        </w:rPr>
        <w:t xml:space="preserve"> TIOA at logoff     ===&gt;                                                        </w:t>
      </w:r>
    </w:p>
    <w:p w14:paraId="2B128594" w14:textId="77777777" w:rsidR="00774472" w:rsidRPr="0045652F" w:rsidRDefault="00774472">
      <w:pPr>
        <w:pStyle w:val="Ecran80"/>
        <w:rPr>
          <w:noProof w:val="0"/>
          <w:lang w:val="en-US"/>
        </w:rPr>
      </w:pPr>
      <w:r w:rsidRPr="0045652F">
        <w:rPr>
          <w:noProof w:val="0"/>
          <w:lang w:val="en-US"/>
        </w:rPr>
        <w:t xml:space="preserve">                                                                                </w:t>
      </w:r>
    </w:p>
    <w:p w14:paraId="009B5829" w14:textId="77777777" w:rsidR="00774472" w:rsidRPr="0045652F" w:rsidRDefault="00774472">
      <w:pPr>
        <w:pStyle w:val="Ecran80"/>
        <w:rPr>
          <w:noProof w:val="0"/>
          <w:lang w:val="en-US"/>
        </w:rPr>
      </w:pPr>
      <w:r w:rsidRPr="0045652F">
        <w:rPr>
          <w:noProof w:val="0"/>
          <w:lang w:val="en-US"/>
        </w:rPr>
        <w:t xml:space="preserve"> Initial Scenario   ===&gt;                   Final Scenario      ===&gt;             </w:t>
      </w:r>
    </w:p>
    <w:p w14:paraId="6291C4C1" w14:textId="77777777" w:rsidR="00774472" w:rsidRPr="0045652F" w:rsidRDefault="00774472">
      <w:pPr>
        <w:pStyle w:val="Ecran80"/>
        <w:rPr>
          <w:noProof w:val="0"/>
          <w:lang w:val="en-US"/>
        </w:rPr>
      </w:pPr>
      <w:r w:rsidRPr="0045652F">
        <w:rPr>
          <w:noProof w:val="0"/>
          <w:lang w:val="en-US"/>
        </w:rPr>
        <w:t xml:space="preserve"> Input Scenario     ===&gt;                   Output Scenario     ===&gt;             </w:t>
      </w:r>
    </w:p>
    <w:p w14:paraId="0D36123C" w14:textId="77777777" w:rsidR="00774472" w:rsidRPr="0045652F" w:rsidRDefault="00774472">
      <w:pPr>
        <w:pStyle w:val="Ecran80"/>
        <w:rPr>
          <w:noProof w:val="0"/>
          <w:lang w:val="en-US"/>
        </w:rPr>
      </w:pPr>
      <w:r w:rsidRPr="0045652F">
        <w:rPr>
          <w:noProof w:val="0"/>
          <w:lang w:val="en-US"/>
        </w:rPr>
        <w:t xml:space="preserve">                                                                                </w:t>
      </w:r>
    </w:p>
    <w:p w14:paraId="6E6638DF" w14:textId="77777777" w:rsidR="00774472" w:rsidRPr="0045652F" w:rsidRDefault="00774472">
      <w:pPr>
        <w:pStyle w:val="Ecran80"/>
        <w:rPr>
          <w:noProof w:val="0"/>
          <w:lang w:val="en-US"/>
        </w:rPr>
      </w:pPr>
      <w:r w:rsidRPr="0045652F">
        <w:rPr>
          <w:noProof w:val="0"/>
          <w:lang w:val="en-US"/>
        </w:rPr>
        <w:t xml:space="preserve"> P1=Update                          P3=Return                       P12=Server  </w:t>
      </w:r>
    </w:p>
    <w:p w14:paraId="62A0C23D" w14:textId="77777777" w:rsidR="00774472" w:rsidRPr="0045652F" w:rsidRDefault="00774472">
      <w:pPr>
        <w:pStyle w:val="Ecran80"/>
        <w:rPr>
          <w:noProof w:val="0"/>
          <w:lang w:val="en-US"/>
        </w:rPr>
      </w:pPr>
      <w:r w:rsidRPr="0045652F">
        <w:rPr>
          <w:noProof w:val="0"/>
          <w:lang w:val="en-US"/>
        </w:rPr>
        <w:t xml:space="preserve">                                                                                </w:t>
      </w:r>
    </w:p>
    <w:p w14:paraId="4C48887C" w14:textId="77777777" w:rsidR="00774472" w:rsidRPr="0045652F" w:rsidRDefault="00774472">
      <w:pPr>
        <w:rPr>
          <w:lang w:val="en-US"/>
        </w:rPr>
      </w:pPr>
    </w:p>
    <w:p w14:paraId="15A8CD39" w14:textId="77777777" w:rsidR="00774472" w:rsidRPr="0045652F" w:rsidRDefault="00774472">
      <w:pPr>
        <w:pStyle w:val="Ecran80"/>
        <w:rPr>
          <w:noProof w:val="0"/>
          <w:lang w:val="en-US"/>
        </w:rPr>
      </w:pPr>
      <w:r w:rsidRPr="0045652F">
        <w:rPr>
          <w:noProof w:val="0"/>
          <w:lang w:val="en-US"/>
        </w:rPr>
        <w:t xml:space="preserve"> TRANSACTION DETAIL DEFINITION ---------------------- Applid: SPVIRE2  15:03:01 </w:t>
      </w:r>
    </w:p>
    <w:p w14:paraId="07D5C4D3" w14:textId="77777777" w:rsidR="00774472" w:rsidRPr="0045652F" w:rsidRDefault="00774472">
      <w:pPr>
        <w:pStyle w:val="Ecran80"/>
        <w:rPr>
          <w:noProof w:val="0"/>
          <w:lang w:val="en-US"/>
        </w:rPr>
      </w:pPr>
      <w:r w:rsidRPr="0045652F">
        <w:rPr>
          <w:noProof w:val="0"/>
          <w:lang w:val="en-US"/>
        </w:rPr>
        <w:t xml:space="preserve">                                                                                </w:t>
      </w:r>
    </w:p>
    <w:p w14:paraId="2EEC8036" w14:textId="77777777" w:rsidR="00774472" w:rsidRPr="0045652F" w:rsidRDefault="00774472">
      <w:pPr>
        <w:pStyle w:val="Ecran80"/>
        <w:rPr>
          <w:noProof w:val="0"/>
          <w:lang w:val="en-US"/>
        </w:rPr>
      </w:pPr>
      <w:r w:rsidRPr="0045652F">
        <w:rPr>
          <w:noProof w:val="0"/>
          <w:lang w:val="en-US"/>
        </w:rPr>
        <w:t xml:space="preserve"> Internal name ===&gt; W2H-72                 To associate with an entry point name</w:t>
      </w:r>
    </w:p>
    <w:p w14:paraId="41FF5BE1" w14:textId="77777777" w:rsidR="00774472" w:rsidRPr="0045652F" w:rsidRDefault="00774472">
      <w:pPr>
        <w:pStyle w:val="Ecran80"/>
        <w:rPr>
          <w:noProof w:val="0"/>
          <w:lang w:val="en-US"/>
        </w:rPr>
      </w:pPr>
      <w:r w:rsidRPr="0045652F">
        <w:rPr>
          <w:noProof w:val="0"/>
          <w:lang w:val="en-US"/>
        </w:rPr>
        <w:t xml:space="preserve"> External name ===&gt; uplw2h                 Name displayed on user menu          </w:t>
      </w:r>
    </w:p>
    <w:p w14:paraId="7C748C6B" w14:textId="77777777" w:rsidR="00774472" w:rsidRPr="0045652F" w:rsidRDefault="00774472">
      <w:pPr>
        <w:pStyle w:val="Ecran80"/>
        <w:rPr>
          <w:noProof w:val="0"/>
        </w:rPr>
      </w:pPr>
      <w:r w:rsidRPr="0045652F">
        <w:rPr>
          <w:noProof w:val="0"/>
          <w:lang w:val="en-US"/>
        </w:rPr>
        <w:t xml:space="preserve"> </w:t>
      </w:r>
      <w:r w:rsidRPr="0045652F">
        <w:rPr>
          <w:noProof w:val="0"/>
        </w:rPr>
        <w:t xml:space="preserve">Description   ===&gt; Chargement des pages HTML (répertoire W2H-DIR)              </w:t>
      </w:r>
    </w:p>
    <w:p w14:paraId="1E3BE23B" w14:textId="77777777" w:rsidR="00774472" w:rsidRPr="0045652F" w:rsidRDefault="00774472">
      <w:pPr>
        <w:pStyle w:val="Ecran80"/>
        <w:rPr>
          <w:noProof w:val="0"/>
          <w:lang w:val="en-US"/>
        </w:rPr>
      </w:pPr>
      <w:r w:rsidRPr="0045652F">
        <w:rPr>
          <w:noProof w:val="0"/>
        </w:rPr>
        <w:t xml:space="preserve"> </w:t>
      </w:r>
      <w:r w:rsidRPr="0045652F">
        <w:rPr>
          <w:noProof w:val="0"/>
          <w:lang w:val="en-US"/>
        </w:rPr>
        <w:t xml:space="preserve">Application   ===&gt; VIR0041C               Application to be called             </w:t>
      </w:r>
    </w:p>
    <w:p w14:paraId="7A62A08F" w14:textId="77777777" w:rsidR="00774472" w:rsidRPr="0045652F" w:rsidRDefault="00774472">
      <w:pPr>
        <w:pStyle w:val="Ecran80"/>
        <w:rPr>
          <w:noProof w:val="0"/>
          <w:lang w:val="en-US"/>
        </w:rPr>
      </w:pPr>
      <w:r w:rsidRPr="0045652F">
        <w:rPr>
          <w:noProof w:val="0"/>
          <w:lang w:val="en-US"/>
        </w:rPr>
        <w:t xml:space="preserve"> </w:t>
      </w:r>
      <w:r w:rsidR="00402441">
        <w:rPr>
          <w:noProof w:val="0"/>
          <w:lang w:val="en-US"/>
        </w:rPr>
        <w:t xml:space="preserve">PassTicket    ===&gt; 0  Name ===&gt;           0=no 1=yes 2=unsigned                </w:t>
      </w:r>
    </w:p>
    <w:p w14:paraId="34B697D1" w14:textId="77777777" w:rsidR="00774472" w:rsidRPr="0045652F" w:rsidRDefault="00774472">
      <w:pPr>
        <w:pStyle w:val="Ecran80"/>
        <w:rPr>
          <w:noProof w:val="0"/>
          <w:lang w:val="en-US"/>
        </w:rPr>
      </w:pPr>
      <w:r w:rsidRPr="0045652F">
        <w:rPr>
          <w:noProof w:val="0"/>
          <w:lang w:val="en-US"/>
        </w:rPr>
        <w:t xml:space="preserve"> Application type   ===&gt; 2                 1=VTAM 2=VIRTEL 3=SERV 4=PAGE 5=LINE </w:t>
      </w:r>
    </w:p>
    <w:p w14:paraId="5BEB0F28" w14:textId="77777777" w:rsidR="00774472" w:rsidRPr="0045652F" w:rsidRDefault="00774472">
      <w:pPr>
        <w:pStyle w:val="Ecran80"/>
        <w:rPr>
          <w:noProof w:val="0"/>
          <w:lang w:val="en-US"/>
        </w:rPr>
      </w:pPr>
      <w:r w:rsidRPr="0045652F">
        <w:rPr>
          <w:noProof w:val="0"/>
          <w:lang w:val="en-US"/>
        </w:rPr>
        <w:t xml:space="preserve"> Pseudo-terminals   ===&gt; DELOC             Prefix of name of partner terminals  </w:t>
      </w:r>
    </w:p>
    <w:p w14:paraId="63B15063" w14:textId="77777777" w:rsidR="00774472" w:rsidRPr="0045652F" w:rsidRDefault="00774472">
      <w:pPr>
        <w:pStyle w:val="Ecran80"/>
        <w:rPr>
          <w:noProof w:val="0"/>
          <w:lang w:val="en-US"/>
        </w:rPr>
      </w:pPr>
      <w:r w:rsidRPr="0045652F">
        <w:rPr>
          <w:noProof w:val="0"/>
          <w:lang w:val="en-US"/>
        </w:rPr>
        <w:t xml:space="preserve"> Logmode            ===&gt;                   Specify when LOGMODE must be changed </w:t>
      </w:r>
    </w:p>
    <w:p w14:paraId="2465E485" w14:textId="77777777" w:rsidR="00774472" w:rsidRPr="0045652F" w:rsidRDefault="00774472">
      <w:pPr>
        <w:pStyle w:val="Ecran80"/>
        <w:rPr>
          <w:noProof w:val="0"/>
          <w:lang w:val="en-US"/>
        </w:rPr>
      </w:pPr>
      <w:r w:rsidRPr="0045652F">
        <w:rPr>
          <w:noProof w:val="0"/>
          <w:lang w:val="en-US"/>
        </w:rPr>
        <w:t xml:space="preserve"> How started        ===&gt; 2                 1=menu 2=sub-menu 3=auto             </w:t>
      </w:r>
    </w:p>
    <w:p w14:paraId="73FC9423" w14:textId="77777777" w:rsidR="00774472" w:rsidRPr="0045652F" w:rsidRDefault="00774472">
      <w:pPr>
        <w:pStyle w:val="Ecran80"/>
        <w:rPr>
          <w:noProof w:val="0"/>
          <w:lang w:val="en-US"/>
        </w:rPr>
      </w:pPr>
      <w:r w:rsidRPr="0045652F">
        <w:rPr>
          <w:noProof w:val="0"/>
          <w:lang w:val="en-US"/>
        </w:rPr>
        <w:t xml:space="preserve"> Security           ===&gt; 1                 0=none 1=basic 2=NTLM 3=TLS 4=HTML   </w:t>
      </w:r>
    </w:p>
    <w:p w14:paraId="3BCBEA0B" w14:textId="77777777" w:rsidR="00774472" w:rsidRPr="0045652F" w:rsidRDefault="00774472">
      <w:pPr>
        <w:pStyle w:val="Ecran80"/>
        <w:rPr>
          <w:noProof w:val="0"/>
          <w:lang w:val="en-US"/>
        </w:rPr>
      </w:pPr>
      <w:r w:rsidRPr="0045652F">
        <w:rPr>
          <w:noProof w:val="0"/>
          <w:lang w:val="en-US"/>
        </w:rPr>
        <w:t xml:space="preserve"> H4W commands ?     ===&gt;                   0=no 1=yes 2=if2VIRTEL 4=auto        </w:t>
      </w:r>
    </w:p>
    <w:p w14:paraId="18DE6E0F" w14:textId="77777777" w:rsidR="00774472" w:rsidRPr="0045652F" w:rsidRDefault="00774472">
      <w:pPr>
        <w:pStyle w:val="Ecran80"/>
        <w:rPr>
          <w:noProof w:val="0"/>
          <w:lang w:val="en-US"/>
        </w:rPr>
      </w:pPr>
      <w:r w:rsidRPr="0045652F">
        <w:rPr>
          <w:noProof w:val="0"/>
          <w:lang w:val="en-US"/>
        </w:rPr>
        <w:t xml:space="preserve"> Logon message      ===&gt; W2H-DIR                                                </w:t>
      </w:r>
    </w:p>
    <w:p w14:paraId="2830E28F" w14:textId="77777777" w:rsidR="00774472" w:rsidRPr="0045652F" w:rsidRDefault="00774472">
      <w:pPr>
        <w:pStyle w:val="Ecran80"/>
        <w:rPr>
          <w:noProof w:val="0"/>
          <w:lang w:val="en-US"/>
        </w:rPr>
      </w:pPr>
      <w:r w:rsidRPr="0045652F">
        <w:rPr>
          <w:noProof w:val="0"/>
          <w:lang w:val="en-US"/>
        </w:rPr>
        <w:t xml:space="preserve">                                                                                </w:t>
      </w:r>
    </w:p>
    <w:p w14:paraId="767048C2" w14:textId="77777777" w:rsidR="00774472" w:rsidRPr="0045652F" w:rsidRDefault="00774472">
      <w:pPr>
        <w:pStyle w:val="Ecran80"/>
        <w:rPr>
          <w:noProof w:val="0"/>
          <w:lang w:val="en-US"/>
        </w:rPr>
      </w:pPr>
      <w:r w:rsidRPr="0045652F">
        <w:rPr>
          <w:noProof w:val="0"/>
          <w:lang w:val="en-US"/>
        </w:rPr>
        <w:t xml:space="preserve"> TIOA at logon      ===&gt;                                                        </w:t>
      </w:r>
    </w:p>
    <w:p w14:paraId="4CA43F40" w14:textId="77777777" w:rsidR="00774472" w:rsidRPr="0045652F" w:rsidRDefault="00774472">
      <w:pPr>
        <w:pStyle w:val="Ecran80"/>
        <w:rPr>
          <w:noProof w:val="0"/>
          <w:lang w:val="en-US"/>
        </w:rPr>
      </w:pPr>
      <w:r w:rsidRPr="0045652F">
        <w:rPr>
          <w:noProof w:val="0"/>
          <w:lang w:val="en-US"/>
        </w:rPr>
        <w:t xml:space="preserve">                                                                                </w:t>
      </w:r>
    </w:p>
    <w:p w14:paraId="541B4EFE" w14:textId="77777777" w:rsidR="00774472" w:rsidRPr="0045652F" w:rsidRDefault="00774472">
      <w:pPr>
        <w:pStyle w:val="Ecran80"/>
        <w:rPr>
          <w:noProof w:val="0"/>
          <w:lang w:val="en-US"/>
        </w:rPr>
      </w:pPr>
      <w:r w:rsidRPr="0045652F">
        <w:rPr>
          <w:noProof w:val="0"/>
          <w:lang w:val="en-US"/>
        </w:rPr>
        <w:t xml:space="preserve"> TIOA at logoff     ===&gt;                                                        </w:t>
      </w:r>
    </w:p>
    <w:p w14:paraId="36B250D3" w14:textId="77777777" w:rsidR="00774472" w:rsidRPr="0045652F" w:rsidRDefault="00774472">
      <w:pPr>
        <w:pStyle w:val="Ecran80"/>
        <w:rPr>
          <w:noProof w:val="0"/>
          <w:lang w:val="en-US"/>
        </w:rPr>
      </w:pPr>
      <w:r w:rsidRPr="0045652F">
        <w:rPr>
          <w:noProof w:val="0"/>
          <w:lang w:val="en-US"/>
        </w:rPr>
        <w:t xml:space="preserve">                                                                                </w:t>
      </w:r>
    </w:p>
    <w:p w14:paraId="71D36D5D" w14:textId="77777777" w:rsidR="00774472" w:rsidRPr="0045652F" w:rsidRDefault="00774472">
      <w:pPr>
        <w:pStyle w:val="Ecran80"/>
        <w:rPr>
          <w:noProof w:val="0"/>
          <w:lang w:val="en-US"/>
        </w:rPr>
      </w:pPr>
      <w:r w:rsidRPr="0045652F">
        <w:rPr>
          <w:noProof w:val="0"/>
          <w:lang w:val="en-US"/>
        </w:rPr>
        <w:t xml:space="preserve"> Initial Scenario   ===&gt;                   Final Scenario      ===&gt;             </w:t>
      </w:r>
    </w:p>
    <w:p w14:paraId="57178A43" w14:textId="77777777" w:rsidR="00774472" w:rsidRPr="0045652F" w:rsidRDefault="00774472">
      <w:pPr>
        <w:pStyle w:val="Ecran80"/>
        <w:rPr>
          <w:noProof w:val="0"/>
          <w:lang w:val="en-US"/>
        </w:rPr>
      </w:pPr>
      <w:r w:rsidRPr="0045652F">
        <w:rPr>
          <w:noProof w:val="0"/>
          <w:lang w:val="en-US"/>
        </w:rPr>
        <w:t xml:space="preserve"> Input Scenario     ===&gt;                   Output Scenario     ===&gt;             </w:t>
      </w:r>
    </w:p>
    <w:p w14:paraId="3D200162" w14:textId="77777777" w:rsidR="00774472" w:rsidRPr="0045652F" w:rsidRDefault="00774472">
      <w:pPr>
        <w:pStyle w:val="Ecran80"/>
        <w:rPr>
          <w:noProof w:val="0"/>
          <w:lang w:val="en-US"/>
        </w:rPr>
      </w:pPr>
      <w:r w:rsidRPr="0045652F">
        <w:rPr>
          <w:noProof w:val="0"/>
          <w:lang w:val="en-US"/>
        </w:rPr>
        <w:t xml:space="preserve">                                                                                </w:t>
      </w:r>
    </w:p>
    <w:p w14:paraId="0FE1ECAA" w14:textId="77777777" w:rsidR="00774472" w:rsidRPr="0045652F" w:rsidRDefault="00774472">
      <w:pPr>
        <w:pStyle w:val="Ecran80"/>
        <w:rPr>
          <w:noProof w:val="0"/>
          <w:lang w:val="en-US"/>
        </w:rPr>
      </w:pPr>
      <w:r w:rsidRPr="0045652F">
        <w:rPr>
          <w:noProof w:val="0"/>
          <w:lang w:val="en-US"/>
        </w:rPr>
        <w:t xml:space="preserve"> P1=Update                          P3=Return                       P12=Server  </w:t>
      </w:r>
    </w:p>
    <w:p w14:paraId="6940E3FD" w14:textId="77777777" w:rsidR="00774472" w:rsidRPr="0045652F" w:rsidRDefault="00774472">
      <w:pPr>
        <w:pStyle w:val="Ecran80"/>
        <w:rPr>
          <w:noProof w:val="0"/>
          <w:lang w:val="en-US"/>
        </w:rPr>
      </w:pPr>
      <w:r w:rsidRPr="0045652F">
        <w:rPr>
          <w:noProof w:val="0"/>
          <w:lang w:val="en-US"/>
        </w:rPr>
        <w:t xml:space="preserve">                                                                                </w:t>
      </w:r>
    </w:p>
    <w:p w14:paraId="79773D85" w14:textId="77777777" w:rsidR="00774472" w:rsidRPr="0045652F" w:rsidRDefault="00774472">
      <w:pPr>
        <w:rPr>
          <w:lang w:val="en-US"/>
        </w:rPr>
      </w:pPr>
      <w:bookmarkStart w:id="264" w:name="_Toc71540954"/>
    </w:p>
    <w:p w14:paraId="6E8004A2" w14:textId="77777777" w:rsidR="00774472" w:rsidRPr="0045652F" w:rsidRDefault="00774472">
      <w:pPr>
        <w:pStyle w:val="Ecran80"/>
        <w:rPr>
          <w:noProof w:val="0"/>
          <w:lang w:val="en-US"/>
        </w:rPr>
      </w:pPr>
      <w:r w:rsidRPr="0045652F">
        <w:rPr>
          <w:noProof w:val="0"/>
          <w:lang w:val="en-US"/>
        </w:rPr>
        <w:t xml:space="preserve"> TRANSACTION DETAIL DEFINITION ---------------------- Applid: SPVIRE2  15:03:21 </w:t>
      </w:r>
    </w:p>
    <w:p w14:paraId="403EBBA7" w14:textId="77777777" w:rsidR="00774472" w:rsidRPr="0045652F" w:rsidRDefault="00774472">
      <w:pPr>
        <w:pStyle w:val="Ecran80"/>
        <w:rPr>
          <w:noProof w:val="0"/>
          <w:lang w:val="en-US"/>
        </w:rPr>
      </w:pPr>
      <w:r w:rsidRPr="0045652F">
        <w:rPr>
          <w:noProof w:val="0"/>
          <w:lang w:val="en-US"/>
        </w:rPr>
        <w:t xml:space="preserve">                                                                                </w:t>
      </w:r>
    </w:p>
    <w:p w14:paraId="41B1D8CC" w14:textId="77777777" w:rsidR="00774472" w:rsidRPr="0045652F" w:rsidRDefault="00774472">
      <w:pPr>
        <w:pStyle w:val="Ecran80"/>
        <w:rPr>
          <w:noProof w:val="0"/>
          <w:lang w:val="en-US"/>
        </w:rPr>
      </w:pPr>
      <w:r w:rsidRPr="0045652F">
        <w:rPr>
          <w:noProof w:val="0"/>
          <w:lang w:val="en-US"/>
        </w:rPr>
        <w:t xml:space="preserve"> Internal name ===&gt; W2H-73                 To associate with an entry point name</w:t>
      </w:r>
    </w:p>
    <w:p w14:paraId="5ED6EFDC" w14:textId="77777777" w:rsidR="00774472" w:rsidRPr="0045652F" w:rsidRDefault="00774472">
      <w:pPr>
        <w:pStyle w:val="Ecran80"/>
        <w:rPr>
          <w:noProof w:val="0"/>
          <w:lang w:val="en-US"/>
        </w:rPr>
      </w:pPr>
      <w:r w:rsidRPr="0045652F">
        <w:rPr>
          <w:noProof w:val="0"/>
          <w:lang w:val="en-US"/>
        </w:rPr>
        <w:t xml:space="preserve"> External name ===&gt; uplcli                 Name displayed on user menu          </w:t>
      </w:r>
    </w:p>
    <w:p w14:paraId="76BCBE62" w14:textId="77777777" w:rsidR="00774472" w:rsidRPr="0045652F" w:rsidRDefault="00774472">
      <w:pPr>
        <w:pStyle w:val="Ecran80"/>
        <w:rPr>
          <w:noProof w:val="0"/>
        </w:rPr>
      </w:pPr>
      <w:r w:rsidRPr="0045652F">
        <w:rPr>
          <w:noProof w:val="0"/>
          <w:lang w:val="en-US"/>
        </w:rPr>
        <w:t xml:space="preserve"> </w:t>
      </w:r>
      <w:r w:rsidRPr="0045652F">
        <w:rPr>
          <w:noProof w:val="0"/>
        </w:rPr>
        <w:t xml:space="preserve">Description   ===&gt; Chargement des pages HTML (répertoire CLI-DIR)              </w:t>
      </w:r>
    </w:p>
    <w:p w14:paraId="41E0B248" w14:textId="77777777" w:rsidR="00774472" w:rsidRPr="0045652F" w:rsidRDefault="00774472">
      <w:pPr>
        <w:pStyle w:val="Ecran80"/>
        <w:rPr>
          <w:noProof w:val="0"/>
          <w:lang w:val="en-US"/>
        </w:rPr>
      </w:pPr>
      <w:r w:rsidRPr="0045652F">
        <w:rPr>
          <w:noProof w:val="0"/>
        </w:rPr>
        <w:t xml:space="preserve"> </w:t>
      </w:r>
      <w:r w:rsidRPr="0045652F">
        <w:rPr>
          <w:noProof w:val="0"/>
          <w:lang w:val="en-US"/>
        </w:rPr>
        <w:t xml:space="preserve">Application   ===&gt; VIR0041C               Application to be called             </w:t>
      </w:r>
    </w:p>
    <w:p w14:paraId="64245796" w14:textId="77777777" w:rsidR="00774472" w:rsidRPr="0045652F" w:rsidRDefault="00774472">
      <w:pPr>
        <w:pStyle w:val="Ecran80"/>
        <w:rPr>
          <w:noProof w:val="0"/>
          <w:lang w:val="en-US"/>
        </w:rPr>
      </w:pPr>
      <w:r w:rsidRPr="0045652F">
        <w:rPr>
          <w:noProof w:val="0"/>
          <w:lang w:val="en-US"/>
        </w:rPr>
        <w:t xml:space="preserve"> </w:t>
      </w:r>
      <w:r w:rsidR="00402441">
        <w:rPr>
          <w:noProof w:val="0"/>
          <w:lang w:val="en-US"/>
        </w:rPr>
        <w:t xml:space="preserve">PassTicket    ===&gt; 0  Name ===&gt;           0=no 1=yes 2=unsigned                </w:t>
      </w:r>
    </w:p>
    <w:p w14:paraId="6140F0C1" w14:textId="77777777" w:rsidR="00774472" w:rsidRPr="0045652F" w:rsidRDefault="00774472">
      <w:pPr>
        <w:pStyle w:val="Ecran80"/>
        <w:rPr>
          <w:noProof w:val="0"/>
          <w:lang w:val="en-US"/>
        </w:rPr>
      </w:pPr>
      <w:r w:rsidRPr="0045652F">
        <w:rPr>
          <w:noProof w:val="0"/>
          <w:lang w:val="en-US"/>
        </w:rPr>
        <w:t xml:space="preserve"> Application type   ===&gt; 2                 1=VTAM 2=VIRTEL 3=SERV 4=PAGE 5=LINE </w:t>
      </w:r>
    </w:p>
    <w:p w14:paraId="1360FF19" w14:textId="77777777" w:rsidR="00774472" w:rsidRPr="0045652F" w:rsidRDefault="00774472">
      <w:pPr>
        <w:pStyle w:val="Ecran80"/>
        <w:rPr>
          <w:noProof w:val="0"/>
          <w:lang w:val="en-US"/>
        </w:rPr>
      </w:pPr>
      <w:r w:rsidRPr="0045652F">
        <w:rPr>
          <w:noProof w:val="0"/>
          <w:lang w:val="en-US"/>
        </w:rPr>
        <w:t xml:space="preserve"> Pseudo-terminals   ===&gt; DELOC             Prefix of name of partner terminals  </w:t>
      </w:r>
    </w:p>
    <w:p w14:paraId="0B27138A" w14:textId="77777777" w:rsidR="00774472" w:rsidRPr="0045652F" w:rsidRDefault="00774472">
      <w:pPr>
        <w:pStyle w:val="Ecran80"/>
        <w:rPr>
          <w:noProof w:val="0"/>
          <w:lang w:val="en-US"/>
        </w:rPr>
      </w:pPr>
      <w:r w:rsidRPr="0045652F">
        <w:rPr>
          <w:noProof w:val="0"/>
          <w:lang w:val="en-US"/>
        </w:rPr>
        <w:t xml:space="preserve"> Logmode            ===&gt;                   Specify when LOGMODE must be changed </w:t>
      </w:r>
    </w:p>
    <w:p w14:paraId="7525441C" w14:textId="77777777" w:rsidR="00774472" w:rsidRPr="0045652F" w:rsidRDefault="00774472">
      <w:pPr>
        <w:pStyle w:val="Ecran80"/>
        <w:rPr>
          <w:noProof w:val="0"/>
          <w:lang w:val="en-US"/>
        </w:rPr>
      </w:pPr>
      <w:r w:rsidRPr="0045652F">
        <w:rPr>
          <w:noProof w:val="0"/>
          <w:lang w:val="en-US"/>
        </w:rPr>
        <w:t xml:space="preserve"> How started        ===&gt; 2                 1=menu 2=sub-menu 3=auto             </w:t>
      </w:r>
    </w:p>
    <w:p w14:paraId="31B2E21B" w14:textId="77777777" w:rsidR="00774472" w:rsidRPr="0045652F" w:rsidRDefault="00774472">
      <w:pPr>
        <w:pStyle w:val="Ecran80"/>
        <w:rPr>
          <w:noProof w:val="0"/>
          <w:lang w:val="en-US"/>
        </w:rPr>
      </w:pPr>
      <w:r w:rsidRPr="0045652F">
        <w:rPr>
          <w:noProof w:val="0"/>
          <w:lang w:val="en-US"/>
        </w:rPr>
        <w:t xml:space="preserve"> Security           ===&gt; 1                 0=none 1=basic 2=NTLM 3=TLS 4=HTML   </w:t>
      </w:r>
    </w:p>
    <w:p w14:paraId="3698EA12" w14:textId="77777777" w:rsidR="00774472" w:rsidRPr="0045652F" w:rsidRDefault="00774472">
      <w:pPr>
        <w:pStyle w:val="Ecran80"/>
        <w:rPr>
          <w:noProof w:val="0"/>
          <w:lang w:val="en-US"/>
        </w:rPr>
      </w:pPr>
      <w:r w:rsidRPr="0045652F">
        <w:rPr>
          <w:noProof w:val="0"/>
          <w:lang w:val="en-US"/>
        </w:rPr>
        <w:t xml:space="preserve"> H4W commands ?     ===&gt;                   0=no 1=yes 2=if2VIRTEL 4=auto        </w:t>
      </w:r>
    </w:p>
    <w:p w14:paraId="23587A39" w14:textId="77777777" w:rsidR="00774472" w:rsidRPr="0045652F" w:rsidRDefault="00774472">
      <w:pPr>
        <w:pStyle w:val="Ecran80"/>
        <w:rPr>
          <w:noProof w:val="0"/>
          <w:lang w:val="en-US"/>
        </w:rPr>
      </w:pPr>
      <w:r w:rsidRPr="0045652F">
        <w:rPr>
          <w:noProof w:val="0"/>
          <w:lang w:val="en-US"/>
        </w:rPr>
        <w:t xml:space="preserve"> Logon message      ===&gt; CLI-DIR                                                </w:t>
      </w:r>
    </w:p>
    <w:p w14:paraId="1455B3B4" w14:textId="77777777" w:rsidR="00774472" w:rsidRPr="0045652F" w:rsidRDefault="00774472">
      <w:pPr>
        <w:pStyle w:val="Ecran80"/>
        <w:rPr>
          <w:noProof w:val="0"/>
          <w:lang w:val="en-US"/>
        </w:rPr>
      </w:pPr>
      <w:r w:rsidRPr="0045652F">
        <w:rPr>
          <w:noProof w:val="0"/>
          <w:lang w:val="en-US"/>
        </w:rPr>
        <w:t xml:space="preserve">                                                                                </w:t>
      </w:r>
    </w:p>
    <w:p w14:paraId="36DBAF72" w14:textId="77777777" w:rsidR="00774472" w:rsidRPr="0045652F" w:rsidRDefault="00774472">
      <w:pPr>
        <w:pStyle w:val="Ecran80"/>
        <w:rPr>
          <w:noProof w:val="0"/>
          <w:lang w:val="en-US"/>
        </w:rPr>
      </w:pPr>
      <w:r w:rsidRPr="0045652F">
        <w:rPr>
          <w:noProof w:val="0"/>
          <w:lang w:val="en-US"/>
        </w:rPr>
        <w:t xml:space="preserve"> TIOA at logon      ===&gt;                                                        </w:t>
      </w:r>
    </w:p>
    <w:p w14:paraId="24E684F4" w14:textId="77777777" w:rsidR="00774472" w:rsidRPr="0045652F" w:rsidRDefault="00774472">
      <w:pPr>
        <w:pStyle w:val="Ecran80"/>
        <w:rPr>
          <w:noProof w:val="0"/>
          <w:lang w:val="en-US"/>
        </w:rPr>
      </w:pPr>
      <w:r w:rsidRPr="0045652F">
        <w:rPr>
          <w:noProof w:val="0"/>
          <w:lang w:val="en-US"/>
        </w:rPr>
        <w:t xml:space="preserve">                                                                                </w:t>
      </w:r>
    </w:p>
    <w:p w14:paraId="3A8744A1" w14:textId="77777777" w:rsidR="00774472" w:rsidRPr="0045652F" w:rsidRDefault="00774472">
      <w:pPr>
        <w:pStyle w:val="Ecran80"/>
        <w:rPr>
          <w:noProof w:val="0"/>
          <w:lang w:val="en-US"/>
        </w:rPr>
      </w:pPr>
      <w:r w:rsidRPr="0045652F">
        <w:rPr>
          <w:noProof w:val="0"/>
          <w:lang w:val="en-US"/>
        </w:rPr>
        <w:t xml:space="preserve"> TIOA at logoff     ===&gt;                                                        </w:t>
      </w:r>
    </w:p>
    <w:p w14:paraId="7260B2F8" w14:textId="77777777" w:rsidR="00774472" w:rsidRPr="0045652F" w:rsidRDefault="00774472">
      <w:pPr>
        <w:pStyle w:val="Ecran80"/>
        <w:rPr>
          <w:noProof w:val="0"/>
          <w:lang w:val="en-US"/>
        </w:rPr>
      </w:pPr>
      <w:r w:rsidRPr="0045652F">
        <w:rPr>
          <w:noProof w:val="0"/>
          <w:lang w:val="en-US"/>
        </w:rPr>
        <w:t xml:space="preserve">                                                                                </w:t>
      </w:r>
    </w:p>
    <w:p w14:paraId="02BED62C" w14:textId="77777777" w:rsidR="00774472" w:rsidRPr="0045652F" w:rsidRDefault="00774472">
      <w:pPr>
        <w:pStyle w:val="Ecran80"/>
        <w:rPr>
          <w:noProof w:val="0"/>
          <w:lang w:val="en-US"/>
        </w:rPr>
      </w:pPr>
      <w:r w:rsidRPr="0045652F">
        <w:rPr>
          <w:noProof w:val="0"/>
          <w:lang w:val="en-US"/>
        </w:rPr>
        <w:t xml:space="preserve"> Initial Scenario   ===&gt;                   Final Scenario      ===&gt;             </w:t>
      </w:r>
    </w:p>
    <w:p w14:paraId="6E2B160C" w14:textId="77777777" w:rsidR="00774472" w:rsidRPr="0045652F" w:rsidRDefault="00774472">
      <w:pPr>
        <w:pStyle w:val="Ecran80"/>
        <w:rPr>
          <w:noProof w:val="0"/>
          <w:lang w:val="en-US"/>
        </w:rPr>
      </w:pPr>
      <w:r w:rsidRPr="0045652F">
        <w:rPr>
          <w:noProof w:val="0"/>
          <w:lang w:val="en-US"/>
        </w:rPr>
        <w:t xml:space="preserve"> Input Scenario     ===&gt;                   Output Scenario     ===&gt;             </w:t>
      </w:r>
    </w:p>
    <w:p w14:paraId="05F9AFD2" w14:textId="77777777" w:rsidR="00774472" w:rsidRPr="0045652F" w:rsidRDefault="00774472">
      <w:pPr>
        <w:pStyle w:val="Ecran80"/>
        <w:rPr>
          <w:noProof w:val="0"/>
          <w:lang w:val="en-US"/>
        </w:rPr>
      </w:pPr>
      <w:r w:rsidRPr="0045652F">
        <w:rPr>
          <w:noProof w:val="0"/>
          <w:lang w:val="en-US"/>
        </w:rPr>
        <w:t xml:space="preserve">                                                                                </w:t>
      </w:r>
    </w:p>
    <w:p w14:paraId="56DAAD3B" w14:textId="77777777" w:rsidR="00774472" w:rsidRPr="0045652F" w:rsidRDefault="00774472">
      <w:pPr>
        <w:pStyle w:val="Ecran80"/>
        <w:rPr>
          <w:noProof w:val="0"/>
          <w:lang w:val="en-US"/>
        </w:rPr>
      </w:pPr>
      <w:r w:rsidRPr="0045652F">
        <w:rPr>
          <w:noProof w:val="0"/>
          <w:lang w:val="en-US"/>
        </w:rPr>
        <w:t xml:space="preserve"> P1=Update                          P3=Return                       P12=Server  </w:t>
      </w:r>
    </w:p>
    <w:p w14:paraId="1E349524" w14:textId="77777777" w:rsidR="00774472" w:rsidRPr="0045652F" w:rsidRDefault="00774472">
      <w:pPr>
        <w:pStyle w:val="Ecran80"/>
        <w:rPr>
          <w:noProof w:val="0"/>
          <w:lang w:val="en-US"/>
        </w:rPr>
      </w:pPr>
      <w:r w:rsidRPr="0045652F">
        <w:rPr>
          <w:noProof w:val="0"/>
          <w:lang w:val="en-US"/>
        </w:rPr>
        <w:t xml:space="preserve">                                                                                </w:t>
      </w:r>
    </w:p>
    <w:p w14:paraId="624A3E59" w14:textId="77777777" w:rsidR="00774472" w:rsidRPr="0045652F" w:rsidRDefault="00774472">
      <w:pPr>
        <w:pStyle w:val="Caption"/>
        <w:rPr>
          <w:lang w:val="en-US"/>
        </w:rPr>
      </w:pPr>
      <w:bookmarkStart w:id="265" w:name="_Toc373484998"/>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30</w:t>
      </w:r>
      <w:r w:rsidRPr="0045652F">
        <w:rPr>
          <w:lang w:val="en-US"/>
        </w:rPr>
        <w:fldChar w:fldCharType="end"/>
      </w:r>
      <w:r w:rsidRPr="0045652F">
        <w:rPr>
          <w:lang w:val="en-US"/>
        </w:rPr>
        <w:t xml:space="preserve"> Page upload by HTTP with signon : Transactions ‘upl</w:t>
      </w:r>
      <w:bookmarkEnd w:id="264"/>
      <w:r w:rsidRPr="0045652F">
        <w:rPr>
          <w:lang w:val="en-US"/>
        </w:rPr>
        <w:t>xxx’</w:t>
      </w:r>
      <w:bookmarkEnd w:id="265"/>
    </w:p>
    <w:p w14:paraId="5546C5FB" w14:textId="77777777" w:rsidR="00774472" w:rsidRPr="0045652F" w:rsidRDefault="00774472">
      <w:pPr>
        <w:pStyle w:val="ListBullet"/>
        <w:spacing w:after="120"/>
        <w:rPr>
          <w:lang w:val="en-US"/>
        </w:rPr>
      </w:pPr>
      <w:r w:rsidRPr="0045652F">
        <w:rPr>
          <w:lang w:val="en-US"/>
        </w:rPr>
        <w:t xml:space="preserve">Use your security package </w:t>
      </w:r>
      <w:r w:rsidRPr="0045652F">
        <w:rPr>
          <w:szCs w:val="19"/>
          <w:lang w:val="en-US"/>
        </w:rPr>
        <w:t xml:space="preserve">(VIRTEL/SECURITE, RACF, TOP SECRET, ACF2) to grant access to resources </w:t>
      </w:r>
      <w:r w:rsidRPr="0045652F">
        <w:rPr>
          <w:lang w:val="en-US"/>
        </w:rPr>
        <w:t>W2H-71 and HTMLBAS (for users authorized to upload pages to the HTMLBAS directory) and/or to resources W2H-72 and W2H-DIR (for users authorized to upload pages to the W2H-DIR directory) and/or to resources W2H-73 and CLI-DIR (for users authorized to upload pages to the CLI-DIR directory).  For more details, refer to the “</w:t>
      </w:r>
      <w:r w:rsidRPr="0045652F">
        <w:rPr>
          <w:lang w:val="en-US"/>
        </w:rPr>
        <w:t>V</w:t>
      </w:r>
      <w:r w:rsidRPr="0045652F">
        <w:rPr>
          <w:lang w:val="en-US"/>
        </w:rPr>
        <w:t>irtel Security Guide” manual.</w:t>
      </w:r>
    </w:p>
    <w:p w14:paraId="17260C5F" w14:textId="77777777" w:rsidR="00774472" w:rsidRPr="0045652F" w:rsidRDefault="00774472">
      <w:pPr>
        <w:pStyle w:val="Heading5"/>
        <w:rPr>
          <w:lang w:val="en-US"/>
        </w:rPr>
      </w:pPr>
      <w:r w:rsidRPr="0045652F">
        <w:rPr>
          <w:lang w:val="en-US"/>
        </w:rPr>
        <w:t>Procedure for page upload secured by signon</w:t>
      </w:r>
    </w:p>
    <w:p w14:paraId="29B5585A" w14:textId="77777777" w:rsidR="00774472" w:rsidRPr="0045652F" w:rsidRDefault="00774472">
      <w:pPr>
        <w:pStyle w:val="ecran0"/>
        <w:rPr>
          <w:lang w:val="en-US"/>
        </w:rPr>
      </w:pPr>
      <w:r w:rsidRPr="0045652F">
        <w:rPr>
          <w:lang w:val="en-US"/>
        </w:rPr>
        <w:t xml:space="preserve">1. Display the </w:t>
      </w:r>
      <w:r w:rsidRPr="0045652F">
        <w:rPr>
          <w:i/>
          <w:iCs/>
          <w:lang w:val="en-US"/>
        </w:rPr>
        <w:t>upload4.htm</w:t>
      </w:r>
      <w:r w:rsidRPr="0045652F">
        <w:rPr>
          <w:lang w:val="en-US"/>
        </w:rPr>
        <w:t xml:space="preserve"> page by entering the URL </w:t>
      </w:r>
      <w:r w:rsidRPr="0045652F">
        <w:rPr>
          <w:i/>
          <w:iCs/>
          <w:lang w:val="en-US"/>
        </w:rPr>
        <w:t xml:space="preserve">http://ipaddr:port/SECURE/upload4.htm+dirlist </w:t>
      </w:r>
      <w:r w:rsidRPr="0045652F">
        <w:rPr>
          <w:lang w:val="en-US"/>
        </w:rPr>
        <w:t>in your browser, or by clicking the “Upload” link on the VIRTEL Web2Host welcome page.  Because the directory named SECURE is defined as a secure transaction, VIRTEL first requests the browser to display the password dialog box shown below:</w:t>
      </w:r>
    </w:p>
    <w:p w14:paraId="2D0B453F" w14:textId="4679D780" w:rsidR="00774472" w:rsidRPr="0045652F" w:rsidRDefault="000D520E">
      <w:pPr>
        <w:pStyle w:val="Caption"/>
        <w:rPr>
          <w:lang w:val="en-US"/>
        </w:rPr>
      </w:pPr>
      <w:r w:rsidRPr="0045652F">
        <w:rPr>
          <w:noProof/>
          <w:lang w:val="en-GB" w:eastAsia="zh-CN" w:bidi="he-IL"/>
        </w:rPr>
        <w:drawing>
          <wp:inline distT="0" distB="0" distL="0" distR="0" wp14:anchorId="5473E675" wp14:editId="16FB6C63">
            <wp:extent cx="3829050" cy="2419350"/>
            <wp:effectExtent l="0" t="0" r="0" b="0"/>
            <wp:docPr id="58" name="Picture 6" descr="SmartCapture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martCaptureSen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9050" cy="2419350"/>
                    </a:xfrm>
                    <a:prstGeom prst="rect">
                      <a:avLst/>
                    </a:prstGeom>
                    <a:noFill/>
                    <a:ln>
                      <a:noFill/>
                    </a:ln>
                  </pic:spPr>
                </pic:pic>
              </a:graphicData>
            </a:graphic>
          </wp:inline>
        </w:drawing>
      </w:r>
    </w:p>
    <w:p w14:paraId="246C3F7B" w14:textId="77777777" w:rsidR="00774472" w:rsidRPr="0045652F" w:rsidRDefault="00774472">
      <w:pPr>
        <w:pStyle w:val="Caption"/>
        <w:rPr>
          <w:lang w:val="en-US"/>
        </w:rPr>
      </w:pPr>
      <w:bookmarkStart w:id="266" w:name="_Toc71540955"/>
      <w:bookmarkStart w:id="267" w:name="_Toc373484999"/>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31</w:t>
      </w:r>
      <w:r w:rsidRPr="0045652F">
        <w:rPr>
          <w:lang w:val="en-US"/>
        </w:rPr>
        <w:fldChar w:fldCharType="end"/>
      </w:r>
      <w:r w:rsidRPr="0045652F">
        <w:rPr>
          <w:lang w:val="en-US"/>
        </w:rPr>
        <w:t xml:space="preserve"> Page upload by HTTP with signon : Entering the userid and password</w:t>
      </w:r>
      <w:bookmarkEnd w:id="266"/>
      <w:bookmarkEnd w:id="267"/>
    </w:p>
    <w:p w14:paraId="67CC10FF" w14:textId="77777777" w:rsidR="00774472" w:rsidRPr="0045652F" w:rsidRDefault="00774472">
      <w:pPr>
        <w:spacing w:after="120"/>
        <w:rPr>
          <w:lang w:val="en-US"/>
        </w:rPr>
      </w:pPr>
      <w:r w:rsidRPr="0045652F">
        <w:rPr>
          <w:lang w:val="en-US"/>
        </w:rPr>
        <w:t>The user must have authority to access the resource represented by the internal name of the page upload transaction for the desired directory.</w:t>
      </w:r>
    </w:p>
    <w:p w14:paraId="1AB4F323" w14:textId="77777777" w:rsidR="00774472" w:rsidRPr="0045652F" w:rsidRDefault="00774472">
      <w:pPr>
        <w:pStyle w:val="ecran0"/>
        <w:rPr>
          <w:lang w:val="en-US"/>
        </w:rPr>
      </w:pPr>
      <w:r w:rsidRPr="0045652F">
        <w:rPr>
          <w:lang w:val="en-US"/>
        </w:rPr>
        <w:t xml:space="preserve">2. After entering the user name and password, the </w:t>
      </w:r>
      <w:r w:rsidRPr="0045652F">
        <w:rPr>
          <w:i/>
          <w:iCs/>
          <w:lang w:val="en-US"/>
        </w:rPr>
        <w:t>upload4.htm</w:t>
      </w:r>
      <w:r w:rsidRPr="0045652F">
        <w:rPr>
          <w:lang w:val="en-US"/>
        </w:rPr>
        <w:t xml:space="preserve"> page will be displayed:</w:t>
      </w:r>
    </w:p>
    <w:p w14:paraId="2AE039CB" w14:textId="2C45D00D" w:rsidR="00774472" w:rsidRPr="0045652F" w:rsidRDefault="000D520E">
      <w:pPr>
        <w:pStyle w:val="Caption"/>
        <w:rPr>
          <w:lang w:val="en-US"/>
        </w:rPr>
      </w:pPr>
      <w:r w:rsidRPr="0045652F">
        <w:rPr>
          <w:noProof/>
          <w:lang w:val="en-GB" w:eastAsia="zh-CN" w:bidi="he-IL"/>
        </w:rPr>
        <w:drawing>
          <wp:inline distT="0" distB="0" distL="0" distR="0" wp14:anchorId="7D5CF86F" wp14:editId="5A313186">
            <wp:extent cx="5314950" cy="2905125"/>
            <wp:effectExtent l="0" t="0" r="0" b="9525"/>
            <wp:docPr id="57" name="Picture 7" descr="SmartCapture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CaptureSen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2905125"/>
                    </a:xfrm>
                    <a:prstGeom prst="rect">
                      <a:avLst/>
                    </a:prstGeom>
                    <a:noFill/>
                    <a:ln>
                      <a:noFill/>
                    </a:ln>
                  </pic:spPr>
                </pic:pic>
              </a:graphicData>
            </a:graphic>
          </wp:inline>
        </w:drawing>
      </w:r>
    </w:p>
    <w:p w14:paraId="7715DD6F" w14:textId="77777777" w:rsidR="00774472" w:rsidRPr="0045652F" w:rsidRDefault="00774472">
      <w:pPr>
        <w:pStyle w:val="Caption"/>
        <w:rPr>
          <w:lang w:val="en-US"/>
        </w:rPr>
      </w:pPr>
      <w:bookmarkStart w:id="268" w:name="_Toc71540956"/>
      <w:bookmarkStart w:id="269" w:name="_Toc373485000"/>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32</w:t>
      </w:r>
      <w:r w:rsidRPr="0045652F">
        <w:rPr>
          <w:lang w:val="en-US"/>
        </w:rPr>
        <w:fldChar w:fldCharType="end"/>
      </w:r>
      <w:r w:rsidRPr="0045652F">
        <w:rPr>
          <w:lang w:val="en-US"/>
        </w:rPr>
        <w:t xml:space="preserve"> Page upload by HTTP with signon : Displaying the </w:t>
      </w:r>
      <w:bookmarkEnd w:id="268"/>
      <w:r w:rsidRPr="0045652F">
        <w:rPr>
          <w:lang w:val="en-US"/>
        </w:rPr>
        <w:t>upload4.htm page</w:t>
      </w:r>
      <w:bookmarkEnd w:id="269"/>
    </w:p>
    <w:p w14:paraId="1CDCF079" w14:textId="77777777" w:rsidR="00774472" w:rsidRPr="0045652F" w:rsidRDefault="00774472">
      <w:pPr>
        <w:pStyle w:val="ecran0"/>
        <w:rPr>
          <w:lang w:val="en-US"/>
        </w:rPr>
      </w:pPr>
      <w:r w:rsidRPr="0045652F">
        <w:rPr>
          <w:lang w:val="en-US"/>
        </w:rPr>
        <w:t>3. Press the “Browse” button to display the file selection dialog:</w:t>
      </w:r>
    </w:p>
    <w:p w14:paraId="63022341" w14:textId="4C268BC0" w:rsidR="00774472" w:rsidRPr="0045652F" w:rsidRDefault="000D520E">
      <w:pPr>
        <w:pStyle w:val="Caption"/>
        <w:rPr>
          <w:lang w:val="en-US"/>
        </w:rPr>
      </w:pPr>
      <w:r w:rsidRPr="0045652F">
        <w:rPr>
          <w:noProof/>
          <w:lang w:val="en-GB" w:eastAsia="zh-CN" w:bidi="he-IL"/>
        </w:rPr>
        <w:drawing>
          <wp:inline distT="0" distB="0" distL="0" distR="0" wp14:anchorId="72B3A3AC" wp14:editId="6C31C384">
            <wp:extent cx="5362575" cy="3305175"/>
            <wp:effectExtent l="0" t="0" r="9525" b="9525"/>
            <wp:docPr id="56" name="Picture 8" descr="SmartCapture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artCaptureSen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2575" cy="3305175"/>
                    </a:xfrm>
                    <a:prstGeom prst="rect">
                      <a:avLst/>
                    </a:prstGeom>
                    <a:noFill/>
                    <a:ln>
                      <a:noFill/>
                    </a:ln>
                  </pic:spPr>
                </pic:pic>
              </a:graphicData>
            </a:graphic>
          </wp:inline>
        </w:drawing>
      </w:r>
    </w:p>
    <w:p w14:paraId="640F5186" w14:textId="77777777" w:rsidR="00774472" w:rsidRPr="0045652F" w:rsidRDefault="00774472">
      <w:pPr>
        <w:pStyle w:val="Caption"/>
        <w:rPr>
          <w:lang w:val="en-US"/>
        </w:rPr>
      </w:pPr>
      <w:bookmarkStart w:id="270" w:name="_Toc71540957"/>
      <w:bookmarkStart w:id="271" w:name="_Toc37348500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33</w:t>
      </w:r>
      <w:r w:rsidRPr="0045652F">
        <w:rPr>
          <w:lang w:val="en-US"/>
        </w:rPr>
        <w:fldChar w:fldCharType="end"/>
      </w:r>
      <w:r w:rsidRPr="0045652F">
        <w:rPr>
          <w:lang w:val="en-US"/>
        </w:rPr>
        <w:t xml:space="preserve"> Page upload by HTTP with signon : File selection dialog</w:t>
      </w:r>
      <w:bookmarkEnd w:id="270"/>
      <w:bookmarkEnd w:id="271"/>
    </w:p>
    <w:p w14:paraId="3AB76483" w14:textId="77777777" w:rsidR="00774472" w:rsidRPr="0045652F" w:rsidRDefault="00774472">
      <w:pPr>
        <w:pStyle w:val="ecran0"/>
        <w:rPr>
          <w:lang w:val="en-US"/>
        </w:rPr>
      </w:pPr>
      <w:r w:rsidRPr="0045652F">
        <w:rPr>
          <w:lang w:val="en-US"/>
        </w:rPr>
        <w:t>4. Select the file you want to upload, then press the “Open” button.  The name of the selected file will be displayed in the input field:</w:t>
      </w:r>
    </w:p>
    <w:p w14:paraId="2897BF79" w14:textId="6AAA5375" w:rsidR="00774472" w:rsidRPr="0045652F" w:rsidRDefault="000D520E">
      <w:pPr>
        <w:pStyle w:val="Caption"/>
        <w:rPr>
          <w:lang w:val="en-US"/>
        </w:rPr>
      </w:pPr>
      <w:r w:rsidRPr="0045652F">
        <w:rPr>
          <w:noProof/>
          <w:lang w:val="en-GB" w:eastAsia="zh-CN" w:bidi="he-IL"/>
        </w:rPr>
        <w:drawing>
          <wp:inline distT="0" distB="0" distL="0" distR="0" wp14:anchorId="709AE64E" wp14:editId="509120F6">
            <wp:extent cx="5314950" cy="2905125"/>
            <wp:effectExtent l="0" t="0" r="0" b="9525"/>
            <wp:docPr id="55" name="Picture 9" descr="SmartCapture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CaptureSen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4950" cy="2905125"/>
                    </a:xfrm>
                    <a:prstGeom prst="rect">
                      <a:avLst/>
                    </a:prstGeom>
                    <a:noFill/>
                    <a:ln>
                      <a:noFill/>
                    </a:ln>
                  </pic:spPr>
                </pic:pic>
              </a:graphicData>
            </a:graphic>
          </wp:inline>
        </w:drawing>
      </w:r>
    </w:p>
    <w:p w14:paraId="60993C2D" w14:textId="77777777" w:rsidR="00774472" w:rsidRPr="0045652F" w:rsidRDefault="00774472">
      <w:pPr>
        <w:pStyle w:val="Caption"/>
        <w:rPr>
          <w:lang w:val="en-US"/>
        </w:rPr>
      </w:pPr>
      <w:bookmarkStart w:id="272" w:name="_Toc71540958"/>
      <w:bookmarkStart w:id="273" w:name="_Toc37348500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34</w:t>
      </w:r>
      <w:r w:rsidRPr="0045652F">
        <w:rPr>
          <w:lang w:val="en-US"/>
        </w:rPr>
        <w:fldChar w:fldCharType="end"/>
      </w:r>
      <w:r w:rsidRPr="0045652F">
        <w:rPr>
          <w:lang w:val="en-US"/>
        </w:rPr>
        <w:t xml:space="preserve"> Page upload by HTTP with signon : Sending the file</w:t>
      </w:r>
      <w:bookmarkEnd w:id="272"/>
      <w:bookmarkEnd w:id="273"/>
    </w:p>
    <w:p w14:paraId="71A68587" w14:textId="77777777" w:rsidR="00774472" w:rsidRPr="0045652F" w:rsidRDefault="00774472">
      <w:pPr>
        <w:pStyle w:val="ecran0"/>
        <w:rPr>
          <w:lang w:val="en-US"/>
        </w:rPr>
      </w:pPr>
      <w:r w:rsidRPr="0045652F">
        <w:rPr>
          <w:lang w:val="en-US"/>
        </w:rPr>
        <w:t>5. Press the button corresponding to the target directory (W2H-DIR in this example) to upload the file to VIRTEL.  VIRTEL stores the file in the chosen directory, and displays the result:</w:t>
      </w:r>
    </w:p>
    <w:p w14:paraId="1C5D7D90" w14:textId="7F385012" w:rsidR="00774472" w:rsidRPr="0045652F" w:rsidRDefault="000D520E">
      <w:pPr>
        <w:pStyle w:val="Caption"/>
        <w:rPr>
          <w:lang w:val="en-US"/>
        </w:rPr>
      </w:pPr>
      <w:r w:rsidRPr="0045652F">
        <w:rPr>
          <w:noProof/>
          <w:lang w:val="en-GB" w:eastAsia="zh-CN" w:bidi="he-IL"/>
        </w:rPr>
        <w:drawing>
          <wp:inline distT="0" distB="0" distL="0" distR="0" wp14:anchorId="0182430A" wp14:editId="64A73F67">
            <wp:extent cx="5314950" cy="5295900"/>
            <wp:effectExtent l="0" t="0" r="0" b="0"/>
            <wp:docPr id="54" name="Picture 10" descr="SmartCapture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CaptureSen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4950" cy="5295900"/>
                    </a:xfrm>
                    <a:prstGeom prst="rect">
                      <a:avLst/>
                    </a:prstGeom>
                    <a:noFill/>
                    <a:ln>
                      <a:noFill/>
                    </a:ln>
                  </pic:spPr>
                </pic:pic>
              </a:graphicData>
            </a:graphic>
          </wp:inline>
        </w:drawing>
      </w:r>
    </w:p>
    <w:p w14:paraId="49A6B7FB" w14:textId="77777777" w:rsidR="00774472" w:rsidRPr="0045652F" w:rsidRDefault="00774472">
      <w:pPr>
        <w:pStyle w:val="Caption"/>
        <w:rPr>
          <w:lang w:val="en-US"/>
        </w:rPr>
      </w:pPr>
      <w:bookmarkStart w:id="274" w:name="_Toc71540959"/>
      <w:bookmarkStart w:id="275" w:name="_Toc37348500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35</w:t>
      </w:r>
      <w:r w:rsidRPr="0045652F">
        <w:rPr>
          <w:lang w:val="en-US"/>
        </w:rPr>
        <w:fldChar w:fldCharType="end"/>
      </w:r>
      <w:r w:rsidRPr="0045652F">
        <w:rPr>
          <w:lang w:val="en-US"/>
        </w:rPr>
        <w:t xml:space="preserve"> Page upload by HTTP with signon : Confirmation of file upload</w:t>
      </w:r>
      <w:bookmarkEnd w:id="274"/>
      <w:bookmarkEnd w:id="275"/>
    </w:p>
    <w:p w14:paraId="1BECFAA4" w14:textId="77777777" w:rsidR="00774472" w:rsidRPr="0045652F" w:rsidRDefault="00774472">
      <w:pPr>
        <w:rPr>
          <w:lang w:val="en-US"/>
        </w:rPr>
      </w:pPr>
      <w:r w:rsidRPr="0045652F">
        <w:rPr>
          <w:lang w:val="en-US"/>
        </w:rPr>
        <w:t xml:space="preserve">Depending on the values specified in the directory definition, VIRTEL may convert the filename to upper case, and truncate the filename to a maximum length, before storing it in the directory.  The filename after conversion and truncation must not duplicate any other filename in the directory.  For example, when uploading to a directory defined using the default parameters (not case sensitive, with maximum filename length 8), the file </w:t>
      </w:r>
      <w:r w:rsidRPr="0045652F">
        <w:rPr>
          <w:i/>
          <w:iCs/>
          <w:lang w:val="en-US"/>
        </w:rPr>
        <w:t xml:space="preserve">links.gif </w:t>
      </w:r>
      <w:r w:rsidRPr="0045652F">
        <w:rPr>
          <w:lang w:val="en-US"/>
        </w:rPr>
        <w:t>would be stored under the name LINKS.GI</w:t>
      </w:r>
    </w:p>
    <w:p w14:paraId="6D5832FA" w14:textId="77777777" w:rsidR="00774472" w:rsidRPr="0045652F" w:rsidRDefault="00774472">
      <w:pPr>
        <w:rPr>
          <w:lang w:val="en-US"/>
        </w:rPr>
      </w:pPr>
    </w:p>
    <w:p w14:paraId="6BA89302" w14:textId="77777777" w:rsidR="00700EC7" w:rsidRPr="00700EC7" w:rsidRDefault="00700EC7" w:rsidP="00700EC7">
      <w:pPr>
        <w:pStyle w:val="Heading4"/>
        <w:keepLines/>
        <w:pageBreakBefore/>
        <w:rPr>
          <w:lang w:val="en-US"/>
        </w:rPr>
      </w:pPr>
      <w:bookmarkStart w:id="276" w:name="_Ref71002200"/>
      <w:bookmarkStart w:id="277" w:name="_Ref71002206"/>
      <w:bookmarkStart w:id="278" w:name="_Toc71540626"/>
      <w:bookmarkStart w:id="279" w:name="_Toc93997014"/>
      <w:bookmarkEnd w:id="212"/>
      <w:bookmarkEnd w:id="213"/>
      <w:bookmarkEnd w:id="214"/>
      <w:bookmarkEnd w:id="222"/>
      <w:bookmarkEnd w:id="223"/>
      <w:r>
        <w:rPr>
          <w:lang w:val="en-US"/>
        </w:rPr>
        <w:t xml:space="preserve">Uploading </w:t>
      </w:r>
      <w:r w:rsidRPr="00700EC7">
        <w:rPr>
          <w:lang w:val="en-US"/>
        </w:rPr>
        <w:t xml:space="preserve">pages </w:t>
      </w:r>
      <w:r>
        <w:rPr>
          <w:lang w:val="en-US"/>
        </w:rPr>
        <w:t>by drag and drop</w:t>
      </w:r>
    </w:p>
    <w:p w14:paraId="3D1CAD09" w14:textId="77777777" w:rsidR="00700EC7" w:rsidRPr="00700EC7" w:rsidRDefault="00700EC7" w:rsidP="00700EC7">
      <w:pPr>
        <w:rPr>
          <w:lang w:val="en-US"/>
        </w:rPr>
      </w:pPr>
      <w:r>
        <w:rPr>
          <w:lang w:val="en-US"/>
        </w:rPr>
        <w:t xml:space="preserve">The </w:t>
      </w:r>
      <w:r w:rsidRPr="00700EC7">
        <w:rPr>
          <w:lang w:val="en-US"/>
        </w:rPr>
        <w:t>VIRTEL</w:t>
      </w:r>
      <w:r>
        <w:rPr>
          <w:lang w:val="en-US"/>
        </w:rPr>
        <w:t xml:space="preserve"> administrator can upload pages to a VIRTEL directory using the drag and drop upload interface with the </w:t>
      </w:r>
      <w:r w:rsidR="009543E7">
        <w:rPr>
          <w:b/>
          <w:lang w:val="en-US"/>
        </w:rPr>
        <w:t>Firefox</w:t>
      </w:r>
      <w:r w:rsidR="009543E7">
        <w:rPr>
          <w:lang w:val="en-US"/>
        </w:rPr>
        <w:t xml:space="preserve"> or </w:t>
      </w:r>
      <w:r w:rsidR="009543E7" w:rsidRPr="00700EC7">
        <w:rPr>
          <w:b/>
          <w:lang w:val="en-US"/>
        </w:rPr>
        <w:t>Chrome</w:t>
      </w:r>
      <w:r w:rsidR="009543E7">
        <w:rPr>
          <w:lang w:val="en-US"/>
        </w:rPr>
        <w:t xml:space="preserve"> </w:t>
      </w:r>
      <w:r>
        <w:rPr>
          <w:lang w:val="en-US"/>
        </w:rPr>
        <w:t>browser. This method has the advantage that multiple pages can be uploaded to a VIRTEL directory (for</w:t>
      </w:r>
      <w:r w:rsidRPr="00700EC7">
        <w:rPr>
          <w:lang w:val="en-US"/>
        </w:rPr>
        <w:t xml:space="preserve"> ex</w:t>
      </w:r>
      <w:r>
        <w:rPr>
          <w:lang w:val="en-US"/>
        </w:rPr>
        <w:t>a</w:t>
      </w:r>
      <w:r w:rsidRPr="00700EC7">
        <w:rPr>
          <w:lang w:val="en-US"/>
        </w:rPr>
        <w:t>mple</w:t>
      </w:r>
      <w:r>
        <w:rPr>
          <w:lang w:val="en-US"/>
        </w:rPr>
        <w:t>,</w:t>
      </w:r>
      <w:r w:rsidRPr="00700EC7">
        <w:rPr>
          <w:lang w:val="en-US"/>
        </w:rPr>
        <w:t xml:space="preserve"> W2H-DIR</w:t>
      </w:r>
      <w:r>
        <w:rPr>
          <w:lang w:val="en-US"/>
        </w:rPr>
        <w:t>) in a single operation</w:t>
      </w:r>
      <w:r w:rsidRPr="00700EC7">
        <w:rPr>
          <w:lang w:val="en-US"/>
        </w:rPr>
        <w:t>.</w:t>
      </w:r>
    </w:p>
    <w:p w14:paraId="10270F1C" w14:textId="77777777" w:rsidR="00700EC7" w:rsidRPr="00700EC7" w:rsidRDefault="00700EC7" w:rsidP="00700EC7">
      <w:pPr>
        <w:pStyle w:val="Heading5"/>
        <w:rPr>
          <w:lang w:val="en-US"/>
        </w:rPr>
      </w:pPr>
      <w:r>
        <w:rPr>
          <w:lang w:val="en-US"/>
        </w:rPr>
        <w:t xml:space="preserve">Upload interface in the </w:t>
      </w:r>
      <w:r w:rsidRPr="00700EC7">
        <w:rPr>
          <w:lang w:val="en-US"/>
        </w:rPr>
        <w:t>VIRTEL</w:t>
      </w:r>
      <w:r>
        <w:rPr>
          <w:lang w:val="en-US"/>
        </w:rPr>
        <w:t xml:space="preserve"> menu</w:t>
      </w:r>
    </w:p>
    <w:p w14:paraId="457B5AAC" w14:textId="77777777" w:rsidR="00700EC7" w:rsidRPr="00700EC7" w:rsidRDefault="00700EC7" w:rsidP="00700EC7">
      <w:pPr>
        <w:pStyle w:val="ecran0"/>
        <w:rPr>
          <w:lang w:val="en-US"/>
        </w:rPr>
      </w:pPr>
      <w:r>
        <w:rPr>
          <w:lang w:val="en-US"/>
        </w:rPr>
        <w:t xml:space="preserve">After clicking on the </w:t>
      </w:r>
      <w:r w:rsidRPr="00700EC7">
        <w:rPr>
          <w:b/>
          <w:lang w:val="en-US"/>
        </w:rPr>
        <w:t>Drag &amp; Drop Upload</w:t>
      </w:r>
      <w:r w:rsidRPr="00700EC7">
        <w:rPr>
          <w:lang w:val="en-US"/>
        </w:rPr>
        <w:t xml:space="preserve"> </w:t>
      </w:r>
      <w:r>
        <w:rPr>
          <w:lang w:val="en-US"/>
        </w:rPr>
        <w:t xml:space="preserve">link on the </w:t>
      </w:r>
      <w:r w:rsidRPr="00700EC7">
        <w:rPr>
          <w:lang w:val="en-US"/>
        </w:rPr>
        <w:t xml:space="preserve">VIRTEL </w:t>
      </w:r>
      <w:r>
        <w:rPr>
          <w:lang w:val="en-US"/>
        </w:rPr>
        <w:t>Web Access menu (</w:t>
      </w:r>
      <w:r w:rsidRPr="00700EC7">
        <w:rPr>
          <w:lang w:val="en-US"/>
        </w:rPr>
        <w:t xml:space="preserve">URL </w:t>
      </w:r>
      <w:r w:rsidRPr="009543E7">
        <w:rPr>
          <w:i/>
          <w:lang w:val="en-US"/>
        </w:rPr>
        <w:t>http://n.n.n.n:41001</w:t>
      </w:r>
      <w:r>
        <w:rPr>
          <w:lang w:val="en-US"/>
        </w:rPr>
        <w:t>)</w:t>
      </w:r>
      <w:r w:rsidRPr="00700EC7">
        <w:rPr>
          <w:lang w:val="en-US"/>
        </w:rPr>
        <w:t xml:space="preserve">, </w:t>
      </w:r>
      <w:r>
        <w:rPr>
          <w:lang w:val="en-US"/>
        </w:rPr>
        <w:t xml:space="preserve">the </w:t>
      </w:r>
      <w:r w:rsidRPr="00700EC7">
        <w:rPr>
          <w:lang w:val="en-US"/>
        </w:rPr>
        <w:t xml:space="preserve">VIRTEL </w:t>
      </w:r>
      <w:r>
        <w:rPr>
          <w:lang w:val="en-US"/>
        </w:rPr>
        <w:t>administrator</w:t>
      </w:r>
      <w:r w:rsidRPr="00700EC7">
        <w:rPr>
          <w:lang w:val="en-US"/>
        </w:rPr>
        <w:t xml:space="preserve"> </w:t>
      </w:r>
      <w:r>
        <w:rPr>
          <w:lang w:val="en-US"/>
        </w:rPr>
        <w:t>will be presented with a signon screen, followed by the drag and drop upload interface screen shown below</w:t>
      </w:r>
      <w:r w:rsidRPr="00700EC7">
        <w:rPr>
          <w:lang w:val="en-US"/>
        </w:rPr>
        <w:t>:</w:t>
      </w:r>
    </w:p>
    <w:p w14:paraId="2852467D" w14:textId="282DB72B" w:rsidR="00700EC7" w:rsidRPr="00700EC7" w:rsidRDefault="000D520E" w:rsidP="00700EC7">
      <w:pPr>
        <w:rPr>
          <w:lang w:val="en-US"/>
        </w:rPr>
      </w:pPr>
      <w:r w:rsidRPr="00700EC7">
        <w:rPr>
          <w:noProof/>
          <w:lang w:val="en-GB" w:eastAsia="zh-CN" w:bidi="he-IL"/>
        </w:rPr>
        <w:drawing>
          <wp:inline distT="0" distB="0" distL="0" distR="0" wp14:anchorId="7D527E1E" wp14:editId="059B0C26">
            <wp:extent cx="5286375" cy="2305050"/>
            <wp:effectExtent l="0" t="0" r="9525" b="0"/>
            <wp:docPr id="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6375" cy="2305050"/>
                    </a:xfrm>
                    <a:prstGeom prst="rect">
                      <a:avLst/>
                    </a:prstGeom>
                    <a:noFill/>
                    <a:ln>
                      <a:noFill/>
                    </a:ln>
                  </pic:spPr>
                </pic:pic>
              </a:graphicData>
            </a:graphic>
          </wp:inline>
        </w:drawing>
      </w:r>
    </w:p>
    <w:p w14:paraId="7766E041" w14:textId="77777777" w:rsidR="00700EC7" w:rsidRPr="00700EC7" w:rsidRDefault="00700EC7" w:rsidP="00700EC7">
      <w:pPr>
        <w:pStyle w:val="Caption"/>
        <w:rPr>
          <w:lang w:val="en-US"/>
        </w:rPr>
      </w:pPr>
      <w:bookmarkStart w:id="280" w:name="_Toc338324183"/>
      <w:bookmarkStart w:id="281" w:name="_Toc373485004"/>
      <w:r w:rsidRPr="00700EC7">
        <w:rPr>
          <w:lang w:val="en-US"/>
        </w:rPr>
        <w:t xml:space="preserve">Figure </w:t>
      </w:r>
      <w:r w:rsidRPr="00700EC7">
        <w:rPr>
          <w:lang w:val="en-US"/>
        </w:rPr>
        <w:fldChar w:fldCharType="begin"/>
      </w:r>
      <w:r w:rsidRPr="00700EC7">
        <w:rPr>
          <w:lang w:val="en-US"/>
        </w:rPr>
        <w:instrText xml:space="preserve"> STYLEREF 1 \s </w:instrText>
      </w:r>
      <w:r w:rsidRPr="00700EC7">
        <w:rPr>
          <w:lang w:val="en-US"/>
        </w:rPr>
        <w:fldChar w:fldCharType="separate"/>
      </w:r>
      <w:r w:rsidR="00A87DE6">
        <w:rPr>
          <w:noProof/>
          <w:lang w:val="en-US"/>
        </w:rPr>
        <w:t>1</w:t>
      </w:r>
      <w:r w:rsidRPr="00700EC7">
        <w:rPr>
          <w:lang w:val="en-US"/>
        </w:rPr>
        <w:fldChar w:fldCharType="end"/>
      </w:r>
      <w:r w:rsidRPr="00700EC7">
        <w:rPr>
          <w:lang w:val="en-US"/>
        </w:rPr>
        <w:noBreakHyphen/>
      </w:r>
      <w:r w:rsidRPr="00700EC7">
        <w:rPr>
          <w:lang w:val="en-US"/>
        </w:rPr>
        <w:fldChar w:fldCharType="begin"/>
      </w:r>
      <w:r w:rsidRPr="00700EC7">
        <w:rPr>
          <w:lang w:val="en-US"/>
        </w:rPr>
        <w:instrText xml:space="preserve"> SEQ Figure \* ARABIC \s 1 </w:instrText>
      </w:r>
      <w:r w:rsidRPr="00700EC7">
        <w:rPr>
          <w:lang w:val="en-US"/>
        </w:rPr>
        <w:fldChar w:fldCharType="separate"/>
      </w:r>
      <w:r w:rsidR="00A87DE6">
        <w:rPr>
          <w:noProof/>
          <w:lang w:val="en-US"/>
        </w:rPr>
        <w:t>36</w:t>
      </w:r>
      <w:r w:rsidRPr="00700EC7">
        <w:rPr>
          <w:lang w:val="en-US"/>
        </w:rPr>
        <w:fldChar w:fldCharType="end"/>
      </w:r>
      <w:r w:rsidRPr="00700EC7">
        <w:rPr>
          <w:lang w:val="en-US"/>
        </w:rPr>
        <w:t xml:space="preserve"> </w:t>
      </w:r>
      <w:r w:rsidR="0057645A">
        <w:rPr>
          <w:lang w:val="en-US"/>
        </w:rPr>
        <w:t>Drag and drop upload interface</w:t>
      </w:r>
      <w:bookmarkEnd w:id="280"/>
      <w:bookmarkEnd w:id="281"/>
    </w:p>
    <w:p w14:paraId="40B61C51" w14:textId="77777777" w:rsidR="00700EC7" w:rsidRPr="00700EC7" w:rsidRDefault="00EA212E" w:rsidP="00700EC7">
      <w:pPr>
        <w:rPr>
          <w:lang w:val="en-US"/>
        </w:rPr>
      </w:pPr>
      <w:r>
        <w:rPr>
          <w:lang w:val="en-US"/>
        </w:rPr>
        <w:t xml:space="preserve">The administrator can then select one or more files using the workstation graphical user interface, drag them to the upload interface screen, and drop them on the button representing the VIRTEL directory </w:t>
      </w:r>
      <w:r w:rsidR="00700EC7" w:rsidRPr="00700EC7">
        <w:rPr>
          <w:lang w:val="en-US"/>
        </w:rPr>
        <w:t>(</w:t>
      </w:r>
      <w:r>
        <w:rPr>
          <w:lang w:val="en-US"/>
        </w:rPr>
        <w:t>for</w:t>
      </w:r>
      <w:r w:rsidR="00700EC7" w:rsidRPr="00700EC7">
        <w:rPr>
          <w:lang w:val="en-US"/>
        </w:rPr>
        <w:t xml:space="preserve"> ex</w:t>
      </w:r>
      <w:r>
        <w:rPr>
          <w:lang w:val="en-US"/>
        </w:rPr>
        <w:t>a</w:t>
      </w:r>
      <w:r w:rsidR="00700EC7" w:rsidRPr="00700EC7">
        <w:rPr>
          <w:lang w:val="en-US"/>
        </w:rPr>
        <w:t>mple</w:t>
      </w:r>
      <w:r>
        <w:rPr>
          <w:lang w:val="en-US"/>
        </w:rPr>
        <w:t>,</w:t>
      </w:r>
      <w:r w:rsidR="00700EC7" w:rsidRPr="00700EC7">
        <w:rPr>
          <w:lang w:val="en-US"/>
        </w:rPr>
        <w:t xml:space="preserve"> CLI-DIR). </w:t>
      </w:r>
      <w:r>
        <w:rPr>
          <w:lang w:val="en-US"/>
        </w:rPr>
        <w:t>Files in zipped archive may need to be extracted to a temporary directory first</w:t>
      </w:r>
      <w:r w:rsidR="00700EC7" w:rsidRPr="00700EC7">
        <w:rPr>
          <w:lang w:val="en-US"/>
        </w:rPr>
        <w:t>.</w:t>
      </w:r>
    </w:p>
    <w:p w14:paraId="25692F43" w14:textId="77777777" w:rsidR="00700EC7" w:rsidRPr="00700EC7" w:rsidRDefault="00535436" w:rsidP="00535436">
      <w:pPr>
        <w:pStyle w:val="Heading5"/>
        <w:rPr>
          <w:lang w:val="en-US"/>
        </w:rPr>
      </w:pPr>
      <w:r>
        <w:rPr>
          <w:lang w:val="en-US"/>
        </w:rPr>
        <w:t>Displaying upload results</w:t>
      </w:r>
    </w:p>
    <w:p w14:paraId="4F46DD07" w14:textId="7CC0B6D0" w:rsidR="00700EC7" w:rsidRPr="00700EC7" w:rsidRDefault="000D520E" w:rsidP="00700EC7">
      <w:pPr>
        <w:rPr>
          <w:lang w:val="en-US"/>
        </w:rPr>
      </w:pPr>
      <w:r w:rsidRPr="00700EC7">
        <w:rPr>
          <w:noProof/>
          <w:lang w:val="en-GB" w:eastAsia="zh-CN" w:bidi="he-IL"/>
        </w:rPr>
        <w:drawing>
          <wp:inline distT="0" distB="0" distL="0" distR="0" wp14:anchorId="60BD3A89" wp14:editId="736820D6">
            <wp:extent cx="5248275" cy="3933825"/>
            <wp:effectExtent l="0" t="0" r="9525" b="9525"/>
            <wp:docPr id="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8275" cy="3933825"/>
                    </a:xfrm>
                    <a:prstGeom prst="rect">
                      <a:avLst/>
                    </a:prstGeom>
                    <a:noFill/>
                    <a:ln>
                      <a:noFill/>
                    </a:ln>
                  </pic:spPr>
                </pic:pic>
              </a:graphicData>
            </a:graphic>
          </wp:inline>
        </w:drawing>
      </w:r>
    </w:p>
    <w:p w14:paraId="6C9A3E84" w14:textId="77777777" w:rsidR="00700EC7" w:rsidRPr="00700EC7" w:rsidRDefault="00700EC7" w:rsidP="00700EC7">
      <w:pPr>
        <w:pStyle w:val="Caption"/>
        <w:rPr>
          <w:lang w:val="en-US"/>
        </w:rPr>
      </w:pPr>
      <w:bookmarkStart w:id="282" w:name="_Toc338324184"/>
      <w:bookmarkStart w:id="283" w:name="_Toc373485005"/>
      <w:r w:rsidRPr="00700EC7">
        <w:rPr>
          <w:lang w:val="en-US"/>
        </w:rPr>
        <w:t xml:space="preserve">Figure </w:t>
      </w:r>
      <w:r w:rsidRPr="00700EC7">
        <w:rPr>
          <w:lang w:val="en-US"/>
        </w:rPr>
        <w:fldChar w:fldCharType="begin"/>
      </w:r>
      <w:r w:rsidRPr="00700EC7">
        <w:rPr>
          <w:lang w:val="en-US"/>
        </w:rPr>
        <w:instrText xml:space="preserve"> STYLEREF 1 \s </w:instrText>
      </w:r>
      <w:r w:rsidRPr="00700EC7">
        <w:rPr>
          <w:lang w:val="en-US"/>
        </w:rPr>
        <w:fldChar w:fldCharType="separate"/>
      </w:r>
      <w:r w:rsidR="00A87DE6">
        <w:rPr>
          <w:noProof/>
          <w:lang w:val="en-US"/>
        </w:rPr>
        <w:t>1</w:t>
      </w:r>
      <w:r w:rsidRPr="00700EC7">
        <w:rPr>
          <w:lang w:val="en-US"/>
        </w:rPr>
        <w:fldChar w:fldCharType="end"/>
      </w:r>
      <w:r w:rsidRPr="00700EC7">
        <w:rPr>
          <w:lang w:val="en-US"/>
        </w:rPr>
        <w:noBreakHyphen/>
      </w:r>
      <w:r w:rsidRPr="00700EC7">
        <w:rPr>
          <w:lang w:val="en-US"/>
        </w:rPr>
        <w:fldChar w:fldCharType="begin"/>
      </w:r>
      <w:r w:rsidRPr="00700EC7">
        <w:rPr>
          <w:lang w:val="en-US"/>
        </w:rPr>
        <w:instrText xml:space="preserve"> SEQ Figure \* ARABIC \s 1 </w:instrText>
      </w:r>
      <w:r w:rsidRPr="00700EC7">
        <w:rPr>
          <w:lang w:val="en-US"/>
        </w:rPr>
        <w:fldChar w:fldCharType="separate"/>
      </w:r>
      <w:r w:rsidR="00A87DE6">
        <w:rPr>
          <w:noProof/>
          <w:lang w:val="en-US"/>
        </w:rPr>
        <w:t>37</w:t>
      </w:r>
      <w:r w:rsidRPr="00700EC7">
        <w:rPr>
          <w:lang w:val="en-US"/>
        </w:rPr>
        <w:fldChar w:fldCharType="end"/>
      </w:r>
      <w:r w:rsidRPr="00700EC7">
        <w:rPr>
          <w:lang w:val="en-US"/>
        </w:rPr>
        <w:t xml:space="preserve"> </w:t>
      </w:r>
      <w:r w:rsidR="00535436">
        <w:rPr>
          <w:lang w:val="en-US"/>
        </w:rPr>
        <w:t>Displaying upload results</w:t>
      </w:r>
      <w:bookmarkEnd w:id="282"/>
      <w:bookmarkEnd w:id="283"/>
    </w:p>
    <w:p w14:paraId="745D3A26" w14:textId="77777777" w:rsidR="003A02BA" w:rsidRDefault="00535436" w:rsidP="00700EC7">
      <w:pPr>
        <w:rPr>
          <w:lang w:val="en-US"/>
        </w:rPr>
      </w:pPr>
      <w:r>
        <w:rPr>
          <w:lang w:val="en-US"/>
        </w:rPr>
        <w:t xml:space="preserve">The </w:t>
      </w:r>
      <w:r w:rsidR="00700EC7" w:rsidRPr="00700EC7">
        <w:rPr>
          <w:lang w:val="en-US"/>
        </w:rPr>
        <w:t>r</w:t>
      </w:r>
      <w:r>
        <w:rPr>
          <w:lang w:val="en-US"/>
        </w:rPr>
        <w:t>e</w:t>
      </w:r>
      <w:r w:rsidR="00700EC7" w:rsidRPr="00700EC7">
        <w:rPr>
          <w:lang w:val="en-US"/>
        </w:rPr>
        <w:t xml:space="preserve">sults </w:t>
      </w:r>
      <w:r>
        <w:rPr>
          <w:lang w:val="en-US"/>
        </w:rPr>
        <w:t xml:space="preserve">of the upload are displayed on the screen with a return code for each file </w:t>
      </w:r>
      <w:r w:rsidR="00700EC7" w:rsidRPr="00700EC7">
        <w:rPr>
          <w:lang w:val="en-US"/>
        </w:rPr>
        <w:t>upload</w:t>
      </w:r>
      <w:r>
        <w:rPr>
          <w:lang w:val="en-US"/>
        </w:rPr>
        <w:t>ed</w:t>
      </w:r>
      <w:r w:rsidR="00700EC7" w:rsidRPr="00700EC7">
        <w:rPr>
          <w:lang w:val="en-US"/>
        </w:rPr>
        <w:t xml:space="preserve">. </w:t>
      </w:r>
      <w:r>
        <w:rPr>
          <w:lang w:val="en-US"/>
        </w:rPr>
        <w:t>Each file should produce the</w:t>
      </w:r>
      <w:r w:rsidR="00700EC7" w:rsidRPr="00700EC7">
        <w:rPr>
          <w:lang w:val="en-US"/>
        </w:rPr>
        <w:t xml:space="preserve"> message </w:t>
      </w:r>
      <w:r w:rsidR="00700EC7" w:rsidRPr="00700EC7">
        <w:rPr>
          <w:b/>
          <w:bCs/>
          <w:color w:val="000000"/>
          <w:sz w:val="18"/>
          <w:szCs w:val="18"/>
          <w:shd w:val="clear" w:color="auto" w:fill="FFFFFF"/>
          <w:lang w:val="en-US"/>
        </w:rPr>
        <w:t xml:space="preserve">RETURN CODE IS: 00  </w:t>
      </w:r>
      <w:r>
        <w:rPr>
          <w:lang w:val="en-US"/>
        </w:rPr>
        <w:t>In addition, by clicking on</w:t>
      </w:r>
      <w:r w:rsidR="00700EC7" w:rsidRPr="00700EC7">
        <w:rPr>
          <w:b/>
          <w:lang w:val="en-US"/>
        </w:rPr>
        <w:t xml:space="preserve"> +</w:t>
      </w:r>
      <w:r w:rsidR="00605656">
        <w:rPr>
          <w:lang w:val="en-US"/>
        </w:rPr>
        <w:t xml:space="preserve"> or</w:t>
      </w:r>
      <w:r w:rsidR="00700EC7" w:rsidRPr="00700EC7">
        <w:rPr>
          <w:lang w:val="en-US"/>
        </w:rPr>
        <w:t xml:space="preserve"> </w:t>
      </w:r>
      <w:r w:rsidR="00700EC7" w:rsidRPr="00535436">
        <w:rPr>
          <w:b/>
          <w:lang w:val="en-US"/>
        </w:rPr>
        <w:t>-</w:t>
      </w:r>
      <w:r w:rsidR="00700EC7" w:rsidRPr="00700EC7">
        <w:rPr>
          <w:lang w:val="en-US"/>
        </w:rPr>
        <w:t xml:space="preserve">, </w:t>
      </w:r>
      <w:r>
        <w:rPr>
          <w:lang w:val="en-US"/>
        </w:rPr>
        <w:t xml:space="preserve">the </w:t>
      </w:r>
      <w:r w:rsidR="00700EC7" w:rsidRPr="00700EC7">
        <w:rPr>
          <w:lang w:val="en-US"/>
        </w:rPr>
        <w:t>administrat</w:t>
      </w:r>
      <w:r>
        <w:rPr>
          <w:lang w:val="en-US"/>
        </w:rPr>
        <w:t>or</w:t>
      </w:r>
      <w:r w:rsidR="00700EC7" w:rsidRPr="00700EC7">
        <w:rPr>
          <w:lang w:val="en-US"/>
        </w:rPr>
        <w:t xml:space="preserve"> </w:t>
      </w:r>
      <w:r>
        <w:rPr>
          <w:lang w:val="en-US"/>
        </w:rPr>
        <w:t>can open and close the detail display for each file uploaded</w:t>
      </w:r>
      <w:r w:rsidR="00700EC7" w:rsidRPr="00700EC7">
        <w:rPr>
          <w:lang w:val="en-US"/>
        </w:rPr>
        <w:t>.</w:t>
      </w:r>
    </w:p>
    <w:p w14:paraId="378CA8BC" w14:textId="77777777" w:rsidR="003A02BA" w:rsidRDefault="00B04BD0" w:rsidP="00B04BD0">
      <w:pPr>
        <w:pStyle w:val="Heading5"/>
        <w:keepLines/>
        <w:rPr>
          <w:lang w:val="en-US"/>
        </w:rPr>
      </w:pPr>
      <w:r>
        <w:rPr>
          <w:lang w:val="en-US"/>
        </w:rPr>
        <w:t>Upload summary report</w:t>
      </w:r>
    </w:p>
    <w:p w14:paraId="2A32018D" w14:textId="77777777" w:rsidR="003A02BA" w:rsidRPr="003A02BA" w:rsidRDefault="003A02BA" w:rsidP="00B04BD0">
      <w:pPr>
        <w:keepNext/>
        <w:keepLines/>
        <w:rPr>
          <w:lang w:val="en-US"/>
        </w:rPr>
      </w:pPr>
      <w:r w:rsidRPr="003A02BA">
        <w:rPr>
          <w:lang w:val="en-US"/>
        </w:rPr>
        <w:t>After multiple files have been uploaded, the drag and drop upload interface will display a summary showing the number of files processed with return code 00, and, in case of error, the number of files which failed to upload non-zero return codes.</w:t>
      </w:r>
    </w:p>
    <w:p w14:paraId="5B723C1D" w14:textId="77777777" w:rsidR="003A02BA" w:rsidRPr="003A02BA" w:rsidRDefault="003A02BA" w:rsidP="00B04BD0">
      <w:pPr>
        <w:keepNext/>
        <w:keepLines/>
        <w:rPr>
          <w:lang w:val="en-US"/>
        </w:rPr>
      </w:pPr>
    </w:p>
    <w:p w14:paraId="4878FFB9" w14:textId="77777777" w:rsidR="003A02BA" w:rsidRPr="003A02BA" w:rsidRDefault="003A02BA" w:rsidP="00B04BD0">
      <w:pPr>
        <w:keepNext/>
        <w:keepLines/>
        <w:rPr>
          <w:lang w:val="en-US"/>
        </w:rPr>
      </w:pPr>
      <w:r w:rsidRPr="003A02BA">
        <w:rPr>
          <w:lang w:val="en-US"/>
        </w:rPr>
        <w:t>The summary is not displayed when files are dragged and dropped one at a time.</w:t>
      </w:r>
    </w:p>
    <w:p w14:paraId="64F73838" w14:textId="77777777" w:rsidR="003A02BA" w:rsidRPr="003A02BA" w:rsidRDefault="003A02BA" w:rsidP="00B04BD0">
      <w:pPr>
        <w:keepNext/>
        <w:keepLines/>
        <w:rPr>
          <w:lang w:val="en-US"/>
        </w:rPr>
      </w:pPr>
    </w:p>
    <w:p w14:paraId="7B349847" w14:textId="77777777" w:rsidR="00B04BD0" w:rsidRDefault="003A02BA" w:rsidP="00B04BD0">
      <w:pPr>
        <w:pStyle w:val="ecran0"/>
        <w:rPr>
          <w:lang w:val="en-US"/>
        </w:rPr>
      </w:pPr>
      <w:r w:rsidRPr="003A02BA">
        <w:rPr>
          <w:lang w:val="en-US"/>
        </w:rPr>
        <w:t xml:space="preserve">In this example, one file has failed to upload because of an invalid </w:t>
      </w:r>
      <w:r w:rsidR="00B04BD0" w:rsidRPr="003A02BA">
        <w:rPr>
          <w:lang w:val="en-US"/>
        </w:rPr>
        <w:t xml:space="preserve">VIRTEL </w:t>
      </w:r>
      <w:r w:rsidRPr="003A02BA">
        <w:rPr>
          <w:lang w:val="en-US"/>
        </w:rPr>
        <w:t>tag, and the user has clicked on the + sign to the left of the file to expand the error messages:</w:t>
      </w:r>
    </w:p>
    <w:p w14:paraId="2BC2D720" w14:textId="3C333B89" w:rsidR="00700EC7" w:rsidRPr="003A02BA" w:rsidRDefault="000D520E" w:rsidP="003A02BA">
      <w:pPr>
        <w:rPr>
          <w:lang w:val="en-US"/>
        </w:rPr>
      </w:pPr>
      <w:r w:rsidRPr="00B04BD0">
        <w:rPr>
          <w:noProof/>
          <w:lang w:val="en-GB" w:eastAsia="zh-CN" w:bidi="he-IL"/>
        </w:rPr>
        <w:drawing>
          <wp:inline distT="0" distB="0" distL="0" distR="0" wp14:anchorId="567B85E4" wp14:editId="374A65E1">
            <wp:extent cx="5162550" cy="2400300"/>
            <wp:effectExtent l="0" t="0" r="0" b="0"/>
            <wp:docPr id="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2550" cy="2400300"/>
                    </a:xfrm>
                    <a:prstGeom prst="rect">
                      <a:avLst/>
                    </a:prstGeom>
                    <a:noFill/>
                    <a:ln>
                      <a:noFill/>
                    </a:ln>
                  </pic:spPr>
                </pic:pic>
              </a:graphicData>
            </a:graphic>
          </wp:inline>
        </w:drawing>
      </w:r>
    </w:p>
    <w:p w14:paraId="6CC3BFDD" w14:textId="77777777" w:rsidR="00B04BD0" w:rsidRPr="00700EC7" w:rsidRDefault="00B04BD0" w:rsidP="00B04BD0">
      <w:pPr>
        <w:pStyle w:val="Caption"/>
        <w:rPr>
          <w:lang w:val="en-US"/>
        </w:rPr>
      </w:pPr>
      <w:bookmarkStart w:id="284" w:name="_Toc373485006"/>
      <w:r w:rsidRPr="00700EC7">
        <w:rPr>
          <w:lang w:val="en-US"/>
        </w:rPr>
        <w:t xml:space="preserve">Figure </w:t>
      </w:r>
      <w:r w:rsidRPr="00700EC7">
        <w:rPr>
          <w:lang w:val="en-US"/>
        </w:rPr>
        <w:fldChar w:fldCharType="begin"/>
      </w:r>
      <w:r w:rsidRPr="00700EC7">
        <w:rPr>
          <w:lang w:val="en-US"/>
        </w:rPr>
        <w:instrText xml:space="preserve"> STYLEREF 1 \s </w:instrText>
      </w:r>
      <w:r w:rsidRPr="00700EC7">
        <w:rPr>
          <w:lang w:val="en-US"/>
        </w:rPr>
        <w:fldChar w:fldCharType="separate"/>
      </w:r>
      <w:r w:rsidR="00A87DE6">
        <w:rPr>
          <w:noProof/>
          <w:lang w:val="en-US"/>
        </w:rPr>
        <w:t>1</w:t>
      </w:r>
      <w:r w:rsidRPr="00700EC7">
        <w:rPr>
          <w:lang w:val="en-US"/>
        </w:rPr>
        <w:fldChar w:fldCharType="end"/>
      </w:r>
      <w:r w:rsidRPr="00700EC7">
        <w:rPr>
          <w:lang w:val="en-US"/>
        </w:rPr>
        <w:noBreakHyphen/>
      </w:r>
      <w:r w:rsidRPr="00700EC7">
        <w:rPr>
          <w:lang w:val="en-US"/>
        </w:rPr>
        <w:fldChar w:fldCharType="begin"/>
      </w:r>
      <w:r w:rsidRPr="00700EC7">
        <w:rPr>
          <w:lang w:val="en-US"/>
        </w:rPr>
        <w:instrText xml:space="preserve"> SEQ Figure \* ARABIC \s 1 </w:instrText>
      </w:r>
      <w:r w:rsidRPr="00700EC7">
        <w:rPr>
          <w:lang w:val="en-US"/>
        </w:rPr>
        <w:fldChar w:fldCharType="separate"/>
      </w:r>
      <w:r w:rsidR="00A87DE6">
        <w:rPr>
          <w:noProof/>
          <w:lang w:val="en-US"/>
        </w:rPr>
        <w:t>38</w:t>
      </w:r>
      <w:r w:rsidRPr="00700EC7">
        <w:rPr>
          <w:lang w:val="en-US"/>
        </w:rPr>
        <w:fldChar w:fldCharType="end"/>
      </w:r>
      <w:r w:rsidRPr="00700EC7">
        <w:rPr>
          <w:lang w:val="en-US"/>
        </w:rPr>
        <w:t xml:space="preserve"> </w:t>
      </w:r>
      <w:r>
        <w:rPr>
          <w:lang w:val="en-US"/>
        </w:rPr>
        <w:t>Upload summary report</w:t>
      </w:r>
      <w:bookmarkEnd w:id="284"/>
    </w:p>
    <w:p w14:paraId="2CA467F0" w14:textId="77777777" w:rsidR="00700EC7" w:rsidRPr="00700EC7" w:rsidRDefault="00700EC7" w:rsidP="00700EC7">
      <w:pPr>
        <w:pStyle w:val="Heading5"/>
        <w:rPr>
          <w:lang w:val="en-US"/>
        </w:rPr>
      </w:pPr>
      <w:r w:rsidRPr="00700EC7">
        <w:rPr>
          <w:lang w:val="en-US"/>
        </w:rPr>
        <w:t>Extractin</w:t>
      </w:r>
      <w:r w:rsidR="00605656">
        <w:rPr>
          <w:lang w:val="en-US"/>
        </w:rPr>
        <w:t xml:space="preserve">g upload </w:t>
      </w:r>
      <w:r w:rsidRPr="00700EC7">
        <w:rPr>
          <w:lang w:val="en-US"/>
        </w:rPr>
        <w:t>r</w:t>
      </w:r>
      <w:r w:rsidR="00605656">
        <w:rPr>
          <w:lang w:val="en-US"/>
        </w:rPr>
        <w:t>e</w:t>
      </w:r>
      <w:r w:rsidRPr="00700EC7">
        <w:rPr>
          <w:lang w:val="en-US"/>
        </w:rPr>
        <w:t xml:space="preserve">sults </w:t>
      </w:r>
      <w:r w:rsidR="00605656">
        <w:rPr>
          <w:lang w:val="en-US"/>
        </w:rPr>
        <w:t xml:space="preserve">as an </w:t>
      </w:r>
      <w:r w:rsidRPr="00700EC7">
        <w:rPr>
          <w:lang w:val="en-US"/>
        </w:rPr>
        <w:t>Excel</w:t>
      </w:r>
      <w:r w:rsidR="00605656">
        <w:rPr>
          <w:lang w:val="en-US"/>
        </w:rPr>
        <w:t xml:space="preserve"> spreadsheet</w:t>
      </w:r>
    </w:p>
    <w:p w14:paraId="3A343655" w14:textId="47A814BC" w:rsidR="00700EC7" w:rsidRPr="00700EC7" w:rsidRDefault="00605656" w:rsidP="00700EC7">
      <w:pPr>
        <w:rPr>
          <w:lang w:val="en-US"/>
        </w:rPr>
      </w:pPr>
      <w:r>
        <w:rPr>
          <w:lang w:val="en-US"/>
        </w:rPr>
        <w:t xml:space="preserve">The </w:t>
      </w:r>
      <w:r w:rsidRPr="00700EC7">
        <w:rPr>
          <w:lang w:val="en-US"/>
        </w:rPr>
        <w:t>Excel</w:t>
      </w:r>
      <w:r>
        <w:rPr>
          <w:lang w:val="en-US"/>
        </w:rPr>
        <w:t xml:space="preserve"> button</w:t>
      </w:r>
      <w:r w:rsidR="00700EC7" w:rsidRPr="00700EC7">
        <w:rPr>
          <w:lang w:val="en-US"/>
        </w:rPr>
        <w:t xml:space="preserve"> </w:t>
      </w:r>
      <w:r w:rsidR="000D520E" w:rsidRPr="00700EC7">
        <w:rPr>
          <w:noProof/>
          <w:lang w:val="en-GB" w:eastAsia="zh-CN" w:bidi="he-IL"/>
        </w:rPr>
        <w:drawing>
          <wp:inline distT="0" distB="0" distL="0" distR="0" wp14:anchorId="5BCC59C9" wp14:editId="6733C20B">
            <wp:extent cx="152400" cy="152400"/>
            <wp:effectExtent l="0" t="0" r="0" b="0"/>
            <wp:docPr id="50" name="Picture 14" descr="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ce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00EC7" w:rsidRPr="00700EC7">
        <w:rPr>
          <w:lang w:val="en-US"/>
        </w:rPr>
        <w:t xml:space="preserve"> </w:t>
      </w:r>
      <w:r>
        <w:rPr>
          <w:lang w:val="en-US"/>
        </w:rPr>
        <w:t xml:space="preserve">allows the administrator to </w:t>
      </w:r>
      <w:r w:rsidR="00700EC7" w:rsidRPr="00700EC7">
        <w:rPr>
          <w:lang w:val="en-US"/>
        </w:rPr>
        <w:t>export</w:t>
      </w:r>
      <w:r>
        <w:rPr>
          <w:lang w:val="en-US"/>
        </w:rPr>
        <w:t xml:space="preserve"> the results log as a .</w:t>
      </w:r>
      <w:r w:rsidR="00700EC7" w:rsidRPr="00700EC7">
        <w:rPr>
          <w:lang w:val="en-US"/>
        </w:rPr>
        <w:t>SLK</w:t>
      </w:r>
      <w:r>
        <w:rPr>
          <w:lang w:val="en-US"/>
        </w:rPr>
        <w:t xml:space="preserve"> file which can be opened as an Excel spreadsheet</w:t>
      </w:r>
      <w:r w:rsidR="00700EC7" w:rsidRPr="00700EC7">
        <w:rPr>
          <w:lang w:val="en-US"/>
        </w:rPr>
        <w:t>.</w:t>
      </w:r>
    </w:p>
    <w:p w14:paraId="0015340C" w14:textId="77777777" w:rsidR="00700EC7" w:rsidRPr="00700EC7" w:rsidRDefault="00700EC7" w:rsidP="00700EC7">
      <w:pPr>
        <w:rPr>
          <w:lang w:val="en-US"/>
        </w:rPr>
      </w:pP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2163"/>
        <w:gridCol w:w="2072"/>
        <w:gridCol w:w="2110"/>
      </w:tblGrid>
      <w:tr w:rsidR="00700EC7" w:rsidRPr="00700EC7" w14:paraId="6B3BD14A" w14:textId="77777777" w:rsidTr="00073547">
        <w:tc>
          <w:tcPr>
            <w:tcW w:w="2605" w:type="dxa"/>
            <w:shd w:val="clear" w:color="auto" w:fill="auto"/>
          </w:tcPr>
          <w:p w14:paraId="487A69AE" w14:textId="77777777" w:rsidR="00700EC7" w:rsidRPr="00700EC7" w:rsidRDefault="00700EC7" w:rsidP="00073547">
            <w:pPr>
              <w:ind w:left="0"/>
              <w:rPr>
                <w:lang w:val="en-US"/>
              </w:rPr>
            </w:pPr>
            <w:r w:rsidRPr="00700EC7">
              <w:rPr>
                <w:lang w:val="en-US"/>
              </w:rPr>
              <w:t>directory</w:t>
            </w:r>
          </w:p>
        </w:tc>
        <w:tc>
          <w:tcPr>
            <w:tcW w:w="2605" w:type="dxa"/>
            <w:shd w:val="clear" w:color="auto" w:fill="auto"/>
          </w:tcPr>
          <w:p w14:paraId="1B351055" w14:textId="77777777" w:rsidR="00700EC7" w:rsidRPr="00700EC7" w:rsidRDefault="00700EC7" w:rsidP="00073547">
            <w:pPr>
              <w:ind w:left="0"/>
              <w:rPr>
                <w:lang w:val="en-US"/>
              </w:rPr>
            </w:pPr>
            <w:r w:rsidRPr="00700EC7">
              <w:rPr>
                <w:lang w:val="en-US"/>
              </w:rPr>
              <w:t>file name</w:t>
            </w:r>
          </w:p>
        </w:tc>
        <w:tc>
          <w:tcPr>
            <w:tcW w:w="2606" w:type="dxa"/>
            <w:shd w:val="clear" w:color="auto" w:fill="auto"/>
          </w:tcPr>
          <w:p w14:paraId="5DC03F01" w14:textId="77777777" w:rsidR="00700EC7" w:rsidRPr="00700EC7" w:rsidRDefault="00700EC7" w:rsidP="00073547">
            <w:pPr>
              <w:ind w:left="0"/>
              <w:rPr>
                <w:lang w:val="en-US"/>
              </w:rPr>
            </w:pPr>
            <w:r w:rsidRPr="00700EC7">
              <w:rPr>
                <w:lang w:val="en-US"/>
              </w:rPr>
              <w:t>report</w:t>
            </w:r>
          </w:p>
        </w:tc>
        <w:tc>
          <w:tcPr>
            <w:tcW w:w="2606" w:type="dxa"/>
            <w:shd w:val="clear" w:color="auto" w:fill="auto"/>
          </w:tcPr>
          <w:p w14:paraId="333DF70F" w14:textId="77777777" w:rsidR="00700EC7" w:rsidRPr="00700EC7" w:rsidRDefault="00700EC7" w:rsidP="00073547">
            <w:pPr>
              <w:ind w:left="0"/>
              <w:rPr>
                <w:lang w:val="en-US"/>
              </w:rPr>
            </w:pPr>
            <w:r w:rsidRPr="00700EC7">
              <w:rPr>
                <w:lang w:val="en-US"/>
              </w:rPr>
              <w:t>time</w:t>
            </w:r>
          </w:p>
        </w:tc>
      </w:tr>
      <w:tr w:rsidR="00700EC7" w:rsidRPr="00700EC7" w14:paraId="4CD66B8D" w14:textId="77777777" w:rsidTr="00073547">
        <w:tc>
          <w:tcPr>
            <w:tcW w:w="2605" w:type="dxa"/>
            <w:shd w:val="clear" w:color="auto" w:fill="auto"/>
          </w:tcPr>
          <w:p w14:paraId="70D8F1BA" w14:textId="77777777" w:rsidR="00700EC7" w:rsidRPr="00700EC7" w:rsidRDefault="00700EC7" w:rsidP="00073547">
            <w:pPr>
              <w:ind w:left="0"/>
              <w:rPr>
                <w:lang w:val="en-US"/>
              </w:rPr>
            </w:pPr>
            <w:r w:rsidRPr="00700EC7">
              <w:rPr>
                <w:lang w:val="en-US"/>
              </w:rPr>
              <w:t xml:space="preserve">CLI-DIR </w:t>
            </w:r>
          </w:p>
        </w:tc>
        <w:tc>
          <w:tcPr>
            <w:tcW w:w="2605" w:type="dxa"/>
            <w:shd w:val="clear" w:color="auto" w:fill="auto"/>
          </w:tcPr>
          <w:p w14:paraId="4DBE5180" w14:textId="77777777" w:rsidR="00700EC7" w:rsidRPr="00700EC7" w:rsidRDefault="00700EC7" w:rsidP="00073547">
            <w:pPr>
              <w:ind w:left="0"/>
              <w:rPr>
                <w:lang w:val="en-US"/>
              </w:rPr>
            </w:pPr>
            <w:r w:rsidRPr="00700EC7">
              <w:rPr>
                <w:lang w:val="en-US"/>
              </w:rPr>
              <w:t>custom.css</w:t>
            </w:r>
          </w:p>
        </w:tc>
        <w:tc>
          <w:tcPr>
            <w:tcW w:w="2606" w:type="dxa"/>
            <w:shd w:val="clear" w:color="auto" w:fill="auto"/>
          </w:tcPr>
          <w:p w14:paraId="194968C1" w14:textId="77777777" w:rsidR="00700EC7" w:rsidRPr="00700EC7" w:rsidRDefault="00700EC7" w:rsidP="00073547">
            <w:pPr>
              <w:ind w:left="0"/>
              <w:rPr>
                <w:lang w:val="en-US"/>
              </w:rPr>
            </w:pPr>
            <w:r w:rsidRPr="00700EC7">
              <w:rPr>
                <w:lang w:val="en-US"/>
              </w:rPr>
              <w:t xml:space="preserve">RETURN CODE IS: 00  </w:t>
            </w:r>
          </w:p>
        </w:tc>
        <w:tc>
          <w:tcPr>
            <w:tcW w:w="2606" w:type="dxa"/>
            <w:shd w:val="clear" w:color="auto" w:fill="auto"/>
          </w:tcPr>
          <w:p w14:paraId="30447201" w14:textId="77777777" w:rsidR="00700EC7" w:rsidRPr="00700EC7" w:rsidRDefault="00700EC7" w:rsidP="00073547">
            <w:pPr>
              <w:ind w:left="0"/>
              <w:rPr>
                <w:lang w:val="en-US"/>
              </w:rPr>
            </w:pPr>
            <w:r w:rsidRPr="00700EC7">
              <w:rPr>
                <w:lang w:val="en-US"/>
              </w:rPr>
              <w:t xml:space="preserve">Thu, 13 Sep 2012 08:13:16 GMT           </w:t>
            </w:r>
          </w:p>
        </w:tc>
      </w:tr>
      <w:tr w:rsidR="00700EC7" w:rsidRPr="00700EC7" w14:paraId="7068EB33" w14:textId="77777777" w:rsidTr="00073547">
        <w:tc>
          <w:tcPr>
            <w:tcW w:w="2605" w:type="dxa"/>
            <w:shd w:val="clear" w:color="auto" w:fill="auto"/>
          </w:tcPr>
          <w:p w14:paraId="58E8DC3C" w14:textId="77777777" w:rsidR="00700EC7" w:rsidRPr="00700EC7" w:rsidRDefault="00700EC7" w:rsidP="00073547">
            <w:pPr>
              <w:ind w:left="0"/>
              <w:rPr>
                <w:lang w:val="en-US"/>
              </w:rPr>
            </w:pPr>
            <w:r w:rsidRPr="00700EC7">
              <w:rPr>
                <w:lang w:val="en-US"/>
              </w:rPr>
              <w:t xml:space="preserve">CLI-DIR </w:t>
            </w:r>
          </w:p>
        </w:tc>
        <w:tc>
          <w:tcPr>
            <w:tcW w:w="2605" w:type="dxa"/>
            <w:shd w:val="clear" w:color="auto" w:fill="auto"/>
          </w:tcPr>
          <w:p w14:paraId="7855C5BB" w14:textId="77777777" w:rsidR="00700EC7" w:rsidRPr="00700EC7" w:rsidRDefault="00700EC7" w:rsidP="00073547">
            <w:pPr>
              <w:ind w:left="0"/>
              <w:rPr>
                <w:lang w:val="en-US"/>
              </w:rPr>
            </w:pPr>
            <w:r w:rsidRPr="00700EC7">
              <w:rPr>
                <w:lang w:val="en-US"/>
              </w:rPr>
              <w:t>custom.js</w:t>
            </w:r>
          </w:p>
        </w:tc>
        <w:tc>
          <w:tcPr>
            <w:tcW w:w="2606" w:type="dxa"/>
            <w:shd w:val="clear" w:color="auto" w:fill="auto"/>
          </w:tcPr>
          <w:p w14:paraId="0D8F9245" w14:textId="77777777" w:rsidR="00700EC7" w:rsidRPr="00700EC7" w:rsidRDefault="00700EC7" w:rsidP="00073547">
            <w:pPr>
              <w:ind w:left="0"/>
              <w:rPr>
                <w:lang w:val="en-US"/>
              </w:rPr>
            </w:pPr>
            <w:r w:rsidRPr="00700EC7">
              <w:rPr>
                <w:lang w:val="en-US"/>
              </w:rPr>
              <w:t xml:space="preserve">RETURN CODE IS: 00  </w:t>
            </w:r>
          </w:p>
        </w:tc>
        <w:tc>
          <w:tcPr>
            <w:tcW w:w="2606" w:type="dxa"/>
            <w:shd w:val="clear" w:color="auto" w:fill="auto"/>
          </w:tcPr>
          <w:p w14:paraId="57EB13F1" w14:textId="77777777" w:rsidR="00700EC7" w:rsidRPr="00700EC7" w:rsidRDefault="00700EC7" w:rsidP="00073547">
            <w:pPr>
              <w:ind w:left="0"/>
              <w:rPr>
                <w:lang w:val="en-US"/>
              </w:rPr>
            </w:pPr>
            <w:r w:rsidRPr="00700EC7">
              <w:rPr>
                <w:lang w:val="en-US"/>
              </w:rPr>
              <w:t xml:space="preserve">Thu, 13 Sep 2012 08:13:16 GMT           </w:t>
            </w:r>
          </w:p>
        </w:tc>
      </w:tr>
    </w:tbl>
    <w:p w14:paraId="0413FDE4" w14:textId="0B833058" w:rsidR="00700EC7" w:rsidRPr="00700EC7" w:rsidRDefault="00605656" w:rsidP="00700EC7">
      <w:pPr>
        <w:rPr>
          <w:lang w:val="en-US"/>
        </w:rPr>
      </w:pPr>
      <w:r>
        <w:rPr>
          <w:lang w:val="en-US"/>
        </w:rPr>
        <w:t xml:space="preserve">The Delete </w:t>
      </w:r>
      <w:r w:rsidR="00700EC7" w:rsidRPr="00700EC7">
        <w:rPr>
          <w:lang w:val="en-US"/>
        </w:rPr>
        <w:t>but</w:t>
      </w:r>
      <w:r>
        <w:rPr>
          <w:lang w:val="en-US"/>
        </w:rPr>
        <w:t>t</w:t>
      </w:r>
      <w:r w:rsidR="00700EC7" w:rsidRPr="00700EC7">
        <w:rPr>
          <w:lang w:val="en-US"/>
        </w:rPr>
        <w:t xml:space="preserve">on </w:t>
      </w:r>
      <w:r w:rsidR="000D520E" w:rsidRPr="00700EC7">
        <w:rPr>
          <w:noProof/>
          <w:lang w:val="en-GB" w:eastAsia="zh-CN" w:bidi="he-IL"/>
        </w:rPr>
        <w:drawing>
          <wp:inline distT="0" distB="0" distL="0" distR="0" wp14:anchorId="499D6BAE" wp14:editId="38616597">
            <wp:extent cx="152400" cy="152400"/>
            <wp:effectExtent l="0" t="0" r="0" b="0"/>
            <wp:docPr id="49" name="Picture 15" descr="tr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s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00EC7" w:rsidRPr="00700EC7">
        <w:rPr>
          <w:lang w:val="en-US"/>
        </w:rPr>
        <w:t xml:space="preserve"> </w:t>
      </w:r>
      <w:r>
        <w:rPr>
          <w:lang w:val="en-US"/>
        </w:rPr>
        <w:t>allows the administrator to clear the results log</w:t>
      </w:r>
      <w:r w:rsidR="00700EC7" w:rsidRPr="00700EC7">
        <w:rPr>
          <w:lang w:val="en-US"/>
        </w:rPr>
        <w:t>.</w:t>
      </w:r>
    </w:p>
    <w:p w14:paraId="0DFFB8C5" w14:textId="77777777" w:rsidR="00774472" w:rsidRPr="0045652F" w:rsidRDefault="00774472">
      <w:pPr>
        <w:pStyle w:val="Heading4"/>
        <w:pageBreakBefore/>
        <w:rPr>
          <w:lang w:val="en-US"/>
        </w:rPr>
      </w:pPr>
      <w:r w:rsidRPr="0045652F">
        <w:rPr>
          <w:lang w:val="en-US"/>
        </w:rPr>
        <w:t>Uploading pages in batch</w:t>
      </w:r>
    </w:p>
    <w:p w14:paraId="26602619" w14:textId="77777777" w:rsidR="00774472" w:rsidRPr="0045652F" w:rsidRDefault="00774472">
      <w:pPr>
        <w:pStyle w:val="Heading5"/>
        <w:rPr>
          <w:lang w:val="en-US"/>
        </w:rPr>
      </w:pPr>
      <w:r w:rsidRPr="0045652F">
        <w:rPr>
          <w:lang w:val="en-US"/>
        </w:rPr>
        <w:t>Uploading with cURL</w:t>
      </w:r>
    </w:p>
    <w:p w14:paraId="51A26054" w14:textId="77777777" w:rsidR="00774472" w:rsidRPr="0045652F" w:rsidRDefault="00774472">
      <w:pPr>
        <w:rPr>
          <w:lang w:val="en-US"/>
        </w:rPr>
      </w:pPr>
      <w:r w:rsidRPr="0045652F">
        <w:rPr>
          <w:lang w:val="en-US"/>
        </w:rPr>
        <w:fldChar w:fldCharType="begin"/>
      </w:r>
      <w:r w:rsidRPr="0045652F">
        <w:rPr>
          <w:lang w:val="en-US"/>
        </w:rPr>
        <w:instrText xml:space="preserve"> XE "Upload:Batch cURL" </w:instrText>
      </w:r>
      <w:r w:rsidRPr="0045652F">
        <w:rPr>
          <w:lang w:val="en-US"/>
        </w:rPr>
        <w:fldChar w:fldCharType="end"/>
      </w:r>
      <w:r w:rsidRPr="0045652F">
        <w:rPr>
          <w:lang w:val="en-US"/>
        </w:rPr>
        <w:fldChar w:fldCharType="begin"/>
      </w:r>
      <w:r w:rsidRPr="0045652F">
        <w:rPr>
          <w:lang w:val="en-US"/>
        </w:rPr>
        <w:instrText xml:space="preserve"> XE "cURL:Batch upload" </w:instrText>
      </w:r>
      <w:r w:rsidRPr="0045652F">
        <w:rPr>
          <w:lang w:val="en-US"/>
        </w:rPr>
        <w:fldChar w:fldCharType="end"/>
      </w:r>
      <w:r w:rsidRPr="0045652F">
        <w:rPr>
          <w:lang w:val="en-US"/>
        </w:rPr>
        <w:t xml:space="preserve">You can upload multiple pages (or other elements) at a time from a Windows workstation by using a command-line HTTP-client program, such as </w:t>
      </w:r>
      <w:r w:rsidRPr="0045652F">
        <w:rPr>
          <w:b/>
          <w:bCs/>
          <w:i/>
          <w:iCs/>
          <w:lang w:val="en-US"/>
        </w:rPr>
        <w:t>cURL</w:t>
      </w:r>
      <w:r w:rsidRPr="0045652F">
        <w:rPr>
          <w:lang w:val="en-US"/>
        </w:rPr>
        <w:t xml:space="preserve"> from </w:t>
      </w:r>
      <w:hyperlink r:id="rId40" w:history="1">
        <w:r w:rsidRPr="0045652F">
          <w:rPr>
            <w:rStyle w:val="Hyperlink"/>
            <w:lang w:val="en-US"/>
          </w:rPr>
          <w:t>www.ha</w:t>
        </w:r>
        <w:r w:rsidRPr="0045652F">
          <w:rPr>
            <w:rStyle w:val="Hyperlink"/>
            <w:lang w:val="en-US"/>
          </w:rPr>
          <w:t>x</w:t>
        </w:r>
        <w:r w:rsidRPr="0045652F">
          <w:rPr>
            <w:rStyle w:val="Hyperlink"/>
            <w:lang w:val="en-US"/>
          </w:rPr>
          <w:t>x.se</w:t>
        </w:r>
      </w:hyperlink>
      <w:r w:rsidRPr="0045652F">
        <w:rPr>
          <w:lang w:val="en-US"/>
        </w:rPr>
        <w:t>.</w:t>
      </w:r>
    </w:p>
    <w:p w14:paraId="5D5648C9" w14:textId="77777777" w:rsidR="00774472" w:rsidRPr="0045652F" w:rsidRDefault="00774472">
      <w:pPr>
        <w:rPr>
          <w:lang w:val="en-US"/>
        </w:rPr>
      </w:pPr>
    </w:p>
    <w:p w14:paraId="523331CB" w14:textId="77777777" w:rsidR="00774472" w:rsidRPr="0045652F" w:rsidRDefault="00774472">
      <w:pPr>
        <w:rPr>
          <w:lang w:val="en-US"/>
        </w:rPr>
      </w:pPr>
      <w:r w:rsidRPr="0045652F">
        <w:rPr>
          <w:lang w:val="en-US"/>
        </w:rPr>
        <w:t xml:space="preserve">The following example shows a Windows command to upload all files of type </w:t>
      </w:r>
      <w:r w:rsidRPr="0045652F">
        <w:rPr>
          <w:b/>
          <w:bCs/>
          <w:i/>
          <w:iCs/>
          <w:lang w:val="en-US"/>
        </w:rPr>
        <w:t>.htm</w:t>
      </w:r>
      <w:r w:rsidRPr="0045652F">
        <w:rPr>
          <w:lang w:val="en-US"/>
        </w:rPr>
        <w:t xml:space="preserve"> from the current directory to VIRTEL:</w:t>
      </w:r>
    </w:p>
    <w:p w14:paraId="110A0C5F" w14:textId="77777777" w:rsidR="00774472" w:rsidRPr="0045652F" w:rsidRDefault="00774472">
      <w:pPr>
        <w:rPr>
          <w:lang w:val="en-US"/>
        </w:rPr>
      </w:pPr>
    </w:p>
    <w:p w14:paraId="498940E6" w14:textId="77777777" w:rsidR="00774472" w:rsidRPr="0045652F" w:rsidRDefault="00774472">
      <w:pPr>
        <w:pStyle w:val="Listing"/>
        <w:rPr>
          <w:lang w:val="en-US"/>
        </w:rPr>
      </w:pPr>
      <w:r w:rsidRPr="0045652F">
        <w:rPr>
          <w:lang w:val="en-US"/>
        </w:rPr>
        <w:t>for %F in (*.htm) do curl -v -F "file=@%F;type=text/html" -u virdba:virdbapw http://192.168.235.30:41001/SECURE/virmsg.txt+uplbas</w:t>
      </w:r>
    </w:p>
    <w:p w14:paraId="318B8DB9" w14:textId="77777777" w:rsidR="00774472" w:rsidRPr="0045652F" w:rsidRDefault="00774472">
      <w:pPr>
        <w:rPr>
          <w:lang w:val="en-US"/>
        </w:rPr>
      </w:pPr>
    </w:p>
    <w:p w14:paraId="51C8C7B3" w14:textId="77777777" w:rsidR="00774472" w:rsidRPr="0045652F" w:rsidRDefault="00774472">
      <w:pPr>
        <w:rPr>
          <w:lang w:val="en-US"/>
        </w:rPr>
      </w:pPr>
      <w:r w:rsidRPr="0045652F">
        <w:rPr>
          <w:lang w:val="en-US"/>
        </w:rPr>
        <w:t>In this example:</w:t>
      </w:r>
    </w:p>
    <w:p w14:paraId="1EA20189" w14:textId="77777777" w:rsidR="00774472" w:rsidRPr="0045652F" w:rsidRDefault="00774472">
      <w:pPr>
        <w:pStyle w:val="DtailRefChamp"/>
        <w:rPr>
          <w:lang w:val="en-US"/>
        </w:rPr>
      </w:pPr>
      <w:r w:rsidRPr="0045652F">
        <w:rPr>
          <w:b/>
          <w:bCs/>
          <w:i/>
          <w:iCs/>
          <w:lang w:val="en-US"/>
        </w:rPr>
        <w:t>*.htm</w:t>
      </w:r>
      <w:r w:rsidRPr="0045652F">
        <w:rPr>
          <w:lang w:val="en-US"/>
        </w:rPr>
        <w:t xml:space="preserve"> = the files to be uploaded</w:t>
      </w:r>
    </w:p>
    <w:p w14:paraId="4821A0A3" w14:textId="77777777" w:rsidR="00774472" w:rsidRPr="0045652F" w:rsidRDefault="00774472">
      <w:pPr>
        <w:pStyle w:val="DtailRefChamp"/>
        <w:rPr>
          <w:lang w:val="en-US"/>
        </w:rPr>
      </w:pPr>
      <w:r w:rsidRPr="0045652F">
        <w:rPr>
          <w:b/>
          <w:bCs/>
          <w:i/>
          <w:iCs/>
          <w:lang w:val="en-US"/>
        </w:rPr>
        <w:t>virdba:virdbapw</w:t>
      </w:r>
      <w:r w:rsidRPr="0045652F">
        <w:rPr>
          <w:lang w:val="en-US"/>
        </w:rPr>
        <w:t xml:space="preserve"> = userid and password for VIRTEL</w:t>
      </w:r>
    </w:p>
    <w:p w14:paraId="4D1C6C13" w14:textId="77777777" w:rsidR="00774472" w:rsidRPr="0045652F" w:rsidRDefault="00774472">
      <w:pPr>
        <w:pStyle w:val="DtailRefChamp"/>
        <w:rPr>
          <w:lang w:val="en-US"/>
        </w:rPr>
      </w:pPr>
      <w:r w:rsidRPr="0045652F">
        <w:rPr>
          <w:b/>
          <w:bCs/>
          <w:i/>
          <w:iCs/>
          <w:lang w:val="en-US"/>
        </w:rPr>
        <w:t>192.168.235.30:41001</w:t>
      </w:r>
      <w:r w:rsidRPr="0045652F">
        <w:rPr>
          <w:lang w:val="en-US"/>
        </w:rPr>
        <w:t xml:space="preserve"> = identifies the VIRTEL HTTP line</w:t>
      </w:r>
    </w:p>
    <w:p w14:paraId="566AED18" w14:textId="77777777" w:rsidR="00774472" w:rsidRPr="0045652F" w:rsidRDefault="00774472">
      <w:pPr>
        <w:pStyle w:val="DtailRefChamp"/>
        <w:rPr>
          <w:lang w:val="en-US"/>
        </w:rPr>
      </w:pPr>
      <w:r w:rsidRPr="0045652F">
        <w:rPr>
          <w:b/>
          <w:bCs/>
          <w:i/>
          <w:iCs/>
          <w:lang w:val="en-US"/>
        </w:rPr>
        <w:t>virmsg.txt</w:t>
      </w:r>
      <w:r w:rsidRPr="0045652F">
        <w:rPr>
          <w:lang w:val="en-US"/>
        </w:rPr>
        <w:t xml:space="preserve"> = page template for displaying upload result messages</w:t>
      </w:r>
    </w:p>
    <w:p w14:paraId="5F16838A" w14:textId="77777777" w:rsidR="00774472" w:rsidRPr="0045652F" w:rsidRDefault="00774472">
      <w:pPr>
        <w:pStyle w:val="DtailRefChamp"/>
        <w:rPr>
          <w:lang w:val="en-US"/>
        </w:rPr>
      </w:pPr>
      <w:r w:rsidRPr="0045652F">
        <w:rPr>
          <w:b/>
          <w:bCs/>
          <w:i/>
          <w:iCs/>
          <w:lang w:val="en-US"/>
        </w:rPr>
        <w:t>uplbas</w:t>
      </w:r>
      <w:r w:rsidRPr="0045652F">
        <w:rPr>
          <w:lang w:val="en-US"/>
        </w:rPr>
        <w:t xml:space="preserve"> = external name of the upload transaction in VIRTEL which specifies the target directory (HTMLBAS).  See “Definitions for page upload secured by signon” </w:t>
      </w:r>
      <w:r w:rsidRPr="0045652F">
        <w:rPr>
          <w:lang w:val="en-US"/>
        </w:rPr>
        <w:fldChar w:fldCharType="begin"/>
      </w:r>
      <w:r w:rsidRPr="0045652F">
        <w:rPr>
          <w:lang w:val="en-US"/>
        </w:rPr>
        <w:instrText xml:space="preserve"> PAGEREF _Ref97452527 \p \h </w:instrText>
      </w:r>
      <w:r w:rsidRPr="0045652F">
        <w:rPr>
          <w:lang w:val="en-US"/>
        </w:rPr>
      </w:r>
      <w:r w:rsidRPr="0045652F">
        <w:rPr>
          <w:lang w:val="en-US"/>
        </w:rPr>
        <w:fldChar w:fldCharType="separate"/>
      </w:r>
      <w:r w:rsidR="00A87DE6">
        <w:rPr>
          <w:noProof/>
          <w:lang w:val="en-US"/>
        </w:rPr>
        <w:t>sur la page 93</w:t>
      </w:r>
      <w:r w:rsidRPr="0045652F">
        <w:rPr>
          <w:lang w:val="en-US"/>
        </w:rPr>
        <w:fldChar w:fldCharType="end"/>
      </w:r>
      <w:r w:rsidRPr="0045652F">
        <w:rPr>
          <w:lang w:val="en-US"/>
        </w:rPr>
        <w:t xml:space="preserve"> for a list of upload transactions.</w:t>
      </w:r>
    </w:p>
    <w:p w14:paraId="7DC12C75" w14:textId="77777777" w:rsidR="00774472" w:rsidRPr="0045652F" w:rsidRDefault="00774472">
      <w:pPr>
        <w:pStyle w:val="Nfj"/>
        <w:rPr>
          <w:lang w:val="en-US"/>
        </w:rPr>
      </w:pPr>
      <w:r w:rsidRPr="0045652F">
        <w:rPr>
          <w:lang w:val="en-US"/>
        </w:rPr>
        <w:t>Note: %F appears twice in the command shown above.  In conformance with the syntax requirements of the Windows command interpreter, you must use %F if you execute the command from the command prompt, but %%F if you execute the command from within a command (.cmd) file.</w:t>
      </w:r>
    </w:p>
    <w:p w14:paraId="76D370D9" w14:textId="77777777" w:rsidR="00774472" w:rsidRPr="0045652F" w:rsidRDefault="00774472">
      <w:pPr>
        <w:pStyle w:val="Heading5"/>
        <w:rPr>
          <w:lang w:val="en-US"/>
        </w:rPr>
      </w:pPr>
      <w:bookmarkStart w:id="285" w:name="_Toc257985018"/>
      <w:r w:rsidRPr="0045652F">
        <w:rPr>
          <w:lang w:val="en-US"/>
        </w:rPr>
        <w:t>The upl2virt command procedure</w:t>
      </w:r>
    </w:p>
    <w:p w14:paraId="289D27D9" w14:textId="77777777" w:rsidR="00774472" w:rsidRPr="0045652F" w:rsidRDefault="00774472">
      <w:pPr>
        <w:rPr>
          <w:lang w:val="en-US"/>
        </w:rPr>
      </w:pPr>
      <w:r w:rsidRPr="0045652F">
        <w:rPr>
          <w:lang w:val="en-US"/>
        </w:rPr>
        <w:t xml:space="preserve">For users of Windows XP and above, the command procedure </w:t>
      </w:r>
      <w:r w:rsidRPr="0045652F">
        <w:rPr>
          <w:i/>
          <w:iCs/>
          <w:lang w:val="en-US"/>
        </w:rPr>
        <w:t>upl2virt.cmd</w:t>
      </w:r>
      <w:r w:rsidRPr="0045652F">
        <w:rPr>
          <w:lang w:val="en-US"/>
        </w:rPr>
        <w:t xml:space="preserve"> may be used to upload elements to VIRTEL from the Windows command prompt, or from Windows Explorer.  </w:t>
      </w:r>
      <w:r w:rsidRPr="0045652F">
        <w:rPr>
          <w:i/>
          <w:iCs/>
          <w:lang w:val="en-US"/>
        </w:rPr>
        <w:t>upl2virt</w:t>
      </w:r>
      <w:r w:rsidRPr="0045652F">
        <w:rPr>
          <w:lang w:val="en-US"/>
        </w:rPr>
        <w:t xml:space="preserve"> automatically generates the required cURL commands as described in the previous section.</w:t>
      </w:r>
    </w:p>
    <w:p w14:paraId="300E82C7" w14:textId="77777777" w:rsidR="00774472" w:rsidRPr="0045652F" w:rsidRDefault="00774472">
      <w:pPr>
        <w:pStyle w:val="Heading6"/>
        <w:rPr>
          <w:lang w:val="en-US"/>
        </w:rPr>
      </w:pPr>
      <w:r w:rsidRPr="0045652F">
        <w:rPr>
          <w:lang w:val="en-US"/>
        </w:rPr>
        <w:t>Pre-requisites</w:t>
      </w:r>
    </w:p>
    <w:p w14:paraId="37BBE90E" w14:textId="77777777" w:rsidR="00774472" w:rsidRPr="0045652F" w:rsidRDefault="00774472">
      <w:pPr>
        <w:rPr>
          <w:lang w:val="en-US"/>
        </w:rPr>
      </w:pPr>
      <w:r w:rsidRPr="0045652F">
        <w:rPr>
          <w:i/>
          <w:iCs/>
          <w:lang w:val="en-US"/>
        </w:rPr>
        <w:t>upl2virt</w:t>
      </w:r>
      <w:r w:rsidRPr="0045652F">
        <w:rPr>
          <w:lang w:val="en-US"/>
        </w:rPr>
        <w:t xml:space="preserve"> requires as a pre-requisite the </w:t>
      </w:r>
      <w:r w:rsidRPr="0045652F">
        <w:rPr>
          <w:b/>
          <w:bCs/>
          <w:i/>
          <w:iCs/>
          <w:lang w:val="en-US"/>
        </w:rPr>
        <w:t>cURL</w:t>
      </w:r>
      <w:r w:rsidRPr="0045652F">
        <w:rPr>
          <w:lang w:val="en-US"/>
        </w:rPr>
        <w:t xml:space="preserve"> package described in the previous section.</w:t>
      </w:r>
    </w:p>
    <w:p w14:paraId="3EE892FB" w14:textId="77777777" w:rsidR="00774472" w:rsidRPr="0045652F" w:rsidRDefault="00774472">
      <w:pPr>
        <w:rPr>
          <w:lang w:val="en-US"/>
        </w:rPr>
      </w:pPr>
    </w:p>
    <w:p w14:paraId="7B5B794D" w14:textId="77777777" w:rsidR="00774472" w:rsidRPr="0045652F" w:rsidRDefault="00774472">
      <w:pPr>
        <w:rPr>
          <w:i/>
          <w:iCs/>
          <w:lang w:val="en-US"/>
        </w:rPr>
      </w:pPr>
      <w:r w:rsidRPr="0045652F">
        <w:rPr>
          <w:lang w:val="en-US"/>
        </w:rPr>
        <w:t xml:space="preserve">Optionally, Bill Stewart’s </w:t>
      </w:r>
      <w:r w:rsidRPr="0045652F">
        <w:rPr>
          <w:i/>
          <w:iCs/>
          <w:lang w:val="en-US"/>
        </w:rPr>
        <w:t>editvar</w:t>
      </w:r>
      <w:r w:rsidRPr="0045652F">
        <w:rPr>
          <w:lang w:val="en-US"/>
        </w:rPr>
        <w:t xml:space="preserve"> freeware package from </w:t>
      </w:r>
      <w:hyperlink r:id="rId41" w:history="1">
        <w:r w:rsidRPr="0045652F">
          <w:rPr>
            <w:rStyle w:val="Hyperlink"/>
            <w:lang w:val="en-US"/>
          </w:rPr>
          <w:t>www.westmesatech.com</w:t>
        </w:r>
      </w:hyperlink>
      <w:r w:rsidRPr="0045652F">
        <w:rPr>
          <w:lang w:val="en-US"/>
        </w:rPr>
        <w:t xml:space="preserve"> may also be installed. This package allows </w:t>
      </w:r>
      <w:r w:rsidRPr="0045652F">
        <w:rPr>
          <w:i/>
          <w:iCs/>
          <w:lang w:val="en-US"/>
        </w:rPr>
        <w:t>upl2virt</w:t>
      </w:r>
      <w:r w:rsidRPr="0045652F">
        <w:rPr>
          <w:lang w:val="en-US"/>
        </w:rPr>
        <w:t xml:space="preserve"> to securely prompt the administrator for a password. If the </w:t>
      </w:r>
      <w:r w:rsidRPr="0045652F">
        <w:rPr>
          <w:i/>
          <w:iCs/>
          <w:lang w:val="en-US"/>
        </w:rPr>
        <w:t>editvar</w:t>
      </w:r>
      <w:r w:rsidRPr="0045652F">
        <w:rPr>
          <w:lang w:val="en-US"/>
        </w:rPr>
        <w:t xml:space="preserve"> package is not installed, then </w:t>
      </w:r>
      <w:r w:rsidRPr="0045652F">
        <w:rPr>
          <w:i/>
          <w:iCs/>
          <w:lang w:val="en-US"/>
        </w:rPr>
        <w:t>upl2virt</w:t>
      </w:r>
      <w:r w:rsidRPr="0045652F">
        <w:rPr>
          <w:lang w:val="en-US"/>
        </w:rPr>
        <w:t xml:space="preserve"> can still prompt for a password but it will be unable to mask the password as the administrator types it into the command window.</w:t>
      </w:r>
    </w:p>
    <w:p w14:paraId="7F49822B" w14:textId="77777777" w:rsidR="00774472" w:rsidRPr="0045652F" w:rsidRDefault="00774472">
      <w:pPr>
        <w:pStyle w:val="Heading6"/>
        <w:rPr>
          <w:lang w:val="en-US"/>
        </w:rPr>
      </w:pPr>
      <w:r w:rsidRPr="0045652F">
        <w:rPr>
          <w:lang w:val="en-US"/>
        </w:rPr>
        <w:t>Installation</w:t>
      </w:r>
    </w:p>
    <w:p w14:paraId="4213ADEC" w14:textId="77777777" w:rsidR="00774472" w:rsidRPr="0045652F" w:rsidRDefault="00774472">
      <w:pPr>
        <w:rPr>
          <w:lang w:val="en-US"/>
        </w:rPr>
      </w:pPr>
      <w:r w:rsidRPr="0045652F">
        <w:rPr>
          <w:i/>
          <w:iCs/>
          <w:lang w:val="en-US"/>
        </w:rPr>
        <w:t>upl2virt</w:t>
      </w:r>
      <w:r w:rsidRPr="0045652F">
        <w:rPr>
          <w:lang w:val="en-US"/>
        </w:rPr>
        <w:t xml:space="preserve"> may be downloaded from VIRTEL to the workstation by entering the following URL in your browser:</w:t>
      </w:r>
      <w:r w:rsidRPr="0045652F">
        <w:rPr>
          <w:i/>
          <w:iCs/>
          <w:lang w:val="en-US"/>
        </w:rPr>
        <w:t xml:space="preserve"> http://n.n.n.n:41001/upl2virt.cmd </w:t>
      </w:r>
      <w:r w:rsidRPr="0045652F">
        <w:rPr>
          <w:lang w:val="en-US"/>
        </w:rPr>
        <w:t xml:space="preserve">(where </w:t>
      </w:r>
      <w:r w:rsidRPr="0045652F">
        <w:rPr>
          <w:i/>
          <w:iCs/>
          <w:lang w:val="en-US"/>
        </w:rPr>
        <w:t>n.n.n.n</w:t>
      </w:r>
      <w:r w:rsidRPr="0045652F">
        <w:rPr>
          <w:lang w:val="en-US"/>
        </w:rPr>
        <w:t xml:space="preserve"> is the IP address of VIRTEL).  When prompted, save the </w:t>
      </w:r>
      <w:r w:rsidRPr="0045652F">
        <w:rPr>
          <w:i/>
          <w:iCs/>
          <w:lang w:val="en-US"/>
        </w:rPr>
        <w:t xml:space="preserve">upl2virt.cmd </w:t>
      </w:r>
      <w:r w:rsidRPr="0045652F">
        <w:rPr>
          <w:lang w:val="en-US"/>
        </w:rPr>
        <w:t>file in a directory in your path (for example, C:\WINDOWS).</w:t>
      </w:r>
    </w:p>
    <w:p w14:paraId="08040BC8" w14:textId="77777777" w:rsidR="00774472" w:rsidRPr="0045652F" w:rsidRDefault="00774472">
      <w:pPr>
        <w:pStyle w:val="Heading6"/>
        <w:rPr>
          <w:lang w:val="en-US"/>
        </w:rPr>
      </w:pPr>
      <w:r w:rsidRPr="0045652F">
        <w:rPr>
          <w:lang w:val="en-US"/>
        </w:rPr>
        <w:t>Using upl2virt at the command prompt</w:t>
      </w:r>
    </w:p>
    <w:p w14:paraId="1E44B15A" w14:textId="77777777" w:rsidR="00774472" w:rsidRPr="0045652F" w:rsidRDefault="00774472">
      <w:pPr>
        <w:pStyle w:val="ecran0"/>
        <w:rPr>
          <w:lang w:val="en-US"/>
        </w:rPr>
      </w:pPr>
      <w:r w:rsidRPr="0045652F">
        <w:rPr>
          <w:lang w:val="en-US"/>
        </w:rPr>
        <w:t xml:space="preserve">To execute </w:t>
      </w:r>
      <w:r w:rsidRPr="0045652F">
        <w:rPr>
          <w:i/>
          <w:iCs/>
          <w:lang w:val="en-US"/>
        </w:rPr>
        <w:t>upl2virt</w:t>
      </w:r>
      <w:r w:rsidRPr="0045652F">
        <w:rPr>
          <w:lang w:val="en-US"/>
        </w:rPr>
        <w:t xml:space="preserve"> as a command, open a Windows command prompt, navigate to the directory which contains the file(s) to be uploaded, and execute the command:</w:t>
      </w:r>
    </w:p>
    <w:p w14:paraId="4C549E4A" w14:textId="77777777" w:rsidR="00774472" w:rsidRPr="0045652F" w:rsidRDefault="00774472">
      <w:pPr>
        <w:pStyle w:val="Ecran"/>
        <w:rPr>
          <w:lang w:val="en-US"/>
        </w:rPr>
      </w:pPr>
      <w:r w:rsidRPr="0045652F">
        <w:rPr>
          <w:lang w:val="en-US"/>
        </w:rPr>
        <w:t xml:space="preserve">  upl2virt [-u userid:password] -d directory -a n.n.n.n</w:t>
      </w:r>
    </w:p>
    <w:p w14:paraId="6549597E" w14:textId="77777777" w:rsidR="00774472" w:rsidRPr="0045652F" w:rsidRDefault="00774472">
      <w:pPr>
        <w:pStyle w:val="Ecran"/>
        <w:rPr>
          <w:lang w:val="en-US"/>
        </w:rPr>
      </w:pPr>
      <w:r w:rsidRPr="0045652F">
        <w:rPr>
          <w:lang w:val="en-US"/>
        </w:rPr>
        <w:t xml:space="preserve">           [-p port] [-r] [-f ctlfile] [-k] [file1 file2 ...]</w:t>
      </w:r>
    </w:p>
    <w:p w14:paraId="49FB2418" w14:textId="77777777" w:rsidR="00774472" w:rsidRPr="0045652F" w:rsidRDefault="00774472">
      <w:pPr>
        <w:rPr>
          <w:lang w:val="en-US"/>
        </w:rPr>
      </w:pPr>
    </w:p>
    <w:p w14:paraId="42A48715" w14:textId="77777777" w:rsidR="00774472" w:rsidRPr="0045652F" w:rsidRDefault="00774472">
      <w:pPr>
        <w:pStyle w:val="RefrenceChamp"/>
        <w:rPr>
          <w:lang w:val="en-US"/>
        </w:rPr>
      </w:pPr>
      <w:r w:rsidRPr="0045652F">
        <w:rPr>
          <w:lang w:val="en-US"/>
        </w:rPr>
        <w:t>In the above command:</w:t>
      </w:r>
    </w:p>
    <w:p w14:paraId="3CDF0CB7" w14:textId="77777777" w:rsidR="00774472" w:rsidRPr="0045652F" w:rsidRDefault="00774472">
      <w:pPr>
        <w:pStyle w:val="RefrenceChamp"/>
        <w:rPr>
          <w:lang w:val="en-US"/>
        </w:rPr>
      </w:pPr>
      <w:r w:rsidRPr="0045652F">
        <w:rPr>
          <w:b/>
          <w:bCs/>
          <w:i/>
          <w:iCs/>
          <w:lang w:val="en-US"/>
        </w:rPr>
        <w:t>userid</w:t>
      </w:r>
      <w:r w:rsidRPr="0045652F">
        <w:rPr>
          <w:b/>
          <w:bCs/>
          <w:lang w:val="en-US"/>
        </w:rPr>
        <w:t>:</w:t>
      </w:r>
      <w:r w:rsidRPr="0045652F">
        <w:rPr>
          <w:b/>
          <w:bCs/>
          <w:i/>
          <w:iCs/>
          <w:lang w:val="en-US"/>
        </w:rPr>
        <w:t>password</w:t>
      </w:r>
      <w:r w:rsidRPr="0045652F">
        <w:rPr>
          <w:lang w:val="en-US"/>
        </w:rPr>
        <w:t xml:space="preserve"> is your VIRTEL userid and password.  If not specified, </w:t>
      </w:r>
      <w:r w:rsidRPr="0045652F">
        <w:rPr>
          <w:i/>
          <w:iCs/>
          <w:lang w:val="en-US"/>
        </w:rPr>
        <w:t>upl2virt</w:t>
      </w:r>
      <w:r w:rsidRPr="0045652F">
        <w:rPr>
          <w:lang w:val="en-US"/>
        </w:rPr>
        <w:t xml:space="preserve"> will prompt for userid and password.  If userid is specified without the password, then </w:t>
      </w:r>
      <w:r w:rsidRPr="0045652F">
        <w:rPr>
          <w:i/>
          <w:iCs/>
          <w:lang w:val="en-US"/>
        </w:rPr>
        <w:t>upl2virt</w:t>
      </w:r>
      <w:r w:rsidRPr="0045652F">
        <w:rPr>
          <w:lang w:val="en-US"/>
        </w:rPr>
        <w:t xml:space="preserve"> will prompt for password.</w:t>
      </w:r>
    </w:p>
    <w:p w14:paraId="53F7AB63" w14:textId="77777777" w:rsidR="00774472" w:rsidRPr="0045652F" w:rsidRDefault="00774472">
      <w:pPr>
        <w:pStyle w:val="RefrenceChamp"/>
        <w:rPr>
          <w:lang w:val="en-US"/>
        </w:rPr>
      </w:pPr>
      <w:r w:rsidRPr="0045652F">
        <w:rPr>
          <w:b/>
          <w:bCs/>
          <w:i/>
          <w:iCs/>
          <w:lang w:val="en-US"/>
        </w:rPr>
        <w:t>directory</w:t>
      </w:r>
      <w:r w:rsidRPr="0045652F">
        <w:rPr>
          <w:lang w:val="en-US"/>
        </w:rPr>
        <w:tab/>
        <w:t>is the name of the target VIRTEL directory (for example, CLI-DIR)</w:t>
      </w:r>
    </w:p>
    <w:p w14:paraId="5F76C5D0" w14:textId="77777777" w:rsidR="00774472" w:rsidRPr="0045652F" w:rsidRDefault="00774472">
      <w:pPr>
        <w:pStyle w:val="RefrenceChamp"/>
        <w:rPr>
          <w:lang w:val="en-US"/>
        </w:rPr>
      </w:pPr>
      <w:r w:rsidRPr="0045652F">
        <w:rPr>
          <w:b/>
          <w:bCs/>
          <w:i/>
          <w:iCs/>
          <w:lang w:val="en-US"/>
        </w:rPr>
        <w:t>n.n.n.n</w:t>
      </w:r>
      <w:r w:rsidRPr="0045652F">
        <w:rPr>
          <w:b/>
          <w:bCs/>
          <w:i/>
          <w:iCs/>
          <w:lang w:val="en-US"/>
        </w:rPr>
        <w:tab/>
      </w:r>
      <w:r w:rsidRPr="0045652F">
        <w:rPr>
          <w:lang w:val="en-US"/>
        </w:rPr>
        <w:t>is the IP address of VIRTEL</w:t>
      </w:r>
    </w:p>
    <w:p w14:paraId="6A8F9606" w14:textId="77777777" w:rsidR="00774472" w:rsidRPr="0045652F" w:rsidRDefault="00774472">
      <w:pPr>
        <w:pStyle w:val="RefrenceChamp"/>
        <w:rPr>
          <w:lang w:val="en-US"/>
        </w:rPr>
      </w:pPr>
      <w:r w:rsidRPr="0045652F">
        <w:rPr>
          <w:b/>
          <w:bCs/>
          <w:i/>
          <w:iCs/>
          <w:lang w:val="en-US"/>
        </w:rPr>
        <w:t>port</w:t>
      </w:r>
      <w:r w:rsidRPr="0045652F">
        <w:rPr>
          <w:lang w:val="en-US"/>
        </w:rPr>
        <w:tab/>
        <w:t>is the VIRTEL administration port number (default 41001).</w:t>
      </w:r>
    </w:p>
    <w:p w14:paraId="217B5FBD" w14:textId="77777777" w:rsidR="00774472" w:rsidRPr="0045652F" w:rsidRDefault="00774472">
      <w:pPr>
        <w:pStyle w:val="NfjDtailZone"/>
        <w:rPr>
          <w:lang w:val="en-US"/>
        </w:rPr>
      </w:pPr>
      <w:r w:rsidRPr="0045652F">
        <w:rPr>
          <w:lang w:val="en-US"/>
        </w:rPr>
        <w:t>Note: this is the port number for the WEB2HOST entry point, not the port number associated with the directory you are uploading to.</w:t>
      </w:r>
    </w:p>
    <w:p w14:paraId="15149D4B" w14:textId="77777777" w:rsidR="00774472" w:rsidRPr="0045652F" w:rsidRDefault="00774472">
      <w:pPr>
        <w:pStyle w:val="RefrenceChamp"/>
        <w:rPr>
          <w:lang w:val="en-US"/>
        </w:rPr>
      </w:pPr>
      <w:r w:rsidRPr="0045652F">
        <w:rPr>
          <w:b/>
          <w:bCs/>
          <w:i/>
          <w:iCs/>
          <w:lang w:val="en-US"/>
        </w:rPr>
        <w:t>ctlfile</w:t>
      </w:r>
      <w:r w:rsidRPr="0045652F">
        <w:rPr>
          <w:lang w:val="en-US"/>
        </w:rPr>
        <w:tab/>
        <w:t>specifies the name of a control file containing a list of file names to be uploaded</w:t>
      </w:r>
    </w:p>
    <w:p w14:paraId="52E31299" w14:textId="77777777" w:rsidR="00774472" w:rsidRPr="0045652F" w:rsidRDefault="00774472">
      <w:pPr>
        <w:pStyle w:val="RefrenceChamp"/>
        <w:rPr>
          <w:lang w:val="en-US"/>
        </w:rPr>
      </w:pPr>
      <w:r w:rsidRPr="0045652F">
        <w:rPr>
          <w:b/>
          <w:bCs/>
          <w:i/>
          <w:iCs/>
          <w:lang w:val="en-US"/>
        </w:rPr>
        <w:t>file1 file2</w:t>
      </w:r>
      <w:r w:rsidRPr="0045652F">
        <w:rPr>
          <w:b/>
          <w:bCs/>
          <w:lang w:val="en-US"/>
        </w:rPr>
        <w:t xml:space="preserve"> ...</w:t>
      </w:r>
      <w:r w:rsidRPr="0045652F">
        <w:rPr>
          <w:lang w:val="en-US"/>
        </w:rPr>
        <w:tab/>
        <w:t>are the names of files to be uploaded</w:t>
      </w:r>
    </w:p>
    <w:p w14:paraId="6C4D54F1" w14:textId="77777777" w:rsidR="00774472" w:rsidRPr="0045652F" w:rsidRDefault="00774472">
      <w:pPr>
        <w:pStyle w:val="RefrenceChamp"/>
        <w:rPr>
          <w:lang w:val="en-US"/>
        </w:rPr>
      </w:pPr>
      <w:r w:rsidRPr="0045652F">
        <w:rPr>
          <w:b/>
          <w:bCs/>
          <w:lang w:val="en-US"/>
        </w:rPr>
        <w:t>-r</w:t>
      </w:r>
      <w:r w:rsidRPr="0045652F">
        <w:rPr>
          <w:lang w:val="en-US"/>
        </w:rPr>
        <w:tab/>
        <w:t>specifies recursion into subdirectories</w:t>
      </w:r>
    </w:p>
    <w:p w14:paraId="6DC087D3" w14:textId="77777777" w:rsidR="00774472" w:rsidRPr="0045652F" w:rsidRDefault="00774472">
      <w:pPr>
        <w:pStyle w:val="RefrenceChamp"/>
        <w:rPr>
          <w:lang w:val="en-US"/>
        </w:rPr>
      </w:pPr>
      <w:r w:rsidRPr="0045652F">
        <w:rPr>
          <w:b/>
          <w:bCs/>
          <w:lang w:val="en-US"/>
        </w:rPr>
        <w:t>-k</w:t>
      </w:r>
      <w:r w:rsidRPr="0045652F">
        <w:rPr>
          <w:lang w:val="en-US"/>
        </w:rPr>
        <w:tab/>
        <w:t>keeps the command window open after the last upload</w:t>
      </w:r>
    </w:p>
    <w:p w14:paraId="0E27A79C" w14:textId="77777777" w:rsidR="00774472" w:rsidRPr="0045652F" w:rsidRDefault="00774472">
      <w:pPr>
        <w:rPr>
          <w:lang w:val="en-US"/>
        </w:rPr>
      </w:pPr>
      <w:r w:rsidRPr="0045652F">
        <w:rPr>
          <w:lang w:val="en-US"/>
        </w:rPr>
        <w:t>If no file names are specified, and no control file is specified, the default is to upload all web elements from the current directory (and also from all subdirectories if the –r option is specified).</w:t>
      </w:r>
    </w:p>
    <w:p w14:paraId="2255CC30" w14:textId="77777777" w:rsidR="00774472" w:rsidRPr="0045652F" w:rsidRDefault="00774472">
      <w:pPr>
        <w:pStyle w:val="Heading6"/>
        <w:rPr>
          <w:lang w:val="en-US"/>
        </w:rPr>
      </w:pPr>
      <w:r w:rsidRPr="0045652F">
        <w:rPr>
          <w:lang w:val="en-US"/>
        </w:rPr>
        <w:t>Using upl2virt from Windows Explorer</w:t>
      </w:r>
    </w:p>
    <w:p w14:paraId="50870FF9" w14:textId="77777777" w:rsidR="00774472" w:rsidRPr="0045652F" w:rsidRDefault="00774472">
      <w:pPr>
        <w:keepNext/>
        <w:keepLines/>
        <w:rPr>
          <w:lang w:val="en-US"/>
        </w:rPr>
      </w:pPr>
      <w:r w:rsidRPr="0045652F">
        <w:rPr>
          <w:lang w:val="en-US"/>
        </w:rPr>
        <w:t xml:space="preserve">The </w:t>
      </w:r>
      <w:r w:rsidRPr="0045652F">
        <w:rPr>
          <w:i/>
          <w:iCs/>
          <w:lang w:val="en-US"/>
        </w:rPr>
        <w:t>upl2virt</w:t>
      </w:r>
      <w:r w:rsidRPr="0045652F">
        <w:rPr>
          <w:lang w:val="en-US"/>
        </w:rPr>
        <w:t xml:space="preserve"> command may also be used to upload elements to VIRTEL from the Windows Explorer interface.  Having selected one or more files in Windows Explorer, the administrator right-clicks on the selected files and chooses the “Send To” option, then chooses “Upload to VIRTEL” from the “Send To” menu.</w:t>
      </w:r>
    </w:p>
    <w:p w14:paraId="687CA8AF" w14:textId="77777777" w:rsidR="00774472" w:rsidRPr="0045652F" w:rsidRDefault="00774472">
      <w:pPr>
        <w:keepNext/>
        <w:keepLines/>
        <w:rPr>
          <w:lang w:val="en-US"/>
        </w:rPr>
      </w:pPr>
    </w:p>
    <w:p w14:paraId="11602AA0" w14:textId="77777777" w:rsidR="00774472" w:rsidRPr="0045652F" w:rsidRDefault="00774472">
      <w:pPr>
        <w:keepNext/>
        <w:keepLines/>
        <w:rPr>
          <w:lang w:val="en-US"/>
        </w:rPr>
      </w:pPr>
      <w:r w:rsidRPr="0045652F">
        <w:rPr>
          <w:lang w:val="en-US"/>
        </w:rPr>
        <w:t>To activate the “Upload to VIRTEL” option in the “Send To” menu, use Windows Explorer to navigate to the “c:\Documents and Settings\</w:t>
      </w:r>
      <w:r w:rsidRPr="0045652F">
        <w:rPr>
          <w:i/>
          <w:iCs/>
          <w:lang w:val="en-US"/>
        </w:rPr>
        <w:t>username</w:t>
      </w:r>
      <w:r w:rsidRPr="0045652F">
        <w:rPr>
          <w:lang w:val="en-US"/>
        </w:rPr>
        <w:t xml:space="preserve">\SendTo” folder, where </w:t>
      </w:r>
      <w:r w:rsidRPr="0045652F">
        <w:rPr>
          <w:i/>
          <w:iCs/>
          <w:lang w:val="en-US"/>
        </w:rPr>
        <w:t>username</w:t>
      </w:r>
      <w:r w:rsidRPr="0045652F">
        <w:rPr>
          <w:lang w:val="en-US"/>
        </w:rPr>
        <w:t xml:space="preserve"> is your Windows username.  If you cannot see the SendTo folder, then click on “Tools” – “Folder options” – “View”, tick the option “Display hidden files and folders”, and click “OK”.</w:t>
      </w:r>
    </w:p>
    <w:p w14:paraId="315008ED" w14:textId="77777777" w:rsidR="00774472" w:rsidRPr="0045652F" w:rsidRDefault="00774472">
      <w:pPr>
        <w:keepNext/>
        <w:keepLines/>
        <w:rPr>
          <w:lang w:val="en-US"/>
        </w:rPr>
      </w:pPr>
    </w:p>
    <w:p w14:paraId="66734CE7" w14:textId="77777777" w:rsidR="00774472" w:rsidRPr="0045652F" w:rsidRDefault="00774472">
      <w:pPr>
        <w:keepNext/>
        <w:keepLines/>
        <w:rPr>
          <w:lang w:val="en-US"/>
        </w:rPr>
      </w:pPr>
      <w:r w:rsidRPr="0045652F">
        <w:rPr>
          <w:lang w:val="en-US"/>
        </w:rPr>
        <w:t xml:space="preserve">In the “SendTo” folder, right click and select “New” – “Shortcut”.  Then click “Browse”, navigate to the place where you stored the </w:t>
      </w:r>
      <w:r w:rsidRPr="0045652F">
        <w:rPr>
          <w:i/>
          <w:iCs/>
          <w:lang w:val="en-US"/>
        </w:rPr>
        <w:t>upl2virt.cmd</w:t>
      </w:r>
      <w:r w:rsidRPr="0045652F">
        <w:rPr>
          <w:lang w:val="en-US"/>
        </w:rPr>
        <w:t xml:space="preserve"> file, and click on it.  Click “Next” and enter a descriptive title for the menu item, such as “Upload to VIRTEL”.  Then click “Finish”.</w:t>
      </w:r>
    </w:p>
    <w:p w14:paraId="705A2DD4" w14:textId="77777777" w:rsidR="00774472" w:rsidRPr="0045652F" w:rsidRDefault="00774472">
      <w:pPr>
        <w:keepNext/>
        <w:keepLines/>
        <w:rPr>
          <w:lang w:val="en-US"/>
        </w:rPr>
      </w:pPr>
    </w:p>
    <w:p w14:paraId="4E9D1E24" w14:textId="77777777" w:rsidR="00774472" w:rsidRPr="0045652F" w:rsidRDefault="00774472">
      <w:pPr>
        <w:pStyle w:val="ecran0"/>
        <w:rPr>
          <w:lang w:val="en-US"/>
        </w:rPr>
      </w:pPr>
      <w:r w:rsidRPr="0045652F">
        <w:rPr>
          <w:lang w:val="en-US"/>
        </w:rPr>
        <w:t xml:space="preserve">You now have an item in the “SendTo” folder named </w:t>
      </w:r>
      <w:r w:rsidRPr="0045652F">
        <w:rPr>
          <w:i/>
          <w:iCs/>
          <w:lang w:val="en-US"/>
        </w:rPr>
        <w:t>“Upload to VIRTEL”</w:t>
      </w:r>
      <w:r w:rsidRPr="0045652F">
        <w:rPr>
          <w:lang w:val="en-US"/>
        </w:rPr>
        <w:t xml:space="preserve">.  Right-click on this item and choose “Properties”.  In the “Target” field you will see the path to the </w:t>
      </w:r>
      <w:r w:rsidRPr="0045652F">
        <w:rPr>
          <w:i/>
          <w:iCs/>
          <w:lang w:val="en-US"/>
        </w:rPr>
        <w:t>upl2virt.cmd</w:t>
      </w:r>
      <w:r w:rsidRPr="0045652F">
        <w:rPr>
          <w:lang w:val="en-US"/>
        </w:rPr>
        <w:t xml:space="preserve"> file which you specified.  Update this field with parameters as shown in the example below:</w:t>
      </w:r>
    </w:p>
    <w:p w14:paraId="7C9A3C4B" w14:textId="77777777" w:rsidR="00774472" w:rsidRPr="0045652F" w:rsidRDefault="00774472">
      <w:pPr>
        <w:pStyle w:val="Ecran"/>
        <w:rPr>
          <w:lang w:val="en-US"/>
        </w:rPr>
      </w:pPr>
      <w:r w:rsidRPr="0045652F">
        <w:rPr>
          <w:lang w:val="en-US"/>
        </w:rPr>
        <w:t xml:space="preserve">C:\WINDOWS\upl2virt.cmd -u </w:t>
      </w:r>
      <w:r w:rsidRPr="0045652F">
        <w:rPr>
          <w:iCs/>
          <w:lang w:val="en-US"/>
        </w:rPr>
        <w:t>MYUSERID</w:t>
      </w:r>
      <w:r w:rsidRPr="0045652F">
        <w:rPr>
          <w:lang w:val="en-US"/>
        </w:rPr>
        <w:t xml:space="preserve"> -d CLI-DIR -a </w:t>
      </w:r>
      <w:r w:rsidRPr="0045652F">
        <w:rPr>
          <w:iCs/>
          <w:lang w:val="en-US"/>
        </w:rPr>
        <w:t>10.1.12.101</w:t>
      </w:r>
      <w:r w:rsidRPr="0045652F">
        <w:rPr>
          <w:lang w:val="en-US"/>
        </w:rPr>
        <w:t xml:space="preserve"> –k</w:t>
      </w:r>
    </w:p>
    <w:p w14:paraId="4407F4B1" w14:textId="77777777" w:rsidR="00774472" w:rsidRPr="0045652F" w:rsidRDefault="00774472">
      <w:pPr>
        <w:keepNext/>
        <w:keepLines/>
        <w:rPr>
          <w:lang w:val="en-US"/>
        </w:rPr>
      </w:pPr>
    </w:p>
    <w:p w14:paraId="0043166D" w14:textId="77777777" w:rsidR="00774472" w:rsidRPr="0045652F" w:rsidRDefault="00774472">
      <w:pPr>
        <w:rPr>
          <w:lang w:val="en-US"/>
        </w:rPr>
      </w:pPr>
      <w:r w:rsidRPr="0045652F">
        <w:rPr>
          <w:lang w:val="en-US"/>
        </w:rPr>
        <w:t xml:space="preserve">where MYUSERID is your VIRTEL userid, CLI-DIR is the name of the VIRTEL directory that this shortcut will upload to, and 10.1.12.101 is the IP address of VIRTEL.  You may omit the –u MYUSERID parameter and </w:t>
      </w:r>
      <w:r w:rsidRPr="0045652F">
        <w:rPr>
          <w:i/>
          <w:iCs/>
          <w:lang w:val="en-US"/>
        </w:rPr>
        <w:t>upl2virt</w:t>
      </w:r>
      <w:r w:rsidRPr="0045652F">
        <w:rPr>
          <w:lang w:val="en-US"/>
        </w:rPr>
        <w:t xml:space="preserve"> will prompt you for your userid.</w:t>
      </w:r>
    </w:p>
    <w:p w14:paraId="28C00B32" w14:textId="77777777" w:rsidR="00774472" w:rsidRPr="0045652F" w:rsidRDefault="00774472">
      <w:pPr>
        <w:pStyle w:val="Heading3"/>
        <w:pageBreakBefore/>
        <w:tabs>
          <w:tab w:val="num" w:pos="2781"/>
        </w:tabs>
        <w:rPr>
          <w:lang w:val="en-US"/>
        </w:rPr>
      </w:pPr>
      <w:bookmarkStart w:id="286" w:name="_Toc373484913"/>
      <w:r w:rsidRPr="0045652F">
        <w:rPr>
          <w:lang w:val="en-US"/>
        </w:rPr>
        <w:t>Web Access</w:t>
      </w:r>
      <w:bookmarkEnd w:id="285"/>
      <w:r w:rsidRPr="0045652F">
        <w:rPr>
          <w:lang w:val="en-US"/>
        </w:rPr>
        <w:t xml:space="preserve"> customization</w:t>
      </w:r>
      <w:bookmarkEnd w:id="286"/>
    </w:p>
    <w:p w14:paraId="6A7A4E76" w14:textId="77777777" w:rsidR="00774472" w:rsidRPr="0045652F" w:rsidRDefault="00774472">
      <w:pPr>
        <w:rPr>
          <w:lang w:val="en-US"/>
        </w:rPr>
      </w:pPr>
      <w:r w:rsidRPr="0045652F">
        <w:rPr>
          <w:lang w:val="en-US"/>
        </w:rPr>
        <w:fldChar w:fldCharType="begin"/>
      </w:r>
      <w:r w:rsidRPr="0045652F">
        <w:rPr>
          <w:lang w:val="en-US"/>
        </w:rPr>
        <w:instrText xml:space="preserve"> XE "Web Access:Settings" </w:instrText>
      </w:r>
      <w:r w:rsidRPr="0045652F">
        <w:rPr>
          <w:lang w:val="en-US"/>
        </w:rPr>
        <w:fldChar w:fldCharType="end"/>
      </w:r>
      <w:r w:rsidRPr="0045652F">
        <w:rPr>
          <w:lang w:val="en-US"/>
        </w:rPr>
        <w:fldChar w:fldCharType="begin"/>
      </w:r>
      <w:r w:rsidRPr="0045652F">
        <w:rPr>
          <w:lang w:val="en-US"/>
        </w:rPr>
        <w:instrText xml:space="preserve"> XE "Settings:Web Access" </w:instrText>
      </w:r>
      <w:r w:rsidRPr="0045652F">
        <w:rPr>
          <w:lang w:val="en-US"/>
        </w:rPr>
        <w:fldChar w:fldCharType="end"/>
      </w:r>
      <w:r w:rsidRPr="0045652F">
        <w:rPr>
          <w:lang w:val="en-US"/>
        </w:rPr>
        <w:t xml:space="preserve">The VIRTEL Web Access user can use the Settings menu to modify certain options such as font size, 3270 key mappings, and color schemes.  The user’s settings are stored in a browser </w:t>
      </w:r>
      <w:r w:rsidR="000E71EC">
        <w:rPr>
          <w:lang w:val="en-US"/>
        </w:rPr>
        <w:t>local storage</w:t>
      </w:r>
      <w:r w:rsidR="000E71EC" w:rsidRPr="0045652F">
        <w:rPr>
          <w:lang w:val="en-US"/>
        </w:rPr>
        <w:t xml:space="preserve"> </w:t>
      </w:r>
      <w:r w:rsidRPr="0045652F">
        <w:rPr>
          <w:lang w:val="en-US"/>
        </w:rPr>
        <w:t xml:space="preserve">which remains valid so long as </w:t>
      </w:r>
      <w:r w:rsidR="000E71EC">
        <w:rPr>
          <w:lang w:val="en-US"/>
        </w:rPr>
        <w:t>cookies are not deleted from</w:t>
      </w:r>
      <w:r w:rsidRPr="0045652F">
        <w:rPr>
          <w:lang w:val="en-US"/>
        </w:rPr>
        <w:t xml:space="preserve"> the workstation.  The settings stored in the user’s </w:t>
      </w:r>
      <w:r w:rsidR="000E71EC">
        <w:rPr>
          <w:lang w:val="en-US"/>
        </w:rPr>
        <w:t>local storage</w:t>
      </w:r>
      <w:r w:rsidR="000E71EC" w:rsidRPr="0045652F">
        <w:rPr>
          <w:lang w:val="en-US"/>
        </w:rPr>
        <w:t xml:space="preserve"> </w:t>
      </w:r>
      <w:r w:rsidRPr="0045652F">
        <w:rPr>
          <w:lang w:val="en-US"/>
        </w:rPr>
        <w:t xml:space="preserve">override the default settings for VIRTEL Web Access which are stored in the </w:t>
      </w:r>
      <w:r w:rsidRPr="0045652F">
        <w:rPr>
          <w:i/>
          <w:iCs/>
          <w:lang w:val="en-US"/>
        </w:rPr>
        <w:t>w2hparm.js</w:t>
      </w:r>
      <w:r w:rsidRPr="0045652F">
        <w:rPr>
          <w:lang w:val="en-US"/>
        </w:rPr>
        <w:t xml:space="preserve"> file.  See “Global modification of Web Access settings” </w:t>
      </w:r>
      <w:r w:rsidRPr="0045652F">
        <w:rPr>
          <w:lang w:val="en-US"/>
        </w:rPr>
        <w:fldChar w:fldCharType="begin"/>
      </w:r>
      <w:r w:rsidRPr="0045652F">
        <w:rPr>
          <w:lang w:val="en-US"/>
        </w:rPr>
        <w:instrText xml:space="preserve"> PAGEREF _Ref257982311 \p \h </w:instrText>
      </w:r>
      <w:r w:rsidRPr="0045652F">
        <w:rPr>
          <w:lang w:val="en-US"/>
        </w:rPr>
      </w:r>
      <w:r w:rsidRPr="0045652F">
        <w:rPr>
          <w:lang w:val="en-US"/>
        </w:rPr>
        <w:fldChar w:fldCharType="separate"/>
      </w:r>
      <w:r w:rsidR="00A87DE6">
        <w:rPr>
          <w:noProof/>
          <w:lang w:val="en-US"/>
        </w:rPr>
        <w:t>sur la page 113</w:t>
      </w:r>
      <w:r w:rsidRPr="0045652F">
        <w:rPr>
          <w:lang w:val="en-US"/>
        </w:rPr>
        <w:fldChar w:fldCharType="end"/>
      </w:r>
      <w:r w:rsidRPr="0045652F">
        <w:rPr>
          <w:lang w:val="en-US"/>
        </w:rPr>
        <w:t>.</w:t>
      </w:r>
    </w:p>
    <w:p w14:paraId="7120F029" w14:textId="77777777" w:rsidR="00774472" w:rsidRPr="0045652F" w:rsidRDefault="00774472" w:rsidP="00BF4685">
      <w:pPr>
        <w:pStyle w:val="Heading4"/>
        <w:ind w:right="-426"/>
        <w:rPr>
          <w:lang w:val="en-US"/>
        </w:rPr>
      </w:pPr>
      <w:bookmarkStart w:id="287" w:name="_Ref267997817"/>
      <w:r w:rsidRPr="0045652F">
        <w:rPr>
          <w:lang w:val="en-US"/>
        </w:rPr>
        <w:t>Web Access Settings menu</w:t>
      </w:r>
      <w:bookmarkEnd w:id="287"/>
    </w:p>
    <w:p w14:paraId="17AA594C" w14:textId="2AE81DA7" w:rsidR="00774472" w:rsidRPr="0045652F" w:rsidRDefault="00774472" w:rsidP="00BF4685">
      <w:pPr>
        <w:pStyle w:val="ecran0"/>
        <w:ind w:right="-426"/>
        <w:rPr>
          <w:lang w:val="en-US"/>
        </w:rPr>
      </w:pPr>
      <w:r w:rsidRPr="0045652F">
        <w:rPr>
          <w:lang w:val="en-US"/>
        </w:rPr>
        <w:t xml:space="preserve">When the user clicks the </w:t>
      </w:r>
      <w:r w:rsidR="000D520E" w:rsidRPr="0045652F">
        <w:rPr>
          <w:rFonts w:ascii="Courier New" w:hAnsi="Courier New" w:cs="Courier New"/>
          <w:noProof/>
          <w:color w:val="00FF00"/>
          <w:lang w:val="en-GB" w:eastAsia="zh-CN" w:bidi="he-IL"/>
        </w:rPr>
        <w:drawing>
          <wp:inline distT="0" distB="0" distL="0" distR="0" wp14:anchorId="3738CF1F" wp14:editId="5BDC3B9F">
            <wp:extent cx="209550" cy="209550"/>
            <wp:effectExtent l="0" t="0" r="0" b="0"/>
            <wp:docPr id="16" name="Picture 16" descr="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tting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45652F">
        <w:rPr>
          <w:rFonts w:ascii="Courier New" w:hAnsi="Courier New" w:cs="Courier New"/>
          <w:color w:val="00FF00"/>
          <w:lang w:val="en-US"/>
        </w:rPr>
        <w:t xml:space="preserve"> </w:t>
      </w:r>
      <w:r w:rsidRPr="0045652F">
        <w:rPr>
          <w:lang w:val="en-US"/>
        </w:rPr>
        <w:t>button on the VIRTEL Web Access toolbar, the window shown below opens:</w:t>
      </w:r>
    </w:p>
    <w:p w14:paraId="7D306A95" w14:textId="40DCB44E" w:rsidR="00774472" w:rsidRPr="0045652F" w:rsidRDefault="000D520E" w:rsidP="00BF4685">
      <w:pPr>
        <w:ind w:right="-426"/>
        <w:rPr>
          <w:lang w:val="en-US"/>
        </w:rPr>
      </w:pPr>
      <w:r w:rsidRPr="0043307E">
        <w:rPr>
          <w:noProof/>
          <w:lang w:val="en-GB" w:eastAsia="zh-CN" w:bidi="he-IL"/>
        </w:rPr>
        <w:drawing>
          <wp:inline distT="0" distB="0" distL="0" distR="0" wp14:anchorId="196EBB18" wp14:editId="4C2BA16D">
            <wp:extent cx="5391150" cy="6619875"/>
            <wp:effectExtent l="0" t="0" r="0" b="9525"/>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6619875"/>
                    </a:xfrm>
                    <a:prstGeom prst="rect">
                      <a:avLst/>
                    </a:prstGeom>
                    <a:noFill/>
                    <a:ln>
                      <a:noFill/>
                    </a:ln>
                  </pic:spPr>
                </pic:pic>
              </a:graphicData>
            </a:graphic>
          </wp:inline>
        </w:drawing>
      </w:r>
    </w:p>
    <w:p w14:paraId="4575DC40" w14:textId="77777777" w:rsidR="00774472" w:rsidRPr="0045652F" w:rsidRDefault="00774472">
      <w:pPr>
        <w:pStyle w:val="Caption"/>
        <w:rPr>
          <w:lang w:val="en-US"/>
        </w:rPr>
      </w:pPr>
      <w:bookmarkStart w:id="288" w:name="_Toc257985453"/>
      <w:bookmarkStart w:id="289" w:name="_Toc373485007"/>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39</w:t>
      </w:r>
      <w:r w:rsidRPr="0045652F">
        <w:rPr>
          <w:lang w:val="en-US"/>
        </w:rPr>
        <w:fldChar w:fldCharType="end"/>
      </w:r>
      <w:r w:rsidRPr="0045652F">
        <w:rPr>
          <w:lang w:val="en-US"/>
        </w:rPr>
        <w:t xml:space="preserve"> VIRTEL Web Access</w:t>
      </w:r>
      <w:bookmarkEnd w:id="288"/>
      <w:r w:rsidRPr="0045652F">
        <w:rPr>
          <w:lang w:val="en-US"/>
        </w:rPr>
        <w:t xml:space="preserve"> Settings menu</w:t>
      </w:r>
      <w:r w:rsidR="00B5689F" w:rsidRPr="0045652F">
        <w:rPr>
          <w:lang w:val="en-US"/>
        </w:rPr>
        <w:t xml:space="preserve"> (part 1 of </w:t>
      </w:r>
      <w:r w:rsidR="00A1775E">
        <w:rPr>
          <w:lang w:val="en-US"/>
        </w:rPr>
        <w:t>3</w:t>
      </w:r>
      <w:r w:rsidR="00B5689F" w:rsidRPr="0045652F">
        <w:rPr>
          <w:lang w:val="en-US"/>
        </w:rPr>
        <w:t>)</w:t>
      </w:r>
      <w:bookmarkEnd w:id="289"/>
    </w:p>
    <w:p w14:paraId="558F627C" w14:textId="7DFA9FA7" w:rsidR="00B5689F" w:rsidRPr="0045652F" w:rsidRDefault="000D520E" w:rsidP="00BF4685">
      <w:pPr>
        <w:ind w:right="-426"/>
        <w:rPr>
          <w:lang w:val="en-US"/>
        </w:rPr>
      </w:pPr>
      <w:r w:rsidRPr="0043307E">
        <w:rPr>
          <w:noProof/>
          <w:lang w:val="en-GB" w:eastAsia="zh-CN" w:bidi="he-IL"/>
        </w:rPr>
        <w:drawing>
          <wp:inline distT="0" distB="0" distL="0" distR="0" wp14:anchorId="480C5199" wp14:editId="7ED9A0CC">
            <wp:extent cx="5410200" cy="6619875"/>
            <wp:effectExtent l="0" t="0" r="0" b="9525"/>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0200" cy="6619875"/>
                    </a:xfrm>
                    <a:prstGeom prst="rect">
                      <a:avLst/>
                    </a:prstGeom>
                    <a:noFill/>
                    <a:ln>
                      <a:noFill/>
                    </a:ln>
                  </pic:spPr>
                </pic:pic>
              </a:graphicData>
            </a:graphic>
          </wp:inline>
        </w:drawing>
      </w:r>
    </w:p>
    <w:p w14:paraId="78C203B6" w14:textId="77777777" w:rsidR="00B5689F" w:rsidRPr="0045652F" w:rsidRDefault="00B5689F" w:rsidP="00BF4685">
      <w:pPr>
        <w:pStyle w:val="Caption"/>
        <w:ind w:right="-426"/>
        <w:rPr>
          <w:lang w:val="en-US"/>
        </w:rPr>
      </w:pPr>
      <w:bookmarkStart w:id="290" w:name="_Toc373485008"/>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40</w:t>
      </w:r>
      <w:r w:rsidRPr="0045652F">
        <w:rPr>
          <w:lang w:val="en-US"/>
        </w:rPr>
        <w:fldChar w:fldCharType="end"/>
      </w:r>
      <w:r w:rsidRPr="0045652F">
        <w:rPr>
          <w:lang w:val="en-US"/>
        </w:rPr>
        <w:t xml:space="preserve"> VIRTEL Web Access Settings menu (part 2 of </w:t>
      </w:r>
      <w:r w:rsidR="00A1775E">
        <w:rPr>
          <w:lang w:val="en-US"/>
        </w:rPr>
        <w:t>3</w:t>
      </w:r>
      <w:r w:rsidRPr="0045652F">
        <w:rPr>
          <w:lang w:val="en-US"/>
        </w:rPr>
        <w:t>)</w:t>
      </w:r>
      <w:bookmarkEnd w:id="290"/>
    </w:p>
    <w:p w14:paraId="4615670F" w14:textId="36AC86D4" w:rsidR="00A1775E" w:rsidRPr="00A1775E" w:rsidRDefault="000D520E" w:rsidP="00A1775E">
      <w:pPr>
        <w:pStyle w:val="Caption"/>
        <w:keepNext/>
        <w:keepLines/>
        <w:rPr>
          <w:i w:val="0"/>
          <w:lang w:val="en-US"/>
        </w:rPr>
      </w:pPr>
      <w:r w:rsidRPr="0043307E">
        <w:rPr>
          <w:noProof/>
          <w:lang w:val="en-GB" w:eastAsia="zh-CN" w:bidi="he-IL"/>
        </w:rPr>
        <w:drawing>
          <wp:inline distT="0" distB="0" distL="0" distR="0" wp14:anchorId="1BA3382C" wp14:editId="0F07BB63">
            <wp:extent cx="5476875" cy="6667500"/>
            <wp:effectExtent l="0" t="0" r="9525" b="0"/>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875" cy="6667500"/>
                    </a:xfrm>
                    <a:prstGeom prst="rect">
                      <a:avLst/>
                    </a:prstGeom>
                    <a:noFill/>
                    <a:ln>
                      <a:noFill/>
                    </a:ln>
                  </pic:spPr>
                </pic:pic>
              </a:graphicData>
            </a:graphic>
          </wp:inline>
        </w:drawing>
      </w:r>
    </w:p>
    <w:p w14:paraId="3E1F93B9" w14:textId="77777777" w:rsidR="00A1775E" w:rsidRPr="0045652F" w:rsidRDefault="00A1775E" w:rsidP="00A1775E">
      <w:pPr>
        <w:pStyle w:val="Caption"/>
        <w:rPr>
          <w:lang w:val="en-US"/>
        </w:rPr>
      </w:pPr>
      <w:bookmarkStart w:id="291" w:name="_Toc373485009"/>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41</w:t>
      </w:r>
      <w:r w:rsidRPr="0045652F">
        <w:rPr>
          <w:lang w:val="en-US"/>
        </w:rPr>
        <w:fldChar w:fldCharType="end"/>
      </w:r>
      <w:r w:rsidRPr="0045652F">
        <w:rPr>
          <w:lang w:val="en-US"/>
        </w:rPr>
        <w:t xml:space="preserve"> VIRTEL </w:t>
      </w:r>
      <w:r>
        <w:rPr>
          <w:lang w:val="en-US"/>
        </w:rPr>
        <w:t>Web Access Settings menu (part 3</w:t>
      </w:r>
      <w:r w:rsidRPr="0045652F">
        <w:rPr>
          <w:lang w:val="en-US"/>
        </w:rPr>
        <w:t xml:space="preserve"> of </w:t>
      </w:r>
      <w:r>
        <w:rPr>
          <w:lang w:val="en-US"/>
        </w:rPr>
        <w:t>3</w:t>
      </w:r>
      <w:r w:rsidRPr="0045652F">
        <w:rPr>
          <w:lang w:val="en-US"/>
        </w:rPr>
        <w:t>)</w:t>
      </w:r>
      <w:bookmarkEnd w:id="291"/>
    </w:p>
    <w:p w14:paraId="5C7301EA" w14:textId="77777777" w:rsidR="00774472" w:rsidRPr="0045652F" w:rsidRDefault="00774472">
      <w:pPr>
        <w:pStyle w:val="Heading4"/>
        <w:keepLines/>
        <w:rPr>
          <w:szCs w:val="23"/>
          <w:lang w:val="en-US"/>
        </w:rPr>
      </w:pPr>
      <w:r w:rsidRPr="0045652F">
        <w:rPr>
          <w:szCs w:val="23"/>
          <w:lang w:val="en-US"/>
        </w:rPr>
        <w:t>Contents of the fields</w:t>
      </w:r>
    </w:p>
    <w:p w14:paraId="431D4274" w14:textId="77777777" w:rsidR="00774472" w:rsidRPr="0045652F" w:rsidRDefault="00774472">
      <w:pPr>
        <w:pStyle w:val="RefrenceChamp"/>
        <w:keepNext/>
        <w:keepLines/>
        <w:rPr>
          <w:lang w:val="en-US"/>
        </w:rPr>
      </w:pPr>
      <w:r w:rsidRPr="0045652F">
        <w:rPr>
          <w:rStyle w:val="rubrique"/>
          <w:lang w:val="en-US"/>
        </w:rPr>
        <w:t xml:space="preserve">Font Size </w:t>
      </w:r>
      <w:r w:rsidRPr="0045652F">
        <w:rPr>
          <w:rStyle w:val="rubrique"/>
          <w:lang w:val="en-US"/>
        </w:rPr>
        <w:tab/>
      </w:r>
      <w:r w:rsidRPr="0045652F">
        <w:rPr>
          <w:rStyle w:val="rubrique"/>
          <w:b w:val="0"/>
          <w:bCs/>
          <w:lang w:val="en-US"/>
        </w:rPr>
        <w:t xml:space="preserve">Size of font. </w:t>
      </w:r>
      <w:r w:rsidRPr="0045652F">
        <w:rPr>
          <w:lang w:val="en-US"/>
        </w:rPr>
        <w:t>Possible values are:</w:t>
      </w:r>
    </w:p>
    <w:p w14:paraId="548B2AD0" w14:textId="77777777" w:rsidR="00774472" w:rsidRPr="00AF57DA" w:rsidRDefault="00774472" w:rsidP="00AF57DA">
      <w:pPr>
        <w:pStyle w:val="DtailRefChamp"/>
        <w:spacing w:line="240" w:lineRule="auto"/>
        <w:ind w:left="3601" w:hanging="556"/>
        <w:rPr>
          <w:sz w:val="18"/>
          <w:lang w:val="en-US"/>
        </w:rPr>
      </w:pPr>
      <w:r w:rsidRPr="00AF57DA">
        <w:rPr>
          <w:b/>
          <w:sz w:val="18"/>
          <w:lang w:val="en-US"/>
        </w:rPr>
        <w:t>Window</w:t>
      </w:r>
      <w:r w:rsidRPr="00AF57DA">
        <w:rPr>
          <w:b/>
          <w:sz w:val="18"/>
          <w:lang w:val="en-US"/>
        </w:rPr>
        <w:tab/>
      </w:r>
      <w:r w:rsidRPr="00AF57DA">
        <w:rPr>
          <w:b/>
          <w:sz w:val="18"/>
          <w:lang w:val="en-US"/>
        </w:rPr>
        <w:br/>
      </w:r>
      <w:r w:rsidRPr="00AF57DA">
        <w:rPr>
          <w:sz w:val="18"/>
          <w:lang w:val="en-US"/>
        </w:rPr>
        <w:t>VIRTEL calculates the font size to fit the browser’s window size.</w:t>
      </w:r>
    </w:p>
    <w:p w14:paraId="79F6631F" w14:textId="77777777" w:rsidR="00774472" w:rsidRPr="00AF57DA" w:rsidRDefault="00774472" w:rsidP="00AF57DA">
      <w:pPr>
        <w:pStyle w:val="DtailRefChamp"/>
        <w:spacing w:line="240" w:lineRule="auto"/>
        <w:ind w:left="3601" w:hanging="556"/>
        <w:rPr>
          <w:sz w:val="18"/>
          <w:lang w:val="en-US"/>
        </w:rPr>
      </w:pPr>
      <w:r w:rsidRPr="00AF57DA">
        <w:rPr>
          <w:b/>
          <w:sz w:val="18"/>
        </w:rPr>
        <w:t>Screen</w:t>
      </w:r>
      <w:r w:rsidRPr="00AF57DA">
        <w:rPr>
          <w:b/>
          <w:sz w:val="18"/>
        </w:rPr>
        <w:tab/>
      </w:r>
      <w:r w:rsidRPr="00AF57DA">
        <w:rPr>
          <w:b/>
          <w:sz w:val="18"/>
        </w:rPr>
        <w:br/>
      </w:r>
      <w:r w:rsidRPr="00AF57DA">
        <w:rPr>
          <w:sz w:val="18"/>
          <w:lang w:val="en-US"/>
        </w:rPr>
        <w:t>VIRTEL calculates the font size to fit the display screen size.</w:t>
      </w:r>
    </w:p>
    <w:p w14:paraId="7C459C3C" w14:textId="77777777" w:rsidR="00774472" w:rsidRPr="00AF57DA" w:rsidRDefault="00774472" w:rsidP="00AF57DA">
      <w:pPr>
        <w:pStyle w:val="DtailRefChamp"/>
        <w:spacing w:line="240" w:lineRule="auto"/>
        <w:ind w:left="3601" w:hanging="556"/>
        <w:rPr>
          <w:sz w:val="18"/>
        </w:rPr>
      </w:pPr>
      <w:r w:rsidRPr="00AF57DA">
        <w:rPr>
          <w:b/>
          <w:sz w:val="18"/>
        </w:rPr>
        <w:t>nn</w:t>
      </w:r>
      <w:r w:rsidRPr="00AF57DA">
        <w:rPr>
          <w:b/>
          <w:sz w:val="18"/>
        </w:rPr>
        <w:tab/>
      </w:r>
      <w:r w:rsidRPr="00AF57DA">
        <w:rPr>
          <w:b/>
          <w:sz w:val="18"/>
        </w:rPr>
        <w:br/>
      </w:r>
      <w:r w:rsidRPr="00AF57DA">
        <w:rPr>
          <w:sz w:val="18"/>
          <w:lang w:val="en-US"/>
        </w:rPr>
        <w:t xml:space="preserve">VIRTEL uses a fixed font size.  nn is the size in “points”: </w:t>
      </w:r>
      <w:r w:rsidRPr="00AF57DA">
        <w:rPr>
          <w:sz w:val="18"/>
        </w:rPr>
        <w:t>8pt, 10pt, 12pt, 14pt, or 16pt.</w:t>
      </w:r>
    </w:p>
    <w:p w14:paraId="1587B34B" w14:textId="77777777" w:rsidR="00774472" w:rsidRPr="00AF57DA" w:rsidRDefault="00774472" w:rsidP="00AF57DA"/>
    <w:p w14:paraId="11F603B7" w14:textId="77777777" w:rsidR="00774472" w:rsidRPr="0045652F" w:rsidRDefault="00774472">
      <w:pPr>
        <w:pStyle w:val="RefrenceChamp"/>
        <w:keepNext/>
        <w:keepLines/>
        <w:rPr>
          <w:lang w:val="en-US"/>
        </w:rPr>
      </w:pPr>
      <w:r w:rsidRPr="0045652F">
        <w:rPr>
          <w:rStyle w:val="rubrique"/>
          <w:lang w:val="en-US"/>
        </w:rPr>
        <w:t>Font family</w:t>
      </w:r>
      <w:r w:rsidRPr="0045652F">
        <w:rPr>
          <w:rStyle w:val="rubrique"/>
          <w:lang w:val="en-US"/>
        </w:rPr>
        <w:tab/>
      </w:r>
      <w:r w:rsidRPr="0045652F">
        <w:rPr>
          <w:lang w:val="en-US"/>
        </w:rPr>
        <w:t>Name of font. The panel displays a list of fonts</w:t>
      </w:r>
      <w:r w:rsidR="00EC4673">
        <w:rPr>
          <w:lang w:val="en-US"/>
        </w:rPr>
        <w:t xml:space="preserve"> known to VIRTEL and installed on the workstation, in addition to the fonts supplied by VIRTEL</w:t>
      </w:r>
      <w:r w:rsidRPr="0045652F">
        <w:rPr>
          <w:lang w:val="en-US"/>
        </w:rPr>
        <w:t>. If the required font is not in the list, click the ellipsis to the right of the selection box and type the name of the font in the box. Any fixed-width font installed on the workstation may be specified.</w:t>
      </w:r>
    </w:p>
    <w:p w14:paraId="25F93130" w14:textId="77777777" w:rsidR="00774472" w:rsidRPr="0045652F" w:rsidRDefault="00774472">
      <w:pPr>
        <w:pStyle w:val="RefrenceChamp"/>
        <w:keepNext/>
        <w:keepLines/>
        <w:rPr>
          <w:lang w:val="en-US"/>
        </w:rPr>
      </w:pPr>
      <w:r w:rsidRPr="0045652F">
        <w:rPr>
          <w:rStyle w:val="rubrique"/>
          <w:lang w:val="en-US"/>
        </w:rPr>
        <w:t>Auto-capture</w:t>
      </w:r>
      <w:r w:rsidRPr="0045652F">
        <w:rPr>
          <w:rStyle w:val="rubrique"/>
          <w:lang w:val="en-US"/>
        </w:rPr>
        <w:tab/>
      </w:r>
      <w:r w:rsidRPr="0045652F">
        <w:rPr>
          <w:rStyle w:val="rubrique"/>
          <w:b w:val="0"/>
          <w:bCs/>
          <w:lang w:val="en-US"/>
        </w:rPr>
        <w:t>When activated, causes a snapshot of each screen displayed by the host application to be automatically appended to the screen capture window.</w:t>
      </w:r>
    </w:p>
    <w:p w14:paraId="63E0D0A2" w14:textId="77777777" w:rsidR="00774472" w:rsidRPr="0045652F" w:rsidRDefault="00774472">
      <w:pPr>
        <w:pStyle w:val="RefrenceChamp"/>
        <w:keepNext/>
        <w:keepLines/>
        <w:rPr>
          <w:lang w:val="en-US"/>
        </w:rPr>
      </w:pPr>
      <w:r w:rsidRPr="0045652F">
        <w:rPr>
          <w:rStyle w:val="rubrique"/>
          <w:lang w:val="en-US"/>
        </w:rPr>
        <w:t>Auto-print</w:t>
      </w:r>
      <w:r w:rsidRPr="0045652F">
        <w:rPr>
          <w:rStyle w:val="rubrique"/>
          <w:lang w:val="en-US"/>
        </w:rPr>
        <w:tab/>
      </w:r>
      <w:r w:rsidRPr="0045652F">
        <w:rPr>
          <w:rStyle w:val="rubrique"/>
          <w:b w:val="0"/>
          <w:bCs/>
          <w:lang w:val="en-US"/>
        </w:rPr>
        <w:t>When activated, causes the Windows print function to be launched automatically in the print window as a result of a screen snapshot or print request.</w:t>
      </w:r>
    </w:p>
    <w:p w14:paraId="42B0BAA8" w14:textId="77777777" w:rsidR="00774472" w:rsidRPr="0045652F" w:rsidRDefault="00774472">
      <w:pPr>
        <w:pStyle w:val="RefrenceChamp"/>
        <w:rPr>
          <w:lang w:val="en-US"/>
        </w:rPr>
      </w:pPr>
      <w:r w:rsidRPr="0045652F">
        <w:rPr>
          <w:rStyle w:val="rubrique"/>
          <w:bCs/>
          <w:color w:val="auto"/>
          <w:lang w:val="en-US"/>
        </w:rPr>
        <w:t>Cursor</w:t>
      </w:r>
      <w:r w:rsidRPr="0045652F">
        <w:rPr>
          <w:rStyle w:val="rubrique"/>
          <w:b w:val="0"/>
          <w:color w:val="auto"/>
          <w:lang w:val="en-US"/>
        </w:rPr>
        <w:tab/>
        <w:t>The shape of the 3270 cursor. The possible settings are:</w:t>
      </w:r>
    </w:p>
    <w:p w14:paraId="10F596C7" w14:textId="77777777" w:rsidR="00774472" w:rsidRPr="00DC0A47" w:rsidRDefault="00774472" w:rsidP="00DC0A47">
      <w:pPr>
        <w:pStyle w:val="DtailRefChamp"/>
        <w:spacing w:line="240" w:lineRule="auto"/>
        <w:ind w:left="3601" w:hanging="556"/>
        <w:rPr>
          <w:sz w:val="18"/>
          <w:lang w:val="en-US"/>
        </w:rPr>
      </w:pPr>
      <w:r w:rsidRPr="00DC0A47">
        <w:rPr>
          <w:b/>
          <w:sz w:val="18"/>
        </w:rPr>
        <w:tab/>
      </w:r>
      <w:r w:rsidRPr="00DC0A47">
        <w:rPr>
          <w:b/>
          <w:sz w:val="18"/>
          <w:lang w:val="en-US"/>
        </w:rPr>
        <w:t>Bar</w:t>
      </w:r>
      <w:r w:rsidRPr="00DC0A47">
        <w:rPr>
          <w:b/>
          <w:sz w:val="18"/>
          <w:lang w:val="en-US"/>
        </w:rPr>
        <w:tab/>
      </w:r>
      <w:r w:rsidRPr="00DC0A47">
        <w:rPr>
          <w:sz w:val="18"/>
          <w:lang w:val="en-US"/>
        </w:rPr>
        <w:t>The character at the cursor position is underlined</w:t>
      </w:r>
    </w:p>
    <w:p w14:paraId="38A5F84E" w14:textId="77777777" w:rsidR="00774472" w:rsidRPr="00DC0A47" w:rsidRDefault="00774472" w:rsidP="00DC0A47">
      <w:pPr>
        <w:pStyle w:val="DtailRefChamp"/>
        <w:spacing w:line="240" w:lineRule="auto"/>
        <w:ind w:left="3601" w:hanging="556"/>
        <w:rPr>
          <w:sz w:val="18"/>
          <w:lang w:val="en-US"/>
        </w:rPr>
      </w:pPr>
      <w:r w:rsidRPr="00DC0A47">
        <w:rPr>
          <w:b/>
          <w:sz w:val="18"/>
          <w:lang w:val="en-US"/>
        </w:rPr>
        <w:tab/>
      </w:r>
      <w:r w:rsidRPr="00DC0A47">
        <w:rPr>
          <w:b/>
          <w:sz w:val="18"/>
        </w:rPr>
        <w:t>Block</w:t>
      </w:r>
      <w:r w:rsidRPr="00DC0A47">
        <w:rPr>
          <w:b/>
          <w:sz w:val="18"/>
        </w:rPr>
        <w:tab/>
      </w:r>
      <w:r w:rsidRPr="00DC0A47">
        <w:rPr>
          <w:sz w:val="18"/>
          <w:lang w:val="en-US"/>
        </w:rPr>
        <w:t>The character at the cursor position is in reverse video</w:t>
      </w:r>
    </w:p>
    <w:p w14:paraId="5233A206" w14:textId="77777777" w:rsidR="00774472" w:rsidRPr="0045652F" w:rsidRDefault="00774472" w:rsidP="00DC0A47">
      <w:pPr>
        <w:pStyle w:val="DtailRefChamp"/>
        <w:spacing w:line="240" w:lineRule="auto"/>
        <w:ind w:left="3601" w:hanging="556"/>
        <w:rPr>
          <w:rStyle w:val="rubrique"/>
          <w:b w:val="0"/>
          <w:color w:val="auto"/>
          <w:lang w:val="en-US"/>
        </w:rPr>
      </w:pPr>
      <w:r w:rsidRPr="00DC0A47">
        <w:rPr>
          <w:b/>
          <w:sz w:val="18"/>
        </w:rPr>
        <w:tab/>
        <w:t>Blink</w:t>
      </w:r>
      <w:r w:rsidRPr="00DC0A47">
        <w:rPr>
          <w:b/>
          <w:sz w:val="18"/>
        </w:rPr>
        <w:tab/>
      </w:r>
      <w:r w:rsidRPr="00DC0A47">
        <w:rPr>
          <w:sz w:val="18"/>
        </w:rPr>
        <w:t xml:space="preserve">The character at the cursor position is in blinking </w:t>
      </w:r>
      <w:r w:rsidRPr="0045652F">
        <w:rPr>
          <w:rStyle w:val="rubrique"/>
          <w:b w:val="0"/>
          <w:bCs/>
          <w:lang w:val="en-US"/>
        </w:rPr>
        <w:t>reverse video</w:t>
      </w:r>
    </w:p>
    <w:p w14:paraId="21DBAA48" w14:textId="77777777" w:rsidR="00774472" w:rsidRPr="0045652F" w:rsidRDefault="00774472">
      <w:pPr>
        <w:rPr>
          <w:rStyle w:val="rubrique"/>
          <w:b w:val="0"/>
          <w:color w:val="auto"/>
          <w:lang w:val="en-US"/>
        </w:rPr>
      </w:pPr>
    </w:p>
    <w:p w14:paraId="0320476E" w14:textId="77777777" w:rsidR="00774472" w:rsidRPr="0045652F" w:rsidRDefault="00774472">
      <w:pPr>
        <w:pStyle w:val="NfjDtailZone"/>
        <w:rPr>
          <w:lang w:val="en-US"/>
        </w:rPr>
      </w:pPr>
      <w:r w:rsidRPr="0045652F">
        <w:rPr>
          <w:lang w:val="en-US"/>
        </w:rPr>
        <w:t xml:space="preserve">Note: </w:t>
      </w:r>
      <w:del w:id="292" w:author="BOWLER - 4.52" w:date="2013-11-20T15:42:00Z">
        <w:r w:rsidRPr="0045652F" w:rsidDel="001C6F25">
          <w:rPr>
            <w:lang w:val="en-US"/>
          </w:rPr>
          <w:delText xml:space="preserve">Blink is available in Firefox only. </w:delText>
        </w:r>
      </w:del>
      <w:r w:rsidRPr="0045652F">
        <w:rPr>
          <w:lang w:val="en-US"/>
        </w:rPr>
        <w:t>For Internet Explorer</w:t>
      </w:r>
      <w:ins w:id="293" w:author="BOWLER - 4.52" w:date="2013-11-20T15:42:00Z">
        <w:r w:rsidR="001C6F25">
          <w:rPr>
            <w:lang w:val="en-US"/>
          </w:rPr>
          <w:t xml:space="preserve"> versions 6 and 7</w:t>
        </w:r>
      </w:ins>
      <w:del w:id="294" w:author="BOWLER - 4.52" w:date="2013-11-20T15:43:00Z">
        <w:r w:rsidRPr="0045652F" w:rsidDel="001C6F25">
          <w:rPr>
            <w:lang w:val="en-US"/>
          </w:rPr>
          <w:delText xml:space="preserve"> and other browsers</w:delText>
        </w:r>
      </w:del>
      <w:r w:rsidRPr="0045652F">
        <w:rPr>
          <w:lang w:val="en-US"/>
        </w:rPr>
        <w:t>, Blink is the same as Block</w:t>
      </w:r>
    </w:p>
    <w:p w14:paraId="0860EE14" w14:textId="77777777" w:rsidR="00310397" w:rsidRPr="0045652F" w:rsidRDefault="00310397" w:rsidP="00310397">
      <w:pPr>
        <w:pStyle w:val="RefrenceChamp"/>
        <w:keepLines/>
        <w:rPr>
          <w:lang w:val="en-US"/>
        </w:rPr>
      </w:pPr>
      <w:r w:rsidRPr="0045652F">
        <w:rPr>
          <w:rStyle w:val="rubrique"/>
          <w:lang w:val="en-US"/>
        </w:rPr>
        <w:t>Vertical line, Horiz line</w:t>
      </w:r>
      <w:r w:rsidRPr="0045652F">
        <w:rPr>
          <w:rStyle w:val="rubrique"/>
          <w:lang w:val="en-US"/>
        </w:rPr>
        <w:tab/>
      </w:r>
      <w:r w:rsidRPr="0045652F">
        <w:rPr>
          <w:rStyle w:val="rubrique"/>
          <w:lang w:val="en-US"/>
        </w:rPr>
        <w:br/>
      </w:r>
      <w:r w:rsidRPr="0045652F">
        <w:rPr>
          <w:rStyle w:val="rubrique"/>
          <w:b w:val="0"/>
          <w:bCs/>
          <w:lang w:val="en-US"/>
        </w:rPr>
        <w:t xml:space="preserve">When activated, causes the </w:t>
      </w:r>
      <w:r w:rsidR="00D00603" w:rsidRPr="0045652F">
        <w:rPr>
          <w:rStyle w:val="rubrique"/>
          <w:b w:val="0"/>
          <w:bCs/>
          <w:lang w:val="en-US"/>
        </w:rPr>
        <w:t>position of the cursor to be marked with a vertical line and/or a horizontal line extending to the edges of the 3270 window (also known as a “crosshair cursor</w:t>
      </w:r>
      <w:r w:rsidR="00D00603" w:rsidRPr="0045652F">
        <w:rPr>
          <w:rStyle w:val="rubrique"/>
          <w:b w:val="0"/>
          <w:bCs/>
          <w:lang w:val="en-US"/>
        </w:rPr>
        <w:fldChar w:fldCharType="begin"/>
      </w:r>
      <w:r w:rsidR="00D00603" w:rsidRPr="0045652F">
        <w:rPr>
          <w:lang w:val="en-US"/>
        </w:rPr>
        <w:instrText xml:space="preserve"> XE "</w:instrText>
      </w:r>
      <w:r w:rsidR="00D00603" w:rsidRPr="0045652F">
        <w:rPr>
          <w:rStyle w:val="rubrique"/>
          <w:b w:val="0"/>
          <w:bCs/>
          <w:lang w:val="en-US"/>
        </w:rPr>
        <w:instrText>Crosshair cursor</w:instrText>
      </w:r>
      <w:r w:rsidR="00D00603" w:rsidRPr="0045652F">
        <w:rPr>
          <w:lang w:val="en-US"/>
        </w:rPr>
        <w:instrText xml:space="preserve">" </w:instrText>
      </w:r>
      <w:r w:rsidR="00D00603" w:rsidRPr="0045652F">
        <w:rPr>
          <w:rStyle w:val="rubrique"/>
          <w:b w:val="0"/>
          <w:bCs/>
          <w:lang w:val="en-US"/>
        </w:rPr>
        <w:fldChar w:fldCharType="end"/>
      </w:r>
      <w:r w:rsidR="00D00603" w:rsidRPr="0045652F">
        <w:rPr>
          <w:rStyle w:val="rubrique"/>
          <w:b w:val="0"/>
          <w:bCs/>
          <w:lang w:val="en-US"/>
        </w:rPr>
        <w:fldChar w:fldCharType="begin"/>
      </w:r>
      <w:r w:rsidR="00D00603" w:rsidRPr="0045652F">
        <w:rPr>
          <w:lang w:val="en-US"/>
        </w:rPr>
        <w:instrText xml:space="preserve"> XE "</w:instrText>
      </w:r>
      <w:r w:rsidR="00D00603" w:rsidRPr="0045652F">
        <w:rPr>
          <w:rStyle w:val="rubrique"/>
          <w:b w:val="0"/>
          <w:bCs/>
          <w:lang w:val="en-US"/>
        </w:rPr>
        <w:instrText>Cursor:</w:instrText>
      </w:r>
      <w:r w:rsidR="00D00603" w:rsidRPr="0045652F">
        <w:rPr>
          <w:lang w:val="en-US"/>
        </w:rPr>
        <w:instrText xml:space="preserve">Crosshair" </w:instrText>
      </w:r>
      <w:r w:rsidR="00D00603" w:rsidRPr="0045652F">
        <w:rPr>
          <w:rStyle w:val="rubrique"/>
          <w:b w:val="0"/>
          <w:bCs/>
          <w:lang w:val="en-US"/>
        </w:rPr>
        <w:fldChar w:fldCharType="end"/>
      </w:r>
      <w:r w:rsidR="00D00603" w:rsidRPr="0045652F">
        <w:rPr>
          <w:rStyle w:val="rubrique"/>
          <w:b w:val="0"/>
          <w:bCs/>
          <w:lang w:val="en-US"/>
        </w:rPr>
        <w:t>”)</w:t>
      </w:r>
      <w:r w:rsidRPr="0045652F">
        <w:rPr>
          <w:rStyle w:val="rubrique"/>
          <w:b w:val="0"/>
          <w:bCs/>
          <w:lang w:val="en-US"/>
        </w:rPr>
        <w:t>.</w:t>
      </w:r>
    </w:p>
    <w:p w14:paraId="099A21B4" w14:textId="77777777" w:rsidR="00774472" w:rsidRPr="0045652F" w:rsidRDefault="00774472">
      <w:pPr>
        <w:pStyle w:val="RefrenceChamp"/>
        <w:keepNext/>
        <w:keepLines/>
        <w:rPr>
          <w:lang w:val="en-US"/>
        </w:rPr>
      </w:pPr>
      <w:r w:rsidRPr="0045652F">
        <w:rPr>
          <w:rStyle w:val="rubrique"/>
          <w:lang w:val="en-US"/>
        </w:rPr>
        <w:t>Esc key</w:t>
      </w:r>
      <w:r w:rsidRPr="0045652F">
        <w:rPr>
          <w:rStyle w:val="rubrique"/>
          <w:b w:val="0"/>
          <w:bCs/>
          <w:lang w:val="en-US"/>
        </w:rPr>
        <w:t xml:space="preserve"> to </w:t>
      </w:r>
      <w:r w:rsidRPr="0045652F">
        <w:rPr>
          <w:rStyle w:val="rubrique"/>
          <w:lang w:val="en-US"/>
        </w:rPr>
        <w:t>Alt+F3</w:t>
      </w:r>
      <w:r w:rsidRPr="0045652F">
        <w:rPr>
          <w:rStyle w:val="rubrique"/>
          <w:lang w:val="en-US"/>
        </w:rPr>
        <w:tab/>
      </w:r>
      <w:r w:rsidRPr="0045652F">
        <w:rPr>
          <w:rStyle w:val="rubrique"/>
          <w:lang w:val="en-US"/>
        </w:rPr>
        <w:br/>
      </w:r>
      <w:r w:rsidRPr="0045652F">
        <w:rPr>
          <w:rStyle w:val="rubrique"/>
          <w:b w:val="0"/>
          <w:bCs/>
          <w:lang w:val="en-US"/>
        </w:rPr>
        <w:t>Defines the mapping of workstation keyboard to 3270 keys. The value “no” indicates that the keystroke is ignored.</w:t>
      </w:r>
    </w:p>
    <w:p w14:paraId="790BB5D8" w14:textId="77777777" w:rsidR="00774472" w:rsidRPr="0045652F" w:rsidRDefault="00774472" w:rsidP="00561877">
      <w:pPr>
        <w:pStyle w:val="RefrenceChamp"/>
        <w:keepLines/>
        <w:rPr>
          <w:lang w:val="en-US"/>
        </w:rPr>
      </w:pPr>
      <w:r w:rsidRPr="0045652F">
        <w:rPr>
          <w:lang w:val="en-US"/>
        </w:rPr>
        <w:tab/>
        <w:t>For example the 3270 PA1 key may be assigned to the PageUp key, to the Alt+PageUp key, and/or to the Alt+F1 key on the user’s keyboard.</w:t>
      </w:r>
    </w:p>
    <w:p w14:paraId="514C0AA5" w14:textId="77777777" w:rsidR="00774472" w:rsidRDefault="00774472">
      <w:pPr>
        <w:pStyle w:val="NfjDtailZone"/>
        <w:rPr>
          <w:lang w:val="en-US"/>
        </w:rPr>
      </w:pPr>
      <w:r w:rsidRPr="0045652F">
        <w:rPr>
          <w:lang w:val="en-US"/>
        </w:rPr>
        <w:t>Note: For Internet Explorer, the “Ctrl key” setting refers to the right Ctrl key. For Firefox, Chrome, and Safari the “Ctrl key” setting applies to both the left and right Ctrl keys identically. For Firefox, the “Keypad Enter” setting is ignored. For Internet Explorer versions 6, 7, and 8, a browser helper object (virtkey.dll) must be installed to allow recognition of the keypad Enter key. This BHO is not needed for Internet Explorer 9.</w:t>
      </w:r>
    </w:p>
    <w:p w14:paraId="6D413388" w14:textId="77777777" w:rsidR="00943158" w:rsidRPr="0045652F" w:rsidRDefault="00943158" w:rsidP="00943158">
      <w:pPr>
        <w:pStyle w:val="RefrenceChamp"/>
        <w:rPr>
          <w:lang w:val="en-US"/>
        </w:rPr>
      </w:pPr>
      <w:r>
        <w:rPr>
          <w:lang w:val="en-US"/>
        </w:rPr>
        <w:tab/>
        <w:t>The ChgCur setting allows the user to toggle the cursor between the “bar”, “block”, “bar+crosshairs”, and “block+crosshairs” style.</w:t>
      </w:r>
    </w:p>
    <w:p w14:paraId="7962CF34" w14:textId="77777777" w:rsidR="00774472" w:rsidRPr="0045652F" w:rsidRDefault="00774472">
      <w:pPr>
        <w:pStyle w:val="RefrenceChamp"/>
        <w:keepNext/>
        <w:keepLines/>
        <w:rPr>
          <w:lang w:val="en-US"/>
        </w:rPr>
      </w:pPr>
      <w:r w:rsidRPr="0045652F">
        <w:rPr>
          <w:rStyle w:val="rubrique"/>
          <w:lang w:val="en-US"/>
        </w:rPr>
        <w:t>Keypad</w:t>
      </w:r>
      <w:r w:rsidRPr="0045652F">
        <w:rPr>
          <w:rStyle w:val="rubrique"/>
          <w:b w:val="0"/>
          <w:bCs/>
          <w:lang w:val="en-US"/>
        </w:rPr>
        <w:t xml:space="preserve"> /*-</w:t>
      </w:r>
      <w:r w:rsidRPr="0045652F">
        <w:rPr>
          <w:rStyle w:val="rubrique"/>
          <w:lang w:val="en-US"/>
        </w:rPr>
        <w:t>+.</w:t>
      </w:r>
      <w:r w:rsidRPr="0045652F">
        <w:rPr>
          <w:rStyle w:val="rubrique"/>
          <w:lang w:val="en-US"/>
        </w:rPr>
        <w:tab/>
      </w:r>
      <w:r w:rsidRPr="0045652F">
        <w:rPr>
          <w:rStyle w:val="rubrique"/>
          <w:b w:val="0"/>
          <w:bCs/>
          <w:lang w:val="en-US"/>
        </w:rPr>
        <w:t>Allows keys on the numeric keypad to be assigned to certain 3270 functions including PA1, PA2, Tab, Backtab, and Newline. Also allows the decimal point on the numeric keypad to be remapped to comma for European countries.</w:t>
      </w:r>
    </w:p>
    <w:p w14:paraId="5EB4062F" w14:textId="77777777" w:rsidR="00774472" w:rsidRPr="0045652F" w:rsidRDefault="00774472">
      <w:pPr>
        <w:pStyle w:val="NfjDtailZone"/>
        <w:rPr>
          <w:lang w:val="en-US"/>
        </w:rPr>
      </w:pPr>
      <w:r w:rsidRPr="0045652F">
        <w:rPr>
          <w:lang w:val="en-US"/>
        </w:rPr>
        <w:t>Note: Remapping of the numeric keypad is only supported for Internet Explorer, Chrome, and Safari. Keypad settings are ignored for Firefox and Opera.</w:t>
      </w:r>
    </w:p>
    <w:p w14:paraId="3B5E2280" w14:textId="77777777" w:rsidR="00220615" w:rsidRDefault="00774472">
      <w:pPr>
        <w:pStyle w:val="RefrenceChamp"/>
        <w:keepNext/>
        <w:keepLines/>
        <w:rPr>
          <w:rStyle w:val="rubrique"/>
          <w:b w:val="0"/>
          <w:lang w:val="en-US"/>
        </w:rPr>
      </w:pPr>
      <w:r w:rsidRPr="0045652F">
        <w:rPr>
          <w:rStyle w:val="rubrique"/>
          <w:lang w:val="en-US"/>
        </w:rPr>
        <w:t>Double click</w:t>
      </w:r>
      <w:r w:rsidRPr="0045652F">
        <w:rPr>
          <w:rStyle w:val="rubrique"/>
          <w:lang w:val="en-US"/>
        </w:rPr>
        <w:tab/>
      </w:r>
      <w:r w:rsidR="00220615">
        <w:rPr>
          <w:rStyle w:val="rubrique"/>
          <w:b w:val="0"/>
          <w:lang w:val="en-US"/>
        </w:rPr>
        <w:t>Specifies the action taken for a</w:t>
      </w:r>
      <w:r w:rsidR="000B0333">
        <w:rPr>
          <w:rStyle w:val="rubrique"/>
          <w:b w:val="0"/>
          <w:lang w:val="en-US"/>
        </w:rPr>
        <w:t xml:space="preserve"> mouse</w:t>
      </w:r>
      <w:r w:rsidR="00220615">
        <w:rPr>
          <w:rStyle w:val="rubrique"/>
          <w:b w:val="0"/>
          <w:lang w:val="en-US"/>
        </w:rPr>
        <w:t xml:space="preserve"> double-click. Possible settings are:</w:t>
      </w:r>
    </w:p>
    <w:p w14:paraId="255E51C8" w14:textId="77777777" w:rsidR="00220615" w:rsidRPr="00220615" w:rsidRDefault="00220615" w:rsidP="00220615">
      <w:pPr>
        <w:pStyle w:val="DtailRefChamp"/>
        <w:keepNext/>
        <w:ind w:left="3600" w:hanging="555"/>
        <w:rPr>
          <w:rStyle w:val="rubrique"/>
          <w:bCs/>
          <w:lang w:val="en-US"/>
        </w:rPr>
      </w:pPr>
      <w:r>
        <w:rPr>
          <w:rStyle w:val="rubrique"/>
          <w:bCs/>
          <w:lang w:val="en-US"/>
        </w:rPr>
        <w:t>Word</w:t>
      </w:r>
      <w:r w:rsidR="002E0FFB">
        <w:rPr>
          <w:rStyle w:val="rubrique"/>
          <w:b w:val="0"/>
          <w:bCs/>
          <w:lang w:val="en-US"/>
        </w:rPr>
        <w:tab/>
      </w:r>
      <w:r>
        <w:rPr>
          <w:rStyle w:val="rubrique"/>
          <w:b w:val="0"/>
          <w:bCs/>
          <w:lang w:val="en-US"/>
        </w:rPr>
        <w:t>draws a box around the word that the mouse is pointing in preparation for a copy or cut operation</w:t>
      </w:r>
      <w:r w:rsidRPr="0045652F">
        <w:rPr>
          <w:rStyle w:val="rubrique"/>
          <w:b w:val="0"/>
          <w:bCs/>
          <w:lang w:val="en-US"/>
        </w:rPr>
        <w:t>.</w:t>
      </w:r>
    </w:p>
    <w:p w14:paraId="2E7431DC" w14:textId="77777777" w:rsidR="00220615" w:rsidRPr="00220615" w:rsidRDefault="00220615" w:rsidP="00220615">
      <w:pPr>
        <w:pStyle w:val="DtailRefChamp"/>
        <w:keepNext/>
        <w:ind w:left="3600" w:hanging="555"/>
        <w:rPr>
          <w:rStyle w:val="rubrique"/>
          <w:bCs/>
        </w:rPr>
      </w:pPr>
      <w:r w:rsidRPr="00220615">
        <w:rPr>
          <w:rStyle w:val="rubrique"/>
          <w:bCs/>
          <w:lang w:val="en-US"/>
        </w:rPr>
        <w:t>ENTER</w:t>
      </w:r>
      <w:r w:rsidR="002E0FFB">
        <w:rPr>
          <w:rStyle w:val="rubrique"/>
          <w:b w:val="0"/>
          <w:bCs/>
          <w:lang w:val="en-US"/>
        </w:rPr>
        <w:tab/>
      </w:r>
      <w:r w:rsidR="00774472" w:rsidRPr="00220615">
        <w:rPr>
          <w:rStyle w:val="rubrique"/>
          <w:b w:val="0"/>
          <w:bCs/>
          <w:lang w:val="en-US"/>
        </w:rPr>
        <w:fldChar w:fldCharType="begin"/>
      </w:r>
      <w:r w:rsidR="00774472" w:rsidRPr="00220615">
        <w:rPr>
          <w:rStyle w:val="rubrique"/>
          <w:b w:val="0"/>
          <w:bCs/>
          <w:lang w:val="en-US"/>
        </w:rPr>
        <w:instrText xml:space="preserve"> XE "</w:instrText>
      </w:r>
      <w:r w:rsidR="009D5292" w:rsidRPr="00220615">
        <w:rPr>
          <w:rStyle w:val="rubrique"/>
          <w:b w:val="0"/>
          <w:bCs/>
          <w:lang w:val="en-US"/>
        </w:rPr>
        <w:instrText>P</w:instrText>
      </w:r>
      <w:r w:rsidR="00774472" w:rsidRPr="00220615">
        <w:rPr>
          <w:rStyle w:val="rubrique"/>
          <w:b w:val="0"/>
          <w:bCs/>
          <w:lang w:val="en-US"/>
        </w:rPr>
        <w:instrText xml:space="preserve">oint-and-shoot" </w:instrText>
      </w:r>
      <w:r w:rsidR="00774472" w:rsidRPr="00220615">
        <w:rPr>
          <w:rStyle w:val="rubrique"/>
          <w:b w:val="0"/>
          <w:bCs/>
          <w:lang w:val="en-US"/>
        </w:rPr>
        <w:fldChar w:fldCharType="end"/>
      </w:r>
      <w:r w:rsidR="00774472" w:rsidRPr="0045652F">
        <w:rPr>
          <w:rStyle w:val="rubrique"/>
          <w:b w:val="0"/>
          <w:bCs/>
          <w:lang w:val="en-US"/>
        </w:rPr>
        <w:t>Activates the “point-and-shoot” function. When set to ENTER, double clicking the mouse moves the cursor to the mouse position and sends a 3270 ENTER to the host application.</w:t>
      </w:r>
    </w:p>
    <w:p w14:paraId="3AA99459" w14:textId="77777777" w:rsidR="00774472" w:rsidRPr="00220615" w:rsidRDefault="00774472" w:rsidP="00220615">
      <w:pPr>
        <w:pStyle w:val="DtailRefChamp"/>
        <w:keepNext/>
        <w:ind w:left="3600" w:hanging="555"/>
        <w:rPr>
          <w:rStyle w:val="rubrique"/>
          <w:bCs/>
          <w:lang w:val="en-US"/>
        </w:rPr>
      </w:pPr>
      <w:r w:rsidRPr="00220615">
        <w:rPr>
          <w:rStyle w:val="rubrique"/>
          <w:bCs/>
          <w:lang w:val="en-US"/>
        </w:rPr>
        <w:t>no</w:t>
      </w:r>
      <w:r w:rsidR="002E0FFB">
        <w:rPr>
          <w:rStyle w:val="rubrique"/>
          <w:b w:val="0"/>
          <w:bCs/>
          <w:lang w:val="en-US"/>
        </w:rPr>
        <w:tab/>
      </w:r>
      <w:r w:rsidRPr="0045652F">
        <w:rPr>
          <w:rStyle w:val="rubrique"/>
          <w:b w:val="0"/>
          <w:bCs/>
          <w:lang w:val="en-US"/>
        </w:rPr>
        <w:t xml:space="preserve">indicates that the </w:t>
      </w:r>
      <w:r w:rsidR="00220615">
        <w:rPr>
          <w:rStyle w:val="rubrique"/>
          <w:b w:val="0"/>
          <w:bCs/>
          <w:lang w:val="en-US"/>
        </w:rPr>
        <w:t>double-click</w:t>
      </w:r>
      <w:r w:rsidRPr="0045652F">
        <w:rPr>
          <w:rStyle w:val="rubrique"/>
          <w:b w:val="0"/>
          <w:bCs/>
          <w:lang w:val="en-US"/>
        </w:rPr>
        <w:t xml:space="preserve"> function is deactivated.</w:t>
      </w:r>
    </w:p>
    <w:p w14:paraId="16ACE27E" w14:textId="77777777" w:rsidR="00220615" w:rsidRPr="0045652F" w:rsidRDefault="00220615" w:rsidP="00220615">
      <w:pPr>
        <w:rPr>
          <w:rStyle w:val="rubrique"/>
          <w:b w:val="0"/>
          <w:color w:val="auto"/>
          <w:lang w:val="en-US"/>
        </w:rPr>
      </w:pPr>
    </w:p>
    <w:p w14:paraId="0179AC2E" w14:textId="77777777" w:rsidR="00822C0E" w:rsidRPr="0045652F" w:rsidRDefault="00822C0E" w:rsidP="00822C0E">
      <w:pPr>
        <w:pStyle w:val="RefrenceChamp"/>
        <w:keepNext/>
        <w:keepLines/>
        <w:rPr>
          <w:lang w:val="en-US"/>
        </w:rPr>
      </w:pPr>
      <w:r w:rsidRPr="0045652F">
        <w:rPr>
          <w:rStyle w:val="rubrique"/>
          <w:lang w:val="en-US"/>
        </w:rPr>
        <w:t>URL hotspots</w:t>
      </w:r>
      <w:r w:rsidRPr="0045652F">
        <w:rPr>
          <w:rStyle w:val="rubrique"/>
          <w:lang w:val="en-US"/>
        </w:rPr>
        <w:tab/>
      </w:r>
      <w:r w:rsidRPr="0045652F">
        <w:rPr>
          <w:rStyle w:val="rubrique"/>
          <w:b w:val="0"/>
          <w:bCs/>
          <w:lang w:val="en-US"/>
        </w:rPr>
        <w:t>When activated, any text starting with http, https, mailto, file, or ftp (except in 3270 input fields) is transformed into a hyperlink.</w:t>
      </w:r>
      <w:r w:rsidR="009D5292" w:rsidRPr="0045652F">
        <w:rPr>
          <w:rStyle w:val="rubrique"/>
          <w:b w:val="0"/>
          <w:bCs/>
          <w:lang w:val="en-US"/>
        </w:rPr>
        <w:fldChar w:fldCharType="begin"/>
      </w:r>
      <w:r w:rsidR="009D5292" w:rsidRPr="0045652F">
        <w:rPr>
          <w:lang w:val="en-US"/>
        </w:rPr>
        <w:instrText xml:space="preserve"> XE "</w:instrText>
      </w:r>
      <w:r w:rsidR="009D5292" w:rsidRPr="0045652F">
        <w:rPr>
          <w:rStyle w:val="rubrique"/>
          <w:b w:val="0"/>
          <w:bCs/>
          <w:lang w:val="en-US"/>
        </w:rPr>
        <w:instrText>Hotspots</w:instrText>
      </w:r>
      <w:r w:rsidR="009D5292" w:rsidRPr="0045652F">
        <w:rPr>
          <w:lang w:val="en-US"/>
        </w:rPr>
        <w:instrText xml:space="preserve">" </w:instrText>
      </w:r>
      <w:r w:rsidR="009D5292" w:rsidRPr="0045652F">
        <w:rPr>
          <w:rStyle w:val="rubrique"/>
          <w:b w:val="0"/>
          <w:bCs/>
          <w:lang w:val="en-US"/>
        </w:rPr>
        <w:fldChar w:fldCharType="end"/>
      </w:r>
    </w:p>
    <w:p w14:paraId="33CF213A" w14:textId="77777777" w:rsidR="009D5292" w:rsidRPr="0045652F" w:rsidRDefault="009D5292" w:rsidP="009D5292">
      <w:pPr>
        <w:pStyle w:val="RefrenceChamp"/>
        <w:keepNext/>
        <w:keepLines/>
        <w:rPr>
          <w:lang w:val="en-US"/>
        </w:rPr>
      </w:pPr>
      <w:r w:rsidRPr="0045652F">
        <w:rPr>
          <w:rStyle w:val="rubrique"/>
          <w:lang w:val="en-US"/>
        </w:rPr>
        <w:t>PF key hotspots</w:t>
      </w:r>
      <w:r w:rsidRPr="0045652F">
        <w:rPr>
          <w:rStyle w:val="rubrique"/>
          <w:lang w:val="en-US"/>
        </w:rPr>
        <w:tab/>
      </w:r>
      <w:r w:rsidRPr="0045652F">
        <w:rPr>
          <w:rStyle w:val="rubrique"/>
          <w:lang w:val="en-US"/>
        </w:rPr>
        <w:br/>
      </w:r>
      <w:r w:rsidRPr="0045652F">
        <w:rPr>
          <w:rStyle w:val="rubrique"/>
          <w:b w:val="0"/>
          <w:bCs/>
          <w:lang w:val="en-US"/>
        </w:rPr>
        <w:t>When activated, any text starting with Fnn= or PFnn= (except in 3270 input fields) is transformed into a clickable area. Clicking on the area is equivalent to pressing PF nn.</w:t>
      </w:r>
      <w:r w:rsidRPr="0045652F">
        <w:rPr>
          <w:rStyle w:val="rubrique"/>
          <w:b w:val="0"/>
          <w:bCs/>
          <w:lang w:val="en-US"/>
        </w:rPr>
        <w:fldChar w:fldCharType="begin"/>
      </w:r>
      <w:r w:rsidRPr="0045652F">
        <w:rPr>
          <w:lang w:val="en-US"/>
        </w:rPr>
        <w:instrText xml:space="preserve"> XE "</w:instrText>
      </w:r>
      <w:r w:rsidRPr="0045652F">
        <w:rPr>
          <w:rStyle w:val="rubrique"/>
          <w:b w:val="0"/>
          <w:bCs/>
          <w:lang w:val="en-US"/>
        </w:rPr>
        <w:instrText>Hotspots</w:instrText>
      </w:r>
      <w:r w:rsidRPr="0045652F">
        <w:rPr>
          <w:lang w:val="en-US"/>
        </w:rPr>
        <w:instrText xml:space="preserve">" </w:instrText>
      </w:r>
      <w:r w:rsidRPr="0045652F">
        <w:rPr>
          <w:rStyle w:val="rubrique"/>
          <w:b w:val="0"/>
          <w:bCs/>
          <w:lang w:val="en-US"/>
        </w:rPr>
        <w:fldChar w:fldCharType="end"/>
      </w:r>
    </w:p>
    <w:p w14:paraId="2C3A709C" w14:textId="77777777" w:rsidR="00653FEE" w:rsidRPr="0045652F" w:rsidRDefault="00653FEE" w:rsidP="00653FEE">
      <w:pPr>
        <w:pStyle w:val="RefrenceChamp"/>
        <w:keepNext/>
        <w:keepLines/>
        <w:rPr>
          <w:lang w:val="en-US"/>
        </w:rPr>
      </w:pPr>
      <w:r w:rsidRPr="0045652F">
        <w:rPr>
          <w:rStyle w:val="rubrique"/>
          <w:lang w:val="en-US"/>
        </w:rPr>
        <w:t>Paste erase EOF</w:t>
      </w:r>
      <w:r w:rsidRPr="0045652F">
        <w:rPr>
          <w:rStyle w:val="rubrique"/>
          <w:lang w:val="en-US"/>
        </w:rPr>
        <w:tab/>
      </w:r>
      <w:r w:rsidRPr="0045652F">
        <w:rPr>
          <w:rStyle w:val="rubrique"/>
          <w:lang w:val="en-US"/>
        </w:rPr>
        <w:br/>
      </w:r>
      <w:r w:rsidRPr="0045652F">
        <w:rPr>
          <w:rStyle w:val="rubrique"/>
          <w:b w:val="0"/>
          <w:bCs/>
          <w:lang w:val="en-US"/>
        </w:rPr>
        <w:t>When activated, a paste operation will erase the rest of an input field to the right of the pasted text</w:t>
      </w:r>
    </w:p>
    <w:p w14:paraId="58FEDB09" w14:textId="77777777" w:rsidR="002C081E" w:rsidRPr="0045652F" w:rsidRDefault="002C081E" w:rsidP="0099288E">
      <w:pPr>
        <w:pStyle w:val="RefrenceChamp"/>
        <w:keepLines/>
        <w:rPr>
          <w:lang w:val="en-US"/>
        </w:rPr>
      </w:pPr>
      <w:r>
        <w:rPr>
          <w:rStyle w:val="rubrique"/>
          <w:lang w:val="en-US"/>
        </w:rPr>
        <w:t>Move cursor on activate</w:t>
      </w:r>
      <w:r w:rsidRPr="0045652F">
        <w:rPr>
          <w:rStyle w:val="rubrique"/>
          <w:lang w:val="en-US"/>
        </w:rPr>
        <w:tab/>
      </w:r>
      <w:r w:rsidRPr="0045652F">
        <w:rPr>
          <w:rStyle w:val="rubrique"/>
          <w:lang w:val="en-US"/>
        </w:rPr>
        <w:br/>
      </w:r>
      <w:r w:rsidRPr="002C081E">
        <w:rPr>
          <w:rStyle w:val="rubrique"/>
          <w:b w:val="0"/>
          <w:bCs/>
          <w:lang w:val="en-US"/>
        </w:rPr>
        <w:t>Th</w:t>
      </w:r>
      <w:r>
        <w:rPr>
          <w:rStyle w:val="rubrique"/>
          <w:b w:val="0"/>
          <w:bCs/>
          <w:lang w:val="en-US"/>
        </w:rPr>
        <w:t xml:space="preserve">is </w:t>
      </w:r>
      <w:r w:rsidRPr="002C081E">
        <w:rPr>
          <w:rStyle w:val="rubrique"/>
          <w:b w:val="0"/>
          <w:bCs/>
          <w:lang w:val="en-US"/>
        </w:rPr>
        <w:t>setting takes effect only when the user clicks</w:t>
      </w:r>
      <w:r>
        <w:rPr>
          <w:rStyle w:val="rubrique"/>
          <w:b w:val="0"/>
          <w:bCs/>
          <w:lang w:val="en-US"/>
        </w:rPr>
        <w:t xml:space="preserve"> </w:t>
      </w:r>
      <w:r w:rsidRPr="002C081E">
        <w:rPr>
          <w:rStyle w:val="rubrique"/>
          <w:b w:val="0"/>
          <w:bCs/>
          <w:lang w:val="en-US"/>
        </w:rPr>
        <w:t>on a background 3270 window in order to bring the window to the foreground.</w:t>
      </w:r>
      <w:r>
        <w:rPr>
          <w:rStyle w:val="rubrique"/>
          <w:b w:val="0"/>
          <w:bCs/>
          <w:lang w:val="en-US"/>
        </w:rPr>
        <w:t xml:space="preserve"> </w:t>
      </w:r>
      <w:r w:rsidRPr="002C081E">
        <w:rPr>
          <w:rStyle w:val="rubrique"/>
          <w:b w:val="0"/>
          <w:bCs/>
          <w:lang w:val="en-US"/>
        </w:rPr>
        <w:t>When the option is activated, the window is brought to the foreground and</w:t>
      </w:r>
      <w:r>
        <w:rPr>
          <w:rStyle w:val="rubrique"/>
          <w:b w:val="0"/>
          <w:bCs/>
          <w:lang w:val="en-US"/>
        </w:rPr>
        <w:t xml:space="preserve"> </w:t>
      </w:r>
      <w:r w:rsidRPr="002C081E">
        <w:rPr>
          <w:rStyle w:val="rubrique"/>
          <w:b w:val="0"/>
          <w:bCs/>
          <w:lang w:val="en-US"/>
        </w:rPr>
        <w:t>the 3270 cursor moves to the location in the window where the user clicked;</w:t>
      </w:r>
      <w:r>
        <w:rPr>
          <w:rStyle w:val="rubrique"/>
          <w:b w:val="0"/>
          <w:bCs/>
          <w:lang w:val="en-US"/>
        </w:rPr>
        <w:t xml:space="preserve"> </w:t>
      </w:r>
      <w:r w:rsidRPr="002C081E">
        <w:rPr>
          <w:rStyle w:val="rubrique"/>
          <w:b w:val="0"/>
          <w:bCs/>
          <w:lang w:val="en-US"/>
        </w:rPr>
        <w:t>the copy/paste box and context menu are removed if present. When the option</w:t>
      </w:r>
      <w:r w:rsidR="0099288E">
        <w:rPr>
          <w:rStyle w:val="rubrique"/>
          <w:b w:val="0"/>
          <w:bCs/>
          <w:lang w:val="en-US"/>
        </w:rPr>
        <w:t xml:space="preserve"> </w:t>
      </w:r>
      <w:r w:rsidRPr="002C081E">
        <w:rPr>
          <w:rStyle w:val="rubrique"/>
          <w:b w:val="0"/>
          <w:bCs/>
          <w:lang w:val="en-US"/>
        </w:rPr>
        <w:t>is not activated, the window is brought to the foreground and the cursor</w:t>
      </w:r>
      <w:r w:rsidR="0099288E">
        <w:rPr>
          <w:rStyle w:val="rubrique"/>
          <w:b w:val="0"/>
          <w:bCs/>
          <w:lang w:val="en-US"/>
        </w:rPr>
        <w:t xml:space="preserve"> </w:t>
      </w:r>
      <w:r w:rsidRPr="002C081E">
        <w:rPr>
          <w:rStyle w:val="rubrique"/>
          <w:b w:val="0"/>
          <w:bCs/>
          <w:lang w:val="en-US"/>
        </w:rPr>
        <w:t>remains in its previous position; the copy/paste box and context menu remain</w:t>
      </w:r>
      <w:r w:rsidR="0099288E">
        <w:rPr>
          <w:rStyle w:val="rubrique"/>
          <w:b w:val="0"/>
          <w:bCs/>
          <w:lang w:val="en-US"/>
        </w:rPr>
        <w:t xml:space="preserve"> </w:t>
      </w:r>
      <w:r w:rsidRPr="002C081E">
        <w:rPr>
          <w:rStyle w:val="rubrique"/>
          <w:b w:val="0"/>
          <w:bCs/>
          <w:lang w:val="en-US"/>
        </w:rPr>
        <w:t>displayed if present.</w:t>
      </w:r>
    </w:p>
    <w:p w14:paraId="4425DFF8" w14:textId="77777777" w:rsidR="00774472" w:rsidRPr="0045652F" w:rsidRDefault="00774472">
      <w:pPr>
        <w:pStyle w:val="RefrenceChamp"/>
        <w:keepNext/>
        <w:keepLines/>
        <w:rPr>
          <w:lang w:val="en-US"/>
        </w:rPr>
      </w:pPr>
      <w:r w:rsidRPr="0045652F">
        <w:rPr>
          <w:rStyle w:val="rubrique"/>
          <w:lang w:val="en-US"/>
        </w:rPr>
        <w:t>Style</w:t>
      </w:r>
      <w:r w:rsidRPr="0045652F">
        <w:rPr>
          <w:rStyle w:val="rubrique"/>
          <w:lang w:val="en-US"/>
        </w:rPr>
        <w:tab/>
      </w:r>
      <w:r w:rsidRPr="0045652F">
        <w:rPr>
          <w:rStyle w:val="rubrique"/>
          <w:b w:val="0"/>
          <w:bCs/>
          <w:lang w:val="en-US"/>
        </w:rPr>
        <w:t>Allows a choice of color schemes by selection of CSS style sheet.  Possible values are</w:t>
      </w:r>
      <w:r w:rsidRPr="0045652F">
        <w:rPr>
          <w:lang w:val="en-US"/>
        </w:rPr>
        <w:t>:</w:t>
      </w:r>
    </w:p>
    <w:p w14:paraId="7C0DFA44" w14:textId="77777777" w:rsidR="00774472" w:rsidRPr="0045652F" w:rsidRDefault="00774472" w:rsidP="00DC0A47">
      <w:pPr>
        <w:pStyle w:val="DtailRefChamp"/>
        <w:spacing w:line="240" w:lineRule="auto"/>
        <w:ind w:left="3601" w:hanging="556"/>
        <w:rPr>
          <w:lang w:val="en-US"/>
        </w:rPr>
      </w:pPr>
      <w:r w:rsidRPr="00DC0A47">
        <w:rPr>
          <w:b/>
          <w:lang w:val="en-US"/>
        </w:rPr>
        <w:t>3270</w:t>
      </w:r>
      <w:r w:rsidRPr="00DC0A47">
        <w:rPr>
          <w:lang w:val="en-US"/>
        </w:rPr>
        <w:tab/>
      </w:r>
      <w:r w:rsidRPr="0045652F">
        <w:rPr>
          <w:lang w:val="en-US"/>
        </w:rPr>
        <w:t>extended colors on black background</w:t>
      </w:r>
    </w:p>
    <w:p w14:paraId="3F47065A" w14:textId="77777777" w:rsidR="00774472" w:rsidRPr="0045652F" w:rsidRDefault="00774472" w:rsidP="00DC0A47">
      <w:pPr>
        <w:pStyle w:val="DtailRefChamp"/>
        <w:spacing w:line="240" w:lineRule="auto"/>
        <w:ind w:left="3601" w:hanging="556"/>
        <w:rPr>
          <w:lang w:val="en-US"/>
        </w:rPr>
      </w:pPr>
      <w:r w:rsidRPr="00DC0A47">
        <w:rPr>
          <w:b/>
          <w:lang w:val="en-US"/>
        </w:rPr>
        <w:t>Gray</w:t>
      </w:r>
      <w:r w:rsidRPr="0045652F">
        <w:rPr>
          <w:lang w:val="en-US"/>
        </w:rPr>
        <w:tab/>
        <w:t>extended colors on gray background</w:t>
      </w:r>
    </w:p>
    <w:p w14:paraId="22CB8A15" w14:textId="77777777" w:rsidR="00774472" w:rsidRPr="0045652F" w:rsidRDefault="00774472" w:rsidP="00DC0A47">
      <w:pPr>
        <w:pStyle w:val="DtailRefChamp"/>
        <w:spacing w:after="120" w:line="240" w:lineRule="auto"/>
        <w:ind w:left="3601" w:hanging="556"/>
        <w:rPr>
          <w:lang w:val="en-US"/>
        </w:rPr>
      </w:pPr>
      <w:r w:rsidRPr="0045652F">
        <w:rPr>
          <w:b/>
          <w:bCs/>
          <w:lang w:val="en-US"/>
        </w:rPr>
        <w:t>White</w:t>
      </w:r>
      <w:r w:rsidRPr="0045652F">
        <w:rPr>
          <w:lang w:val="en-US"/>
        </w:rPr>
        <w:tab/>
        <w:t>gray characters on white background</w:t>
      </w:r>
    </w:p>
    <w:p w14:paraId="757D03DE" w14:textId="77777777" w:rsidR="002960E6" w:rsidRPr="0045652F" w:rsidRDefault="002960E6" w:rsidP="00561877">
      <w:pPr>
        <w:pStyle w:val="RefrenceChamp"/>
        <w:keepNext/>
        <w:keepLines/>
        <w:rPr>
          <w:lang w:val="en-US"/>
        </w:rPr>
      </w:pPr>
      <w:r w:rsidRPr="0045652F">
        <w:rPr>
          <w:rStyle w:val="rubrique"/>
          <w:lang w:val="en-US"/>
        </w:rPr>
        <w:t>Print style</w:t>
      </w:r>
      <w:r w:rsidRPr="0045652F">
        <w:rPr>
          <w:rStyle w:val="rubrique"/>
          <w:lang w:val="en-US"/>
        </w:rPr>
        <w:tab/>
      </w:r>
      <w:r w:rsidRPr="0045652F">
        <w:rPr>
          <w:rStyle w:val="rubrique"/>
          <w:b w:val="0"/>
          <w:bCs/>
          <w:lang w:val="en-US"/>
        </w:rPr>
        <w:t xml:space="preserve">Allows a choice of color schemes </w:t>
      </w:r>
      <w:r w:rsidR="0053396D" w:rsidRPr="0045652F">
        <w:rPr>
          <w:rStyle w:val="rubrique"/>
          <w:b w:val="0"/>
          <w:bCs/>
          <w:lang w:val="en-US"/>
        </w:rPr>
        <w:t>for the screen capture window</w:t>
      </w:r>
      <w:r w:rsidRPr="0045652F">
        <w:rPr>
          <w:rStyle w:val="rubrique"/>
          <w:b w:val="0"/>
          <w:bCs/>
          <w:lang w:val="en-US"/>
        </w:rPr>
        <w:t>.  Possible values are</w:t>
      </w:r>
      <w:r w:rsidRPr="0045652F">
        <w:rPr>
          <w:lang w:val="en-US"/>
        </w:rPr>
        <w:t>:</w:t>
      </w:r>
    </w:p>
    <w:p w14:paraId="580A5D59" w14:textId="77777777" w:rsidR="002960E6" w:rsidRPr="0045652F" w:rsidRDefault="002960E6" w:rsidP="00DC0A47">
      <w:pPr>
        <w:pStyle w:val="DtailRefChamp"/>
        <w:spacing w:line="240" w:lineRule="auto"/>
        <w:ind w:left="3601" w:hanging="556"/>
        <w:rPr>
          <w:lang w:val="en-US"/>
        </w:rPr>
      </w:pPr>
      <w:r w:rsidRPr="00DC0A47">
        <w:rPr>
          <w:b/>
          <w:lang w:val="en-US"/>
        </w:rPr>
        <w:t>3270</w:t>
      </w:r>
      <w:r w:rsidRPr="0045652F">
        <w:rPr>
          <w:lang w:val="en-US"/>
        </w:rPr>
        <w:tab/>
        <w:t>extended colors on black background</w:t>
      </w:r>
    </w:p>
    <w:p w14:paraId="20AC095C" w14:textId="77777777" w:rsidR="002960E6" w:rsidRPr="0045652F" w:rsidRDefault="002960E6" w:rsidP="00DC0A47">
      <w:pPr>
        <w:pStyle w:val="DtailRefChamp"/>
        <w:spacing w:line="240" w:lineRule="auto"/>
        <w:ind w:left="3601" w:hanging="556"/>
        <w:rPr>
          <w:lang w:val="en-US"/>
        </w:rPr>
      </w:pPr>
      <w:r w:rsidRPr="00DC0A47">
        <w:rPr>
          <w:b/>
          <w:lang w:val="en-US"/>
        </w:rPr>
        <w:t>Color</w:t>
      </w:r>
      <w:r w:rsidRPr="0045652F">
        <w:rPr>
          <w:lang w:val="en-US"/>
        </w:rPr>
        <w:tab/>
        <w:t>extended colors on white background</w:t>
      </w:r>
    </w:p>
    <w:p w14:paraId="02EFC2BA" w14:textId="77777777" w:rsidR="002960E6" w:rsidRDefault="002960E6" w:rsidP="00DC0A47">
      <w:pPr>
        <w:pStyle w:val="DtailRefChamp"/>
        <w:spacing w:line="240" w:lineRule="auto"/>
        <w:ind w:left="3601" w:hanging="556"/>
        <w:rPr>
          <w:lang w:val="en-US"/>
        </w:rPr>
      </w:pPr>
      <w:r w:rsidRPr="00DC0A47">
        <w:rPr>
          <w:b/>
          <w:lang w:val="en-US"/>
        </w:rPr>
        <w:t>White</w:t>
      </w:r>
      <w:r w:rsidRPr="0045652F">
        <w:rPr>
          <w:lang w:val="en-US"/>
        </w:rPr>
        <w:tab/>
        <w:t>black characters on white background</w:t>
      </w:r>
    </w:p>
    <w:p w14:paraId="430E04CE" w14:textId="77777777" w:rsidR="00652ADF" w:rsidRPr="0045652F" w:rsidRDefault="00652ADF" w:rsidP="00652ADF">
      <w:pPr>
        <w:rPr>
          <w:lang w:val="en-US"/>
        </w:rPr>
      </w:pPr>
    </w:p>
    <w:p w14:paraId="0BDB2543" w14:textId="77777777" w:rsidR="00652ADF" w:rsidRPr="007D472F" w:rsidRDefault="00652ADF" w:rsidP="007D472F">
      <w:pPr>
        <w:pStyle w:val="RefrenceChamp"/>
        <w:keepNext/>
        <w:keepLines/>
        <w:spacing w:after="120"/>
        <w:rPr>
          <w:rStyle w:val="rubrique"/>
          <w:b w:val="0"/>
          <w:bCs/>
          <w:lang w:val="en-US"/>
        </w:rPr>
      </w:pPr>
      <w:r w:rsidRPr="007D472F">
        <w:rPr>
          <w:rStyle w:val="rubrique"/>
          <w:lang w:val="en-US"/>
        </w:rPr>
        <w:t>Response time monitor</w:t>
      </w:r>
      <w:r w:rsidRPr="007D472F">
        <w:rPr>
          <w:rStyle w:val="rubrique"/>
          <w:lang w:val="en-US"/>
        </w:rPr>
        <w:tab/>
      </w:r>
      <w:r w:rsidRPr="007D472F">
        <w:rPr>
          <w:rStyle w:val="rubrique"/>
          <w:lang w:val="en-US"/>
        </w:rPr>
        <w:br/>
      </w:r>
      <w:r w:rsidRPr="007D472F">
        <w:rPr>
          <w:rStyle w:val="rubrique"/>
          <w:b w:val="0"/>
          <w:bCs/>
          <w:lang w:val="en-US"/>
        </w:rPr>
        <w:t xml:space="preserve">When activated, two counters are displayed on the status line below the 3270 screen, for example: </w:t>
      </w:r>
      <w:r w:rsidRPr="00DD3849">
        <w:rPr>
          <w:rStyle w:val="rubrique"/>
          <w:bCs/>
          <w:lang w:val="en-US"/>
        </w:rPr>
        <w:t>H:110ms J:31ms</w:t>
      </w:r>
      <w:r w:rsidR="007D472F" w:rsidRPr="007D472F">
        <w:rPr>
          <w:rStyle w:val="rubrique"/>
          <w:b w:val="0"/>
          <w:bCs/>
          <w:lang w:val="en-US"/>
        </w:rPr>
        <w:t xml:space="preserve">. The first number (H=Host) represents the response time of the VIRTEL server, from the last Enter or PF key until the receipt of the most recent message from the server. The second number (J=JavaScript) is the time taken by the browser </w:t>
      </w:r>
      <w:r w:rsidR="00731B66">
        <w:rPr>
          <w:rStyle w:val="rubrique"/>
          <w:b w:val="0"/>
          <w:bCs/>
          <w:lang w:val="en-US"/>
        </w:rPr>
        <w:t xml:space="preserve">scripts </w:t>
      </w:r>
      <w:r w:rsidR="007D472F" w:rsidRPr="007D472F">
        <w:rPr>
          <w:rStyle w:val="rubrique"/>
          <w:b w:val="0"/>
          <w:bCs/>
          <w:lang w:val="en-US"/>
        </w:rPr>
        <w:t>to prepare the screen for display. The sum of the two numbers is the response time perceived by the user.</w:t>
      </w:r>
    </w:p>
    <w:p w14:paraId="71313E53" w14:textId="77777777" w:rsidR="00652ADF" w:rsidRPr="007D472F" w:rsidRDefault="00652ADF" w:rsidP="007D472F">
      <w:pPr>
        <w:pStyle w:val="NfjDtailZone"/>
        <w:rPr>
          <w:lang w:val="en-GB"/>
        </w:rPr>
      </w:pPr>
      <w:r w:rsidRPr="007D472F">
        <w:rPr>
          <w:rStyle w:val="rubrique"/>
          <w:b/>
          <w:bCs/>
          <w:lang w:val="en-GB"/>
        </w:rPr>
        <w:t>N</w:t>
      </w:r>
      <w:r w:rsidR="007D472F" w:rsidRPr="007D472F">
        <w:rPr>
          <w:rStyle w:val="rubrique"/>
          <w:b/>
          <w:bCs/>
          <w:lang w:val="en-GB"/>
        </w:rPr>
        <w:t xml:space="preserve">ote: </w:t>
      </w:r>
      <w:r w:rsidR="00E56AC7">
        <w:rPr>
          <w:rStyle w:val="rubrique"/>
          <w:b/>
          <w:bCs/>
          <w:lang w:val="en-GB"/>
        </w:rPr>
        <w:t>The r</w:t>
      </w:r>
      <w:r w:rsidR="007D472F" w:rsidRPr="007D472F">
        <w:rPr>
          <w:rStyle w:val="rubrique"/>
          <w:b/>
          <w:bCs/>
          <w:lang w:val="en-GB"/>
        </w:rPr>
        <w:t xml:space="preserve">esponse time monitor </w:t>
      </w:r>
      <w:r w:rsidR="007D472F">
        <w:rPr>
          <w:rStyle w:val="rubrique"/>
          <w:b/>
          <w:bCs/>
          <w:lang w:val="en-GB"/>
        </w:rPr>
        <w:t>is active</w:t>
      </w:r>
      <w:r w:rsidR="007D472F" w:rsidRPr="007D472F">
        <w:rPr>
          <w:rStyle w:val="rubrique"/>
          <w:b/>
          <w:bCs/>
          <w:lang w:val="en-GB"/>
        </w:rPr>
        <w:t xml:space="preserve"> in Ajax mode</w:t>
      </w:r>
      <w:r w:rsidR="007D472F">
        <w:rPr>
          <w:rStyle w:val="rubrique"/>
          <w:b/>
          <w:bCs/>
          <w:lang w:val="en-GB"/>
        </w:rPr>
        <w:t xml:space="preserve"> only</w:t>
      </w:r>
    </w:p>
    <w:p w14:paraId="0930DED5" w14:textId="77777777" w:rsidR="00562B8D" w:rsidRPr="0045652F" w:rsidRDefault="00562B8D" w:rsidP="00562B8D">
      <w:pPr>
        <w:pStyle w:val="RefrenceChamp"/>
        <w:keepNext/>
        <w:keepLines/>
        <w:rPr>
          <w:lang w:val="en-US"/>
        </w:rPr>
      </w:pPr>
      <w:r>
        <w:rPr>
          <w:rStyle w:val="rubrique"/>
          <w:lang w:val="en-US"/>
        </w:rPr>
        <w:t>Omit nulls from input</w:t>
      </w:r>
      <w:r w:rsidRPr="0045652F">
        <w:rPr>
          <w:rStyle w:val="rubrique"/>
          <w:lang w:val="en-US"/>
        </w:rPr>
        <w:tab/>
      </w:r>
      <w:r w:rsidRPr="0045652F">
        <w:rPr>
          <w:rStyle w:val="rubrique"/>
          <w:lang w:val="en-US"/>
        </w:rPr>
        <w:br/>
      </w:r>
      <w:r w:rsidRPr="0045652F">
        <w:rPr>
          <w:rStyle w:val="rubrique"/>
          <w:b w:val="0"/>
          <w:bCs/>
          <w:lang w:val="en-US"/>
        </w:rPr>
        <w:t xml:space="preserve">When activated, </w:t>
      </w:r>
      <w:r>
        <w:rPr>
          <w:rStyle w:val="rubrique"/>
          <w:b w:val="0"/>
          <w:bCs/>
          <w:lang w:val="en-US"/>
        </w:rPr>
        <w:t>VIRTEL Web Access will remov</w:t>
      </w:r>
      <w:r w:rsidR="00F22FC2">
        <w:rPr>
          <w:rStyle w:val="rubrique"/>
          <w:b w:val="0"/>
          <w:bCs/>
          <w:lang w:val="en-US"/>
        </w:rPr>
        <w:t>e</w:t>
      </w:r>
      <w:r>
        <w:rPr>
          <w:rStyle w:val="rubrique"/>
          <w:b w:val="0"/>
          <w:bCs/>
          <w:lang w:val="en-US"/>
        </w:rPr>
        <w:t xml:space="preserve"> all nulls from modified input fields before sending to the server</w:t>
      </w:r>
      <w:r w:rsidR="00F22FC2">
        <w:rPr>
          <w:rStyle w:val="rubrique"/>
          <w:b w:val="0"/>
          <w:bCs/>
          <w:lang w:val="en-US"/>
        </w:rPr>
        <w:t>, in strict conformance with 3270 protocol</w:t>
      </w:r>
      <w:r>
        <w:rPr>
          <w:rStyle w:val="rubrique"/>
          <w:b w:val="0"/>
          <w:bCs/>
          <w:lang w:val="en-US"/>
        </w:rPr>
        <w:t>. When not activated, leading and embedded nulls are converted to blanks</w:t>
      </w:r>
      <w:r w:rsidR="00F22FC2">
        <w:rPr>
          <w:rStyle w:val="rubrique"/>
          <w:b w:val="0"/>
          <w:bCs/>
          <w:lang w:val="en-US"/>
        </w:rPr>
        <w:t>,</w:t>
      </w:r>
      <w:r>
        <w:rPr>
          <w:rStyle w:val="rubrique"/>
          <w:b w:val="0"/>
          <w:bCs/>
          <w:lang w:val="en-US"/>
        </w:rPr>
        <w:t xml:space="preserve"> and only trailing nulls are suppressed</w:t>
      </w:r>
      <w:r w:rsidR="00E92171">
        <w:rPr>
          <w:rStyle w:val="rubrique"/>
          <w:b w:val="0"/>
          <w:bCs/>
          <w:lang w:val="en-US"/>
        </w:rPr>
        <w:t xml:space="preserve">, which many users find </w:t>
      </w:r>
      <w:r>
        <w:rPr>
          <w:rStyle w:val="rubrique"/>
          <w:b w:val="0"/>
          <w:bCs/>
          <w:lang w:val="en-US"/>
        </w:rPr>
        <w:t>more convenient.</w:t>
      </w:r>
    </w:p>
    <w:p w14:paraId="32E13B6A" w14:textId="77777777" w:rsidR="00D00E0A" w:rsidRPr="0045652F" w:rsidRDefault="00D00E0A" w:rsidP="00D00E0A">
      <w:pPr>
        <w:pStyle w:val="RefrenceChamp"/>
        <w:keepNext/>
        <w:keepLines/>
        <w:rPr>
          <w:lang w:val="en-US"/>
        </w:rPr>
      </w:pPr>
      <w:r>
        <w:rPr>
          <w:rStyle w:val="rubrique"/>
          <w:lang w:val="en-US"/>
        </w:rPr>
        <w:t>Keep macro pad open</w:t>
      </w:r>
      <w:r w:rsidRPr="0045652F">
        <w:rPr>
          <w:rStyle w:val="rubrique"/>
          <w:lang w:val="en-US"/>
        </w:rPr>
        <w:tab/>
      </w:r>
      <w:r w:rsidRPr="0045652F">
        <w:rPr>
          <w:rStyle w:val="rubrique"/>
          <w:lang w:val="en-US"/>
        </w:rPr>
        <w:br/>
      </w:r>
      <w:r w:rsidR="00DC0A47" w:rsidRPr="00DC0A47">
        <w:rPr>
          <w:rStyle w:val="rubrique"/>
          <w:b w:val="0"/>
          <w:bCs/>
          <w:lang w:val="en-US"/>
        </w:rPr>
        <w:t>If checked, the macro window remains open all the time. If not, it disappears as soon as you have clicked a macro.</w:t>
      </w:r>
    </w:p>
    <w:p w14:paraId="05B12788" w14:textId="77777777" w:rsidR="00BF0A5C" w:rsidRPr="00BF0A5C" w:rsidRDefault="00BF0A5C" w:rsidP="00BF0A5C">
      <w:pPr>
        <w:pStyle w:val="RefrenceChamp"/>
        <w:keepNext/>
        <w:keepLines/>
        <w:rPr>
          <w:lang w:val="en-US"/>
        </w:rPr>
      </w:pPr>
      <w:r>
        <w:rPr>
          <w:rStyle w:val="rubrique"/>
          <w:lang w:val="en-US"/>
        </w:rPr>
        <w:t>Keep keypad open</w:t>
      </w:r>
      <w:r w:rsidRPr="0045652F">
        <w:rPr>
          <w:rStyle w:val="rubrique"/>
          <w:lang w:val="en-US"/>
        </w:rPr>
        <w:tab/>
      </w:r>
      <w:r w:rsidRPr="0045652F">
        <w:rPr>
          <w:rStyle w:val="rubrique"/>
          <w:lang w:val="en-US"/>
        </w:rPr>
        <w:br/>
      </w:r>
      <w:r w:rsidRPr="00DC0A47">
        <w:rPr>
          <w:rStyle w:val="rubrique"/>
          <w:b w:val="0"/>
          <w:bCs/>
          <w:lang w:val="en-US"/>
        </w:rPr>
        <w:t>If</w:t>
      </w:r>
      <w:r w:rsidRPr="00BF0A5C">
        <w:rPr>
          <w:lang w:val="en-US"/>
        </w:rPr>
        <w:t xml:space="preserve"> checked, the keypad window remains open all the time. If not, it disappears as soon as you have clicked a function key in it.</w:t>
      </w:r>
    </w:p>
    <w:p w14:paraId="78462D99" w14:textId="77777777" w:rsidR="00407DD0" w:rsidRPr="00407DD0" w:rsidRDefault="00407DD0" w:rsidP="00407DD0">
      <w:pPr>
        <w:pStyle w:val="RefrenceChamp"/>
        <w:keepNext/>
        <w:keepLines/>
        <w:rPr>
          <w:lang w:val="en-US"/>
        </w:rPr>
      </w:pPr>
      <w:r>
        <w:rPr>
          <w:rStyle w:val="rubrique"/>
          <w:lang w:val="en-US"/>
        </w:rPr>
        <w:t>Highlight input fields</w:t>
      </w:r>
      <w:r w:rsidRPr="0045652F">
        <w:rPr>
          <w:rStyle w:val="rubrique"/>
          <w:lang w:val="en-US"/>
        </w:rPr>
        <w:tab/>
      </w:r>
      <w:r w:rsidRPr="0045652F">
        <w:rPr>
          <w:rStyle w:val="rubrique"/>
          <w:lang w:val="en-US"/>
        </w:rPr>
        <w:br/>
      </w:r>
      <w:r w:rsidRPr="00407DD0">
        <w:rPr>
          <w:lang w:val="en-US"/>
        </w:rPr>
        <w:t>Permits the user to display a different background color for 3270 input fields. When this option is selected, all input fields will have a class designator HIGHLIGHTED_INPUTFIELD in addition to their regular class. The style definition may be overridden by the administrator in the custom.css file.</w:t>
      </w:r>
    </w:p>
    <w:p w14:paraId="37503254" w14:textId="77777777" w:rsidR="00F93AF8" w:rsidRPr="00BF0A5C" w:rsidRDefault="00F93AF8" w:rsidP="00F93AF8">
      <w:pPr>
        <w:pStyle w:val="RefrenceChamp"/>
        <w:keepNext/>
        <w:keepLines/>
        <w:rPr>
          <w:lang w:val="en-US"/>
        </w:rPr>
      </w:pPr>
      <w:r>
        <w:rPr>
          <w:rStyle w:val="rubrique"/>
          <w:lang w:val="en-US"/>
        </w:rPr>
        <w:t>Remap caret to logical not</w:t>
      </w:r>
      <w:r w:rsidRPr="0045652F">
        <w:rPr>
          <w:rStyle w:val="rubrique"/>
          <w:lang w:val="en-US"/>
        </w:rPr>
        <w:tab/>
      </w:r>
      <w:r w:rsidRPr="0045652F">
        <w:rPr>
          <w:rStyle w:val="rubrique"/>
          <w:lang w:val="en-US"/>
        </w:rPr>
        <w:br/>
      </w:r>
      <w:r w:rsidRPr="00DC0A47">
        <w:rPr>
          <w:rStyle w:val="rubrique"/>
          <w:b w:val="0"/>
          <w:bCs/>
          <w:lang w:val="en-US"/>
        </w:rPr>
        <w:t>If</w:t>
      </w:r>
      <w:r w:rsidRPr="00BF0A5C">
        <w:rPr>
          <w:lang w:val="en-US"/>
        </w:rPr>
        <w:t xml:space="preserve"> checked, </w:t>
      </w:r>
      <w:r>
        <w:rPr>
          <w:lang w:val="en-US"/>
        </w:rPr>
        <w:t xml:space="preserve">translates </w:t>
      </w:r>
      <w:r w:rsidRPr="00BF0A5C">
        <w:rPr>
          <w:lang w:val="en-US"/>
        </w:rPr>
        <w:t xml:space="preserve">the </w:t>
      </w:r>
      <w:r>
        <w:rPr>
          <w:lang w:val="en-US"/>
        </w:rPr>
        <w:t>“caret” sign (Shift+6 on a US keyboard) to EBCDIC X'5F', which is the “logical not” sign (</w:t>
      </w:r>
      <w:r>
        <w:rPr>
          <w:rFonts w:ascii="Courier New" w:hAnsi="Courier New" w:cs="Courier New"/>
          <w:color w:val="000000"/>
          <w:sz w:val="20"/>
          <w:lang w:val="en-US"/>
        </w:rPr>
        <w:t>¬</w:t>
      </w:r>
      <w:r w:rsidRPr="00F93AF8">
        <w:t xml:space="preserve">) </w:t>
      </w:r>
      <w:r>
        <w:t xml:space="preserve">in </w:t>
      </w:r>
      <w:r w:rsidRPr="00F93AF8">
        <w:t>codepage</w:t>
      </w:r>
      <w:r>
        <w:t xml:space="preserve"> 037/1140.</w:t>
      </w:r>
    </w:p>
    <w:p w14:paraId="1AA7A226" w14:textId="77777777" w:rsidR="00175ADA" w:rsidRDefault="00175ADA" w:rsidP="00175ADA">
      <w:pPr>
        <w:pStyle w:val="RefrenceChamp"/>
        <w:keepNext/>
        <w:keepLines/>
        <w:rPr>
          <w:lang w:val="en-US"/>
        </w:rPr>
      </w:pPr>
      <w:r>
        <w:rPr>
          <w:rStyle w:val="rubrique"/>
          <w:lang w:val="en-US"/>
        </w:rPr>
        <w:t>Adapt font size ratio</w:t>
      </w:r>
      <w:r>
        <w:rPr>
          <w:rStyle w:val="rubrique"/>
          <w:lang w:val="en-US"/>
        </w:rPr>
        <w:tab/>
      </w:r>
      <w:r>
        <w:rPr>
          <w:rStyle w:val="rubrique"/>
          <w:lang w:val="en-US"/>
        </w:rPr>
        <w:br/>
      </w:r>
      <w:r>
        <w:rPr>
          <w:rStyle w:val="rubrique"/>
          <w:b w:val="0"/>
          <w:bCs/>
          <w:lang w:val="en-US"/>
        </w:rPr>
        <w:t>If</w:t>
      </w:r>
      <w:r>
        <w:rPr>
          <w:lang w:val="en-US"/>
        </w:rPr>
        <w:t xml:space="preserve"> checked, characters will be stretched to fill the window. This option functions in Internet Explorer versions 9 and later, in Firefox, and Chrome. For Internet Explorer versions 6, 7, and 8 this option has no effect.</w:t>
      </w:r>
    </w:p>
    <w:p w14:paraId="2C045948" w14:textId="77777777" w:rsidR="009A6807" w:rsidRDefault="009A6807" w:rsidP="009A6807">
      <w:pPr>
        <w:pStyle w:val="RefrenceChamp"/>
        <w:keepNext/>
        <w:keepLines/>
        <w:rPr>
          <w:lang w:val="en-US"/>
        </w:rPr>
      </w:pPr>
      <w:r>
        <w:rPr>
          <w:rStyle w:val="rubrique"/>
          <w:lang w:val="en-US"/>
        </w:rPr>
        <w:t>Character spacing</w:t>
      </w:r>
      <w:r>
        <w:rPr>
          <w:rStyle w:val="rubrique"/>
          <w:lang w:val="en-US"/>
        </w:rPr>
        <w:tab/>
      </w:r>
      <w:r>
        <w:rPr>
          <w:rStyle w:val="rubrique"/>
          <w:lang w:val="en-US"/>
        </w:rPr>
        <w:br/>
      </w:r>
      <w:r>
        <w:rPr>
          <w:rStyle w:val="rubrique"/>
          <w:b w:val="0"/>
          <w:bCs/>
          <w:lang w:val="en-US"/>
        </w:rPr>
        <w:t>If</w:t>
      </w:r>
      <w:r>
        <w:rPr>
          <w:lang w:val="en-US"/>
        </w:rPr>
        <w:t xml:space="preserve"> checked, </w:t>
      </w:r>
      <w:r w:rsidRPr="009A6807">
        <w:rPr>
          <w:lang w:val="en-US"/>
        </w:rPr>
        <w:t xml:space="preserve">blank space </w:t>
      </w:r>
      <w:r>
        <w:rPr>
          <w:lang w:val="en-US"/>
        </w:rPr>
        <w:t xml:space="preserve">will be added </w:t>
      </w:r>
      <w:r w:rsidRPr="009A6807">
        <w:rPr>
          <w:lang w:val="en-US"/>
        </w:rPr>
        <w:t>between characters if necessary to make the 3270 screen fill the browser window horizontally.</w:t>
      </w:r>
    </w:p>
    <w:p w14:paraId="3DE1F1F4" w14:textId="77777777" w:rsidR="009A6807" w:rsidRDefault="009A6807" w:rsidP="009A6807">
      <w:pPr>
        <w:pStyle w:val="RefrenceChamp"/>
        <w:keepNext/>
        <w:keepLines/>
        <w:rPr>
          <w:lang w:val="en-US"/>
        </w:rPr>
      </w:pPr>
      <w:r>
        <w:rPr>
          <w:rStyle w:val="rubrique"/>
          <w:lang w:val="en-US"/>
        </w:rPr>
        <w:t>Line spacing</w:t>
      </w:r>
      <w:r>
        <w:rPr>
          <w:rStyle w:val="rubrique"/>
          <w:lang w:val="en-US"/>
        </w:rPr>
        <w:tab/>
      </w:r>
      <w:r>
        <w:rPr>
          <w:rStyle w:val="rubrique"/>
          <w:lang w:val="en-US"/>
        </w:rPr>
        <w:br/>
      </w:r>
      <w:r>
        <w:rPr>
          <w:rStyle w:val="rubrique"/>
          <w:b w:val="0"/>
          <w:bCs/>
          <w:lang w:val="en-US"/>
        </w:rPr>
        <w:t>If</w:t>
      </w:r>
      <w:r>
        <w:rPr>
          <w:lang w:val="en-US"/>
        </w:rPr>
        <w:t xml:space="preserve"> checked, </w:t>
      </w:r>
      <w:r w:rsidRPr="009A6807">
        <w:rPr>
          <w:lang w:val="en-US"/>
        </w:rPr>
        <w:t xml:space="preserve">blank space </w:t>
      </w:r>
      <w:r>
        <w:rPr>
          <w:lang w:val="en-US"/>
        </w:rPr>
        <w:t xml:space="preserve">will be added </w:t>
      </w:r>
      <w:r w:rsidRPr="009A6807">
        <w:rPr>
          <w:lang w:val="en-US"/>
        </w:rPr>
        <w:t xml:space="preserve">between </w:t>
      </w:r>
      <w:r>
        <w:rPr>
          <w:lang w:val="en-US"/>
        </w:rPr>
        <w:t xml:space="preserve">lines </w:t>
      </w:r>
      <w:r w:rsidRPr="009A6807">
        <w:rPr>
          <w:lang w:val="en-US"/>
        </w:rPr>
        <w:t xml:space="preserve">if necessary to make the 3270 screen fill the browser window </w:t>
      </w:r>
      <w:r>
        <w:rPr>
          <w:lang w:val="en-US"/>
        </w:rPr>
        <w:t>vertic</w:t>
      </w:r>
      <w:r w:rsidRPr="009A6807">
        <w:rPr>
          <w:lang w:val="en-US"/>
        </w:rPr>
        <w:t>ally.</w:t>
      </w:r>
      <w:r>
        <w:rPr>
          <w:lang w:val="en-US"/>
        </w:rPr>
        <w:t xml:space="preserve"> This option is incompatible with IE6 and will be ignored if used with IE6.  Additionally, if “Adapt font size ratio” is specified and the browser supports it, then the “Line spacing” option is ignored.</w:t>
      </w:r>
    </w:p>
    <w:p w14:paraId="200BEC78" w14:textId="77777777" w:rsidR="00774472" w:rsidRPr="0045652F" w:rsidRDefault="00774472">
      <w:pPr>
        <w:pStyle w:val="Heading4"/>
        <w:rPr>
          <w:szCs w:val="23"/>
          <w:lang w:val="en-US"/>
        </w:rPr>
      </w:pPr>
      <w:r w:rsidRPr="0045652F">
        <w:rPr>
          <w:szCs w:val="23"/>
          <w:lang w:val="en-US"/>
        </w:rPr>
        <w:t>Associated functions</w:t>
      </w:r>
    </w:p>
    <w:p w14:paraId="047B6E5F" w14:textId="77777777" w:rsidR="00774472" w:rsidRPr="0045652F" w:rsidRDefault="00774472">
      <w:pPr>
        <w:keepNext/>
        <w:keepLines/>
        <w:rPr>
          <w:lang w:val="en-US"/>
        </w:rPr>
      </w:pPr>
      <w:r w:rsidRPr="0045652F">
        <w:rPr>
          <w:lang w:val="en-US"/>
        </w:rPr>
        <w:t>After modifying the Settings menu, the user presses one of the buttons:</w:t>
      </w:r>
    </w:p>
    <w:p w14:paraId="0E45DD86" w14:textId="77777777" w:rsidR="00774472" w:rsidRPr="0045652F" w:rsidRDefault="00774472">
      <w:pPr>
        <w:keepNext/>
        <w:keepLines/>
        <w:rPr>
          <w:lang w:val="en-US"/>
        </w:rPr>
      </w:pPr>
    </w:p>
    <w:p w14:paraId="29501B33" w14:textId="77777777" w:rsidR="00774472" w:rsidRPr="0045652F" w:rsidRDefault="00774472">
      <w:pPr>
        <w:pStyle w:val="RefrenceChamp"/>
        <w:rPr>
          <w:lang w:val="en-US"/>
        </w:rPr>
      </w:pPr>
      <w:r w:rsidRPr="0045652F">
        <w:rPr>
          <w:i/>
          <w:lang w:val="en-US"/>
        </w:rPr>
        <w:t>Save</w:t>
      </w:r>
      <w:r w:rsidRPr="0045652F">
        <w:rPr>
          <w:lang w:val="en-US"/>
        </w:rPr>
        <w:tab/>
        <w:t xml:space="preserve">save the options in </w:t>
      </w:r>
      <w:r w:rsidR="00AD0095">
        <w:rPr>
          <w:lang w:val="en-US"/>
        </w:rPr>
        <w:t>browser local storage</w:t>
      </w:r>
      <w:r w:rsidRPr="0045652F">
        <w:rPr>
          <w:lang w:val="en-US"/>
        </w:rPr>
        <w:t>.</w:t>
      </w:r>
    </w:p>
    <w:p w14:paraId="01302BE1" w14:textId="77777777" w:rsidR="00774472" w:rsidRPr="0045652F" w:rsidRDefault="00774472">
      <w:pPr>
        <w:pStyle w:val="RefrenceChamp"/>
        <w:rPr>
          <w:lang w:val="en-US"/>
        </w:rPr>
      </w:pPr>
      <w:r w:rsidRPr="0045652F">
        <w:rPr>
          <w:i/>
          <w:lang w:val="en-US"/>
        </w:rPr>
        <w:t>Cancel</w:t>
      </w:r>
      <w:r w:rsidRPr="0045652F">
        <w:rPr>
          <w:i/>
          <w:lang w:val="en-US"/>
        </w:rPr>
        <w:tab/>
      </w:r>
      <w:r w:rsidRPr="0045652F">
        <w:rPr>
          <w:iCs/>
          <w:lang w:val="en-US"/>
        </w:rPr>
        <w:t xml:space="preserve">exit without saving the </w:t>
      </w:r>
      <w:r w:rsidRPr="0045652F">
        <w:rPr>
          <w:lang w:val="en-US"/>
        </w:rPr>
        <w:t>modifications made to this menu.</w:t>
      </w:r>
    </w:p>
    <w:p w14:paraId="300FFAA1" w14:textId="77777777" w:rsidR="00C11D6D" w:rsidRPr="0045652F" w:rsidRDefault="00C11D6D" w:rsidP="00C11D6D">
      <w:pPr>
        <w:pStyle w:val="RefrenceChamp"/>
        <w:rPr>
          <w:lang w:val="en-US"/>
        </w:rPr>
      </w:pPr>
      <w:r>
        <w:rPr>
          <w:i/>
          <w:lang w:val="en-US"/>
        </w:rPr>
        <w:t>Defaults</w:t>
      </w:r>
      <w:r w:rsidRPr="0045652F">
        <w:rPr>
          <w:i/>
          <w:lang w:val="en-US"/>
        </w:rPr>
        <w:tab/>
      </w:r>
      <w:r>
        <w:rPr>
          <w:lang w:val="en-US"/>
        </w:rPr>
        <w:t>returns all of the settings to their default values. The default values are specified by the installation</w:t>
      </w:r>
      <w:r w:rsidRPr="00C11D6D">
        <w:rPr>
          <w:lang w:val="en-US"/>
        </w:rPr>
        <w:t xml:space="preserve"> </w:t>
      </w:r>
      <w:r>
        <w:rPr>
          <w:lang w:val="en-US"/>
        </w:rPr>
        <w:t>in w2hparm.js.</w:t>
      </w:r>
    </w:p>
    <w:p w14:paraId="700ECC8D" w14:textId="77777777" w:rsidR="00774472" w:rsidRPr="0045652F" w:rsidRDefault="00AD0095">
      <w:pPr>
        <w:pStyle w:val="Nfj"/>
        <w:rPr>
          <w:lang w:val="en-US"/>
        </w:rPr>
      </w:pPr>
      <w:r>
        <w:rPr>
          <w:lang w:val="en-US"/>
        </w:rPr>
        <w:t>Deletion of browser cookies may delete the values saved in local storage</w:t>
      </w:r>
      <w:r w:rsidR="00774472" w:rsidRPr="0045652F">
        <w:rPr>
          <w:lang w:val="en-US"/>
        </w:rPr>
        <w:t>.</w:t>
      </w:r>
      <w:r w:rsidR="00AB21C8">
        <w:rPr>
          <w:lang w:val="en-US"/>
        </w:rPr>
        <w:t xml:space="preserve"> For Internet Explorer, ensure that the option “Delete browsing history on exit” in Tools – Internet Options” is not checked.</w:t>
      </w:r>
    </w:p>
    <w:p w14:paraId="02CA2F4E" w14:textId="77777777" w:rsidR="00F830C2" w:rsidRPr="0045652F" w:rsidRDefault="00F830C2" w:rsidP="00F830C2">
      <w:pPr>
        <w:pStyle w:val="Heading4"/>
        <w:rPr>
          <w:lang w:val="en-US"/>
        </w:rPr>
      </w:pPr>
      <w:r>
        <w:rPr>
          <w:lang w:val="en-US"/>
        </w:rPr>
        <w:t>Where user settings are stored</w:t>
      </w:r>
    </w:p>
    <w:p w14:paraId="218578C3" w14:textId="77777777" w:rsidR="00F830C2" w:rsidRPr="00CC046A" w:rsidRDefault="00F830C2" w:rsidP="00F830C2">
      <w:pPr>
        <w:keepNext/>
        <w:keepLines/>
        <w:rPr>
          <w:lang w:val="en-US"/>
        </w:rPr>
      </w:pPr>
      <w:r w:rsidRPr="00CC046A">
        <w:rPr>
          <w:lang w:val="en-US"/>
        </w:rPr>
        <w:t>The user’s Web Access settings and macros are stored in browser local storage.</w:t>
      </w:r>
    </w:p>
    <w:p w14:paraId="187697E0" w14:textId="77777777" w:rsidR="00F830C2" w:rsidRPr="00CC046A" w:rsidRDefault="00F830C2" w:rsidP="00F830C2">
      <w:pPr>
        <w:keepNext/>
        <w:keepLines/>
        <w:rPr>
          <w:lang w:val="en-US"/>
        </w:rPr>
      </w:pPr>
    </w:p>
    <w:p w14:paraId="18AD3E59" w14:textId="77777777" w:rsidR="00F830C2" w:rsidRPr="00CC046A" w:rsidRDefault="00F830C2" w:rsidP="00F830C2">
      <w:pPr>
        <w:keepNext/>
        <w:keepLines/>
        <w:rPr>
          <w:lang w:val="en-US"/>
        </w:rPr>
      </w:pPr>
      <w:r w:rsidRPr="00CC046A">
        <w:rPr>
          <w:lang w:val="en-US"/>
        </w:rPr>
        <w:t>For Internet Explorer 6</w:t>
      </w:r>
      <w:r>
        <w:rPr>
          <w:lang w:val="en-US"/>
        </w:rPr>
        <w:t>,</w:t>
      </w:r>
      <w:r w:rsidRPr="00CC046A">
        <w:rPr>
          <w:lang w:val="en-US"/>
        </w:rPr>
        <w:t xml:space="preserve"> </w:t>
      </w:r>
      <w:r>
        <w:rPr>
          <w:lang w:val="en-US"/>
        </w:rPr>
        <w:t>local storage is</w:t>
      </w:r>
      <w:r w:rsidRPr="00CC046A">
        <w:rPr>
          <w:lang w:val="en-US"/>
        </w:rPr>
        <w:t xml:space="preserve"> </w:t>
      </w:r>
      <w:r>
        <w:rPr>
          <w:lang w:val="en-US"/>
        </w:rPr>
        <w:t>stored in the folder:</w:t>
      </w:r>
    </w:p>
    <w:p w14:paraId="493DAB3B" w14:textId="77777777" w:rsidR="00F830C2" w:rsidRDefault="00F830C2" w:rsidP="00F830C2">
      <w:pPr>
        <w:keepNext/>
        <w:keepLines/>
        <w:rPr>
          <w:rFonts w:cs="Verdana"/>
          <w:color w:val="000000"/>
          <w:sz w:val="20"/>
          <w:lang w:val="en-US"/>
        </w:rPr>
      </w:pPr>
    </w:p>
    <w:p w14:paraId="5DDEDA89" w14:textId="77777777" w:rsidR="00F830C2" w:rsidRDefault="00F830C2" w:rsidP="00F830C2">
      <w:pPr>
        <w:keepNext/>
        <w:keepLines/>
        <w:autoSpaceDE w:val="0"/>
        <w:autoSpaceDN w:val="0"/>
        <w:adjustRightInd w:val="0"/>
        <w:spacing w:line="240" w:lineRule="auto"/>
        <w:jc w:val="left"/>
        <w:rPr>
          <w:rFonts w:ascii="Courier New" w:hAnsi="Courier New" w:cs="Courier New"/>
          <w:color w:val="000000"/>
          <w:sz w:val="20"/>
          <w:lang w:val="en-US"/>
        </w:rPr>
      </w:pPr>
      <w:r>
        <w:rPr>
          <w:rFonts w:ascii="Courier New" w:hAnsi="Courier New" w:cs="Courier New"/>
          <w:color w:val="000000"/>
          <w:sz w:val="20"/>
          <w:lang w:val="en-US"/>
        </w:rPr>
        <w:t>%userprofile%/UserData</w:t>
      </w:r>
    </w:p>
    <w:p w14:paraId="4972AD62" w14:textId="77777777" w:rsidR="00F830C2" w:rsidRPr="00607E9E" w:rsidRDefault="00F830C2" w:rsidP="00F830C2">
      <w:pPr>
        <w:keepNext/>
        <w:keepLines/>
        <w:rPr>
          <w:lang w:val="en-US"/>
        </w:rPr>
      </w:pPr>
    </w:p>
    <w:p w14:paraId="4F726CDB" w14:textId="77777777" w:rsidR="00F830C2" w:rsidRPr="00607E9E" w:rsidRDefault="00F830C2" w:rsidP="00F830C2">
      <w:pPr>
        <w:keepNext/>
        <w:keepLines/>
        <w:rPr>
          <w:lang w:val="en-US"/>
        </w:rPr>
      </w:pPr>
      <w:r w:rsidRPr="00607E9E">
        <w:rPr>
          <w:lang w:val="en-US"/>
        </w:rPr>
        <w:t>For Internet Explorer 8 and 9</w:t>
      </w:r>
      <w:r>
        <w:rPr>
          <w:lang w:val="en-US"/>
        </w:rPr>
        <w:t>, local storage is stored in the folder:</w:t>
      </w:r>
    </w:p>
    <w:p w14:paraId="73C6E8BE" w14:textId="77777777" w:rsidR="00F830C2" w:rsidRPr="00607E9E" w:rsidRDefault="00F830C2" w:rsidP="00F830C2">
      <w:pPr>
        <w:keepNext/>
        <w:keepLines/>
        <w:rPr>
          <w:lang w:val="en-US"/>
        </w:rPr>
      </w:pPr>
    </w:p>
    <w:p w14:paraId="30DBC366" w14:textId="77777777" w:rsidR="00F830C2" w:rsidRPr="00607E9E" w:rsidRDefault="00F830C2" w:rsidP="00F830C2">
      <w:pPr>
        <w:keepNext/>
        <w:keepLines/>
        <w:autoSpaceDE w:val="0"/>
        <w:autoSpaceDN w:val="0"/>
        <w:adjustRightInd w:val="0"/>
        <w:spacing w:line="240" w:lineRule="auto"/>
        <w:jc w:val="left"/>
        <w:rPr>
          <w:rFonts w:ascii="Courier New" w:hAnsi="Courier New" w:cs="Courier New"/>
          <w:color w:val="000000"/>
          <w:sz w:val="16"/>
          <w:szCs w:val="16"/>
          <w:lang w:val="en-US"/>
        </w:rPr>
      </w:pPr>
      <w:r w:rsidRPr="00607E9E">
        <w:rPr>
          <w:rFonts w:ascii="Courier New" w:hAnsi="Courier New" w:cs="Courier New"/>
          <w:color w:val="000000"/>
          <w:sz w:val="16"/>
          <w:szCs w:val="16"/>
          <w:lang w:val="en-US"/>
        </w:rPr>
        <w:t>%userprofile%/Local Settings/Application Data/Microsoft/Internet Explorer/DOMStore</w:t>
      </w:r>
    </w:p>
    <w:p w14:paraId="79E3FBFD" w14:textId="77777777" w:rsidR="00F830C2" w:rsidRPr="00607E9E" w:rsidRDefault="00F830C2" w:rsidP="00F830C2">
      <w:pPr>
        <w:keepNext/>
        <w:keepLines/>
        <w:rPr>
          <w:lang w:val="en-US"/>
        </w:rPr>
      </w:pPr>
    </w:p>
    <w:p w14:paraId="3A47143E" w14:textId="77777777" w:rsidR="00F830C2" w:rsidRPr="00CC046A" w:rsidRDefault="00F830C2" w:rsidP="00F830C2">
      <w:pPr>
        <w:keepNext/>
        <w:keepLines/>
        <w:rPr>
          <w:lang w:val="en-US"/>
        </w:rPr>
      </w:pPr>
      <w:r w:rsidRPr="00CC046A">
        <w:rPr>
          <w:lang w:val="en-US"/>
        </w:rPr>
        <w:t>Note: to see DOMStore you must untick “hide protected operating system files” in Windows folder options.</w:t>
      </w:r>
    </w:p>
    <w:p w14:paraId="53E067C3" w14:textId="77777777" w:rsidR="00F830C2" w:rsidRPr="00607E9E" w:rsidRDefault="00F830C2" w:rsidP="00F830C2">
      <w:pPr>
        <w:keepNext/>
        <w:keepLines/>
        <w:rPr>
          <w:lang w:val="en-US"/>
        </w:rPr>
      </w:pPr>
    </w:p>
    <w:p w14:paraId="62F98A7D" w14:textId="77777777" w:rsidR="00F830C2" w:rsidRDefault="00F830C2" w:rsidP="00F830C2">
      <w:pPr>
        <w:keepNext/>
        <w:keepLines/>
        <w:rPr>
          <w:lang w:val="en-US"/>
        </w:rPr>
      </w:pPr>
      <w:r w:rsidRPr="00CC046A">
        <w:rPr>
          <w:lang w:val="en-US"/>
        </w:rPr>
        <w:t xml:space="preserve">For other browsers, see </w:t>
      </w:r>
    </w:p>
    <w:p w14:paraId="1A42D7C5" w14:textId="77777777" w:rsidR="00F830C2" w:rsidRDefault="00F830C2" w:rsidP="00F830C2">
      <w:pPr>
        <w:keepNext/>
        <w:keepLines/>
        <w:rPr>
          <w:lang w:val="en-US"/>
        </w:rPr>
      </w:pPr>
      <w:hyperlink r:id="rId46" w:history="1">
        <w:r w:rsidRPr="002612D5">
          <w:rPr>
            <w:rStyle w:val="Hyperlink"/>
            <w:lang w:val="en-US"/>
          </w:rPr>
          <w:t>http://www.sitepoint.com/building-web-pages-with-local-storage/</w:t>
        </w:r>
      </w:hyperlink>
    </w:p>
    <w:p w14:paraId="115C6BCC" w14:textId="77777777" w:rsidR="00774472" w:rsidRPr="0045652F" w:rsidRDefault="00774472">
      <w:pPr>
        <w:rPr>
          <w:lang w:val="en-US"/>
        </w:rPr>
      </w:pPr>
    </w:p>
    <w:p w14:paraId="21A032AC" w14:textId="77777777" w:rsidR="00774472" w:rsidRPr="0045652F" w:rsidRDefault="00774472">
      <w:pPr>
        <w:pStyle w:val="Heading4"/>
        <w:keepLines/>
        <w:rPr>
          <w:lang w:val="en-US"/>
        </w:rPr>
      </w:pPr>
      <w:bookmarkStart w:id="295" w:name="_Ref257982311"/>
      <w:bookmarkStart w:id="296" w:name="_Ref340740341"/>
      <w:r w:rsidRPr="0045652F">
        <w:rPr>
          <w:lang w:val="en-US"/>
        </w:rPr>
        <w:t>Global modification of Web Access</w:t>
      </w:r>
      <w:bookmarkEnd w:id="295"/>
      <w:r w:rsidRPr="0045652F">
        <w:rPr>
          <w:lang w:val="en-US"/>
        </w:rPr>
        <w:t xml:space="preserve"> settings</w:t>
      </w:r>
      <w:bookmarkEnd w:id="296"/>
    </w:p>
    <w:p w14:paraId="19C4C7DA" w14:textId="77777777" w:rsidR="00774472" w:rsidRPr="0045652F" w:rsidRDefault="00774472">
      <w:pPr>
        <w:keepNext/>
        <w:keepLines/>
        <w:rPr>
          <w:lang w:val="en-US"/>
        </w:rPr>
      </w:pPr>
      <w:r w:rsidRPr="0045652F">
        <w:rPr>
          <w:lang w:val="en-US"/>
        </w:rPr>
        <w:fldChar w:fldCharType="begin"/>
      </w:r>
      <w:r w:rsidRPr="0045652F">
        <w:rPr>
          <w:lang w:val="en-US"/>
        </w:rPr>
        <w:instrText xml:space="preserve"> XE "Web Access:Settings:Modifying" </w:instrText>
      </w:r>
      <w:r w:rsidRPr="0045652F">
        <w:rPr>
          <w:lang w:val="en-US"/>
        </w:rPr>
        <w:fldChar w:fldCharType="end"/>
      </w:r>
      <w:r w:rsidRPr="0045652F">
        <w:rPr>
          <w:lang w:val="en-US"/>
        </w:rPr>
        <w:t xml:space="preserve">Those installations who wish to modify the default Web Access settings for all users can do so by uploading the </w:t>
      </w:r>
      <w:r w:rsidRPr="0045652F">
        <w:rPr>
          <w:i/>
          <w:iCs/>
          <w:lang w:val="en-US"/>
        </w:rPr>
        <w:t>w2hparm.js</w:t>
      </w:r>
      <w:r w:rsidRPr="0045652F">
        <w:rPr>
          <w:lang w:val="en-US"/>
        </w:rPr>
        <w:t xml:space="preserve"> file. This file is included in the </w:t>
      </w:r>
      <w:r w:rsidRPr="0045652F">
        <w:rPr>
          <w:i/>
          <w:iCs/>
          <w:lang w:val="en-US"/>
        </w:rPr>
        <w:t>sources.zip</w:t>
      </w:r>
      <w:r w:rsidRPr="0045652F">
        <w:rPr>
          <w:lang w:val="en-US"/>
        </w:rPr>
        <w:t xml:space="preserve"> file which can be obtained from the VIRTEL Web Access menu accessible by URL </w:t>
      </w:r>
      <w:r w:rsidRPr="0045652F">
        <w:rPr>
          <w:i/>
          <w:iCs/>
          <w:lang w:val="en-US"/>
        </w:rPr>
        <w:t>http://n.n.n.n:41001</w:t>
      </w:r>
    </w:p>
    <w:p w14:paraId="2D33C818" w14:textId="77777777" w:rsidR="00774472" w:rsidRPr="0045652F" w:rsidRDefault="00774472">
      <w:pPr>
        <w:pStyle w:val="ecran0"/>
        <w:rPr>
          <w:lang w:val="en-US"/>
        </w:rPr>
      </w:pPr>
      <w:r w:rsidRPr="0045652F">
        <w:rPr>
          <w:lang w:val="en-US"/>
        </w:rPr>
        <w:t xml:space="preserve">The </w:t>
      </w:r>
      <w:r w:rsidRPr="0045652F">
        <w:rPr>
          <w:i/>
          <w:iCs/>
          <w:lang w:val="en-US"/>
        </w:rPr>
        <w:t>w2hparm.js</w:t>
      </w:r>
      <w:r w:rsidRPr="0045652F">
        <w:rPr>
          <w:lang w:val="en-US"/>
        </w:rPr>
        <w:t xml:space="preserve"> file as delivered contains the following source code:</w:t>
      </w:r>
    </w:p>
    <w:p w14:paraId="369008A7" w14:textId="77777777" w:rsidR="00774472" w:rsidRPr="0045652F" w:rsidRDefault="00774472">
      <w:pPr>
        <w:pStyle w:val="Listing"/>
        <w:rPr>
          <w:lang w:val="en-US"/>
        </w:rPr>
      </w:pPr>
      <w:r w:rsidRPr="0045652F">
        <w:rPr>
          <w:lang w:val="en-US"/>
        </w:rPr>
        <w:t>// w2hparm default values</w:t>
      </w:r>
    </w:p>
    <w:p w14:paraId="4EA8B088" w14:textId="77777777" w:rsidR="00774472" w:rsidRPr="0045652F" w:rsidRDefault="00774472">
      <w:pPr>
        <w:pStyle w:val="Listing"/>
        <w:rPr>
          <w:lang w:val="en-US"/>
        </w:rPr>
      </w:pPr>
      <w:r w:rsidRPr="0045652F">
        <w:rPr>
          <w:lang w:val="en-US"/>
        </w:rPr>
        <w:t>// see w2hparmdefns in js01.js for parameters and allowable values</w:t>
      </w:r>
    </w:p>
    <w:p w14:paraId="38891E49" w14:textId="77777777" w:rsidR="00774472" w:rsidRPr="0045652F" w:rsidRDefault="00774472">
      <w:pPr>
        <w:pStyle w:val="Listing"/>
        <w:rPr>
          <w:lang w:val="en-US"/>
        </w:rPr>
      </w:pPr>
      <w:r w:rsidRPr="0045652F">
        <w:rPr>
          <w:lang w:val="en-US"/>
        </w:rPr>
        <w:t>var w2hparm = {</w:t>
      </w:r>
    </w:p>
    <w:p w14:paraId="7F5B97EE" w14:textId="77777777" w:rsidR="00774472" w:rsidRPr="0045652F" w:rsidRDefault="00774472">
      <w:pPr>
        <w:pStyle w:val="Listing"/>
        <w:rPr>
          <w:lang w:val="en-US"/>
        </w:rPr>
      </w:pPr>
      <w:r w:rsidRPr="0045652F">
        <w:rPr>
          <w:lang w:val="en-US"/>
        </w:rPr>
        <w:t xml:space="preserve">  "fontsize":"window",</w:t>
      </w:r>
    </w:p>
    <w:p w14:paraId="77E07540" w14:textId="77777777" w:rsidR="00774472" w:rsidRPr="0045652F" w:rsidRDefault="00774472">
      <w:pPr>
        <w:pStyle w:val="Listing"/>
        <w:rPr>
          <w:lang w:val="en-US"/>
        </w:rPr>
      </w:pPr>
      <w:r w:rsidRPr="0045652F">
        <w:rPr>
          <w:lang w:val="en-US"/>
        </w:rPr>
        <w:t xml:space="preserve">  "ctrl":"ENTER",</w:t>
      </w:r>
    </w:p>
    <w:p w14:paraId="78FF18C0" w14:textId="77777777" w:rsidR="00774472" w:rsidRPr="0045652F" w:rsidRDefault="00774472">
      <w:pPr>
        <w:pStyle w:val="Listing"/>
        <w:rPr>
          <w:lang w:val="en-US"/>
        </w:rPr>
      </w:pPr>
      <w:r w:rsidRPr="0045652F">
        <w:rPr>
          <w:lang w:val="en-US"/>
        </w:rPr>
        <w:t xml:space="preserve">  "enter":"Newline",</w:t>
      </w:r>
    </w:p>
    <w:p w14:paraId="6D656B5E" w14:textId="77777777" w:rsidR="00774472" w:rsidRPr="0045652F" w:rsidRDefault="00774472">
      <w:pPr>
        <w:pStyle w:val="Listing"/>
        <w:rPr>
          <w:lang w:val="en-US"/>
        </w:rPr>
      </w:pPr>
      <w:r w:rsidRPr="0045652F">
        <w:rPr>
          <w:lang w:val="en-US"/>
        </w:rPr>
        <w:t xml:space="preserve">  "home":"Home",</w:t>
      </w:r>
    </w:p>
    <w:p w14:paraId="66D4EB75" w14:textId="77777777" w:rsidR="00774472" w:rsidRPr="0045652F" w:rsidRDefault="00774472">
      <w:pPr>
        <w:pStyle w:val="Listing"/>
        <w:rPr>
          <w:lang w:val="en-US"/>
        </w:rPr>
      </w:pPr>
      <w:r w:rsidRPr="0045652F">
        <w:rPr>
          <w:lang w:val="en-US"/>
        </w:rPr>
        <w:t xml:space="preserve">  "end":"ErEof",</w:t>
      </w:r>
    </w:p>
    <w:p w14:paraId="1159E084" w14:textId="77777777" w:rsidR="00774472" w:rsidRPr="0045652F" w:rsidRDefault="00774472">
      <w:pPr>
        <w:pStyle w:val="Listing"/>
        <w:rPr>
          <w:lang w:val="en-US"/>
        </w:rPr>
      </w:pPr>
      <w:r w:rsidRPr="0045652F">
        <w:rPr>
          <w:lang w:val="en-US"/>
        </w:rPr>
        <w:t xml:space="preserve">  "pgup":"PF7",</w:t>
      </w:r>
    </w:p>
    <w:p w14:paraId="4006E8D7" w14:textId="77777777" w:rsidR="00774472" w:rsidRPr="0045652F" w:rsidRDefault="00774472">
      <w:pPr>
        <w:pStyle w:val="Listing"/>
        <w:rPr>
          <w:lang w:val="en-US"/>
        </w:rPr>
      </w:pPr>
      <w:r w:rsidRPr="0045652F">
        <w:rPr>
          <w:lang w:val="en-US"/>
        </w:rPr>
        <w:t xml:space="preserve">  "pgdn":"PF8",</w:t>
      </w:r>
    </w:p>
    <w:p w14:paraId="641F657B" w14:textId="77777777" w:rsidR="00774472" w:rsidRPr="0045652F" w:rsidRDefault="00774472">
      <w:pPr>
        <w:pStyle w:val="Listing"/>
        <w:rPr>
          <w:lang w:val="en-US"/>
        </w:rPr>
      </w:pPr>
      <w:r w:rsidRPr="0045652F">
        <w:rPr>
          <w:lang w:val="en-US"/>
        </w:rPr>
        <w:t xml:space="preserve">  "pause":"CLEAR",</w:t>
      </w:r>
    </w:p>
    <w:p w14:paraId="238516AC" w14:textId="77777777" w:rsidR="00774472" w:rsidRPr="0045652F" w:rsidRDefault="00774472">
      <w:pPr>
        <w:pStyle w:val="Listing"/>
        <w:rPr>
          <w:lang w:val="en-US"/>
        </w:rPr>
      </w:pPr>
      <w:r w:rsidRPr="0045652F">
        <w:rPr>
          <w:lang w:val="en-US"/>
        </w:rPr>
        <w:t xml:space="preserve">  "style":"3270"};</w:t>
      </w:r>
    </w:p>
    <w:p w14:paraId="43C3890B" w14:textId="77777777" w:rsidR="00774472" w:rsidRPr="0045652F" w:rsidRDefault="00774472">
      <w:pPr>
        <w:pStyle w:val="Caption"/>
        <w:keepNext/>
        <w:keepLines/>
        <w:rPr>
          <w:lang w:val="en-US"/>
        </w:rPr>
      </w:pPr>
      <w:bookmarkStart w:id="297" w:name="_Toc257985454"/>
      <w:bookmarkStart w:id="298" w:name="_Toc373485010"/>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42</w:t>
      </w:r>
      <w:r w:rsidRPr="0045652F">
        <w:rPr>
          <w:lang w:val="en-US"/>
        </w:rPr>
        <w:fldChar w:fldCharType="end"/>
      </w:r>
      <w:r w:rsidRPr="0045652F">
        <w:rPr>
          <w:lang w:val="en-US"/>
        </w:rPr>
        <w:t xml:space="preserve"> w2hparm.js: Default settings for VIRTEL Web Access</w:t>
      </w:r>
      <w:bookmarkEnd w:id="297"/>
      <w:bookmarkEnd w:id="298"/>
    </w:p>
    <w:p w14:paraId="3F6D4C8E" w14:textId="77777777" w:rsidR="00774472" w:rsidRPr="0045652F" w:rsidRDefault="00774472">
      <w:pPr>
        <w:keepNext/>
        <w:keepLines/>
        <w:rPr>
          <w:lang w:val="en-US"/>
        </w:rPr>
      </w:pPr>
      <w:r w:rsidRPr="0045652F">
        <w:rPr>
          <w:lang w:val="en-US"/>
        </w:rPr>
        <w:t>Default values may be changed or added.</w:t>
      </w:r>
    </w:p>
    <w:p w14:paraId="5F1EAA18" w14:textId="77777777" w:rsidR="00774472" w:rsidRPr="0045652F" w:rsidRDefault="00774472">
      <w:pPr>
        <w:pStyle w:val="ecran0"/>
        <w:rPr>
          <w:lang w:val="en-US"/>
        </w:rPr>
      </w:pPr>
      <w:r w:rsidRPr="0045652F">
        <w:rPr>
          <w:lang w:val="en-US"/>
        </w:rPr>
        <w:t xml:space="preserve">For example, installations who wish to map the 3270 ATTN key to the Esc (Escape) key for use with Multisession applications such as NVAS (IBM® NetView™ Access Services) can add the following instruction to the </w:t>
      </w:r>
      <w:r w:rsidRPr="0045652F">
        <w:rPr>
          <w:i/>
          <w:iCs/>
          <w:lang w:val="en-US"/>
        </w:rPr>
        <w:t>w2hparm.js</w:t>
      </w:r>
      <w:r w:rsidRPr="0045652F">
        <w:rPr>
          <w:lang w:val="en-US"/>
        </w:rPr>
        <w:t xml:space="preserve"> file:</w:t>
      </w:r>
    </w:p>
    <w:p w14:paraId="367031A3" w14:textId="77777777" w:rsidR="00774472" w:rsidRPr="0045652F" w:rsidRDefault="00774472">
      <w:pPr>
        <w:pStyle w:val="Listing"/>
        <w:rPr>
          <w:lang w:val="en-US"/>
        </w:rPr>
      </w:pPr>
      <w:r w:rsidRPr="0045652F">
        <w:rPr>
          <w:lang w:val="en-US"/>
        </w:rPr>
        <w:t xml:space="preserve">  "escape":"ATTN",</w:t>
      </w:r>
    </w:p>
    <w:p w14:paraId="092D08AB" w14:textId="77777777" w:rsidR="00774472" w:rsidRPr="0045652F" w:rsidRDefault="00774472">
      <w:pPr>
        <w:pStyle w:val="Nfj"/>
        <w:rPr>
          <w:lang w:val="en-US"/>
        </w:rPr>
      </w:pPr>
      <w:r w:rsidRPr="0045652F">
        <w:rPr>
          <w:lang w:val="en-US"/>
        </w:rPr>
        <w:t>Modifications to the global settings are only effective after the expiry of the w2hparm.js file in the browser’s cache which occurs at midnight each day. A user can force the use of the updated global settings file by clearing the browser cache, deleting any cookies associated with the VIRTEL server, and refreshing the 3270 page using the Ctrl-R key.</w:t>
      </w:r>
    </w:p>
    <w:p w14:paraId="1FB2426B" w14:textId="77777777" w:rsidR="00774472" w:rsidRPr="0045652F" w:rsidRDefault="00774472">
      <w:pPr>
        <w:rPr>
          <w:lang w:val="en-US"/>
        </w:rPr>
      </w:pPr>
    </w:p>
    <w:p w14:paraId="14AAC27D" w14:textId="77777777" w:rsidR="00774472" w:rsidRPr="000107EC" w:rsidRDefault="00774472">
      <w:pPr>
        <w:keepLines/>
        <w:rPr>
          <w:lang w:val="en-US"/>
        </w:rPr>
      </w:pPr>
      <w:r w:rsidRPr="0045652F">
        <w:rPr>
          <w:lang w:val="en-US"/>
        </w:rPr>
        <w:t xml:space="preserve">After modifying the </w:t>
      </w:r>
      <w:r w:rsidRPr="0045652F">
        <w:rPr>
          <w:i/>
          <w:iCs/>
          <w:lang w:val="en-US"/>
        </w:rPr>
        <w:t>w2hparm.js</w:t>
      </w:r>
      <w:r w:rsidRPr="0045652F">
        <w:rPr>
          <w:lang w:val="en-US"/>
        </w:rPr>
        <w:t xml:space="preserve"> file, it must be uploaded to VIRTEL’s </w:t>
      </w:r>
      <w:r w:rsidR="000107EC">
        <w:rPr>
          <w:lang w:val="en-US"/>
        </w:rPr>
        <w:t>CLI</w:t>
      </w:r>
      <w:r w:rsidRPr="0045652F">
        <w:rPr>
          <w:lang w:val="en-US"/>
        </w:rPr>
        <w:t xml:space="preserve">-DIR directory by means of the “Upload” link on the VIRTEL Web Access menu (URL </w:t>
      </w:r>
      <w:hyperlink r:id="rId47" w:history="1">
        <w:r w:rsidR="000107EC" w:rsidRPr="007B642F">
          <w:rPr>
            <w:rStyle w:val="Hyperlink"/>
            <w:i/>
            <w:iCs/>
            <w:lang w:val="en-US"/>
          </w:rPr>
          <w:t>http://n.n.n.n:41001</w:t>
        </w:r>
      </w:hyperlink>
      <w:r w:rsidRPr="0045652F">
        <w:rPr>
          <w:lang w:val="en-US"/>
        </w:rPr>
        <w:t>)</w:t>
      </w:r>
      <w:r w:rsidR="000107EC">
        <w:rPr>
          <w:lang w:val="en-US"/>
        </w:rPr>
        <w:t xml:space="preserve">. Then you must check the Entry Point (usually CLIWHOST) and check that the transaction whose “External name” is w2h and whose “Check URL Prefix” field is set to </w:t>
      </w:r>
      <w:r w:rsidR="000107EC">
        <w:rPr>
          <w:i/>
          <w:lang w:val="en-US"/>
        </w:rPr>
        <w:t>/w2h/w2hparm-js</w:t>
      </w:r>
      <w:r w:rsidR="000107EC">
        <w:rPr>
          <w:lang w:val="en-US"/>
        </w:rPr>
        <w:t xml:space="preserve"> specifies CLI-DIR in the “Application” field. For the CLIWHOST entry point this is transaction CLI-03P.</w:t>
      </w:r>
    </w:p>
    <w:p w14:paraId="75F3F10D" w14:textId="77777777" w:rsidR="00774472" w:rsidRPr="0045652F" w:rsidRDefault="00774472">
      <w:pPr>
        <w:pStyle w:val="ecran0"/>
        <w:rPr>
          <w:lang w:val="en-US"/>
        </w:rPr>
      </w:pPr>
      <w:r w:rsidRPr="0045652F">
        <w:rPr>
          <w:lang w:val="en-US"/>
        </w:rPr>
        <w:t xml:space="preserve">The list of keywords and possible values which can be coded in the </w:t>
      </w:r>
      <w:r w:rsidRPr="0045652F">
        <w:rPr>
          <w:i/>
          <w:iCs/>
          <w:lang w:val="en-US"/>
        </w:rPr>
        <w:t>w2hparm.js</w:t>
      </w:r>
      <w:r w:rsidRPr="0045652F">
        <w:rPr>
          <w:lang w:val="en-US"/>
        </w:rPr>
        <w:t xml:space="preserve"> file is shown below:</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4"/>
        <w:gridCol w:w="1636"/>
        <w:gridCol w:w="1216"/>
        <w:gridCol w:w="3273"/>
        <w:gridCol w:w="271"/>
      </w:tblGrid>
      <w:tr w:rsidR="00774472" w:rsidRPr="0045652F" w14:paraId="25CAE223" w14:textId="77777777" w:rsidTr="00A52871">
        <w:tblPrEx>
          <w:tblCellMar>
            <w:top w:w="0" w:type="dxa"/>
            <w:bottom w:w="0" w:type="dxa"/>
          </w:tblCellMar>
        </w:tblPrEx>
        <w:trPr>
          <w:gridAfter w:val="1"/>
          <w:wAfter w:w="271" w:type="dxa"/>
        </w:trPr>
        <w:tc>
          <w:tcPr>
            <w:tcW w:w="1934" w:type="dxa"/>
            <w:shd w:val="clear" w:color="auto" w:fill="D9D9D9"/>
          </w:tcPr>
          <w:p w14:paraId="2A73700B" w14:textId="77777777" w:rsidR="00774472" w:rsidRPr="0045652F" w:rsidRDefault="00774472">
            <w:pPr>
              <w:keepNext/>
              <w:keepLines/>
              <w:ind w:left="0"/>
              <w:rPr>
                <w:b/>
                <w:bCs/>
                <w:lang w:val="en-US"/>
              </w:rPr>
            </w:pPr>
            <w:r w:rsidRPr="0045652F">
              <w:rPr>
                <w:b/>
                <w:bCs/>
                <w:lang w:val="en-US"/>
              </w:rPr>
              <w:t>Keyword</w:t>
            </w:r>
          </w:p>
        </w:tc>
        <w:tc>
          <w:tcPr>
            <w:tcW w:w="1636" w:type="dxa"/>
            <w:shd w:val="clear" w:color="auto" w:fill="D9D9D9"/>
          </w:tcPr>
          <w:p w14:paraId="299E1443" w14:textId="77777777" w:rsidR="00774472" w:rsidRPr="0045652F" w:rsidRDefault="00774472">
            <w:pPr>
              <w:keepNext/>
              <w:keepLines/>
              <w:ind w:left="0"/>
              <w:rPr>
                <w:b/>
                <w:bCs/>
                <w:lang w:val="en-US"/>
              </w:rPr>
            </w:pPr>
            <w:r w:rsidRPr="0045652F">
              <w:rPr>
                <w:b/>
                <w:bCs/>
                <w:lang w:val="en-US"/>
              </w:rPr>
              <w:t>Caption</w:t>
            </w:r>
          </w:p>
        </w:tc>
        <w:tc>
          <w:tcPr>
            <w:tcW w:w="4489" w:type="dxa"/>
            <w:gridSpan w:val="2"/>
            <w:shd w:val="clear" w:color="auto" w:fill="D9D9D9"/>
          </w:tcPr>
          <w:p w14:paraId="307C2602" w14:textId="77777777" w:rsidR="00774472" w:rsidRPr="0045652F" w:rsidRDefault="00774472">
            <w:pPr>
              <w:keepNext/>
              <w:keepLines/>
              <w:ind w:left="0"/>
              <w:rPr>
                <w:b/>
                <w:bCs/>
                <w:lang w:val="en-US"/>
              </w:rPr>
            </w:pPr>
            <w:r w:rsidRPr="0045652F">
              <w:rPr>
                <w:b/>
                <w:bCs/>
                <w:lang w:val="en-US"/>
              </w:rPr>
              <w:t>Possible values</w:t>
            </w:r>
          </w:p>
        </w:tc>
      </w:tr>
      <w:tr w:rsidR="00774472" w:rsidRPr="0045652F" w14:paraId="37803B2D" w14:textId="77777777" w:rsidTr="00A52871">
        <w:tblPrEx>
          <w:tblCellMar>
            <w:top w:w="0" w:type="dxa"/>
            <w:bottom w:w="0" w:type="dxa"/>
          </w:tblCellMar>
        </w:tblPrEx>
        <w:trPr>
          <w:gridAfter w:val="1"/>
          <w:wAfter w:w="271" w:type="dxa"/>
        </w:trPr>
        <w:tc>
          <w:tcPr>
            <w:tcW w:w="1934" w:type="dxa"/>
          </w:tcPr>
          <w:p w14:paraId="73521029" w14:textId="77777777" w:rsidR="00774472" w:rsidRPr="0045652F" w:rsidRDefault="00774472">
            <w:pPr>
              <w:keepNext/>
              <w:keepLines/>
              <w:ind w:left="0"/>
              <w:rPr>
                <w:lang w:val="en-US"/>
              </w:rPr>
            </w:pPr>
            <w:r w:rsidRPr="0045652F">
              <w:rPr>
                <w:lang w:val="en-US"/>
              </w:rPr>
              <w:t>"fontsize"</w:t>
            </w:r>
          </w:p>
        </w:tc>
        <w:tc>
          <w:tcPr>
            <w:tcW w:w="1636" w:type="dxa"/>
          </w:tcPr>
          <w:p w14:paraId="2E42DE9F" w14:textId="77777777" w:rsidR="00774472" w:rsidRPr="0045652F" w:rsidRDefault="00774472">
            <w:pPr>
              <w:keepNext/>
              <w:keepLines/>
              <w:ind w:left="0"/>
              <w:rPr>
                <w:lang w:val="en-US"/>
              </w:rPr>
            </w:pPr>
            <w:r w:rsidRPr="0045652F">
              <w:rPr>
                <w:lang w:val="en-US"/>
              </w:rPr>
              <w:t>Font size</w:t>
            </w:r>
          </w:p>
        </w:tc>
        <w:tc>
          <w:tcPr>
            <w:tcW w:w="4489" w:type="dxa"/>
            <w:gridSpan w:val="2"/>
          </w:tcPr>
          <w:p w14:paraId="566338A0" w14:textId="77777777" w:rsidR="00774472" w:rsidRPr="0045652F" w:rsidRDefault="00774472">
            <w:pPr>
              <w:keepNext/>
              <w:keepLines/>
              <w:ind w:left="0"/>
              <w:rPr>
                <w:lang w:val="en-US"/>
              </w:rPr>
            </w:pPr>
            <w:r w:rsidRPr="0045652F">
              <w:rPr>
                <w:lang w:val="en-US"/>
              </w:rPr>
              <w:t>"window", "screen", "8", "10", "12", "14", "16"</w:t>
            </w:r>
          </w:p>
        </w:tc>
      </w:tr>
      <w:tr w:rsidR="00774472" w:rsidRPr="0045652F" w14:paraId="65935C41" w14:textId="77777777" w:rsidTr="00A52871">
        <w:tblPrEx>
          <w:tblCellMar>
            <w:top w:w="0" w:type="dxa"/>
            <w:bottom w:w="0" w:type="dxa"/>
          </w:tblCellMar>
        </w:tblPrEx>
        <w:trPr>
          <w:gridAfter w:val="1"/>
          <w:wAfter w:w="271" w:type="dxa"/>
        </w:trPr>
        <w:tc>
          <w:tcPr>
            <w:tcW w:w="1934" w:type="dxa"/>
          </w:tcPr>
          <w:p w14:paraId="4D6AFA26" w14:textId="77777777" w:rsidR="00774472" w:rsidRPr="0045652F" w:rsidRDefault="00774472">
            <w:pPr>
              <w:keepNext/>
              <w:keepLines/>
              <w:ind w:left="0"/>
              <w:rPr>
                <w:lang w:val="en-US"/>
              </w:rPr>
            </w:pPr>
            <w:r w:rsidRPr="0045652F">
              <w:rPr>
                <w:lang w:val="en-US"/>
              </w:rPr>
              <w:t>"font"</w:t>
            </w:r>
          </w:p>
        </w:tc>
        <w:tc>
          <w:tcPr>
            <w:tcW w:w="1636" w:type="dxa"/>
          </w:tcPr>
          <w:p w14:paraId="1C0B649D" w14:textId="77777777" w:rsidR="00774472" w:rsidRPr="0045652F" w:rsidRDefault="00774472">
            <w:pPr>
              <w:keepNext/>
              <w:keepLines/>
              <w:ind w:left="0"/>
              <w:rPr>
                <w:lang w:val="en-US"/>
              </w:rPr>
            </w:pPr>
            <w:r w:rsidRPr="0045652F">
              <w:rPr>
                <w:lang w:val="en-US"/>
              </w:rPr>
              <w:t>Font family</w:t>
            </w:r>
          </w:p>
        </w:tc>
        <w:tc>
          <w:tcPr>
            <w:tcW w:w="4489" w:type="dxa"/>
            <w:gridSpan w:val="2"/>
          </w:tcPr>
          <w:p w14:paraId="7C1FA895" w14:textId="77777777" w:rsidR="00774472" w:rsidRPr="0045652F" w:rsidRDefault="00774472">
            <w:pPr>
              <w:keepNext/>
              <w:keepLines/>
              <w:ind w:left="0"/>
              <w:rPr>
                <w:i/>
                <w:iCs/>
                <w:lang w:val="en-US"/>
              </w:rPr>
            </w:pPr>
            <w:r w:rsidRPr="0045652F">
              <w:rPr>
                <w:lang w:val="en-US"/>
              </w:rPr>
              <w:t>"</w:t>
            </w:r>
            <w:r w:rsidRPr="0045652F">
              <w:rPr>
                <w:i/>
                <w:iCs/>
                <w:lang w:val="en-US"/>
              </w:rPr>
              <w:t>font name</w:t>
            </w:r>
            <w:r w:rsidRPr="0045652F">
              <w:rPr>
                <w:lang w:val="en-US"/>
              </w:rPr>
              <w:t>"</w:t>
            </w:r>
          </w:p>
        </w:tc>
      </w:tr>
      <w:tr w:rsidR="00774472" w:rsidRPr="0045652F" w14:paraId="04E0AC35" w14:textId="77777777" w:rsidTr="00A52871">
        <w:tblPrEx>
          <w:tblCellMar>
            <w:top w:w="0" w:type="dxa"/>
            <w:bottom w:w="0" w:type="dxa"/>
          </w:tblCellMar>
        </w:tblPrEx>
        <w:trPr>
          <w:gridAfter w:val="1"/>
          <w:wAfter w:w="271" w:type="dxa"/>
        </w:trPr>
        <w:tc>
          <w:tcPr>
            <w:tcW w:w="1934" w:type="dxa"/>
          </w:tcPr>
          <w:p w14:paraId="61471AD4" w14:textId="77777777" w:rsidR="00774472" w:rsidRPr="0045652F" w:rsidRDefault="00774472">
            <w:pPr>
              <w:keepNext/>
              <w:keepLines/>
              <w:ind w:left="0"/>
              <w:rPr>
                <w:lang w:val="en-US"/>
              </w:rPr>
            </w:pPr>
            <w:r w:rsidRPr="0045652F">
              <w:rPr>
                <w:lang w:val="en-US"/>
              </w:rPr>
              <w:t>"autocapture"</w:t>
            </w:r>
          </w:p>
        </w:tc>
        <w:tc>
          <w:tcPr>
            <w:tcW w:w="1636" w:type="dxa"/>
          </w:tcPr>
          <w:p w14:paraId="7FDD2276" w14:textId="77777777" w:rsidR="00774472" w:rsidRPr="0045652F" w:rsidRDefault="00774472">
            <w:pPr>
              <w:keepNext/>
              <w:keepLines/>
              <w:ind w:left="0"/>
              <w:rPr>
                <w:lang w:val="en-US"/>
              </w:rPr>
            </w:pPr>
            <w:r w:rsidRPr="0045652F">
              <w:rPr>
                <w:lang w:val="en-US"/>
              </w:rPr>
              <w:t>Auto-capture</w:t>
            </w:r>
          </w:p>
        </w:tc>
        <w:tc>
          <w:tcPr>
            <w:tcW w:w="4489" w:type="dxa"/>
            <w:gridSpan w:val="2"/>
          </w:tcPr>
          <w:p w14:paraId="617FF4D6" w14:textId="77777777" w:rsidR="00774472" w:rsidRPr="0045652F" w:rsidRDefault="00774472">
            <w:pPr>
              <w:keepNext/>
              <w:keepLines/>
              <w:ind w:left="0"/>
              <w:rPr>
                <w:lang w:val="en-US"/>
              </w:rPr>
            </w:pPr>
            <w:r w:rsidRPr="0045652F">
              <w:rPr>
                <w:lang w:val="en-US"/>
              </w:rPr>
              <w:t>true, false</w:t>
            </w:r>
          </w:p>
        </w:tc>
      </w:tr>
      <w:tr w:rsidR="00774472" w:rsidRPr="0045652F" w14:paraId="0E8FD94D" w14:textId="77777777" w:rsidTr="00A52871">
        <w:tblPrEx>
          <w:tblCellMar>
            <w:top w:w="0" w:type="dxa"/>
            <w:bottom w:w="0" w:type="dxa"/>
          </w:tblCellMar>
        </w:tblPrEx>
        <w:trPr>
          <w:gridAfter w:val="1"/>
          <w:wAfter w:w="271" w:type="dxa"/>
        </w:trPr>
        <w:tc>
          <w:tcPr>
            <w:tcW w:w="1934" w:type="dxa"/>
          </w:tcPr>
          <w:p w14:paraId="3A3B2766" w14:textId="77777777" w:rsidR="00774472" w:rsidRPr="0045652F" w:rsidRDefault="00774472">
            <w:pPr>
              <w:keepNext/>
              <w:keepLines/>
              <w:ind w:left="0"/>
              <w:rPr>
                <w:lang w:val="en-US"/>
              </w:rPr>
            </w:pPr>
            <w:r w:rsidRPr="0045652F">
              <w:rPr>
                <w:lang w:val="en-US"/>
              </w:rPr>
              <w:t>"autoprint"</w:t>
            </w:r>
          </w:p>
        </w:tc>
        <w:tc>
          <w:tcPr>
            <w:tcW w:w="1636" w:type="dxa"/>
          </w:tcPr>
          <w:p w14:paraId="0A634C19" w14:textId="77777777" w:rsidR="00774472" w:rsidRPr="0045652F" w:rsidRDefault="00774472">
            <w:pPr>
              <w:keepNext/>
              <w:keepLines/>
              <w:ind w:left="0"/>
              <w:rPr>
                <w:lang w:val="en-US"/>
              </w:rPr>
            </w:pPr>
            <w:r w:rsidRPr="0045652F">
              <w:rPr>
                <w:lang w:val="en-US"/>
              </w:rPr>
              <w:t>Auto-print</w:t>
            </w:r>
          </w:p>
        </w:tc>
        <w:tc>
          <w:tcPr>
            <w:tcW w:w="4489" w:type="dxa"/>
            <w:gridSpan w:val="2"/>
          </w:tcPr>
          <w:p w14:paraId="1E6B1EF8" w14:textId="77777777" w:rsidR="00774472" w:rsidRPr="0045652F" w:rsidRDefault="00774472">
            <w:pPr>
              <w:keepNext/>
              <w:keepLines/>
              <w:ind w:left="0"/>
              <w:rPr>
                <w:lang w:val="en-US"/>
              </w:rPr>
            </w:pPr>
            <w:r w:rsidRPr="0045652F">
              <w:rPr>
                <w:lang w:val="en-US"/>
              </w:rPr>
              <w:t>true, false</w:t>
            </w:r>
          </w:p>
        </w:tc>
      </w:tr>
      <w:tr w:rsidR="00774472" w:rsidRPr="0045652F" w14:paraId="48D6AFE7" w14:textId="77777777" w:rsidTr="00A52871">
        <w:tblPrEx>
          <w:tblCellMar>
            <w:top w:w="0" w:type="dxa"/>
            <w:bottom w:w="0" w:type="dxa"/>
          </w:tblCellMar>
        </w:tblPrEx>
        <w:trPr>
          <w:gridAfter w:val="1"/>
          <w:wAfter w:w="271" w:type="dxa"/>
        </w:trPr>
        <w:tc>
          <w:tcPr>
            <w:tcW w:w="1934" w:type="dxa"/>
          </w:tcPr>
          <w:p w14:paraId="3F902435" w14:textId="77777777" w:rsidR="00774472" w:rsidRPr="0045652F" w:rsidRDefault="00774472">
            <w:pPr>
              <w:keepNext/>
              <w:keepLines/>
              <w:ind w:left="0"/>
              <w:rPr>
                <w:lang w:val="en-US"/>
              </w:rPr>
            </w:pPr>
            <w:r w:rsidRPr="0045652F">
              <w:rPr>
                <w:lang w:val="en-US"/>
              </w:rPr>
              <w:t>"cursor"</w:t>
            </w:r>
          </w:p>
        </w:tc>
        <w:tc>
          <w:tcPr>
            <w:tcW w:w="1636" w:type="dxa"/>
          </w:tcPr>
          <w:p w14:paraId="17C9D8CD" w14:textId="77777777" w:rsidR="00774472" w:rsidRPr="0045652F" w:rsidRDefault="00774472">
            <w:pPr>
              <w:keepNext/>
              <w:keepLines/>
              <w:ind w:left="0"/>
              <w:rPr>
                <w:lang w:val="en-US"/>
              </w:rPr>
            </w:pPr>
            <w:r w:rsidRPr="0045652F">
              <w:rPr>
                <w:lang w:val="en-US"/>
              </w:rPr>
              <w:t>Cursor</w:t>
            </w:r>
          </w:p>
        </w:tc>
        <w:tc>
          <w:tcPr>
            <w:tcW w:w="4489" w:type="dxa"/>
            <w:gridSpan w:val="2"/>
          </w:tcPr>
          <w:p w14:paraId="358EF841" w14:textId="77777777" w:rsidR="00774472" w:rsidRPr="0045652F" w:rsidRDefault="00774472">
            <w:pPr>
              <w:keepNext/>
              <w:keepLines/>
              <w:ind w:left="0"/>
              <w:rPr>
                <w:lang w:val="en-US"/>
              </w:rPr>
            </w:pPr>
            <w:r w:rsidRPr="0045652F">
              <w:rPr>
                <w:lang w:val="en-US"/>
              </w:rPr>
              <w:t>"Bar", "Blink", "Block"</w:t>
            </w:r>
          </w:p>
        </w:tc>
      </w:tr>
      <w:tr w:rsidR="00D00603" w:rsidRPr="0045652F" w14:paraId="2879247D" w14:textId="77777777" w:rsidTr="00A52871">
        <w:tblPrEx>
          <w:tblCellMar>
            <w:top w:w="0" w:type="dxa"/>
            <w:bottom w:w="0" w:type="dxa"/>
          </w:tblCellMar>
        </w:tblPrEx>
        <w:trPr>
          <w:gridAfter w:val="1"/>
          <w:wAfter w:w="271" w:type="dxa"/>
        </w:trPr>
        <w:tc>
          <w:tcPr>
            <w:tcW w:w="1934" w:type="dxa"/>
          </w:tcPr>
          <w:p w14:paraId="6F270609" w14:textId="77777777" w:rsidR="00D00603" w:rsidRPr="0045652F" w:rsidRDefault="00D00603">
            <w:pPr>
              <w:keepNext/>
              <w:keepLines/>
              <w:ind w:left="0"/>
              <w:rPr>
                <w:lang w:val="en-US"/>
              </w:rPr>
            </w:pPr>
            <w:r w:rsidRPr="0045652F">
              <w:rPr>
                <w:lang w:val="en-US"/>
              </w:rPr>
              <w:t>"vline"</w:t>
            </w:r>
          </w:p>
        </w:tc>
        <w:tc>
          <w:tcPr>
            <w:tcW w:w="1636" w:type="dxa"/>
          </w:tcPr>
          <w:p w14:paraId="471F6E4C" w14:textId="77777777" w:rsidR="00D00603" w:rsidRPr="0045652F" w:rsidRDefault="00D00603">
            <w:pPr>
              <w:keepNext/>
              <w:keepLines/>
              <w:ind w:left="0"/>
              <w:rPr>
                <w:lang w:val="en-US"/>
              </w:rPr>
            </w:pPr>
            <w:r w:rsidRPr="0045652F">
              <w:rPr>
                <w:lang w:val="en-US"/>
              </w:rPr>
              <w:t>Vertical line</w:t>
            </w:r>
          </w:p>
        </w:tc>
        <w:tc>
          <w:tcPr>
            <w:tcW w:w="4489" w:type="dxa"/>
            <w:gridSpan w:val="2"/>
          </w:tcPr>
          <w:p w14:paraId="1BD72A29" w14:textId="77777777" w:rsidR="00D00603" w:rsidRPr="0045652F" w:rsidRDefault="00D00603">
            <w:pPr>
              <w:keepNext/>
              <w:keepLines/>
              <w:ind w:left="0"/>
              <w:rPr>
                <w:lang w:val="en-US"/>
              </w:rPr>
            </w:pPr>
            <w:r w:rsidRPr="0045652F">
              <w:rPr>
                <w:lang w:val="en-US"/>
              </w:rPr>
              <w:t>true, false</w:t>
            </w:r>
          </w:p>
        </w:tc>
      </w:tr>
      <w:tr w:rsidR="00D00603" w:rsidRPr="0045652F" w14:paraId="4700A212" w14:textId="77777777" w:rsidTr="00A52871">
        <w:tblPrEx>
          <w:tblCellMar>
            <w:top w:w="0" w:type="dxa"/>
            <w:bottom w:w="0" w:type="dxa"/>
          </w:tblCellMar>
        </w:tblPrEx>
        <w:trPr>
          <w:gridAfter w:val="1"/>
          <w:wAfter w:w="271" w:type="dxa"/>
        </w:trPr>
        <w:tc>
          <w:tcPr>
            <w:tcW w:w="1934" w:type="dxa"/>
          </w:tcPr>
          <w:p w14:paraId="4A798EB9" w14:textId="77777777" w:rsidR="00D00603" w:rsidRPr="0045652F" w:rsidRDefault="00D00603">
            <w:pPr>
              <w:keepNext/>
              <w:keepLines/>
              <w:ind w:left="0"/>
              <w:rPr>
                <w:lang w:val="en-US"/>
              </w:rPr>
            </w:pPr>
            <w:r w:rsidRPr="0045652F">
              <w:rPr>
                <w:lang w:val="en-US"/>
              </w:rPr>
              <w:t>"hline"</w:t>
            </w:r>
          </w:p>
        </w:tc>
        <w:tc>
          <w:tcPr>
            <w:tcW w:w="1636" w:type="dxa"/>
          </w:tcPr>
          <w:p w14:paraId="34653BB4" w14:textId="77777777" w:rsidR="00D00603" w:rsidRPr="0045652F" w:rsidRDefault="00D00603">
            <w:pPr>
              <w:keepNext/>
              <w:keepLines/>
              <w:ind w:left="0"/>
              <w:rPr>
                <w:lang w:val="en-US"/>
              </w:rPr>
            </w:pPr>
            <w:r w:rsidRPr="0045652F">
              <w:rPr>
                <w:lang w:val="en-US"/>
              </w:rPr>
              <w:t>Horiz line</w:t>
            </w:r>
          </w:p>
        </w:tc>
        <w:tc>
          <w:tcPr>
            <w:tcW w:w="4489" w:type="dxa"/>
            <w:gridSpan w:val="2"/>
          </w:tcPr>
          <w:p w14:paraId="2AB042D5" w14:textId="77777777" w:rsidR="00D00603" w:rsidRPr="0045652F" w:rsidRDefault="00D00603">
            <w:pPr>
              <w:keepNext/>
              <w:keepLines/>
              <w:ind w:left="0"/>
              <w:rPr>
                <w:lang w:val="en-US"/>
              </w:rPr>
            </w:pPr>
            <w:r w:rsidRPr="0045652F">
              <w:rPr>
                <w:lang w:val="en-US"/>
              </w:rPr>
              <w:t>true, false</w:t>
            </w:r>
          </w:p>
        </w:tc>
      </w:tr>
      <w:tr w:rsidR="00774472" w:rsidRPr="0045652F" w14:paraId="1578B0E1" w14:textId="77777777" w:rsidTr="00A52871">
        <w:tblPrEx>
          <w:tblCellMar>
            <w:top w:w="0" w:type="dxa"/>
            <w:bottom w:w="0" w:type="dxa"/>
          </w:tblCellMar>
        </w:tblPrEx>
        <w:trPr>
          <w:gridAfter w:val="1"/>
          <w:wAfter w:w="271" w:type="dxa"/>
        </w:trPr>
        <w:tc>
          <w:tcPr>
            <w:tcW w:w="1934" w:type="dxa"/>
          </w:tcPr>
          <w:p w14:paraId="7E566B52" w14:textId="77777777" w:rsidR="00774472" w:rsidRPr="0045652F" w:rsidRDefault="00774472">
            <w:pPr>
              <w:keepNext/>
              <w:keepLines/>
              <w:ind w:left="0"/>
              <w:rPr>
                <w:lang w:val="en-US"/>
              </w:rPr>
            </w:pPr>
            <w:r w:rsidRPr="0045652F">
              <w:rPr>
                <w:lang w:val="en-US"/>
              </w:rPr>
              <w:t>"esc"</w:t>
            </w:r>
          </w:p>
        </w:tc>
        <w:tc>
          <w:tcPr>
            <w:tcW w:w="1636" w:type="dxa"/>
          </w:tcPr>
          <w:p w14:paraId="54602060" w14:textId="77777777" w:rsidR="00774472" w:rsidRPr="0045652F" w:rsidRDefault="00774472">
            <w:pPr>
              <w:keepNext/>
              <w:keepLines/>
              <w:ind w:left="0"/>
              <w:rPr>
                <w:lang w:val="en-US"/>
              </w:rPr>
            </w:pPr>
            <w:r w:rsidRPr="0045652F">
              <w:rPr>
                <w:lang w:val="en-US"/>
              </w:rPr>
              <w:t>Esc key</w:t>
            </w:r>
          </w:p>
        </w:tc>
        <w:tc>
          <w:tcPr>
            <w:tcW w:w="4489" w:type="dxa"/>
            <w:gridSpan w:val="2"/>
          </w:tcPr>
          <w:p w14:paraId="06C6D8D2" w14:textId="77777777" w:rsidR="00774472" w:rsidRPr="0045652F" w:rsidRDefault="00774472">
            <w:pPr>
              <w:keepNext/>
              <w:keepLines/>
              <w:ind w:left="0"/>
              <w:rPr>
                <w:lang w:val="en-US"/>
              </w:rPr>
            </w:pPr>
            <w:r w:rsidRPr="0045652F">
              <w:rPr>
                <w:lang w:val="en-US"/>
              </w:rPr>
              <w:t>"no", "ATTN", "CLEAR", "Reset"</w:t>
            </w:r>
          </w:p>
        </w:tc>
      </w:tr>
      <w:tr w:rsidR="00774472" w:rsidRPr="0045652F" w14:paraId="74291749" w14:textId="77777777" w:rsidTr="00A52871">
        <w:tblPrEx>
          <w:tblCellMar>
            <w:top w:w="0" w:type="dxa"/>
            <w:bottom w:w="0" w:type="dxa"/>
          </w:tblCellMar>
        </w:tblPrEx>
        <w:trPr>
          <w:gridAfter w:val="1"/>
          <w:wAfter w:w="271" w:type="dxa"/>
        </w:trPr>
        <w:tc>
          <w:tcPr>
            <w:tcW w:w="1934" w:type="dxa"/>
          </w:tcPr>
          <w:p w14:paraId="5226713E" w14:textId="77777777" w:rsidR="00774472" w:rsidRPr="0045652F" w:rsidRDefault="00774472" w:rsidP="000107EC">
            <w:pPr>
              <w:keepLines/>
              <w:ind w:left="0"/>
              <w:rPr>
                <w:lang w:val="en-US"/>
              </w:rPr>
            </w:pPr>
            <w:r w:rsidRPr="0045652F">
              <w:rPr>
                <w:lang w:val="en-US"/>
              </w:rPr>
              <w:t>"ctrl"</w:t>
            </w:r>
          </w:p>
        </w:tc>
        <w:tc>
          <w:tcPr>
            <w:tcW w:w="1636" w:type="dxa"/>
          </w:tcPr>
          <w:p w14:paraId="27D338A2" w14:textId="77777777" w:rsidR="00774472" w:rsidRPr="0045652F" w:rsidRDefault="00774472" w:rsidP="000107EC">
            <w:pPr>
              <w:keepLines/>
              <w:ind w:left="0"/>
              <w:rPr>
                <w:lang w:val="en-US"/>
              </w:rPr>
            </w:pPr>
            <w:r w:rsidRPr="0045652F">
              <w:rPr>
                <w:lang w:val="en-US"/>
              </w:rPr>
              <w:t>Ctrl key</w:t>
            </w:r>
          </w:p>
        </w:tc>
        <w:tc>
          <w:tcPr>
            <w:tcW w:w="4489" w:type="dxa"/>
            <w:gridSpan w:val="2"/>
          </w:tcPr>
          <w:p w14:paraId="6D3061E9" w14:textId="77777777" w:rsidR="00774472" w:rsidRPr="0045652F" w:rsidRDefault="00774472" w:rsidP="000107EC">
            <w:pPr>
              <w:keepLines/>
              <w:ind w:left="0"/>
              <w:rPr>
                <w:lang w:val="en-US"/>
              </w:rPr>
            </w:pPr>
            <w:r w:rsidRPr="0045652F">
              <w:rPr>
                <w:lang w:val="en-US"/>
              </w:rPr>
              <w:t>"no", "ENTER", "Newline"</w:t>
            </w:r>
          </w:p>
        </w:tc>
      </w:tr>
      <w:tr w:rsidR="007C31D0" w:rsidRPr="0045652F" w14:paraId="009B439C" w14:textId="77777777" w:rsidTr="00A52871">
        <w:tblPrEx>
          <w:tblCellMar>
            <w:top w:w="0" w:type="dxa"/>
            <w:bottom w:w="0" w:type="dxa"/>
          </w:tblCellMar>
        </w:tblPrEx>
        <w:trPr>
          <w:gridAfter w:val="1"/>
          <w:wAfter w:w="271" w:type="dxa"/>
        </w:trPr>
        <w:tc>
          <w:tcPr>
            <w:tcW w:w="1934" w:type="dxa"/>
          </w:tcPr>
          <w:p w14:paraId="676F3E3C" w14:textId="77777777" w:rsidR="007C31D0" w:rsidRPr="0045652F" w:rsidRDefault="007C31D0" w:rsidP="000107EC">
            <w:pPr>
              <w:keepLines/>
              <w:ind w:left="0"/>
              <w:rPr>
                <w:lang w:val="en-US"/>
              </w:rPr>
            </w:pPr>
            <w:r w:rsidRPr="0045652F">
              <w:rPr>
                <w:lang w:val="en-US"/>
              </w:rPr>
              <w:t>"cmdleft"</w:t>
            </w:r>
          </w:p>
        </w:tc>
        <w:tc>
          <w:tcPr>
            <w:tcW w:w="1636" w:type="dxa"/>
          </w:tcPr>
          <w:p w14:paraId="31B3613C" w14:textId="77777777" w:rsidR="007C31D0" w:rsidRPr="0045652F" w:rsidRDefault="007C31D0" w:rsidP="000107EC">
            <w:pPr>
              <w:keepLines/>
              <w:ind w:left="0"/>
              <w:rPr>
                <w:lang w:val="en-US"/>
              </w:rPr>
            </w:pPr>
            <w:r w:rsidRPr="0045652F">
              <w:rPr>
                <w:lang w:val="en-US"/>
              </w:rPr>
              <w:t>Left Cmd key</w:t>
            </w:r>
          </w:p>
        </w:tc>
        <w:tc>
          <w:tcPr>
            <w:tcW w:w="4489" w:type="dxa"/>
            <w:gridSpan w:val="2"/>
          </w:tcPr>
          <w:p w14:paraId="49A601AE" w14:textId="77777777" w:rsidR="007C31D0" w:rsidRPr="0045652F" w:rsidRDefault="007C31D0" w:rsidP="000107EC">
            <w:pPr>
              <w:keepLines/>
              <w:ind w:left="0"/>
              <w:rPr>
                <w:lang w:val="en-US"/>
              </w:rPr>
            </w:pPr>
            <w:r w:rsidRPr="0045652F">
              <w:rPr>
                <w:lang w:val="en-US"/>
              </w:rPr>
              <w:t>"no", "Reset"</w:t>
            </w:r>
          </w:p>
        </w:tc>
      </w:tr>
      <w:tr w:rsidR="007C31D0" w:rsidRPr="0045652F" w14:paraId="61B670CA" w14:textId="77777777" w:rsidTr="00A52871">
        <w:tblPrEx>
          <w:tblCellMar>
            <w:top w:w="0" w:type="dxa"/>
            <w:bottom w:w="0" w:type="dxa"/>
          </w:tblCellMar>
        </w:tblPrEx>
        <w:trPr>
          <w:gridAfter w:val="1"/>
          <w:wAfter w:w="271" w:type="dxa"/>
        </w:trPr>
        <w:tc>
          <w:tcPr>
            <w:tcW w:w="1934" w:type="dxa"/>
          </w:tcPr>
          <w:p w14:paraId="5F7D7184" w14:textId="77777777" w:rsidR="007C31D0" w:rsidRPr="0045652F" w:rsidRDefault="007C31D0" w:rsidP="000107EC">
            <w:pPr>
              <w:keepLines/>
              <w:ind w:left="0"/>
              <w:rPr>
                <w:lang w:val="en-US"/>
              </w:rPr>
            </w:pPr>
            <w:r w:rsidRPr="0045652F">
              <w:rPr>
                <w:lang w:val="en-US"/>
              </w:rPr>
              <w:t>"cmdright"</w:t>
            </w:r>
          </w:p>
        </w:tc>
        <w:tc>
          <w:tcPr>
            <w:tcW w:w="1636" w:type="dxa"/>
          </w:tcPr>
          <w:p w14:paraId="6A78B77C" w14:textId="77777777" w:rsidR="007C31D0" w:rsidRPr="0045652F" w:rsidRDefault="007C31D0" w:rsidP="000107EC">
            <w:pPr>
              <w:keepLines/>
              <w:ind w:left="0"/>
              <w:rPr>
                <w:lang w:val="en-US"/>
              </w:rPr>
            </w:pPr>
            <w:r w:rsidRPr="0045652F">
              <w:rPr>
                <w:lang w:val="en-US"/>
              </w:rPr>
              <w:t>Right Cmd key</w:t>
            </w:r>
          </w:p>
        </w:tc>
        <w:tc>
          <w:tcPr>
            <w:tcW w:w="4489" w:type="dxa"/>
            <w:gridSpan w:val="2"/>
          </w:tcPr>
          <w:p w14:paraId="3423EFE2" w14:textId="77777777" w:rsidR="007C31D0" w:rsidRPr="0045652F" w:rsidRDefault="007C31D0" w:rsidP="000107EC">
            <w:pPr>
              <w:keepLines/>
              <w:ind w:left="0"/>
              <w:rPr>
                <w:lang w:val="en-US"/>
              </w:rPr>
            </w:pPr>
            <w:r w:rsidRPr="0045652F">
              <w:rPr>
                <w:lang w:val="en-US"/>
              </w:rPr>
              <w:t>"no", “ENTER"</w:t>
            </w:r>
          </w:p>
        </w:tc>
      </w:tr>
      <w:tr w:rsidR="00774472" w:rsidRPr="0045652F" w14:paraId="3D9D18AC" w14:textId="77777777" w:rsidTr="00A52871">
        <w:tblPrEx>
          <w:tblCellMar>
            <w:top w:w="0" w:type="dxa"/>
            <w:bottom w:w="0" w:type="dxa"/>
          </w:tblCellMar>
        </w:tblPrEx>
        <w:trPr>
          <w:gridAfter w:val="1"/>
          <w:wAfter w:w="271" w:type="dxa"/>
        </w:trPr>
        <w:tc>
          <w:tcPr>
            <w:tcW w:w="1934" w:type="dxa"/>
          </w:tcPr>
          <w:p w14:paraId="2F11DE5C" w14:textId="77777777" w:rsidR="00774472" w:rsidRPr="0045652F" w:rsidRDefault="00774472" w:rsidP="000107EC">
            <w:pPr>
              <w:keepLines/>
              <w:ind w:left="0"/>
              <w:rPr>
                <w:lang w:val="en-US"/>
              </w:rPr>
            </w:pPr>
            <w:r w:rsidRPr="0045652F">
              <w:rPr>
                <w:lang w:val="en-US"/>
              </w:rPr>
              <w:t>"enter"</w:t>
            </w:r>
          </w:p>
        </w:tc>
        <w:tc>
          <w:tcPr>
            <w:tcW w:w="1636" w:type="dxa"/>
          </w:tcPr>
          <w:p w14:paraId="5B8C3541" w14:textId="77777777" w:rsidR="00774472" w:rsidRPr="0045652F" w:rsidRDefault="00774472" w:rsidP="000107EC">
            <w:pPr>
              <w:keepLines/>
              <w:ind w:left="0"/>
              <w:rPr>
                <w:lang w:val="en-US"/>
              </w:rPr>
            </w:pPr>
            <w:r w:rsidRPr="0045652F">
              <w:rPr>
                <w:lang w:val="en-US"/>
              </w:rPr>
              <w:t>Enter key</w:t>
            </w:r>
          </w:p>
        </w:tc>
        <w:tc>
          <w:tcPr>
            <w:tcW w:w="4489" w:type="dxa"/>
            <w:gridSpan w:val="2"/>
          </w:tcPr>
          <w:p w14:paraId="2CE3E38B" w14:textId="77777777" w:rsidR="00774472" w:rsidRPr="0045652F" w:rsidRDefault="00774472" w:rsidP="000107EC">
            <w:pPr>
              <w:keepLines/>
              <w:ind w:left="0"/>
              <w:rPr>
                <w:lang w:val="en-US"/>
              </w:rPr>
            </w:pPr>
            <w:r w:rsidRPr="0045652F">
              <w:rPr>
                <w:lang w:val="en-US"/>
              </w:rPr>
              <w:t>"ENTER", "Newline"</w:t>
            </w:r>
          </w:p>
        </w:tc>
      </w:tr>
      <w:tr w:rsidR="00774472" w:rsidRPr="0045652F" w14:paraId="2D3736A0" w14:textId="77777777" w:rsidTr="00A52871">
        <w:tblPrEx>
          <w:tblCellMar>
            <w:top w:w="0" w:type="dxa"/>
            <w:bottom w:w="0" w:type="dxa"/>
          </w:tblCellMar>
        </w:tblPrEx>
        <w:trPr>
          <w:gridAfter w:val="1"/>
          <w:wAfter w:w="271" w:type="dxa"/>
        </w:trPr>
        <w:tc>
          <w:tcPr>
            <w:tcW w:w="1934" w:type="dxa"/>
          </w:tcPr>
          <w:p w14:paraId="4EC85BC5" w14:textId="77777777" w:rsidR="00774472" w:rsidRPr="0045652F" w:rsidRDefault="00774472" w:rsidP="000107EC">
            <w:pPr>
              <w:keepLines/>
              <w:ind w:left="0"/>
              <w:rPr>
                <w:lang w:val="en-US"/>
              </w:rPr>
            </w:pPr>
            <w:r w:rsidRPr="0045652F">
              <w:rPr>
                <w:lang w:val="en-US"/>
              </w:rPr>
              <w:t>"home"</w:t>
            </w:r>
          </w:p>
        </w:tc>
        <w:tc>
          <w:tcPr>
            <w:tcW w:w="1636" w:type="dxa"/>
          </w:tcPr>
          <w:p w14:paraId="777573DF" w14:textId="77777777" w:rsidR="00774472" w:rsidRPr="0045652F" w:rsidRDefault="00774472" w:rsidP="000107EC">
            <w:pPr>
              <w:keepLines/>
              <w:ind w:left="0"/>
              <w:rPr>
                <w:lang w:val="en-US"/>
              </w:rPr>
            </w:pPr>
            <w:r w:rsidRPr="0045652F">
              <w:rPr>
                <w:lang w:val="en-US"/>
              </w:rPr>
              <w:t>Home key</w:t>
            </w:r>
          </w:p>
        </w:tc>
        <w:tc>
          <w:tcPr>
            <w:tcW w:w="4489" w:type="dxa"/>
            <w:gridSpan w:val="2"/>
          </w:tcPr>
          <w:p w14:paraId="6FEB3402" w14:textId="77777777" w:rsidR="00774472" w:rsidRPr="0045652F" w:rsidRDefault="00774472" w:rsidP="000107EC">
            <w:pPr>
              <w:keepLines/>
              <w:ind w:left="0"/>
              <w:rPr>
                <w:lang w:val="en-US"/>
              </w:rPr>
            </w:pPr>
            <w:r w:rsidRPr="0045652F">
              <w:rPr>
                <w:lang w:val="en-US"/>
              </w:rPr>
              <w:t>"no", "Home"</w:t>
            </w:r>
          </w:p>
        </w:tc>
      </w:tr>
      <w:tr w:rsidR="00774472" w:rsidRPr="0045652F" w14:paraId="1EDF4354" w14:textId="77777777" w:rsidTr="00A52871">
        <w:tblPrEx>
          <w:tblCellMar>
            <w:top w:w="0" w:type="dxa"/>
            <w:bottom w:w="0" w:type="dxa"/>
          </w:tblCellMar>
        </w:tblPrEx>
        <w:trPr>
          <w:gridAfter w:val="1"/>
          <w:wAfter w:w="271" w:type="dxa"/>
        </w:trPr>
        <w:tc>
          <w:tcPr>
            <w:tcW w:w="1934" w:type="dxa"/>
          </w:tcPr>
          <w:p w14:paraId="3A376261" w14:textId="77777777" w:rsidR="00774472" w:rsidRPr="0045652F" w:rsidRDefault="00774472" w:rsidP="000107EC">
            <w:pPr>
              <w:keepLines/>
              <w:ind w:left="0"/>
              <w:rPr>
                <w:lang w:val="en-US"/>
              </w:rPr>
            </w:pPr>
            <w:r w:rsidRPr="0045652F">
              <w:rPr>
                <w:lang w:val="en-US"/>
              </w:rPr>
              <w:t>"end"</w:t>
            </w:r>
          </w:p>
        </w:tc>
        <w:tc>
          <w:tcPr>
            <w:tcW w:w="1636" w:type="dxa"/>
          </w:tcPr>
          <w:p w14:paraId="79C5FD4D" w14:textId="77777777" w:rsidR="00774472" w:rsidRPr="0045652F" w:rsidRDefault="00774472" w:rsidP="000107EC">
            <w:pPr>
              <w:keepLines/>
              <w:ind w:left="0"/>
              <w:rPr>
                <w:lang w:val="en-US"/>
              </w:rPr>
            </w:pPr>
            <w:r w:rsidRPr="0045652F">
              <w:rPr>
                <w:lang w:val="en-US"/>
              </w:rPr>
              <w:t>End key</w:t>
            </w:r>
          </w:p>
        </w:tc>
        <w:tc>
          <w:tcPr>
            <w:tcW w:w="4489" w:type="dxa"/>
            <w:gridSpan w:val="2"/>
          </w:tcPr>
          <w:p w14:paraId="3B93598D" w14:textId="77777777" w:rsidR="00774472" w:rsidRPr="0045652F" w:rsidRDefault="00774472" w:rsidP="000107EC">
            <w:pPr>
              <w:keepLines/>
              <w:ind w:left="0"/>
              <w:rPr>
                <w:lang w:val="en-US"/>
              </w:rPr>
            </w:pPr>
            <w:r w:rsidRPr="0045652F">
              <w:rPr>
                <w:lang w:val="en-US"/>
              </w:rPr>
              <w:t>"no", "ErEof"</w:t>
            </w:r>
            <w:r w:rsidR="006E4297">
              <w:rPr>
                <w:lang w:val="en-US"/>
              </w:rPr>
              <w:t>, "End"</w:t>
            </w:r>
          </w:p>
        </w:tc>
      </w:tr>
      <w:tr w:rsidR="00774472" w:rsidRPr="0045652F" w14:paraId="510EF6E7" w14:textId="77777777" w:rsidTr="00A52871">
        <w:tblPrEx>
          <w:tblCellMar>
            <w:top w:w="0" w:type="dxa"/>
            <w:bottom w:w="0" w:type="dxa"/>
          </w:tblCellMar>
        </w:tblPrEx>
        <w:trPr>
          <w:gridAfter w:val="1"/>
          <w:wAfter w:w="271" w:type="dxa"/>
        </w:trPr>
        <w:tc>
          <w:tcPr>
            <w:tcW w:w="1934" w:type="dxa"/>
          </w:tcPr>
          <w:p w14:paraId="76269D77" w14:textId="77777777" w:rsidR="00774472" w:rsidRPr="0045652F" w:rsidRDefault="00774472" w:rsidP="000107EC">
            <w:pPr>
              <w:keepLines/>
              <w:ind w:left="0"/>
              <w:rPr>
                <w:lang w:val="en-US"/>
              </w:rPr>
            </w:pPr>
            <w:r w:rsidRPr="0045652F">
              <w:rPr>
                <w:lang w:val="en-US"/>
              </w:rPr>
              <w:t>"pgup"</w:t>
            </w:r>
          </w:p>
        </w:tc>
        <w:tc>
          <w:tcPr>
            <w:tcW w:w="1636" w:type="dxa"/>
          </w:tcPr>
          <w:p w14:paraId="4273E806" w14:textId="77777777" w:rsidR="00774472" w:rsidRPr="0045652F" w:rsidRDefault="00774472" w:rsidP="000107EC">
            <w:pPr>
              <w:keepLines/>
              <w:ind w:left="0"/>
              <w:rPr>
                <w:lang w:val="en-US"/>
              </w:rPr>
            </w:pPr>
            <w:r w:rsidRPr="0045652F">
              <w:rPr>
                <w:lang w:val="en-US"/>
              </w:rPr>
              <w:t>PageUp key</w:t>
            </w:r>
          </w:p>
        </w:tc>
        <w:tc>
          <w:tcPr>
            <w:tcW w:w="4489" w:type="dxa"/>
            <w:gridSpan w:val="2"/>
          </w:tcPr>
          <w:p w14:paraId="73990984" w14:textId="77777777" w:rsidR="00774472" w:rsidRPr="0045652F" w:rsidRDefault="00774472" w:rsidP="000107EC">
            <w:pPr>
              <w:keepLines/>
              <w:ind w:left="0"/>
              <w:rPr>
                <w:lang w:val="en-US"/>
              </w:rPr>
            </w:pPr>
            <w:r w:rsidRPr="0045652F">
              <w:rPr>
                <w:lang w:val="en-US"/>
              </w:rPr>
              <w:t>"PF7", "PF19", "PA1", "no"</w:t>
            </w:r>
          </w:p>
        </w:tc>
      </w:tr>
      <w:tr w:rsidR="00774472" w:rsidRPr="0045652F" w14:paraId="2AE7E82B" w14:textId="77777777" w:rsidTr="00A52871">
        <w:tblPrEx>
          <w:tblCellMar>
            <w:top w:w="0" w:type="dxa"/>
            <w:bottom w:w="0" w:type="dxa"/>
          </w:tblCellMar>
        </w:tblPrEx>
        <w:trPr>
          <w:gridAfter w:val="1"/>
          <w:wAfter w:w="271" w:type="dxa"/>
        </w:trPr>
        <w:tc>
          <w:tcPr>
            <w:tcW w:w="1934" w:type="dxa"/>
          </w:tcPr>
          <w:p w14:paraId="4622CFC3" w14:textId="77777777" w:rsidR="00774472" w:rsidRPr="0045652F" w:rsidRDefault="00774472" w:rsidP="000107EC">
            <w:pPr>
              <w:keepLines/>
              <w:ind w:left="0"/>
              <w:rPr>
                <w:lang w:val="en-US"/>
              </w:rPr>
            </w:pPr>
            <w:r w:rsidRPr="0045652F">
              <w:rPr>
                <w:lang w:val="en-US"/>
              </w:rPr>
              <w:t>"pgdn"</w:t>
            </w:r>
          </w:p>
        </w:tc>
        <w:tc>
          <w:tcPr>
            <w:tcW w:w="1636" w:type="dxa"/>
          </w:tcPr>
          <w:p w14:paraId="40894F7F" w14:textId="77777777" w:rsidR="00774472" w:rsidRPr="0045652F" w:rsidRDefault="00774472" w:rsidP="000107EC">
            <w:pPr>
              <w:keepLines/>
              <w:ind w:left="0"/>
              <w:rPr>
                <w:lang w:val="en-US"/>
              </w:rPr>
            </w:pPr>
            <w:r w:rsidRPr="0045652F">
              <w:rPr>
                <w:lang w:val="en-US"/>
              </w:rPr>
              <w:t>PageDown key</w:t>
            </w:r>
          </w:p>
        </w:tc>
        <w:tc>
          <w:tcPr>
            <w:tcW w:w="4489" w:type="dxa"/>
            <w:gridSpan w:val="2"/>
          </w:tcPr>
          <w:p w14:paraId="6EBB84F0" w14:textId="77777777" w:rsidR="00774472" w:rsidRPr="0045652F" w:rsidRDefault="00774472" w:rsidP="000107EC">
            <w:pPr>
              <w:keepLines/>
              <w:ind w:left="0"/>
              <w:rPr>
                <w:lang w:val="en-US"/>
              </w:rPr>
            </w:pPr>
            <w:r w:rsidRPr="0045652F">
              <w:rPr>
                <w:lang w:val="en-US"/>
              </w:rPr>
              <w:t>"PF8", "PF20", "PA2", "no"</w:t>
            </w:r>
          </w:p>
        </w:tc>
      </w:tr>
      <w:tr w:rsidR="00774472" w:rsidRPr="0045652F" w14:paraId="58DC8A78" w14:textId="77777777" w:rsidTr="00A52871">
        <w:tblPrEx>
          <w:tblCellMar>
            <w:top w:w="0" w:type="dxa"/>
            <w:bottom w:w="0" w:type="dxa"/>
          </w:tblCellMar>
        </w:tblPrEx>
        <w:trPr>
          <w:gridAfter w:val="1"/>
          <w:wAfter w:w="271" w:type="dxa"/>
        </w:trPr>
        <w:tc>
          <w:tcPr>
            <w:tcW w:w="1934" w:type="dxa"/>
          </w:tcPr>
          <w:p w14:paraId="1DC29290" w14:textId="77777777" w:rsidR="00774472" w:rsidRPr="0045652F" w:rsidRDefault="00774472" w:rsidP="000107EC">
            <w:pPr>
              <w:keepLines/>
              <w:ind w:left="0"/>
              <w:rPr>
                <w:lang w:val="en-US"/>
              </w:rPr>
            </w:pPr>
            <w:r w:rsidRPr="0045652F">
              <w:rPr>
                <w:lang w:val="en-US"/>
              </w:rPr>
              <w:t>"pause"</w:t>
            </w:r>
          </w:p>
        </w:tc>
        <w:tc>
          <w:tcPr>
            <w:tcW w:w="1636" w:type="dxa"/>
          </w:tcPr>
          <w:p w14:paraId="4C7D6917" w14:textId="77777777" w:rsidR="00774472" w:rsidRPr="0045652F" w:rsidRDefault="00774472" w:rsidP="000107EC">
            <w:pPr>
              <w:keepLines/>
              <w:ind w:left="0"/>
              <w:rPr>
                <w:lang w:val="en-US"/>
              </w:rPr>
            </w:pPr>
            <w:r w:rsidRPr="0045652F">
              <w:rPr>
                <w:lang w:val="en-US"/>
              </w:rPr>
              <w:t>Pause key</w:t>
            </w:r>
          </w:p>
        </w:tc>
        <w:tc>
          <w:tcPr>
            <w:tcW w:w="4489" w:type="dxa"/>
            <w:gridSpan w:val="2"/>
          </w:tcPr>
          <w:p w14:paraId="02357BD7" w14:textId="77777777" w:rsidR="00774472" w:rsidRPr="0045652F" w:rsidRDefault="00774472" w:rsidP="000107EC">
            <w:pPr>
              <w:keepLines/>
              <w:ind w:left="0"/>
              <w:rPr>
                <w:lang w:val="en-US"/>
              </w:rPr>
            </w:pPr>
            <w:r w:rsidRPr="0045652F">
              <w:rPr>
                <w:lang w:val="en-US"/>
              </w:rPr>
              <w:t>"CLEAR", "ATTN", "PA3", "no"</w:t>
            </w:r>
          </w:p>
        </w:tc>
      </w:tr>
      <w:tr w:rsidR="00774472" w:rsidRPr="0045652F" w14:paraId="311C9171" w14:textId="77777777" w:rsidTr="00A52871">
        <w:tblPrEx>
          <w:tblCellMar>
            <w:top w:w="0" w:type="dxa"/>
            <w:bottom w:w="0" w:type="dxa"/>
          </w:tblCellMar>
        </w:tblPrEx>
        <w:trPr>
          <w:gridAfter w:val="1"/>
          <w:wAfter w:w="271" w:type="dxa"/>
        </w:trPr>
        <w:tc>
          <w:tcPr>
            <w:tcW w:w="1934" w:type="dxa"/>
          </w:tcPr>
          <w:p w14:paraId="1FB9139C" w14:textId="77777777" w:rsidR="00774472" w:rsidRPr="0045652F" w:rsidRDefault="00774472" w:rsidP="000107EC">
            <w:pPr>
              <w:keepLines/>
              <w:ind w:left="0"/>
              <w:rPr>
                <w:lang w:val="en-US"/>
              </w:rPr>
            </w:pPr>
            <w:r w:rsidRPr="0045652F">
              <w:rPr>
                <w:lang w:val="en-US"/>
              </w:rPr>
              <w:t>"kpenter"</w:t>
            </w:r>
          </w:p>
        </w:tc>
        <w:tc>
          <w:tcPr>
            <w:tcW w:w="1636" w:type="dxa"/>
          </w:tcPr>
          <w:p w14:paraId="1A321560" w14:textId="77777777" w:rsidR="00774472" w:rsidRPr="0045652F" w:rsidRDefault="00774472" w:rsidP="000107EC">
            <w:pPr>
              <w:keepLines/>
              <w:ind w:left="0"/>
              <w:rPr>
                <w:lang w:val="en-US"/>
              </w:rPr>
            </w:pPr>
            <w:r w:rsidRPr="0045652F">
              <w:rPr>
                <w:lang w:val="en-US"/>
              </w:rPr>
              <w:t>Keypad Enter</w:t>
            </w:r>
          </w:p>
        </w:tc>
        <w:tc>
          <w:tcPr>
            <w:tcW w:w="4489" w:type="dxa"/>
            <w:gridSpan w:val="2"/>
          </w:tcPr>
          <w:p w14:paraId="0E6AC537" w14:textId="77777777" w:rsidR="00774472" w:rsidRPr="0045652F" w:rsidRDefault="00774472" w:rsidP="000107EC">
            <w:pPr>
              <w:keepLines/>
              <w:ind w:left="0"/>
              <w:rPr>
                <w:lang w:val="en-US"/>
              </w:rPr>
            </w:pPr>
            <w:r w:rsidRPr="0045652F">
              <w:rPr>
                <w:lang w:val="en-US"/>
              </w:rPr>
              <w:t>"ENTER", "Newline"</w:t>
            </w:r>
          </w:p>
        </w:tc>
      </w:tr>
      <w:tr w:rsidR="00212D4C" w:rsidRPr="0045652F" w14:paraId="5FE02504" w14:textId="77777777" w:rsidTr="009909FF">
        <w:tblPrEx>
          <w:tblCellMar>
            <w:top w:w="0" w:type="dxa"/>
            <w:bottom w:w="0" w:type="dxa"/>
          </w:tblCellMar>
        </w:tblPrEx>
        <w:trPr>
          <w:gridAfter w:val="1"/>
          <w:wAfter w:w="271" w:type="dxa"/>
        </w:trPr>
        <w:tc>
          <w:tcPr>
            <w:tcW w:w="1934" w:type="dxa"/>
          </w:tcPr>
          <w:p w14:paraId="30047A50" w14:textId="77777777" w:rsidR="00212D4C" w:rsidRPr="0045652F" w:rsidRDefault="00212D4C" w:rsidP="009909FF">
            <w:pPr>
              <w:keepLines/>
              <w:ind w:left="0"/>
              <w:rPr>
                <w:lang w:val="en-US"/>
              </w:rPr>
            </w:pPr>
            <w:r>
              <w:rPr>
                <w:lang w:val="en-US"/>
              </w:rPr>
              <w:t>"shift</w:t>
            </w:r>
            <w:r w:rsidRPr="0045652F">
              <w:rPr>
                <w:lang w:val="en-US"/>
              </w:rPr>
              <w:t>enter"</w:t>
            </w:r>
          </w:p>
        </w:tc>
        <w:tc>
          <w:tcPr>
            <w:tcW w:w="1636" w:type="dxa"/>
          </w:tcPr>
          <w:p w14:paraId="36D515DF" w14:textId="77777777" w:rsidR="00212D4C" w:rsidRPr="0045652F" w:rsidRDefault="00212D4C" w:rsidP="00212D4C">
            <w:pPr>
              <w:keepLines/>
              <w:ind w:left="0"/>
              <w:rPr>
                <w:lang w:val="en-US"/>
              </w:rPr>
            </w:pPr>
            <w:r>
              <w:rPr>
                <w:lang w:val="en-US"/>
              </w:rPr>
              <w:t>Shift+</w:t>
            </w:r>
            <w:r w:rsidRPr="0045652F">
              <w:rPr>
                <w:lang w:val="en-US"/>
              </w:rPr>
              <w:t>Enter</w:t>
            </w:r>
          </w:p>
        </w:tc>
        <w:tc>
          <w:tcPr>
            <w:tcW w:w="4489" w:type="dxa"/>
            <w:gridSpan w:val="2"/>
          </w:tcPr>
          <w:p w14:paraId="27B4D871" w14:textId="77777777" w:rsidR="00212D4C" w:rsidRPr="0045652F" w:rsidRDefault="00212D4C" w:rsidP="009909FF">
            <w:pPr>
              <w:keepLines/>
              <w:ind w:left="0"/>
              <w:rPr>
                <w:lang w:val="en-US"/>
              </w:rPr>
            </w:pPr>
            <w:r>
              <w:rPr>
                <w:lang w:val="en-US"/>
              </w:rPr>
              <w:t>"no",</w:t>
            </w:r>
            <w:r w:rsidRPr="0045652F">
              <w:rPr>
                <w:lang w:val="en-US"/>
              </w:rPr>
              <w:t>"ENTER", "Newline"</w:t>
            </w:r>
          </w:p>
        </w:tc>
      </w:tr>
      <w:tr w:rsidR="00774472" w:rsidRPr="0045652F" w14:paraId="6D4C0F92" w14:textId="77777777" w:rsidTr="00A52871">
        <w:tblPrEx>
          <w:tblCellMar>
            <w:top w:w="0" w:type="dxa"/>
            <w:bottom w:w="0" w:type="dxa"/>
          </w:tblCellMar>
        </w:tblPrEx>
        <w:trPr>
          <w:gridAfter w:val="1"/>
          <w:wAfter w:w="271" w:type="dxa"/>
        </w:trPr>
        <w:tc>
          <w:tcPr>
            <w:tcW w:w="1934" w:type="dxa"/>
          </w:tcPr>
          <w:p w14:paraId="34F8EC9C" w14:textId="77777777" w:rsidR="00774472" w:rsidRPr="0045652F" w:rsidRDefault="00774472" w:rsidP="000107EC">
            <w:pPr>
              <w:keepLines/>
              <w:ind w:left="0"/>
              <w:rPr>
                <w:lang w:val="en-US"/>
              </w:rPr>
            </w:pPr>
            <w:r w:rsidRPr="0045652F">
              <w:rPr>
                <w:lang w:val="en-US"/>
              </w:rPr>
              <w:t>"shiftesc"</w:t>
            </w:r>
          </w:p>
        </w:tc>
        <w:tc>
          <w:tcPr>
            <w:tcW w:w="1636" w:type="dxa"/>
          </w:tcPr>
          <w:p w14:paraId="4C99F490" w14:textId="77777777" w:rsidR="00774472" w:rsidRPr="0045652F" w:rsidRDefault="00774472" w:rsidP="000107EC">
            <w:pPr>
              <w:keepLines/>
              <w:ind w:left="0"/>
              <w:rPr>
                <w:lang w:val="en-US"/>
              </w:rPr>
            </w:pPr>
            <w:r w:rsidRPr="0045652F">
              <w:rPr>
                <w:lang w:val="en-US"/>
              </w:rPr>
              <w:t>Shift+Esc</w:t>
            </w:r>
          </w:p>
        </w:tc>
        <w:tc>
          <w:tcPr>
            <w:tcW w:w="4489" w:type="dxa"/>
            <w:gridSpan w:val="2"/>
          </w:tcPr>
          <w:p w14:paraId="494814A0" w14:textId="77777777" w:rsidR="00774472" w:rsidRPr="0045652F" w:rsidRDefault="00774472" w:rsidP="000107EC">
            <w:pPr>
              <w:keepLines/>
              <w:ind w:left="0"/>
              <w:rPr>
                <w:lang w:val="en-US"/>
              </w:rPr>
            </w:pPr>
            <w:r w:rsidRPr="0045652F">
              <w:rPr>
                <w:lang w:val="en-US"/>
              </w:rPr>
              <w:t>"no", "ATTN", "CLEAR", "Reset"</w:t>
            </w:r>
          </w:p>
        </w:tc>
      </w:tr>
      <w:tr w:rsidR="005F368C" w14:paraId="11A6DACF" w14:textId="77777777" w:rsidTr="00A52871">
        <w:tblPrEx>
          <w:tblCellMar>
            <w:top w:w="0" w:type="dxa"/>
            <w:bottom w:w="0" w:type="dxa"/>
          </w:tblCellMar>
        </w:tblPrEx>
        <w:trPr>
          <w:gridAfter w:val="1"/>
          <w:wAfter w:w="271" w:type="dxa"/>
        </w:trPr>
        <w:tc>
          <w:tcPr>
            <w:tcW w:w="1934" w:type="dxa"/>
            <w:tcBorders>
              <w:top w:val="single" w:sz="4" w:space="0" w:color="auto"/>
              <w:left w:val="single" w:sz="4" w:space="0" w:color="auto"/>
              <w:bottom w:val="single" w:sz="4" w:space="0" w:color="auto"/>
              <w:right w:val="single" w:sz="4" w:space="0" w:color="auto"/>
            </w:tcBorders>
          </w:tcPr>
          <w:p w14:paraId="19FE3EE4" w14:textId="77777777" w:rsidR="005F368C" w:rsidRPr="005F368C" w:rsidRDefault="005F368C" w:rsidP="000107EC">
            <w:pPr>
              <w:keepLines/>
              <w:ind w:left="0"/>
              <w:rPr>
                <w:lang w:val="en-US"/>
              </w:rPr>
            </w:pPr>
            <w:r w:rsidRPr="005F368C">
              <w:rPr>
                <w:lang w:val="en-US"/>
              </w:rPr>
              <w:t>"shiftins"</w:t>
            </w:r>
          </w:p>
        </w:tc>
        <w:tc>
          <w:tcPr>
            <w:tcW w:w="1636" w:type="dxa"/>
            <w:tcBorders>
              <w:top w:val="single" w:sz="4" w:space="0" w:color="auto"/>
              <w:left w:val="single" w:sz="4" w:space="0" w:color="auto"/>
              <w:bottom w:val="single" w:sz="4" w:space="0" w:color="auto"/>
              <w:right w:val="single" w:sz="4" w:space="0" w:color="auto"/>
            </w:tcBorders>
          </w:tcPr>
          <w:p w14:paraId="49BF6534" w14:textId="77777777" w:rsidR="005F368C" w:rsidRPr="005F368C" w:rsidRDefault="005F368C" w:rsidP="000107EC">
            <w:pPr>
              <w:keepLines/>
              <w:ind w:left="0"/>
              <w:rPr>
                <w:lang w:val="en-US"/>
              </w:rPr>
            </w:pPr>
            <w:r w:rsidRPr="005F368C">
              <w:rPr>
                <w:lang w:val="en-US"/>
              </w:rPr>
              <w:t>Shift+Insert</w:t>
            </w:r>
          </w:p>
        </w:tc>
        <w:tc>
          <w:tcPr>
            <w:tcW w:w="4489" w:type="dxa"/>
            <w:gridSpan w:val="2"/>
            <w:tcBorders>
              <w:top w:val="single" w:sz="4" w:space="0" w:color="auto"/>
              <w:left w:val="single" w:sz="4" w:space="0" w:color="auto"/>
              <w:bottom w:val="single" w:sz="4" w:space="0" w:color="auto"/>
              <w:right w:val="single" w:sz="4" w:space="0" w:color="auto"/>
            </w:tcBorders>
          </w:tcPr>
          <w:p w14:paraId="4E9A5475" w14:textId="77777777" w:rsidR="005F368C" w:rsidRPr="005F368C" w:rsidRDefault="005F368C" w:rsidP="000107EC">
            <w:pPr>
              <w:keepLines/>
              <w:ind w:left="0"/>
              <w:rPr>
                <w:lang w:val="en-US"/>
              </w:rPr>
            </w:pPr>
            <w:r w:rsidRPr="005F368C">
              <w:rPr>
                <w:lang w:val="en-US"/>
              </w:rPr>
              <w:t>"no", "Dup"</w:t>
            </w:r>
          </w:p>
        </w:tc>
      </w:tr>
      <w:tr w:rsidR="005F368C" w14:paraId="6A8235B7" w14:textId="77777777" w:rsidTr="00A52871">
        <w:tblPrEx>
          <w:tblCellMar>
            <w:top w:w="0" w:type="dxa"/>
            <w:bottom w:w="0" w:type="dxa"/>
          </w:tblCellMar>
        </w:tblPrEx>
        <w:trPr>
          <w:gridAfter w:val="1"/>
          <w:wAfter w:w="271" w:type="dxa"/>
        </w:trPr>
        <w:tc>
          <w:tcPr>
            <w:tcW w:w="1934" w:type="dxa"/>
            <w:tcBorders>
              <w:top w:val="single" w:sz="4" w:space="0" w:color="auto"/>
              <w:left w:val="single" w:sz="4" w:space="0" w:color="auto"/>
              <w:bottom w:val="single" w:sz="4" w:space="0" w:color="auto"/>
              <w:right w:val="single" w:sz="4" w:space="0" w:color="auto"/>
            </w:tcBorders>
          </w:tcPr>
          <w:p w14:paraId="4924E38E" w14:textId="77777777" w:rsidR="005F368C" w:rsidRPr="005F368C" w:rsidRDefault="005F368C" w:rsidP="000107EC">
            <w:pPr>
              <w:keepLines/>
              <w:ind w:left="0"/>
              <w:rPr>
                <w:lang w:val="en-US"/>
              </w:rPr>
            </w:pPr>
            <w:r w:rsidRPr="005F368C">
              <w:rPr>
                <w:lang w:val="en-US"/>
              </w:rPr>
              <w:t>"shiftdel"</w:t>
            </w:r>
          </w:p>
        </w:tc>
        <w:tc>
          <w:tcPr>
            <w:tcW w:w="1636" w:type="dxa"/>
            <w:tcBorders>
              <w:top w:val="single" w:sz="4" w:space="0" w:color="auto"/>
              <w:left w:val="single" w:sz="4" w:space="0" w:color="auto"/>
              <w:bottom w:val="single" w:sz="4" w:space="0" w:color="auto"/>
              <w:right w:val="single" w:sz="4" w:space="0" w:color="auto"/>
            </w:tcBorders>
          </w:tcPr>
          <w:p w14:paraId="273AACCF" w14:textId="77777777" w:rsidR="005F368C" w:rsidRPr="005F368C" w:rsidRDefault="005F368C" w:rsidP="000107EC">
            <w:pPr>
              <w:keepLines/>
              <w:ind w:left="0"/>
              <w:rPr>
                <w:lang w:val="en-US"/>
              </w:rPr>
            </w:pPr>
            <w:r w:rsidRPr="005F368C">
              <w:rPr>
                <w:lang w:val="en-US"/>
              </w:rPr>
              <w:t>Shift+Delete</w:t>
            </w:r>
          </w:p>
        </w:tc>
        <w:tc>
          <w:tcPr>
            <w:tcW w:w="4489" w:type="dxa"/>
            <w:gridSpan w:val="2"/>
            <w:tcBorders>
              <w:top w:val="single" w:sz="4" w:space="0" w:color="auto"/>
              <w:left w:val="single" w:sz="4" w:space="0" w:color="auto"/>
              <w:bottom w:val="single" w:sz="4" w:space="0" w:color="auto"/>
              <w:right w:val="single" w:sz="4" w:space="0" w:color="auto"/>
            </w:tcBorders>
          </w:tcPr>
          <w:p w14:paraId="11043C19" w14:textId="77777777" w:rsidR="005F368C" w:rsidRPr="005F368C" w:rsidRDefault="005F368C" w:rsidP="000107EC">
            <w:pPr>
              <w:keepLines/>
              <w:ind w:left="0"/>
              <w:rPr>
                <w:lang w:val="en-US"/>
              </w:rPr>
            </w:pPr>
            <w:r w:rsidRPr="005F368C">
              <w:rPr>
                <w:lang w:val="en-US"/>
              </w:rPr>
              <w:t>"no", "ErEof"</w:t>
            </w:r>
          </w:p>
        </w:tc>
      </w:tr>
      <w:tr w:rsidR="005F368C" w14:paraId="6F11A4E6" w14:textId="77777777" w:rsidTr="00A52871">
        <w:tblPrEx>
          <w:tblCellMar>
            <w:top w:w="0" w:type="dxa"/>
            <w:bottom w:w="0" w:type="dxa"/>
          </w:tblCellMar>
        </w:tblPrEx>
        <w:trPr>
          <w:gridAfter w:val="1"/>
          <w:wAfter w:w="271" w:type="dxa"/>
        </w:trPr>
        <w:tc>
          <w:tcPr>
            <w:tcW w:w="1934" w:type="dxa"/>
            <w:tcBorders>
              <w:top w:val="single" w:sz="4" w:space="0" w:color="auto"/>
              <w:left w:val="single" w:sz="4" w:space="0" w:color="auto"/>
              <w:bottom w:val="single" w:sz="4" w:space="0" w:color="auto"/>
              <w:right w:val="single" w:sz="4" w:space="0" w:color="auto"/>
            </w:tcBorders>
          </w:tcPr>
          <w:p w14:paraId="205394E2" w14:textId="77777777" w:rsidR="005F368C" w:rsidRPr="005F368C" w:rsidRDefault="005F368C" w:rsidP="000107EC">
            <w:pPr>
              <w:keepLines/>
              <w:ind w:left="0"/>
              <w:rPr>
                <w:lang w:val="en-US"/>
              </w:rPr>
            </w:pPr>
            <w:r w:rsidRPr="005F368C">
              <w:rPr>
                <w:lang w:val="en-US"/>
              </w:rPr>
              <w:t>"shifthome"</w:t>
            </w:r>
          </w:p>
        </w:tc>
        <w:tc>
          <w:tcPr>
            <w:tcW w:w="1636" w:type="dxa"/>
            <w:tcBorders>
              <w:top w:val="single" w:sz="4" w:space="0" w:color="auto"/>
              <w:left w:val="single" w:sz="4" w:space="0" w:color="auto"/>
              <w:bottom w:val="single" w:sz="4" w:space="0" w:color="auto"/>
              <w:right w:val="single" w:sz="4" w:space="0" w:color="auto"/>
            </w:tcBorders>
          </w:tcPr>
          <w:p w14:paraId="41836F0E" w14:textId="77777777" w:rsidR="005F368C" w:rsidRPr="005F368C" w:rsidRDefault="005F368C" w:rsidP="000107EC">
            <w:pPr>
              <w:keepLines/>
              <w:ind w:left="0"/>
              <w:rPr>
                <w:lang w:val="en-US"/>
              </w:rPr>
            </w:pPr>
            <w:r w:rsidRPr="005F368C">
              <w:rPr>
                <w:lang w:val="en-US"/>
              </w:rPr>
              <w:t>Shift+Home</w:t>
            </w:r>
          </w:p>
        </w:tc>
        <w:tc>
          <w:tcPr>
            <w:tcW w:w="4489" w:type="dxa"/>
            <w:gridSpan w:val="2"/>
            <w:tcBorders>
              <w:top w:val="single" w:sz="4" w:space="0" w:color="auto"/>
              <w:left w:val="single" w:sz="4" w:space="0" w:color="auto"/>
              <w:bottom w:val="single" w:sz="4" w:space="0" w:color="auto"/>
              <w:right w:val="single" w:sz="4" w:space="0" w:color="auto"/>
            </w:tcBorders>
          </w:tcPr>
          <w:p w14:paraId="6A483477" w14:textId="77777777" w:rsidR="005F368C" w:rsidRPr="005F368C" w:rsidRDefault="005F368C" w:rsidP="000107EC">
            <w:pPr>
              <w:keepLines/>
              <w:ind w:left="0"/>
              <w:rPr>
                <w:lang w:val="en-US"/>
              </w:rPr>
            </w:pPr>
            <w:r w:rsidRPr="005F368C">
              <w:rPr>
                <w:lang w:val="en-US"/>
              </w:rPr>
              <w:t>"no", "FieldMark", "Home"</w:t>
            </w:r>
          </w:p>
        </w:tc>
      </w:tr>
      <w:tr w:rsidR="006E4297" w14:paraId="24A1D837" w14:textId="77777777" w:rsidTr="00A52871">
        <w:tblPrEx>
          <w:tblCellMar>
            <w:top w:w="0" w:type="dxa"/>
            <w:bottom w:w="0" w:type="dxa"/>
          </w:tblCellMar>
        </w:tblPrEx>
        <w:trPr>
          <w:gridAfter w:val="1"/>
          <w:wAfter w:w="271" w:type="dxa"/>
        </w:trPr>
        <w:tc>
          <w:tcPr>
            <w:tcW w:w="1934" w:type="dxa"/>
            <w:tcBorders>
              <w:top w:val="single" w:sz="4" w:space="0" w:color="auto"/>
              <w:left w:val="single" w:sz="4" w:space="0" w:color="auto"/>
              <w:bottom w:val="single" w:sz="4" w:space="0" w:color="auto"/>
              <w:right w:val="single" w:sz="4" w:space="0" w:color="auto"/>
            </w:tcBorders>
          </w:tcPr>
          <w:p w14:paraId="12F00C6F" w14:textId="77777777" w:rsidR="006E4297" w:rsidRPr="005F368C" w:rsidRDefault="006E4297" w:rsidP="000107EC">
            <w:pPr>
              <w:keepLines/>
              <w:ind w:left="0"/>
              <w:rPr>
                <w:lang w:val="en-US"/>
              </w:rPr>
            </w:pPr>
            <w:r>
              <w:rPr>
                <w:lang w:val="en-US"/>
              </w:rPr>
              <w:t>"shiftend"</w:t>
            </w:r>
          </w:p>
        </w:tc>
        <w:tc>
          <w:tcPr>
            <w:tcW w:w="1636" w:type="dxa"/>
            <w:tcBorders>
              <w:top w:val="single" w:sz="4" w:space="0" w:color="auto"/>
              <w:left w:val="single" w:sz="4" w:space="0" w:color="auto"/>
              <w:bottom w:val="single" w:sz="4" w:space="0" w:color="auto"/>
              <w:right w:val="single" w:sz="4" w:space="0" w:color="auto"/>
            </w:tcBorders>
          </w:tcPr>
          <w:p w14:paraId="1E19C1FD" w14:textId="77777777" w:rsidR="006E4297" w:rsidRPr="005F368C" w:rsidRDefault="006E4297" w:rsidP="000107EC">
            <w:pPr>
              <w:keepLines/>
              <w:ind w:left="0"/>
              <w:rPr>
                <w:lang w:val="en-US"/>
              </w:rPr>
            </w:pPr>
            <w:r>
              <w:rPr>
                <w:lang w:val="en-US"/>
              </w:rPr>
              <w:t>Shift+End</w:t>
            </w:r>
          </w:p>
        </w:tc>
        <w:tc>
          <w:tcPr>
            <w:tcW w:w="4489" w:type="dxa"/>
            <w:gridSpan w:val="2"/>
            <w:tcBorders>
              <w:top w:val="single" w:sz="4" w:space="0" w:color="auto"/>
              <w:left w:val="single" w:sz="4" w:space="0" w:color="auto"/>
              <w:bottom w:val="single" w:sz="4" w:space="0" w:color="auto"/>
              <w:right w:val="single" w:sz="4" w:space="0" w:color="auto"/>
            </w:tcBorders>
          </w:tcPr>
          <w:p w14:paraId="5D33BB35" w14:textId="77777777" w:rsidR="006E4297" w:rsidRPr="005F368C" w:rsidRDefault="006E4297" w:rsidP="000107EC">
            <w:pPr>
              <w:keepLines/>
              <w:ind w:left="0"/>
              <w:rPr>
                <w:lang w:val="en-US"/>
              </w:rPr>
            </w:pPr>
            <w:r w:rsidRPr="006E4297">
              <w:rPr>
                <w:lang w:val="en-US"/>
              </w:rPr>
              <w:t>"no", "ErEof", "End"</w:t>
            </w:r>
          </w:p>
        </w:tc>
      </w:tr>
      <w:tr w:rsidR="006E4297" w:rsidRPr="0045652F" w14:paraId="11D1F694" w14:textId="77777777" w:rsidTr="00A52871">
        <w:tblPrEx>
          <w:tblCellMar>
            <w:top w:w="0" w:type="dxa"/>
            <w:bottom w:w="0" w:type="dxa"/>
          </w:tblCellMar>
        </w:tblPrEx>
        <w:trPr>
          <w:gridAfter w:val="1"/>
          <w:wAfter w:w="271" w:type="dxa"/>
        </w:trPr>
        <w:tc>
          <w:tcPr>
            <w:tcW w:w="1934" w:type="dxa"/>
          </w:tcPr>
          <w:p w14:paraId="6FF08866" w14:textId="77777777" w:rsidR="006E4297" w:rsidRPr="0045652F" w:rsidRDefault="006E4297" w:rsidP="000107EC">
            <w:pPr>
              <w:keepLines/>
              <w:ind w:left="0"/>
              <w:rPr>
                <w:lang w:val="en-US"/>
              </w:rPr>
            </w:pPr>
            <w:r w:rsidRPr="0045652F">
              <w:rPr>
                <w:lang w:val="en-US"/>
              </w:rPr>
              <w:t>"shiftpgdn"</w:t>
            </w:r>
          </w:p>
        </w:tc>
        <w:tc>
          <w:tcPr>
            <w:tcW w:w="1636" w:type="dxa"/>
          </w:tcPr>
          <w:p w14:paraId="79ADA9C3" w14:textId="77777777" w:rsidR="006E4297" w:rsidRPr="0045652F" w:rsidRDefault="006E4297" w:rsidP="000107EC">
            <w:pPr>
              <w:keepLines/>
              <w:ind w:left="0"/>
              <w:rPr>
                <w:lang w:val="en-US"/>
              </w:rPr>
            </w:pPr>
            <w:r w:rsidRPr="0045652F">
              <w:rPr>
                <w:lang w:val="en-US"/>
              </w:rPr>
              <w:t>Shift+PageDown</w:t>
            </w:r>
          </w:p>
        </w:tc>
        <w:tc>
          <w:tcPr>
            <w:tcW w:w="4489" w:type="dxa"/>
            <w:gridSpan w:val="2"/>
          </w:tcPr>
          <w:p w14:paraId="16568FA9" w14:textId="77777777" w:rsidR="006E4297" w:rsidRPr="0045652F" w:rsidRDefault="006E4297" w:rsidP="000107EC">
            <w:pPr>
              <w:keepLines/>
              <w:ind w:left="0"/>
              <w:rPr>
                <w:lang w:val="en-US"/>
              </w:rPr>
            </w:pPr>
            <w:r w:rsidRPr="0045652F">
              <w:rPr>
                <w:lang w:val="en-US"/>
              </w:rPr>
              <w:t>"no", "PA3"</w:t>
            </w:r>
          </w:p>
        </w:tc>
      </w:tr>
      <w:tr w:rsidR="00212D4C" w:rsidRPr="0045652F" w14:paraId="18050286" w14:textId="77777777" w:rsidTr="009909FF">
        <w:tblPrEx>
          <w:tblCellMar>
            <w:top w:w="0" w:type="dxa"/>
            <w:bottom w:w="0" w:type="dxa"/>
          </w:tblCellMar>
        </w:tblPrEx>
        <w:trPr>
          <w:gridAfter w:val="1"/>
          <w:wAfter w:w="271" w:type="dxa"/>
        </w:trPr>
        <w:tc>
          <w:tcPr>
            <w:tcW w:w="1934" w:type="dxa"/>
          </w:tcPr>
          <w:p w14:paraId="3EED3760" w14:textId="77777777" w:rsidR="00212D4C" w:rsidRPr="0045652F" w:rsidRDefault="00212D4C" w:rsidP="00212D4C">
            <w:pPr>
              <w:keepLines/>
              <w:ind w:left="0"/>
              <w:rPr>
                <w:lang w:val="en-US"/>
              </w:rPr>
            </w:pPr>
            <w:r>
              <w:rPr>
                <w:lang w:val="en-US"/>
              </w:rPr>
              <w:t>"ctrl</w:t>
            </w:r>
            <w:r w:rsidRPr="0045652F">
              <w:rPr>
                <w:lang w:val="en-US"/>
              </w:rPr>
              <w:t>enter"</w:t>
            </w:r>
          </w:p>
        </w:tc>
        <w:tc>
          <w:tcPr>
            <w:tcW w:w="1636" w:type="dxa"/>
          </w:tcPr>
          <w:p w14:paraId="2D722CC7" w14:textId="77777777" w:rsidR="00212D4C" w:rsidRPr="0045652F" w:rsidRDefault="00212D4C" w:rsidP="00212D4C">
            <w:pPr>
              <w:keepLines/>
              <w:ind w:left="0"/>
              <w:rPr>
                <w:lang w:val="en-US"/>
              </w:rPr>
            </w:pPr>
            <w:r>
              <w:rPr>
                <w:lang w:val="en-US"/>
              </w:rPr>
              <w:t>Ctrl+</w:t>
            </w:r>
            <w:r w:rsidRPr="0045652F">
              <w:rPr>
                <w:lang w:val="en-US"/>
              </w:rPr>
              <w:t>Enter</w:t>
            </w:r>
          </w:p>
        </w:tc>
        <w:tc>
          <w:tcPr>
            <w:tcW w:w="4489" w:type="dxa"/>
            <w:gridSpan w:val="2"/>
          </w:tcPr>
          <w:p w14:paraId="102C8C0A" w14:textId="77777777" w:rsidR="00212D4C" w:rsidRPr="0045652F" w:rsidRDefault="00212D4C" w:rsidP="009909FF">
            <w:pPr>
              <w:keepLines/>
              <w:ind w:left="0"/>
              <w:rPr>
                <w:lang w:val="en-US"/>
              </w:rPr>
            </w:pPr>
            <w:r>
              <w:rPr>
                <w:lang w:val="en-US"/>
              </w:rPr>
              <w:t>"no",</w:t>
            </w:r>
            <w:r w:rsidRPr="0045652F">
              <w:rPr>
                <w:lang w:val="en-US"/>
              </w:rPr>
              <w:t>"ENTER", "Newline"</w:t>
            </w:r>
          </w:p>
        </w:tc>
      </w:tr>
      <w:tr w:rsidR="005F368C" w14:paraId="7D7C9290" w14:textId="77777777" w:rsidTr="00A52871">
        <w:tblPrEx>
          <w:tblCellMar>
            <w:top w:w="0" w:type="dxa"/>
            <w:bottom w:w="0" w:type="dxa"/>
          </w:tblCellMar>
        </w:tblPrEx>
        <w:trPr>
          <w:gridAfter w:val="1"/>
          <w:wAfter w:w="271" w:type="dxa"/>
        </w:trPr>
        <w:tc>
          <w:tcPr>
            <w:tcW w:w="1934" w:type="dxa"/>
            <w:tcBorders>
              <w:top w:val="single" w:sz="4" w:space="0" w:color="auto"/>
              <w:left w:val="single" w:sz="4" w:space="0" w:color="auto"/>
              <w:bottom w:val="single" w:sz="4" w:space="0" w:color="auto"/>
              <w:right w:val="single" w:sz="4" w:space="0" w:color="auto"/>
            </w:tcBorders>
          </w:tcPr>
          <w:p w14:paraId="133E8C93" w14:textId="77777777" w:rsidR="005F368C" w:rsidRPr="005F368C" w:rsidRDefault="005F368C" w:rsidP="000107EC">
            <w:pPr>
              <w:keepLines/>
              <w:ind w:left="0"/>
              <w:rPr>
                <w:lang w:val="en-US"/>
              </w:rPr>
            </w:pPr>
            <w:r w:rsidRPr="005F368C">
              <w:rPr>
                <w:lang w:val="en-US"/>
              </w:rPr>
              <w:t>"ctrlins"</w:t>
            </w:r>
          </w:p>
        </w:tc>
        <w:tc>
          <w:tcPr>
            <w:tcW w:w="1636" w:type="dxa"/>
            <w:tcBorders>
              <w:top w:val="single" w:sz="4" w:space="0" w:color="auto"/>
              <w:left w:val="single" w:sz="4" w:space="0" w:color="auto"/>
              <w:bottom w:val="single" w:sz="4" w:space="0" w:color="auto"/>
              <w:right w:val="single" w:sz="4" w:space="0" w:color="auto"/>
            </w:tcBorders>
          </w:tcPr>
          <w:p w14:paraId="61A3983A" w14:textId="77777777" w:rsidR="005F368C" w:rsidRPr="005F368C" w:rsidRDefault="005F368C" w:rsidP="000107EC">
            <w:pPr>
              <w:keepLines/>
              <w:ind w:left="0"/>
              <w:rPr>
                <w:lang w:val="en-US"/>
              </w:rPr>
            </w:pPr>
            <w:r w:rsidRPr="005F368C">
              <w:rPr>
                <w:lang w:val="en-US"/>
              </w:rPr>
              <w:t>Ctrl+Insert</w:t>
            </w:r>
          </w:p>
        </w:tc>
        <w:tc>
          <w:tcPr>
            <w:tcW w:w="4489" w:type="dxa"/>
            <w:gridSpan w:val="2"/>
            <w:tcBorders>
              <w:top w:val="single" w:sz="4" w:space="0" w:color="auto"/>
              <w:left w:val="single" w:sz="4" w:space="0" w:color="auto"/>
              <w:bottom w:val="single" w:sz="4" w:space="0" w:color="auto"/>
              <w:right w:val="single" w:sz="4" w:space="0" w:color="auto"/>
            </w:tcBorders>
          </w:tcPr>
          <w:p w14:paraId="5C13C515" w14:textId="77777777" w:rsidR="005F368C" w:rsidRPr="005F368C" w:rsidRDefault="005F368C" w:rsidP="000107EC">
            <w:pPr>
              <w:keepLines/>
              <w:ind w:left="0"/>
              <w:rPr>
                <w:lang w:val="en-US"/>
              </w:rPr>
            </w:pPr>
            <w:r w:rsidRPr="005F368C">
              <w:rPr>
                <w:lang w:val="en-US"/>
              </w:rPr>
              <w:t>"no", "PA1"</w:t>
            </w:r>
          </w:p>
        </w:tc>
      </w:tr>
      <w:tr w:rsidR="005F368C" w14:paraId="524AEAC7" w14:textId="77777777" w:rsidTr="00A52871">
        <w:tblPrEx>
          <w:tblCellMar>
            <w:top w:w="0" w:type="dxa"/>
            <w:bottom w:w="0" w:type="dxa"/>
          </w:tblCellMar>
        </w:tblPrEx>
        <w:trPr>
          <w:gridAfter w:val="1"/>
          <w:wAfter w:w="271" w:type="dxa"/>
        </w:trPr>
        <w:tc>
          <w:tcPr>
            <w:tcW w:w="1934" w:type="dxa"/>
            <w:tcBorders>
              <w:top w:val="single" w:sz="4" w:space="0" w:color="auto"/>
              <w:left w:val="single" w:sz="4" w:space="0" w:color="auto"/>
              <w:bottom w:val="single" w:sz="4" w:space="0" w:color="auto"/>
              <w:right w:val="single" w:sz="4" w:space="0" w:color="auto"/>
            </w:tcBorders>
          </w:tcPr>
          <w:p w14:paraId="2F0F99A5" w14:textId="77777777" w:rsidR="005F368C" w:rsidRPr="005F368C" w:rsidRDefault="005F368C" w:rsidP="000107EC">
            <w:pPr>
              <w:keepLines/>
              <w:ind w:left="0"/>
              <w:rPr>
                <w:lang w:val="en-US"/>
              </w:rPr>
            </w:pPr>
            <w:r w:rsidRPr="005F368C">
              <w:rPr>
                <w:lang w:val="en-US"/>
              </w:rPr>
              <w:t>"ctrldel"</w:t>
            </w:r>
          </w:p>
        </w:tc>
        <w:tc>
          <w:tcPr>
            <w:tcW w:w="1636" w:type="dxa"/>
            <w:tcBorders>
              <w:top w:val="single" w:sz="4" w:space="0" w:color="auto"/>
              <w:left w:val="single" w:sz="4" w:space="0" w:color="auto"/>
              <w:bottom w:val="single" w:sz="4" w:space="0" w:color="auto"/>
              <w:right w:val="single" w:sz="4" w:space="0" w:color="auto"/>
            </w:tcBorders>
          </w:tcPr>
          <w:p w14:paraId="0486282F" w14:textId="77777777" w:rsidR="005F368C" w:rsidRPr="005F368C" w:rsidRDefault="005F368C" w:rsidP="000107EC">
            <w:pPr>
              <w:keepLines/>
              <w:ind w:left="0"/>
              <w:rPr>
                <w:lang w:val="en-US"/>
              </w:rPr>
            </w:pPr>
            <w:r w:rsidRPr="005F368C">
              <w:rPr>
                <w:lang w:val="en-US"/>
              </w:rPr>
              <w:t>Ctrl+Delete</w:t>
            </w:r>
          </w:p>
        </w:tc>
        <w:tc>
          <w:tcPr>
            <w:tcW w:w="4489" w:type="dxa"/>
            <w:gridSpan w:val="2"/>
            <w:tcBorders>
              <w:top w:val="single" w:sz="4" w:space="0" w:color="auto"/>
              <w:left w:val="single" w:sz="4" w:space="0" w:color="auto"/>
              <w:bottom w:val="single" w:sz="4" w:space="0" w:color="auto"/>
              <w:right w:val="single" w:sz="4" w:space="0" w:color="auto"/>
            </w:tcBorders>
          </w:tcPr>
          <w:p w14:paraId="29C0535D" w14:textId="77777777" w:rsidR="005F368C" w:rsidRPr="005F368C" w:rsidRDefault="005F368C" w:rsidP="000107EC">
            <w:pPr>
              <w:keepLines/>
              <w:ind w:left="0"/>
              <w:rPr>
                <w:lang w:val="en-US"/>
              </w:rPr>
            </w:pPr>
            <w:r w:rsidRPr="005F368C">
              <w:rPr>
                <w:lang w:val="en-US"/>
              </w:rPr>
              <w:t>"no", "PA2", "ErEof"</w:t>
            </w:r>
          </w:p>
        </w:tc>
      </w:tr>
      <w:tr w:rsidR="005F368C" w14:paraId="5551828A" w14:textId="77777777" w:rsidTr="00A52871">
        <w:tblPrEx>
          <w:tblCellMar>
            <w:top w:w="0" w:type="dxa"/>
            <w:bottom w:w="0" w:type="dxa"/>
          </w:tblCellMar>
        </w:tblPrEx>
        <w:trPr>
          <w:gridAfter w:val="1"/>
          <w:wAfter w:w="271" w:type="dxa"/>
        </w:trPr>
        <w:tc>
          <w:tcPr>
            <w:tcW w:w="1934" w:type="dxa"/>
            <w:tcBorders>
              <w:top w:val="single" w:sz="4" w:space="0" w:color="auto"/>
              <w:left w:val="single" w:sz="4" w:space="0" w:color="auto"/>
              <w:bottom w:val="single" w:sz="4" w:space="0" w:color="auto"/>
              <w:right w:val="single" w:sz="4" w:space="0" w:color="auto"/>
            </w:tcBorders>
          </w:tcPr>
          <w:p w14:paraId="1F1DC5E3" w14:textId="77777777" w:rsidR="005F368C" w:rsidRPr="005F368C" w:rsidRDefault="005F368C" w:rsidP="000107EC">
            <w:pPr>
              <w:keepLines/>
              <w:ind w:left="0"/>
              <w:rPr>
                <w:lang w:val="en-US"/>
              </w:rPr>
            </w:pPr>
            <w:r w:rsidRPr="005F368C">
              <w:rPr>
                <w:lang w:val="en-US"/>
              </w:rPr>
              <w:t>"ctrlhome"</w:t>
            </w:r>
          </w:p>
        </w:tc>
        <w:tc>
          <w:tcPr>
            <w:tcW w:w="1636" w:type="dxa"/>
            <w:tcBorders>
              <w:top w:val="single" w:sz="4" w:space="0" w:color="auto"/>
              <w:left w:val="single" w:sz="4" w:space="0" w:color="auto"/>
              <w:bottom w:val="single" w:sz="4" w:space="0" w:color="auto"/>
              <w:right w:val="single" w:sz="4" w:space="0" w:color="auto"/>
            </w:tcBorders>
          </w:tcPr>
          <w:p w14:paraId="543D5707" w14:textId="77777777" w:rsidR="005F368C" w:rsidRPr="005F368C" w:rsidRDefault="005F368C" w:rsidP="000107EC">
            <w:pPr>
              <w:keepLines/>
              <w:ind w:left="0"/>
              <w:rPr>
                <w:lang w:val="en-US"/>
              </w:rPr>
            </w:pPr>
            <w:r w:rsidRPr="005F368C">
              <w:rPr>
                <w:lang w:val="en-US"/>
              </w:rPr>
              <w:t>Ctrl+Home</w:t>
            </w:r>
          </w:p>
        </w:tc>
        <w:tc>
          <w:tcPr>
            <w:tcW w:w="4489" w:type="dxa"/>
            <w:gridSpan w:val="2"/>
            <w:tcBorders>
              <w:top w:val="single" w:sz="4" w:space="0" w:color="auto"/>
              <w:left w:val="single" w:sz="4" w:space="0" w:color="auto"/>
              <w:bottom w:val="single" w:sz="4" w:space="0" w:color="auto"/>
              <w:right w:val="single" w:sz="4" w:space="0" w:color="auto"/>
            </w:tcBorders>
          </w:tcPr>
          <w:p w14:paraId="50407EE9" w14:textId="77777777" w:rsidR="005F368C" w:rsidRPr="005F368C" w:rsidRDefault="005F368C" w:rsidP="000107EC">
            <w:pPr>
              <w:keepLines/>
              <w:ind w:left="0"/>
              <w:rPr>
                <w:lang w:val="en-US"/>
              </w:rPr>
            </w:pPr>
            <w:r w:rsidRPr="005F368C">
              <w:rPr>
                <w:lang w:val="en-US"/>
              </w:rPr>
              <w:t>"no", "PA3", "Home"</w:t>
            </w:r>
            <w:r w:rsidR="00694FCC">
              <w:rPr>
                <w:lang w:val="en-US"/>
              </w:rPr>
              <w:t>, "ChgCur"</w:t>
            </w:r>
          </w:p>
        </w:tc>
      </w:tr>
      <w:tr w:rsidR="006E4297" w14:paraId="058514D3" w14:textId="77777777" w:rsidTr="00A52871">
        <w:tblPrEx>
          <w:tblCellMar>
            <w:top w:w="0" w:type="dxa"/>
            <w:bottom w:w="0" w:type="dxa"/>
          </w:tblCellMar>
        </w:tblPrEx>
        <w:trPr>
          <w:gridAfter w:val="1"/>
          <w:wAfter w:w="271" w:type="dxa"/>
        </w:trPr>
        <w:tc>
          <w:tcPr>
            <w:tcW w:w="1934" w:type="dxa"/>
            <w:tcBorders>
              <w:top w:val="single" w:sz="4" w:space="0" w:color="auto"/>
              <w:left w:val="single" w:sz="4" w:space="0" w:color="auto"/>
              <w:bottom w:val="single" w:sz="4" w:space="0" w:color="auto"/>
              <w:right w:val="single" w:sz="4" w:space="0" w:color="auto"/>
            </w:tcBorders>
          </w:tcPr>
          <w:p w14:paraId="3309D66E" w14:textId="77777777" w:rsidR="006E4297" w:rsidRPr="005F368C" w:rsidRDefault="006E4297" w:rsidP="000107EC">
            <w:pPr>
              <w:keepLines/>
              <w:ind w:left="0"/>
              <w:rPr>
                <w:lang w:val="en-US"/>
              </w:rPr>
            </w:pPr>
            <w:r>
              <w:rPr>
                <w:lang w:val="en-US"/>
              </w:rPr>
              <w:t>"ctrlend</w:t>
            </w:r>
            <w:r w:rsidRPr="005F368C">
              <w:rPr>
                <w:lang w:val="en-US"/>
              </w:rPr>
              <w:t>"</w:t>
            </w:r>
          </w:p>
        </w:tc>
        <w:tc>
          <w:tcPr>
            <w:tcW w:w="1636" w:type="dxa"/>
            <w:tcBorders>
              <w:top w:val="single" w:sz="4" w:space="0" w:color="auto"/>
              <w:left w:val="single" w:sz="4" w:space="0" w:color="auto"/>
              <w:bottom w:val="single" w:sz="4" w:space="0" w:color="auto"/>
              <w:right w:val="single" w:sz="4" w:space="0" w:color="auto"/>
            </w:tcBorders>
          </w:tcPr>
          <w:p w14:paraId="1B73FBD3" w14:textId="77777777" w:rsidR="006E4297" w:rsidRPr="005F368C" w:rsidRDefault="006E4297" w:rsidP="000107EC">
            <w:pPr>
              <w:keepLines/>
              <w:ind w:left="0"/>
              <w:rPr>
                <w:lang w:val="en-US"/>
              </w:rPr>
            </w:pPr>
            <w:r>
              <w:rPr>
                <w:lang w:val="en-US"/>
              </w:rPr>
              <w:t>Ctrl+End</w:t>
            </w:r>
          </w:p>
        </w:tc>
        <w:tc>
          <w:tcPr>
            <w:tcW w:w="4489" w:type="dxa"/>
            <w:gridSpan w:val="2"/>
            <w:tcBorders>
              <w:top w:val="single" w:sz="4" w:space="0" w:color="auto"/>
              <w:left w:val="single" w:sz="4" w:space="0" w:color="auto"/>
              <w:bottom w:val="single" w:sz="4" w:space="0" w:color="auto"/>
              <w:right w:val="single" w:sz="4" w:space="0" w:color="auto"/>
            </w:tcBorders>
          </w:tcPr>
          <w:p w14:paraId="4B909A87" w14:textId="77777777" w:rsidR="006E4297" w:rsidRPr="005F368C" w:rsidRDefault="006E4297" w:rsidP="000107EC">
            <w:pPr>
              <w:keepLines/>
              <w:ind w:left="0"/>
              <w:rPr>
                <w:lang w:val="en-US"/>
              </w:rPr>
            </w:pPr>
            <w:r w:rsidRPr="0045652F">
              <w:rPr>
                <w:lang w:val="en-US"/>
              </w:rPr>
              <w:t>"no", "ErEof"</w:t>
            </w:r>
            <w:r>
              <w:rPr>
                <w:lang w:val="en-US"/>
              </w:rPr>
              <w:t>, "End"</w:t>
            </w:r>
          </w:p>
        </w:tc>
      </w:tr>
      <w:tr w:rsidR="00BF4685" w14:paraId="75D055D6" w14:textId="77777777" w:rsidTr="00A52871">
        <w:tblPrEx>
          <w:tblCellMar>
            <w:top w:w="0" w:type="dxa"/>
            <w:bottom w:w="0" w:type="dxa"/>
          </w:tblCellMar>
        </w:tblPrEx>
        <w:trPr>
          <w:gridAfter w:val="1"/>
          <w:wAfter w:w="271" w:type="dxa"/>
        </w:trPr>
        <w:tc>
          <w:tcPr>
            <w:tcW w:w="1934" w:type="dxa"/>
            <w:tcBorders>
              <w:top w:val="single" w:sz="4" w:space="0" w:color="auto"/>
              <w:left w:val="single" w:sz="4" w:space="0" w:color="auto"/>
              <w:bottom w:val="single" w:sz="4" w:space="0" w:color="auto"/>
              <w:right w:val="single" w:sz="4" w:space="0" w:color="auto"/>
            </w:tcBorders>
          </w:tcPr>
          <w:p w14:paraId="5D7C85B8" w14:textId="77777777" w:rsidR="00BF4685" w:rsidRDefault="00BF4685" w:rsidP="000107EC">
            <w:pPr>
              <w:keepLines/>
              <w:ind w:left="0"/>
              <w:rPr>
                <w:lang w:val="en-US"/>
              </w:rPr>
            </w:pPr>
            <w:r>
              <w:rPr>
                <w:lang w:val="en-US"/>
              </w:rPr>
              <w:t>"altins"</w:t>
            </w:r>
          </w:p>
        </w:tc>
        <w:tc>
          <w:tcPr>
            <w:tcW w:w="1636" w:type="dxa"/>
            <w:tcBorders>
              <w:top w:val="single" w:sz="4" w:space="0" w:color="auto"/>
              <w:left w:val="single" w:sz="4" w:space="0" w:color="auto"/>
              <w:bottom w:val="single" w:sz="4" w:space="0" w:color="auto"/>
              <w:right w:val="single" w:sz="4" w:space="0" w:color="auto"/>
            </w:tcBorders>
          </w:tcPr>
          <w:p w14:paraId="0D22BDFC" w14:textId="77777777" w:rsidR="00BF4685" w:rsidRDefault="00BF4685" w:rsidP="000107EC">
            <w:pPr>
              <w:keepLines/>
              <w:ind w:left="0"/>
              <w:rPr>
                <w:lang w:val="en-US"/>
              </w:rPr>
            </w:pPr>
            <w:r>
              <w:rPr>
                <w:lang w:val="en-US"/>
              </w:rPr>
              <w:t>Alt+Ins</w:t>
            </w:r>
          </w:p>
        </w:tc>
        <w:tc>
          <w:tcPr>
            <w:tcW w:w="4489" w:type="dxa"/>
            <w:gridSpan w:val="2"/>
            <w:tcBorders>
              <w:top w:val="single" w:sz="4" w:space="0" w:color="auto"/>
              <w:left w:val="single" w:sz="4" w:space="0" w:color="auto"/>
              <w:bottom w:val="single" w:sz="4" w:space="0" w:color="auto"/>
              <w:right w:val="single" w:sz="4" w:space="0" w:color="auto"/>
            </w:tcBorders>
          </w:tcPr>
          <w:p w14:paraId="08DF33BC" w14:textId="77777777" w:rsidR="00BF4685" w:rsidRPr="0045652F" w:rsidRDefault="00BF4685" w:rsidP="000107EC">
            <w:pPr>
              <w:keepLines/>
              <w:ind w:left="0"/>
              <w:rPr>
                <w:lang w:val="en-US"/>
              </w:rPr>
            </w:pPr>
            <w:r w:rsidRPr="0045652F">
              <w:rPr>
                <w:lang w:val="en-US"/>
              </w:rPr>
              <w:t>"no", "PA1"</w:t>
            </w:r>
          </w:p>
        </w:tc>
      </w:tr>
      <w:tr w:rsidR="00BF4685" w14:paraId="1A93BEF5" w14:textId="77777777" w:rsidTr="00A52871">
        <w:tblPrEx>
          <w:tblCellMar>
            <w:top w:w="0" w:type="dxa"/>
            <w:bottom w:w="0" w:type="dxa"/>
          </w:tblCellMar>
        </w:tblPrEx>
        <w:trPr>
          <w:gridAfter w:val="1"/>
          <w:wAfter w:w="271" w:type="dxa"/>
        </w:trPr>
        <w:tc>
          <w:tcPr>
            <w:tcW w:w="1934" w:type="dxa"/>
            <w:tcBorders>
              <w:top w:val="single" w:sz="4" w:space="0" w:color="auto"/>
              <w:left w:val="single" w:sz="4" w:space="0" w:color="auto"/>
              <w:bottom w:val="single" w:sz="4" w:space="0" w:color="auto"/>
              <w:right w:val="single" w:sz="4" w:space="0" w:color="auto"/>
            </w:tcBorders>
          </w:tcPr>
          <w:p w14:paraId="5479E8D4" w14:textId="77777777" w:rsidR="00BF4685" w:rsidRDefault="00BF4685" w:rsidP="000107EC">
            <w:pPr>
              <w:keepLines/>
              <w:ind w:left="0"/>
              <w:rPr>
                <w:lang w:val="en-US"/>
              </w:rPr>
            </w:pPr>
            <w:r>
              <w:rPr>
                <w:lang w:val="en-US"/>
              </w:rPr>
              <w:t>"althome"</w:t>
            </w:r>
          </w:p>
        </w:tc>
        <w:tc>
          <w:tcPr>
            <w:tcW w:w="1636" w:type="dxa"/>
            <w:tcBorders>
              <w:top w:val="single" w:sz="4" w:space="0" w:color="auto"/>
              <w:left w:val="single" w:sz="4" w:space="0" w:color="auto"/>
              <w:bottom w:val="single" w:sz="4" w:space="0" w:color="auto"/>
              <w:right w:val="single" w:sz="4" w:space="0" w:color="auto"/>
            </w:tcBorders>
          </w:tcPr>
          <w:p w14:paraId="63E5F10B" w14:textId="77777777" w:rsidR="00BF4685" w:rsidRDefault="00BF4685" w:rsidP="000107EC">
            <w:pPr>
              <w:keepLines/>
              <w:ind w:left="0"/>
              <w:rPr>
                <w:lang w:val="en-US"/>
              </w:rPr>
            </w:pPr>
            <w:r>
              <w:rPr>
                <w:lang w:val="en-US"/>
              </w:rPr>
              <w:t>Alt+Home</w:t>
            </w:r>
          </w:p>
        </w:tc>
        <w:tc>
          <w:tcPr>
            <w:tcW w:w="4489" w:type="dxa"/>
            <w:gridSpan w:val="2"/>
            <w:tcBorders>
              <w:top w:val="single" w:sz="4" w:space="0" w:color="auto"/>
              <w:left w:val="single" w:sz="4" w:space="0" w:color="auto"/>
              <w:bottom w:val="single" w:sz="4" w:space="0" w:color="auto"/>
              <w:right w:val="single" w:sz="4" w:space="0" w:color="auto"/>
            </w:tcBorders>
          </w:tcPr>
          <w:p w14:paraId="075D1FA5" w14:textId="77777777" w:rsidR="00BF4685" w:rsidRPr="0045652F" w:rsidRDefault="00BF4685" w:rsidP="000107EC">
            <w:pPr>
              <w:keepLines/>
              <w:ind w:left="0"/>
              <w:rPr>
                <w:lang w:val="en-US"/>
              </w:rPr>
            </w:pPr>
            <w:r w:rsidRPr="0045652F">
              <w:rPr>
                <w:lang w:val="en-US"/>
              </w:rPr>
              <w:t>"no", "PA2"</w:t>
            </w:r>
          </w:p>
        </w:tc>
      </w:tr>
      <w:tr w:rsidR="006E4297" w:rsidRPr="0045652F" w14:paraId="0FA598A4" w14:textId="77777777" w:rsidTr="00A52871">
        <w:tblPrEx>
          <w:tblCellMar>
            <w:top w:w="0" w:type="dxa"/>
            <w:bottom w:w="0" w:type="dxa"/>
          </w:tblCellMar>
        </w:tblPrEx>
        <w:trPr>
          <w:gridAfter w:val="1"/>
          <w:wAfter w:w="271" w:type="dxa"/>
        </w:trPr>
        <w:tc>
          <w:tcPr>
            <w:tcW w:w="1934" w:type="dxa"/>
          </w:tcPr>
          <w:p w14:paraId="31117174" w14:textId="77777777" w:rsidR="006E4297" w:rsidRPr="0045652F" w:rsidRDefault="006E4297" w:rsidP="000107EC">
            <w:pPr>
              <w:keepLines/>
              <w:ind w:left="0"/>
              <w:rPr>
                <w:lang w:val="en-US"/>
              </w:rPr>
            </w:pPr>
            <w:r w:rsidRPr="0045652F">
              <w:rPr>
                <w:lang w:val="en-US"/>
              </w:rPr>
              <w:t>"altpgup"</w:t>
            </w:r>
          </w:p>
        </w:tc>
        <w:tc>
          <w:tcPr>
            <w:tcW w:w="1636" w:type="dxa"/>
          </w:tcPr>
          <w:p w14:paraId="053A4EAE" w14:textId="77777777" w:rsidR="006E4297" w:rsidRPr="0045652F" w:rsidRDefault="006E4297" w:rsidP="000107EC">
            <w:pPr>
              <w:keepLines/>
              <w:ind w:left="0"/>
              <w:rPr>
                <w:lang w:val="en-US"/>
              </w:rPr>
            </w:pPr>
            <w:r w:rsidRPr="0045652F">
              <w:rPr>
                <w:lang w:val="en-US"/>
              </w:rPr>
              <w:t>Alt+PageUp</w:t>
            </w:r>
          </w:p>
        </w:tc>
        <w:tc>
          <w:tcPr>
            <w:tcW w:w="4489" w:type="dxa"/>
            <w:gridSpan w:val="2"/>
          </w:tcPr>
          <w:p w14:paraId="28E90D07" w14:textId="77777777" w:rsidR="006E4297" w:rsidRPr="0045652F" w:rsidRDefault="006E4297" w:rsidP="000107EC">
            <w:pPr>
              <w:keepLines/>
              <w:ind w:left="0"/>
              <w:rPr>
                <w:lang w:val="en-US"/>
              </w:rPr>
            </w:pPr>
            <w:r w:rsidRPr="0045652F">
              <w:rPr>
                <w:lang w:val="en-US"/>
              </w:rPr>
              <w:t>"no", "PA1"</w:t>
            </w:r>
          </w:p>
        </w:tc>
      </w:tr>
      <w:tr w:rsidR="006E4297" w:rsidRPr="0045652F" w14:paraId="026024A6" w14:textId="77777777" w:rsidTr="00A52871">
        <w:tblPrEx>
          <w:tblCellMar>
            <w:top w:w="0" w:type="dxa"/>
            <w:bottom w:w="0" w:type="dxa"/>
          </w:tblCellMar>
        </w:tblPrEx>
        <w:trPr>
          <w:gridAfter w:val="1"/>
          <w:wAfter w:w="271" w:type="dxa"/>
        </w:trPr>
        <w:tc>
          <w:tcPr>
            <w:tcW w:w="1934" w:type="dxa"/>
          </w:tcPr>
          <w:p w14:paraId="5EDD8FE9" w14:textId="77777777" w:rsidR="006E4297" w:rsidRPr="0045652F" w:rsidRDefault="006E4297" w:rsidP="000107EC">
            <w:pPr>
              <w:keepLines/>
              <w:ind w:left="0"/>
              <w:rPr>
                <w:lang w:val="en-US"/>
              </w:rPr>
            </w:pPr>
            <w:r w:rsidRPr="0045652F">
              <w:rPr>
                <w:lang w:val="en-US"/>
              </w:rPr>
              <w:t>"altpgdn"</w:t>
            </w:r>
          </w:p>
        </w:tc>
        <w:tc>
          <w:tcPr>
            <w:tcW w:w="1636" w:type="dxa"/>
          </w:tcPr>
          <w:p w14:paraId="74E6D0A8" w14:textId="77777777" w:rsidR="006E4297" w:rsidRPr="0045652F" w:rsidRDefault="006E4297" w:rsidP="000107EC">
            <w:pPr>
              <w:keepLines/>
              <w:ind w:left="0"/>
              <w:rPr>
                <w:lang w:val="en-US"/>
              </w:rPr>
            </w:pPr>
            <w:r w:rsidRPr="0045652F">
              <w:rPr>
                <w:lang w:val="en-US"/>
              </w:rPr>
              <w:t>Alt+PageDown</w:t>
            </w:r>
          </w:p>
        </w:tc>
        <w:tc>
          <w:tcPr>
            <w:tcW w:w="4489" w:type="dxa"/>
            <w:gridSpan w:val="2"/>
          </w:tcPr>
          <w:p w14:paraId="55DFB644" w14:textId="77777777" w:rsidR="006E4297" w:rsidRPr="0045652F" w:rsidRDefault="006E4297" w:rsidP="000107EC">
            <w:pPr>
              <w:keepLines/>
              <w:ind w:left="0"/>
              <w:rPr>
                <w:lang w:val="en-US"/>
              </w:rPr>
            </w:pPr>
            <w:r w:rsidRPr="0045652F">
              <w:rPr>
                <w:lang w:val="en-US"/>
              </w:rPr>
              <w:t>"no", "PA2"</w:t>
            </w:r>
          </w:p>
        </w:tc>
      </w:tr>
      <w:tr w:rsidR="006E4297" w:rsidRPr="0045652F" w14:paraId="4ACC0E4A" w14:textId="77777777" w:rsidTr="00A52871">
        <w:tblPrEx>
          <w:tblCellMar>
            <w:top w:w="0" w:type="dxa"/>
            <w:bottom w:w="0" w:type="dxa"/>
          </w:tblCellMar>
        </w:tblPrEx>
        <w:trPr>
          <w:gridAfter w:val="1"/>
          <w:wAfter w:w="271" w:type="dxa"/>
        </w:trPr>
        <w:tc>
          <w:tcPr>
            <w:tcW w:w="1934" w:type="dxa"/>
          </w:tcPr>
          <w:p w14:paraId="3D6AB4E5" w14:textId="77777777" w:rsidR="006E4297" w:rsidRPr="0045652F" w:rsidRDefault="006E4297" w:rsidP="000107EC">
            <w:pPr>
              <w:keepLines/>
              <w:ind w:left="0"/>
              <w:rPr>
                <w:lang w:val="en-US"/>
              </w:rPr>
            </w:pPr>
            <w:r w:rsidRPr="0045652F">
              <w:rPr>
                <w:lang w:val="en-US"/>
              </w:rPr>
              <w:t>"altpause"</w:t>
            </w:r>
          </w:p>
        </w:tc>
        <w:tc>
          <w:tcPr>
            <w:tcW w:w="1636" w:type="dxa"/>
          </w:tcPr>
          <w:p w14:paraId="41AA7EB3" w14:textId="77777777" w:rsidR="006E4297" w:rsidRPr="0045652F" w:rsidRDefault="006E4297" w:rsidP="000107EC">
            <w:pPr>
              <w:keepLines/>
              <w:ind w:left="0"/>
              <w:rPr>
                <w:lang w:val="en-US"/>
              </w:rPr>
            </w:pPr>
            <w:r w:rsidRPr="0045652F">
              <w:rPr>
                <w:lang w:val="en-US"/>
              </w:rPr>
              <w:t>Alt+Pause</w:t>
            </w:r>
          </w:p>
        </w:tc>
        <w:tc>
          <w:tcPr>
            <w:tcW w:w="4489" w:type="dxa"/>
            <w:gridSpan w:val="2"/>
          </w:tcPr>
          <w:p w14:paraId="44CB6AC6" w14:textId="77777777" w:rsidR="006E4297" w:rsidRPr="0045652F" w:rsidRDefault="006E4297" w:rsidP="000107EC">
            <w:pPr>
              <w:keepLines/>
              <w:ind w:left="0"/>
              <w:rPr>
                <w:lang w:val="en-US"/>
              </w:rPr>
            </w:pPr>
            <w:r w:rsidRPr="0045652F">
              <w:rPr>
                <w:lang w:val="en-US"/>
              </w:rPr>
              <w:t>"no", "ATTN", "CLEAR", "PA3"</w:t>
            </w:r>
          </w:p>
        </w:tc>
      </w:tr>
      <w:tr w:rsidR="006E4297" w:rsidRPr="0045652F" w14:paraId="5BD01AA2" w14:textId="77777777" w:rsidTr="00A52871">
        <w:tblPrEx>
          <w:tblCellMar>
            <w:top w:w="0" w:type="dxa"/>
            <w:bottom w:w="0" w:type="dxa"/>
          </w:tblCellMar>
        </w:tblPrEx>
        <w:trPr>
          <w:gridAfter w:val="1"/>
          <w:wAfter w:w="271" w:type="dxa"/>
        </w:trPr>
        <w:tc>
          <w:tcPr>
            <w:tcW w:w="1934" w:type="dxa"/>
          </w:tcPr>
          <w:p w14:paraId="114CF6FD" w14:textId="77777777" w:rsidR="006E4297" w:rsidRPr="0045652F" w:rsidRDefault="006E4297" w:rsidP="000107EC">
            <w:pPr>
              <w:keepLines/>
              <w:ind w:left="0"/>
              <w:rPr>
                <w:lang w:val="en-US"/>
              </w:rPr>
            </w:pPr>
            <w:r w:rsidRPr="0045652F">
              <w:rPr>
                <w:lang w:val="en-US"/>
              </w:rPr>
              <w:t>"altf1"</w:t>
            </w:r>
          </w:p>
        </w:tc>
        <w:tc>
          <w:tcPr>
            <w:tcW w:w="1636" w:type="dxa"/>
          </w:tcPr>
          <w:p w14:paraId="50AC1409" w14:textId="77777777" w:rsidR="006E4297" w:rsidRPr="0045652F" w:rsidRDefault="006E4297" w:rsidP="000107EC">
            <w:pPr>
              <w:keepLines/>
              <w:ind w:left="0"/>
              <w:rPr>
                <w:lang w:val="en-US"/>
              </w:rPr>
            </w:pPr>
            <w:r w:rsidRPr="0045652F">
              <w:rPr>
                <w:lang w:val="en-US"/>
              </w:rPr>
              <w:t>Alt+F1</w:t>
            </w:r>
          </w:p>
        </w:tc>
        <w:tc>
          <w:tcPr>
            <w:tcW w:w="4489" w:type="dxa"/>
            <w:gridSpan w:val="2"/>
          </w:tcPr>
          <w:p w14:paraId="74898C16" w14:textId="77777777" w:rsidR="006E4297" w:rsidRPr="0045652F" w:rsidRDefault="006E4297" w:rsidP="000107EC">
            <w:pPr>
              <w:keepLines/>
              <w:ind w:left="0"/>
              <w:rPr>
                <w:lang w:val="en-US"/>
              </w:rPr>
            </w:pPr>
            <w:r w:rsidRPr="0045652F">
              <w:rPr>
                <w:lang w:val="en-US"/>
              </w:rPr>
              <w:t>"no", "PA1"</w:t>
            </w:r>
            <w:r w:rsidR="00694FCC">
              <w:rPr>
                <w:lang w:val="en-US"/>
              </w:rPr>
              <w:t>, "ENTER"</w:t>
            </w:r>
          </w:p>
        </w:tc>
      </w:tr>
      <w:tr w:rsidR="006E4297" w:rsidRPr="0045652F" w14:paraId="7B919822" w14:textId="77777777" w:rsidTr="00A52871">
        <w:tblPrEx>
          <w:tblCellMar>
            <w:top w:w="0" w:type="dxa"/>
            <w:bottom w:w="0" w:type="dxa"/>
          </w:tblCellMar>
        </w:tblPrEx>
        <w:trPr>
          <w:gridAfter w:val="1"/>
          <w:wAfter w:w="271" w:type="dxa"/>
        </w:trPr>
        <w:tc>
          <w:tcPr>
            <w:tcW w:w="1934" w:type="dxa"/>
          </w:tcPr>
          <w:p w14:paraId="599A8F64" w14:textId="77777777" w:rsidR="006E4297" w:rsidRPr="0045652F" w:rsidRDefault="006E4297" w:rsidP="000107EC">
            <w:pPr>
              <w:keepLines/>
              <w:ind w:left="0"/>
              <w:rPr>
                <w:lang w:val="en-US"/>
              </w:rPr>
            </w:pPr>
            <w:r w:rsidRPr="0045652F">
              <w:rPr>
                <w:lang w:val="en-US"/>
              </w:rPr>
              <w:t>"altf2"</w:t>
            </w:r>
          </w:p>
        </w:tc>
        <w:tc>
          <w:tcPr>
            <w:tcW w:w="1636" w:type="dxa"/>
          </w:tcPr>
          <w:p w14:paraId="197BE7AA" w14:textId="77777777" w:rsidR="006E4297" w:rsidRPr="0045652F" w:rsidRDefault="006E4297" w:rsidP="000107EC">
            <w:pPr>
              <w:keepLines/>
              <w:ind w:left="0"/>
              <w:rPr>
                <w:lang w:val="en-US"/>
              </w:rPr>
            </w:pPr>
            <w:r w:rsidRPr="0045652F">
              <w:rPr>
                <w:lang w:val="en-US"/>
              </w:rPr>
              <w:t>Alt+F2</w:t>
            </w:r>
          </w:p>
        </w:tc>
        <w:tc>
          <w:tcPr>
            <w:tcW w:w="4489" w:type="dxa"/>
            <w:gridSpan w:val="2"/>
          </w:tcPr>
          <w:p w14:paraId="417333A8" w14:textId="77777777" w:rsidR="006E4297" w:rsidRPr="0045652F" w:rsidRDefault="006E4297" w:rsidP="000107EC">
            <w:pPr>
              <w:keepLines/>
              <w:ind w:left="0"/>
              <w:rPr>
                <w:lang w:val="en-US"/>
              </w:rPr>
            </w:pPr>
            <w:r w:rsidRPr="0045652F">
              <w:rPr>
                <w:lang w:val="en-US"/>
              </w:rPr>
              <w:t>"no", "PA2"</w:t>
            </w:r>
          </w:p>
        </w:tc>
      </w:tr>
      <w:tr w:rsidR="006E4297" w:rsidRPr="0045652F" w14:paraId="1FF78634" w14:textId="77777777" w:rsidTr="00A52871">
        <w:tblPrEx>
          <w:tblCellMar>
            <w:top w:w="0" w:type="dxa"/>
            <w:bottom w:w="0" w:type="dxa"/>
          </w:tblCellMar>
        </w:tblPrEx>
        <w:trPr>
          <w:gridAfter w:val="1"/>
          <w:wAfter w:w="271" w:type="dxa"/>
        </w:trPr>
        <w:tc>
          <w:tcPr>
            <w:tcW w:w="1934" w:type="dxa"/>
          </w:tcPr>
          <w:p w14:paraId="1B8643F8" w14:textId="77777777" w:rsidR="006E4297" w:rsidRPr="0045652F" w:rsidRDefault="006E4297" w:rsidP="000107EC">
            <w:pPr>
              <w:keepLines/>
              <w:ind w:left="0"/>
              <w:rPr>
                <w:lang w:val="en-US"/>
              </w:rPr>
            </w:pPr>
            <w:r w:rsidRPr="0045652F">
              <w:rPr>
                <w:lang w:val="en-US"/>
              </w:rPr>
              <w:t>"altf3"</w:t>
            </w:r>
          </w:p>
        </w:tc>
        <w:tc>
          <w:tcPr>
            <w:tcW w:w="1636" w:type="dxa"/>
          </w:tcPr>
          <w:p w14:paraId="08EA3F10" w14:textId="77777777" w:rsidR="006E4297" w:rsidRPr="0045652F" w:rsidRDefault="006E4297" w:rsidP="000107EC">
            <w:pPr>
              <w:keepLines/>
              <w:ind w:left="0"/>
              <w:rPr>
                <w:lang w:val="en-US"/>
              </w:rPr>
            </w:pPr>
            <w:r w:rsidRPr="0045652F">
              <w:rPr>
                <w:lang w:val="en-US"/>
              </w:rPr>
              <w:t>Alt+F3</w:t>
            </w:r>
          </w:p>
        </w:tc>
        <w:tc>
          <w:tcPr>
            <w:tcW w:w="4489" w:type="dxa"/>
            <w:gridSpan w:val="2"/>
          </w:tcPr>
          <w:p w14:paraId="1D82049C" w14:textId="77777777" w:rsidR="006E4297" w:rsidRPr="0045652F" w:rsidRDefault="006E4297" w:rsidP="000107EC">
            <w:pPr>
              <w:keepLines/>
              <w:ind w:left="0"/>
              <w:rPr>
                <w:lang w:val="en-US"/>
              </w:rPr>
            </w:pPr>
            <w:r w:rsidRPr="0045652F">
              <w:rPr>
                <w:lang w:val="en-US"/>
              </w:rPr>
              <w:t>"no", "PA3"</w:t>
            </w:r>
            <w:r w:rsidR="00694FCC">
              <w:rPr>
                <w:lang w:val="en-US"/>
              </w:rPr>
              <w:t>, "ChgCur"</w:t>
            </w:r>
          </w:p>
        </w:tc>
      </w:tr>
      <w:tr w:rsidR="006E4297" w:rsidRPr="0045652F" w14:paraId="4C9EBFFF" w14:textId="77777777" w:rsidTr="00A52871">
        <w:tblPrEx>
          <w:tblCellMar>
            <w:top w:w="0" w:type="dxa"/>
            <w:bottom w:w="0" w:type="dxa"/>
          </w:tblCellMar>
        </w:tblPrEx>
        <w:trPr>
          <w:gridAfter w:val="1"/>
          <w:wAfter w:w="271" w:type="dxa"/>
        </w:trPr>
        <w:tc>
          <w:tcPr>
            <w:tcW w:w="1934" w:type="dxa"/>
          </w:tcPr>
          <w:p w14:paraId="75E42ED6" w14:textId="77777777" w:rsidR="006E4297" w:rsidRPr="0045652F" w:rsidRDefault="006E4297" w:rsidP="000107EC">
            <w:pPr>
              <w:keepLines/>
              <w:ind w:left="0"/>
              <w:rPr>
                <w:lang w:val="en-US"/>
              </w:rPr>
            </w:pPr>
            <w:r w:rsidRPr="0045652F">
              <w:rPr>
                <w:lang w:val="en-US"/>
              </w:rPr>
              <w:t>"kpslash"</w:t>
            </w:r>
          </w:p>
        </w:tc>
        <w:tc>
          <w:tcPr>
            <w:tcW w:w="1636" w:type="dxa"/>
          </w:tcPr>
          <w:p w14:paraId="4DE5BF8D" w14:textId="77777777" w:rsidR="006E4297" w:rsidRPr="0045652F" w:rsidRDefault="006E4297" w:rsidP="000107EC">
            <w:pPr>
              <w:keepLines/>
              <w:ind w:left="0"/>
              <w:rPr>
                <w:lang w:val="en-US"/>
              </w:rPr>
            </w:pPr>
            <w:r w:rsidRPr="0045652F">
              <w:rPr>
                <w:lang w:val="en-US"/>
              </w:rPr>
              <w:t>Keypad /</w:t>
            </w:r>
          </w:p>
        </w:tc>
        <w:tc>
          <w:tcPr>
            <w:tcW w:w="4489" w:type="dxa"/>
            <w:gridSpan w:val="2"/>
          </w:tcPr>
          <w:p w14:paraId="01F26F26" w14:textId="77777777" w:rsidR="006E4297" w:rsidRPr="0045652F" w:rsidRDefault="006E4297" w:rsidP="000107EC">
            <w:pPr>
              <w:keepLines/>
              <w:ind w:left="0"/>
              <w:rPr>
                <w:lang w:val="en-US"/>
              </w:rPr>
            </w:pPr>
            <w:r w:rsidRPr="0045652F">
              <w:rPr>
                <w:lang w:val="en-US"/>
              </w:rPr>
              <w:t>"/", "PA1"</w:t>
            </w:r>
          </w:p>
        </w:tc>
      </w:tr>
      <w:tr w:rsidR="006E4297" w:rsidRPr="0045652F" w14:paraId="60356875" w14:textId="77777777" w:rsidTr="00212D4C">
        <w:tblPrEx>
          <w:tblCellMar>
            <w:top w:w="0" w:type="dxa"/>
            <w:bottom w:w="0" w:type="dxa"/>
          </w:tblCellMar>
        </w:tblPrEx>
        <w:tc>
          <w:tcPr>
            <w:tcW w:w="1934" w:type="dxa"/>
          </w:tcPr>
          <w:p w14:paraId="01388684" w14:textId="77777777" w:rsidR="006E4297" w:rsidRPr="0045652F" w:rsidRDefault="006E4297" w:rsidP="000107EC">
            <w:pPr>
              <w:keepLines/>
              <w:ind w:left="0"/>
              <w:rPr>
                <w:lang w:val="en-US"/>
              </w:rPr>
            </w:pPr>
            <w:r w:rsidRPr="0045652F">
              <w:rPr>
                <w:lang w:val="en-US"/>
              </w:rPr>
              <w:t>"kpaster"</w:t>
            </w:r>
          </w:p>
        </w:tc>
        <w:tc>
          <w:tcPr>
            <w:tcW w:w="2852" w:type="dxa"/>
            <w:gridSpan w:val="2"/>
          </w:tcPr>
          <w:p w14:paraId="708D1725" w14:textId="77777777" w:rsidR="006E4297" w:rsidRPr="0045652F" w:rsidRDefault="006E4297" w:rsidP="000107EC">
            <w:pPr>
              <w:keepLines/>
              <w:ind w:left="0"/>
              <w:rPr>
                <w:lang w:val="en-US"/>
              </w:rPr>
            </w:pPr>
            <w:r w:rsidRPr="0045652F">
              <w:rPr>
                <w:lang w:val="en-US"/>
              </w:rPr>
              <w:t>Keypad *</w:t>
            </w:r>
          </w:p>
        </w:tc>
        <w:tc>
          <w:tcPr>
            <w:tcW w:w="3544" w:type="dxa"/>
            <w:gridSpan w:val="2"/>
          </w:tcPr>
          <w:p w14:paraId="6FBDD230" w14:textId="77777777" w:rsidR="006E4297" w:rsidRPr="0045652F" w:rsidRDefault="006E4297" w:rsidP="000107EC">
            <w:pPr>
              <w:keepLines/>
              <w:ind w:left="0"/>
              <w:rPr>
                <w:lang w:val="en-US"/>
              </w:rPr>
            </w:pPr>
            <w:r w:rsidRPr="0045652F">
              <w:rPr>
                <w:lang w:val="en-US"/>
              </w:rPr>
              <w:t>"*", "PA2"</w:t>
            </w:r>
          </w:p>
        </w:tc>
      </w:tr>
      <w:tr w:rsidR="006E4297" w:rsidRPr="0045652F" w14:paraId="39B7ED12" w14:textId="77777777" w:rsidTr="00212D4C">
        <w:tblPrEx>
          <w:tblCellMar>
            <w:top w:w="0" w:type="dxa"/>
            <w:bottom w:w="0" w:type="dxa"/>
          </w:tblCellMar>
        </w:tblPrEx>
        <w:tc>
          <w:tcPr>
            <w:tcW w:w="1934" w:type="dxa"/>
          </w:tcPr>
          <w:p w14:paraId="7BF5356E" w14:textId="77777777" w:rsidR="006E4297" w:rsidRPr="0045652F" w:rsidRDefault="006E4297" w:rsidP="000107EC">
            <w:pPr>
              <w:keepLines/>
              <w:ind w:left="0"/>
              <w:rPr>
                <w:lang w:val="en-US"/>
              </w:rPr>
            </w:pPr>
            <w:r w:rsidRPr="0045652F">
              <w:rPr>
                <w:lang w:val="en-US"/>
              </w:rPr>
              <w:t>"kpminus"</w:t>
            </w:r>
          </w:p>
        </w:tc>
        <w:tc>
          <w:tcPr>
            <w:tcW w:w="2852" w:type="dxa"/>
            <w:gridSpan w:val="2"/>
          </w:tcPr>
          <w:p w14:paraId="090FB081" w14:textId="77777777" w:rsidR="006E4297" w:rsidRPr="0045652F" w:rsidRDefault="006E4297" w:rsidP="000107EC">
            <w:pPr>
              <w:keepLines/>
              <w:ind w:left="0"/>
              <w:rPr>
                <w:lang w:val="en-US"/>
              </w:rPr>
            </w:pPr>
            <w:r w:rsidRPr="0045652F">
              <w:rPr>
                <w:lang w:val="en-US"/>
              </w:rPr>
              <w:t>Keypad -</w:t>
            </w:r>
          </w:p>
        </w:tc>
        <w:tc>
          <w:tcPr>
            <w:tcW w:w="3544" w:type="dxa"/>
            <w:gridSpan w:val="2"/>
          </w:tcPr>
          <w:p w14:paraId="39F2FBF0" w14:textId="77777777" w:rsidR="006E4297" w:rsidRPr="0045652F" w:rsidRDefault="006E4297" w:rsidP="000107EC">
            <w:pPr>
              <w:keepLines/>
              <w:ind w:left="0"/>
              <w:rPr>
                <w:lang w:val="en-US"/>
              </w:rPr>
            </w:pPr>
            <w:r w:rsidRPr="0045652F">
              <w:rPr>
                <w:lang w:val="en-US"/>
              </w:rPr>
              <w:t>"-", "Backtab"</w:t>
            </w:r>
          </w:p>
        </w:tc>
      </w:tr>
      <w:tr w:rsidR="006E4297" w:rsidRPr="0045652F" w14:paraId="66FA4D0E" w14:textId="77777777" w:rsidTr="00A52871">
        <w:tblPrEx>
          <w:tblCellMar>
            <w:top w:w="0" w:type="dxa"/>
            <w:bottom w:w="0" w:type="dxa"/>
          </w:tblCellMar>
        </w:tblPrEx>
        <w:tc>
          <w:tcPr>
            <w:tcW w:w="1934" w:type="dxa"/>
          </w:tcPr>
          <w:p w14:paraId="600E9EEF" w14:textId="77777777" w:rsidR="006E4297" w:rsidRPr="0045652F" w:rsidRDefault="006E4297" w:rsidP="000107EC">
            <w:pPr>
              <w:keepLines/>
              <w:ind w:left="0"/>
              <w:rPr>
                <w:lang w:val="en-US"/>
              </w:rPr>
            </w:pPr>
            <w:r w:rsidRPr="0045652F">
              <w:rPr>
                <w:lang w:val="en-US"/>
              </w:rPr>
              <w:t>"kpplus"</w:t>
            </w:r>
          </w:p>
        </w:tc>
        <w:tc>
          <w:tcPr>
            <w:tcW w:w="2852" w:type="dxa"/>
            <w:gridSpan w:val="2"/>
          </w:tcPr>
          <w:p w14:paraId="2BF41709" w14:textId="77777777" w:rsidR="006E4297" w:rsidRPr="0045652F" w:rsidRDefault="006E4297" w:rsidP="000107EC">
            <w:pPr>
              <w:keepLines/>
              <w:ind w:left="0"/>
              <w:rPr>
                <w:lang w:val="en-US"/>
              </w:rPr>
            </w:pPr>
            <w:r w:rsidRPr="0045652F">
              <w:rPr>
                <w:lang w:val="en-US"/>
              </w:rPr>
              <w:t>Keypad +</w:t>
            </w:r>
          </w:p>
        </w:tc>
        <w:tc>
          <w:tcPr>
            <w:tcW w:w="3544" w:type="dxa"/>
            <w:gridSpan w:val="2"/>
          </w:tcPr>
          <w:p w14:paraId="4E247070" w14:textId="77777777" w:rsidR="006E4297" w:rsidRPr="0045652F" w:rsidRDefault="006E4297" w:rsidP="000107EC">
            <w:pPr>
              <w:keepLines/>
              <w:ind w:left="0"/>
              <w:rPr>
                <w:lang w:val="en-US"/>
              </w:rPr>
            </w:pPr>
            <w:r w:rsidRPr="0045652F">
              <w:rPr>
                <w:lang w:val="en-US"/>
              </w:rPr>
              <w:t>"+", "Tab", "Newline"</w:t>
            </w:r>
          </w:p>
        </w:tc>
      </w:tr>
      <w:tr w:rsidR="006E4297" w:rsidRPr="0045652F" w14:paraId="426895FA" w14:textId="77777777" w:rsidTr="00A52871">
        <w:tblPrEx>
          <w:tblCellMar>
            <w:top w:w="0" w:type="dxa"/>
            <w:bottom w:w="0" w:type="dxa"/>
          </w:tblCellMar>
        </w:tblPrEx>
        <w:tc>
          <w:tcPr>
            <w:tcW w:w="1934" w:type="dxa"/>
          </w:tcPr>
          <w:p w14:paraId="2B6B0028" w14:textId="77777777" w:rsidR="006E4297" w:rsidRPr="0045652F" w:rsidRDefault="006E4297" w:rsidP="000107EC">
            <w:pPr>
              <w:keepLines/>
              <w:ind w:left="0"/>
              <w:rPr>
                <w:lang w:val="en-US"/>
              </w:rPr>
            </w:pPr>
            <w:r w:rsidRPr="0045652F">
              <w:rPr>
                <w:lang w:val="en-US"/>
              </w:rPr>
              <w:t>"kpdot"</w:t>
            </w:r>
          </w:p>
        </w:tc>
        <w:tc>
          <w:tcPr>
            <w:tcW w:w="2852" w:type="dxa"/>
            <w:gridSpan w:val="2"/>
          </w:tcPr>
          <w:p w14:paraId="42F1D1DA" w14:textId="77777777" w:rsidR="006E4297" w:rsidRPr="0045652F" w:rsidRDefault="006E4297" w:rsidP="000107EC">
            <w:pPr>
              <w:keepLines/>
              <w:ind w:left="0"/>
              <w:rPr>
                <w:lang w:val="en-US"/>
              </w:rPr>
            </w:pPr>
            <w:r w:rsidRPr="0045652F">
              <w:rPr>
                <w:lang w:val="en-US"/>
              </w:rPr>
              <w:t>Keypad .</w:t>
            </w:r>
          </w:p>
        </w:tc>
        <w:tc>
          <w:tcPr>
            <w:tcW w:w="3544" w:type="dxa"/>
            <w:gridSpan w:val="2"/>
          </w:tcPr>
          <w:p w14:paraId="520C716F" w14:textId="77777777" w:rsidR="006E4297" w:rsidRPr="0045652F" w:rsidRDefault="006E4297" w:rsidP="000107EC">
            <w:pPr>
              <w:keepLines/>
              <w:ind w:left="0"/>
              <w:rPr>
                <w:lang w:val="en-US"/>
              </w:rPr>
            </w:pPr>
            <w:r w:rsidRPr="0045652F">
              <w:rPr>
                <w:lang w:val="en-US"/>
              </w:rPr>
              <w:t>".", ","</w:t>
            </w:r>
          </w:p>
        </w:tc>
      </w:tr>
      <w:tr w:rsidR="006E4297" w:rsidRPr="0045652F" w14:paraId="7E8C0C28" w14:textId="77777777" w:rsidTr="00A52871">
        <w:tblPrEx>
          <w:tblCellMar>
            <w:top w:w="0" w:type="dxa"/>
            <w:bottom w:w="0" w:type="dxa"/>
          </w:tblCellMar>
        </w:tblPrEx>
        <w:tc>
          <w:tcPr>
            <w:tcW w:w="1934" w:type="dxa"/>
          </w:tcPr>
          <w:p w14:paraId="414E6BD1" w14:textId="77777777" w:rsidR="006E4297" w:rsidRPr="0045652F" w:rsidRDefault="006E4297" w:rsidP="000107EC">
            <w:pPr>
              <w:keepLines/>
              <w:ind w:left="0"/>
              <w:rPr>
                <w:lang w:val="en-US"/>
              </w:rPr>
            </w:pPr>
            <w:r w:rsidRPr="0045652F">
              <w:rPr>
                <w:lang w:val="en-US"/>
              </w:rPr>
              <w:t>"dblclick"</w:t>
            </w:r>
          </w:p>
        </w:tc>
        <w:tc>
          <w:tcPr>
            <w:tcW w:w="2852" w:type="dxa"/>
            <w:gridSpan w:val="2"/>
          </w:tcPr>
          <w:p w14:paraId="788AFC27" w14:textId="77777777" w:rsidR="006E4297" w:rsidRPr="0045652F" w:rsidRDefault="006E4297" w:rsidP="000107EC">
            <w:pPr>
              <w:keepLines/>
              <w:ind w:left="0"/>
              <w:rPr>
                <w:lang w:val="en-US"/>
              </w:rPr>
            </w:pPr>
            <w:r w:rsidRPr="0045652F">
              <w:rPr>
                <w:lang w:val="en-US"/>
              </w:rPr>
              <w:t>Double Click</w:t>
            </w:r>
          </w:p>
        </w:tc>
        <w:tc>
          <w:tcPr>
            <w:tcW w:w="3544" w:type="dxa"/>
            <w:gridSpan w:val="2"/>
          </w:tcPr>
          <w:p w14:paraId="06F84C19" w14:textId="77777777" w:rsidR="006E4297" w:rsidRPr="0045652F" w:rsidRDefault="006E4297" w:rsidP="000107EC">
            <w:pPr>
              <w:keepLines/>
              <w:ind w:left="0"/>
              <w:rPr>
                <w:lang w:val="en-US"/>
              </w:rPr>
            </w:pPr>
            <w:r w:rsidRPr="0045652F">
              <w:rPr>
                <w:lang w:val="en-US"/>
              </w:rPr>
              <w:t>"</w:t>
            </w:r>
            <w:r>
              <w:rPr>
                <w:lang w:val="en-US"/>
              </w:rPr>
              <w:t>Word</w:t>
            </w:r>
            <w:r w:rsidRPr="0045652F">
              <w:rPr>
                <w:lang w:val="en-US"/>
              </w:rPr>
              <w:t>", "ENTER"</w:t>
            </w:r>
            <w:r>
              <w:rPr>
                <w:lang w:val="en-US"/>
              </w:rPr>
              <w:t>, "no"</w:t>
            </w:r>
          </w:p>
        </w:tc>
      </w:tr>
      <w:tr w:rsidR="006E4297" w:rsidRPr="0045652F" w14:paraId="5459A291" w14:textId="77777777" w:rsidTr="00A52871">
        <w:tblPrEx>
          <w:tblCellMar>
            <w:top w:w="0" w:type="dxa"/>
            <w:bottom w:w="0" w:type="dxa"/>
          </w:tblCellMar>
        </w:tblPrEx>
        <w:tc>
          <w:tcPr>
            <w:tcW w:w="1934" w:type="dxa"/>
          </w:tcPr>
          <w:p w14:paraId="5DBB59C2" w14:textId="77777777" w:rsidR="006E4297" w:rsidRPr="0045652F" w:rsidRDefault="006E4297" w:rsidP="000107EC">
            <w:pPr>
              <w:keepLines/>
              <w:ind w:left="0"/>
              <w:rPr>
                <w:lang w:val="en-US"/>
              </w:rPr>
            </w:pPr>
            <w:r w:rsidRPr="0045652F">
              <w:rPr>
                <w:lang w:val="en-US"/>
              </w:rPr>
              <w:t>"urlhotspot"</w:t>
            </w:r>
          </w:p>
        </w:tc>
        <w:tc>
          <w:tcPr>
            <w:tcW w:w="2852" w:type="dxa"/>
            <w:gridSpan w:val="2"/>
          </w:tcPr>
          <w:p w14:paraId="776F51CC" w14:textId="77777777" w:rsidR="006E4297" w:rsidRPr="0045652F" w:rsidRDefault="006E4297" w:rsidP="000107EC">
            <w:pPr>
              <w:keepLines/>
              <w:ind w:left="0"/>
              <w:rPr>
                <w:lang w:val="en-US"/>
              </w:rPr>
            </w:pPr>
            <w:r w:rsidRPr="0045652F">
              <w:rPr>
                <w:lang w:val="en-US"/>
              </w:rPr>
              <w:t>URL hotspots</w:t>
            </w:r>
          </w:p>
        </w:tc>
        <w:tc>
          <w:tcPr>
            <w:tcW w:w="3544" w:type="dxa"/>
            <w:gridSpan w:val="2"/>
          </w:tcPr>
          <w:p w14:paraId="04A1F5A6" w14:textId="77777777" w:rsidR="006E4297" w:rsidRPr="0045652F" w:rsidRDefault="006E4297" w:rsidP="000107EC">
            <w:pPr>
              <w:keepLines/>
              <w:ind w:left="0"/>
              <w:rPr>
                <w:lang w:val="en-US"/>
              </w:rPr>
            </w:pPr>
            <w:r w:rsidRPr="0045652F">
              <w:rPr>
                <w:lang w:val="en-US"/>
              </w:rPr>
              <w:t>true, false</w:t>
            </w:r>
          </w:p>
        </w:tc>
      </w:tr>
      <w:tr w:rsidR="006E4297" w:rsidRPr="0045652F" w14:paraId="08EE09E1" w14:textId="77777777" w:rsidTr="00A52871">
        <w:tblPrEx>
          <w:tblCellMar>
            <w:top w:w="0" w:type="dxa"/>
            <w:bottom w:w="0" w:type="dxa"/>
          </w:tblCellMar>
        </w:tblPrEx>
        <w:tc>
          <w:tcPr>
            <w:tcW w:w="1934" w:type="dxa"/>
          </w:tcPr>
          <w:p w14:paraId="0DBE7689" w14:textId="77777777" w:rsidR="006E4297" w:rsidRPr="0045652F" w:rsidRDefault="006E4297" w:rsidP="000107EC">
            <w:pPr>
              <w:keepNext/>
              <w:keepLines/>
              <w:ind w:left="0"/>
              <w:rPr>
                <w:lang w:val="en-US"/>
              </w:rPr>
            </w:pPr>
            <w:r w:rsidRPr="0045652F">
              <w:rPr>
                <w:lang w:val="en-US"/>
              </w:rPr>
              <w:t>"pfkhotspot"</w:t>
            </w:r>
          </w:p>
        </w:tc>
        <w:tc>
          <w:tcPr>
            <w:tcW w:w="2852" w:type="dxa"/>
            <w:gridSpan w:val="2"/>
          </w:tcPr>
          <w:p w14:paraId="5ED621C9" w14:textId="77777777" w:rsidR="006E4297" w:rsidRPr="0045652F" w:rsidRDefault="006E4297" w:rsidP="000107EC">
            <w:pPr>
              <w:keepNext/>
              <w:keepLines/>
              <w:ind w:left="0"/>
              <w:rPr>
                <w:lang w:val="en-US"/>
              </w:rPr>
            </w:pPr>
            <w:r w:rsidRPr="0045652F">
              <w:rPr>
                <w:lang w:val="en-US"/>
              </w:rPr>
              <w:t>PF key hotspots</w:t>
            </w:r>
          </w:p>
        </w:tc>
        <w:tc>
          <w:tcPr>
            <w:tcW w:w="3544" w:type="dxa"/>
            <w:gridSpan w:val="2"/>
          </w:tcPr>
          <w:p w14:paraId="57DB08D0" w14:textId="77777777" w:rsidR="006E4297" w:rsidRPr="0045652F" w:rsidRDefault="006E4297" w:rsidP="000107EC">
            <w:pPr>
              <w:keepNext/>
              <w:keepLines/>
              <w:ind w:left="0"/>
              <w:rPr>
                <w:lang w:val="en-US"/>
              </w:rPr>
            </w:pPr>
            <w:r w:rsidRPr="0045652F">
              <w:rPr>
                <w:lang w:val="en-US"/>
              </w:rPr>
              <w:t>true, false</w:t>
            </w:r>
          </w:p>
        </w:tc>
      </w:tr>
      <w:tr w:rsidR="006E4297" w:rsidRPr="0045652F" w14:paraId="04374103" w14:textId="77777777" w:rsidTr="00A52871">
        <w:tblPrEx>
          <w:tblCellMar>
            <w:top w:w="0" w:type="dxa"/>
            <w:bottom w:w="0" w:type="dxa"/>
          </w:tblCellMar>
        </w:tblPrEx>
        <w:tc>
          <w:tcPr>
            <w:tcW w:w="1934" w:type="dxa"/>
          </w:tcPr>
          <w:p w14:paraId="2EFDA8F3" w14:textId="77777777" w:rsidR="006E4297" w:rsidRPr="0045652F" w:rsidRDefault="006E4297" w:rsidP="000107EC">
            <w:pPr>
              <w:keepNext/>
              <w:keepLines/>
              <w:ind w:left="0"/>
              <w:rPr>
                <w:lang w:val="en-US"/>
              </w:rPr>
            </w:pPr>
            <w:r w:rsidRPr="0045652F">
              <w:rPr>
                <w:lang w:val="en-US"/>
              </w:rPr>
              <w:t>"pasteereof"</w:t>
            </w:r>
          </w:p>
        </w:tc>
        <w:tc>
          <w:tcPr>
            <w:tcW w:w="2852" w:type="dxa"/>
            <w:gridSpan w:val="2"/>
          </w:tcPr>
          <w:p w14:paraId="54472C32" w14:textId="77777777" w:rsidR="006E4297" w:rsidRPr="0045652F" w:rsidRDefault="006E4297" w:rsidP="000107EC">
            <w:pPr>
              <w:keepNext/>
              <w:keepLines/>
              <w:ind w:left="0"/>
              <w:rPr>
                <w:lang w:val="en-US"/>
              </w:rPr>
            </w:pPr>
            <w:r w:rsidRPr="0045652F">
              <w:rPr>
                <w:lang w:val="en-US"/>
              </w:rPr>
              <w:t>Paste erase EOF</w:t>
            </w:r>
          </w:p>
        </w:tc>
        <w:tc>
          <w:tcPr>
            <w:tcW w:w="3544" w:type="dxa"/>
            <w:gridSpan w:val="2"/>
          </w:tcPr>
          <w:p w14:paraId="497763AA" w14:textId="77777777" w:rsidR="006E4297" w:rsidRPr="0045652F" w:rsidRDefault="006E4297" w:rsidP="000107EC">
            <w:pPr>
              <w:keepNext/>
              <w:keepLines/>
              <w:ind w:left="0"/>
              <w:rPr>
                <w:lang w:val="en-US"/>
              </w:rPr>
            </w:pPr>
            <w:r w:rsidRPr="0045652F">
              <w:rPr>
                <w:lang w:val="en-US"/>
              </w:rPr>
              <w:t>true, false</w:t>
            </w:r>
          </w:p>
        </w:tc>
      </w:tr>
      <w:tr w:rsidR="006E4297" w:rsidRPr="0045652F" w14:paraId="77B01560" w14:textId="77777777" w:rsidTr="00A52871">
        <w:tblPrEx>
          <w:tblCellMar>
            <w:top w:w="0" w:type="dxa"/>
            <w:bottom w:w="0" w:type="dxa"/>
          </w:tblCellMar>
        </w:tblPrEx>
        <w:tc>
          <w:tcPr>
            <w:tcW w:w="1934" w:type="dxa"/>
          </w:tcPr>
          <w:p w14:paraId="56C5B1CE" w14:textId="77777777" w:rsidR="006E4297" w:rsidRPr="0045652F" w:rsidRDefault="006E4297" w:rsidP="000107EC">
            <w:pPr>
              <w:keepNext/>
              <w:keepLines/>
              <w:ind w:left="0"/>
              <w:rPr>
                <w:lang w:val="en-US"/>
              </w:rPr>
            </w:pPr>
            <w:r>
              <w:rPr>
                <w:lang w:val="en-US"/>
              </w:rPr>
              <w:t>"movecursor"</w:t>
            </w:r>
          </w:p>
        </w:tc>
        <w:tc>
          <w:tcPr>
            <w:tcW w:w="2852" w:type="dxa"/>
            <w:gridSpan w:val="2"/>
          </w:tcPr>
          <w:p w14:paraId="794321FF" w14:textId="77777777" w:rsidR="006E4297" w:rsidRPr="0045652F" w:rsidRDefault="006E4297" w:rsidP="000107EC">
            <w:pPr>
              <w:keepNext/>
              <w:keepLines/>
              <w:ind w:left="0"/>
              <w:rPr>
                <w:lang w:val="en-US"/>
              </w:rPr>
            </w:pPr>
            <w:r>
              <w:rPr>
                <w:lang w:val="en-US"/>
              </w:rPr>
              <w:t>Move cursor on activate</w:t>
            </w:r>
          </w:p>
        </w:tc>
        <w:tc>
          <w:tcPr>
            <w:tcW w:w="3544" w:type="dxa"/>
            <w:gridSpan w:val="2"/>
          </w:tcPr>
          <w:p w14:paraId="1F7C1EA3" w14:textId="77777777" w:rsidR="006E4297" w:rsidRPr="0045652F" w:rsidRDefault="006E4297" w:rsidP="000107EC">
            <w:pPr>
              <w:keepNext/>
              <w:keepLines/>
              <w:ind w:left="0"/>
              <w:rPr>
                <w:lang w:val="en-US"/>
              </w:rPr>
            </w:pPr>
            <w:r>
              <w:rPr>
                <w:lang w:val="en-US"/>
              </w:rPr>
              <w:t>true, false</w:t>
            </w:r>
          </w:p>
        </w:tc>
      </w:tr>
      <w:tr w:rsidR="006E4297" w:rsidRPr="0045652F" w14:paraId="600CB44E" w14:textId="77777777" w:rsidTr="00A52871">
        <w:tblPrEx>
          <w:tblCellMar>
            <w:top w:w="0" w:type="dxa"/>
            <w:bottom w:w="0" w:type="dxa"/>
          </w:tblCellMar>
        </w:tblPrEx>
        <w:tc>
          <w:tcPr>
            <w:tcW w:w="1934" w:type="dxa"/>
          </w:tcPr>
          <w:p w14:paraId="3930ECA0" w14:textId="77777777" w:rsidR="006E4297" w:rsidRPr="0045652F" w:rsidRDefault="006E4297" w:rsidP="000107EC">
            <w:pPr>
              <w:keepNext/>
              <w:keepLines/>
              <w:ind w:left="0"/>
              <w:rPr>
                <w:lang w:val="en-US"/>
              </w:rPr>
            </w:pPr>
            <w:r w:rsidRPr="0045652F">
              <w:rPr>
                <w:lang w:val="en-US"/>
              </w:rPr>
              <w:t>"style"</w:t>
            </w:r>
          </w:p>
        </w:tc>
        <w:tc>
          <w:tcPr>
            <w:tcW w:w="2852" w:type="dxa"/>
            <w:gridSpan w:val="2"/>
          </w:tcPr>
          <w:p w14:paraId="24F28D91" w14:textId="77777777" w:rsidR="006E4297" w:rsidRPr="0045652F" w:rsidRDefault="006E4297" w:rsidP="000107EC">
            <w:pPr>
              <w:keepNext/>
              <w:keepLines/>
              <w:ind w:left="0"/>
              <w:rPr>
                <w:lang w:val="en-US"/>
              </w:rPr>
            </w:pPr>
            <w:r w:rsidRPr="0045652F">
              <w:rPr>
                <w:lang w:val="en-US"/>
              </w:rPr>
              <w:t>Style</w:t>
            </w:r>
          </w:p>
        </w:tc>
        <w:tc>
          <w:tcPr>
            <w:tcW w:w="3544" w:type="dxa"/>
            <w:gridSpan w:val="2"/>
          </w:tcPr>
          <w:p w14:paraId="082DCC8B" w14:textId="77777777" w:rsidR="006E4297" w:rsidRPr="0045652F" w:rsidRDefault="006E4297" w:rsidP="000107EC">
            <w:pPr>
              <w:keepNext/>
              <w:keepLines/>
              <w:ind w:left="0"/>
              <w:rPr>
                <w:lang w:val="en-US"/>
              </w:rPr>
            </w:pPr>
            <w:r w:rsidRPr="0045652F">
              <w:rPr>
                <w:lang w:val="en-US"/>
              </w:rPr>
              <w:t>"3270", "gray", "white"</w:t>
            </w:r>
          </w:p>
        </w:tc>
      </w:tr>
      <w:tr w:rsidR="006E4297" w:rsidRPr="0045652F" w14:paraId="1936C26D" w14:textId="77777777" w:rsidTr="00A52871">
        <w:tblPrEx>
          <w:tblCellMar>
            <w:top w:w="0" w:type="dxa"/>
            <w:bottom w:w="0" w:type="dxa"/>
          </w:tblCellMar>
        </w:tblPrEx>
        <w:tc>
          <w:tcPr>
            <w:tcW w:w="1934" w:type="dxa"/>
          </w:tcPr>
          <w:p w14:paraId="626DFCEF" w14:textId="77777777" w:rsidR="006E4297" w:rsidRPr="0045652F" w:rsidRDefault="006E4297" w:rsidP="000107EC">
            <w:pPr>
              <w:keepNext/>
              <w:keepLines/>
              <w:ind w:left="0"/>
              <w:rPr>
                <w:lang w:val="en-US"/>
              </w:rPr>
            </w:pPr>
            <w:r w:rsidRPr="0045652F">
              <w:rPr>
                <w:lang w:val="en-US"/>
              </w:rPr>
              <w:t>"printstyle”</w:t>
            </w:r>
          </w:p>
        </w:tc>
        <w:tc>
          <w:tcPr>
            <w:tcW w:w="2852" w:type="dxa"/>
            <w:gridSpan w:val="2"/>
          </w:tcPr>
          <w:p w14:paraId="308D4C8B" w14:textId="77777777" w:rsidR="006E4297" w:rsidRPr="0045652F" w:rsidRDefault="006E4297" w:rsidP="000107EC">
            <w:pPr>
              <w:keepNext/>
              <w:keepLines/>
              <w:ind w:left="0"/>
              <w:rPr>
                <w:lang w:val="en-US"/>
              </w:rPr>
            </w:pPr>
            <w:r w:rsidRPr="0045652F">
              <w:rPr>
                <w:lang w:val="en-US"/>
              </w:rPr>
              <w:t>Print style</w:t>
            </w:r>
          </w:p>
        </w:tc>
        <w:tc>
          <w:tcPr>
            <w:tcW w:w="3544" w:type="dxa"/>
            <w:gridSpan w:val="2"/>
          </w:tcPr>
          <w:p w14:paraId="37BE43AB" w14:textId="77777777" w:rsidR="006E4297" w:rsidRPr="0045652F" w:rsidRDefault="006E4297" w:rsidP="000107EC">
            <w:pPr>
              <w:keepNext/>
              <w:keepLines/>
              <w:ind w:left="0"/>
              <w:rPr>
                <w:lang w:val="en-US"/>
              </w:rPr>
            </w:pPr>
            <w:r w:rsidRPr="0045652F">
              <w:rPr>
                <w:lang w:val="en-US"/>
              </w:rPr>
              <w:t>"3270", "color", "white"</w:t>
            </w:r>
          </w:p>
        </w:tc>
      </w:tr>
      <w:tr w:rsidR="006E4297" w:rsidRPr="0045652F" w14:paraId="6804ABF2" w14:textId="77777777" w:rsidTr="00A52871">
        <w:tblPrEx>
          <w:tblCellMar>
            <w:top w:w="0" w:type="dxa"/>
            <w:bottom w:w="0" w:type="dxa"/>
          </w:tblCellMar>
        </w:tblPrEx>
        <w:tc>
          <w:tcPr>
            <w:tcW w:w="1934" w:type="dxa"/>
          </w:tcPr>
          <w:p w14:paraId="64CD9820" w14:textId="77777777" w:rsidR="006E4297" w:rsidRPr="0045652F" w:rsidRDefault="006E4297" w:rsidP="000107EC">
            <w:pPr>
              <w:keepNext/>
              <w:keepLines/>
              <w:ind w:left="0"/>
              <w:rPr>
                <w:lang w:val="en-US"/>
              </w:rPr>
            </w:pPr>
            <w:r>
              <w:rPr>
                <w:lang w:val="en-US"/>
              </w:rPr>
              <w:t>"rtm"</w:t>
            </w:r>
          </w:p>
        </w:tc>
        <w:tc>
          <w:tcPr>
            <w:tcW w:w="2852" w:type="dxa"/>
            <w:gridSpan w:val="2"/>
          </w:tcPr>
          <w:p w14:paraId="3E51FD3C" w14:textId="77777777" w:rsidR="006E4297" w:rsidRPr="0045652F" w:rsidRDefault="006E4297" w:rsidP="000107EC">
            <w:pPr>
              <w:keepNext/>
              <w:keepLines/>
              <w:ind w:left="0"/>
              <w:rPr>
                <w:lang w:val="en-US"/>
              </w:rPr>
            </w:pPr>
            <w:r>
              <w:rPr>
                <w:lang w:val="en-US"/>
              </w:rPr>
              <w:t>Response time monitor</w:t>
            </w:r>
          </w:p>
        </w:tc>
        <w:tc>
          <w:tcPr>
            <w:tcW w:w="3544" w:type="dxa"/>
            <w:gridSpan w:val="2"/>
          </w:tcPr>
          <w:p w14:paraId="6A6CB911" w14:textId="77777777" w:rsidR="006E4297" w:rsidRPr="0045652F" w:rsidRDefault="006E4297" w:rsidP="000107EC">
            <w:pPr>
              <w:keepNext/>
              <w:keepLines/>
              <w:ind w:left="0"/>
              <w:rPr>
                <w:lang w:val="en-US"/>
              </w:rPr>
            </w:pPr>
            <w:r>
              <w:rPr>
                <w:lang w:val="en-US"/>
              </w:rPr>
              <w:t>true, false</w:t>
            </w:r>
          </w:p>
        </w:tc>
      </w:tr>
      <w:tr w:rsidR="006E4297" w:rsidRPr="0045652F" w14:paraId="02F39A83" w14:textId="77777777" w:rsidTr="00A52871">
        <w:tblPrEx>
          <w:tblCellMar>
            <w:top w:w="0" w:type="dxa"/>
            <w:bottom w:w="0" w:type="dxa"/>
          </w:tblCellMar>
        </w:tblPrEx>
        <w:tc>
          <w:tcPr>
            <w:tcW w:w="1934" w:type="dxa"/>
          </w:tcPr>
          <w:p w14:paraId="16455CE6" w14:textId="77777777" w:rsidR="006E4297" w:rsidRDefault="006E4297" w:rsidP="000107EC">
            <w:pPr>
              <w:keepNext/>
              <w:keepLines/>
              <w:ind w:left="0"/>
              <w:rPr>
                <w:lang w:val="en-US"/>
              </w:rPr>
            </w:pPr>
            <w:r>
              <w:rPr>
                <w:lang w:val="en-US"/>
              </w:rPr>
              <w:t>"omitnulls"</w:t>
            </w:r>
          </w:p>
        </w:tc>
        <w:tc>
          <w:tcPr>
            <w:tcW w:w="2852" w:type="dxa"/>
            <w:gridSpan w:val="2"/>
          </w:tcPr>
          <w:p w14:paraId="7E09B24D" w14:textId="77777777" w:rsidR="006E4297" w:rsidRDefault="006E4297" w:rsidP="000107EC">
            <w:pPr>
              <w:keepNext/>
              <w:keepLines/>
              <w:ind w:left="0"/>
              <w:rPr>
                <w:lang w:val="en-US"/>
              </w:rPr>
            </w:pPr>
            <w:r>
              <w:rPr>
                <w:lang w:val="en-US"/>
              </w:rPr>
              <w:t>Omit nulls from input</w:t>
            </w:r>
          </w:p>
        </w:tc>
        <w:tc>
          <w:tcPr>
            <w:tcW w:w="3544" w:type="dxa"/>
            <w:gridSpan w:val="2"/>
          </w:tcPr>
          <w:p w14:paraId="550A3081" w14:textId="77777777" w:rsidR="006E4297" w:rsidRDefault="006E4297" w:rsidP="000107EC">
            <w:pPr>
              <w:keepNext/>
              <w:keepLines/>
              <w:ind w:left="0"/>
              <w:rPr>
                <w:lang w:val="en-US"/>
              </w:rPr>
            </w:pPr>
            <w:r>
              <w:rPr>
                <w:lang w:val="en-US"/>
              </w:rPr>
              <w:t>true, false</w:t>
            </w:r>
          </w:p>
        </w:tc>
      </w:tr>
      <w:tr w:rsidR="006E4297" w:rsidRPr="0045652F" w14:paraId="2ED6A749" w14:textId="77777777" w:rsidTr="00A52871">
        <w:tblPrEx>
          <w:tblCellMar>
            <w:top w:w="0" w:type="dxa"/>
            <w:bottom w:w="0" w:type="dxa"/>
          </w:tblCellMar>
        </w:tblPrEx>
        <w:tc>
          <w:tcPr>
            <w:tcW w:w="1934" w:type="dxa"/>
          </w:tcPr>
          <w:p w14:paraId="567B384E" w14:textId="77777777" w:rsidR="006E4297" w:rsidRDefault="006E4297" w:rsidP="000107EC">
            <w:pPr>
              <w:keepNext/>
              <w:keepLines/>
              <w:ind w:left="0"/>
              <w:rPr>
                <w:lang w:val="en-US"/>
              </w:rPr>
            </w:pPr>
            <w:r>
              <w:rPr>
                <w:lang w:val="en-US"/>
              </w:rPr>
              <w:t>"keepmacpad"</w:t>
            </w:r>
          </w:p>
        </w:tc>
        <w:tc>
          <w:tcPr>
            <w:tcW w:w="2852" w:type="dxa"/>
            <w:gridSpan w:val="2"/>
          </w:tcPr>
          <w:p w14:paraId="502BE254" w14:textId="77777777" w:rsidR="006E4297" w:rsidRDefault="006E4297" w:rsidP="000107EC">
            <w:pPr>
              <w:keepNext/>
              <w:keepLines/>
              <w:ind w:left="0"/>
              <w:rPr>
                <w:lang w:val="en-US"/>
              </w:rPr>
            </w:pPr>
            <w:r>
              <w:rPr>
                <w:lang w:val="en-US"/>
              </w:rPr>
              <w:t>Keep macro pad open</w:t>
            </w:r>
          </w:p>
        </w:tc>
        <w:tc>
          <w:tcPr>
            <w:tcW w:w="3544" w:type="dxa"/>
            <w:gridSpan w:val="2"/>
          </w:tcPr>
          <w:p w14:paraId="3E9680C4" w14:textId="77777777" w:rsidR="006E4297" w:rsidRDefault="006E4297" w:rsidP="000107EC">
            <w:pPr>
              <w:keepNext/>
              <w:keepLines/>
              <w:ind w:left="0"/>
              <w:rPr>
                <w:lang w:val="en-US"/>
              </w:rPr>
            </w:pPr>
            <w:r>
              <w:rPr>
                <w:lang w:val="en-US"/>
              </w:rPr>
              <w:t>true, false</w:t>
            </w:r>
          </w:p>
        </w:tc>
      </w:tr>
      <w:tr w:rsidR="006E4297" w:rsidRPr="0045652F" w14:paraId="4E0D6B3A" w14:textId="77777777" w:rsidTr="00A52871">
        <w:tblPrEx>
          <w:tblCellMar>
            <w:top w:w="0" w:type="dxa"/>
            <w:bottom w:w="0" w:type="dxa"/>
          </w:tblCellMar>
        </w:tblPrEx>
        <w:tc>
          <w:tcPr>
            <w:tcW w:w="1934" w:type="dxa"/>
          </w:tcPr>
          <w:p w14:paraId="7BDC6B51" w14:textId="77777777" w:rsidR="006E4297" w:rsidRDefault="006E4297" w:rsidP="000107EC">
            <w:pPr>
              <w:keepNext/>
              <w:keepLines/>
              <w:ind w:left="0"/>
              <w:rPr>
                <w:lang w:val="en-US"/>
              </w:rPr>
            </w:pPr>
            <w:r>
              <w:rPr>
                <w:lang w:val="en-US"/>
              </w:rPr>
              <w:t>"keepkeypad"</w:t>
            </w:r>
          </w:p>
        </w:tc>
        <w:tc>
          <w:tcPr>
            <w:tcW w:w="2852" w:type="dxa"/>
            <w:gridSpan w:val="2"/>
          </w:tcPr>
          <w:p w14:paraId="520DED6C" w14:textId="77777777" w:rsidR="006E4297" w:rsidRDefault="006E4297" w:rsidP="000107EC">
            <w:pPr>
              <w:keepNext/>
              <w:keepLines/>
              <w:ind w:left="0"/>
              <w:rPr>
                <w:lang w:val="en-US"/>
              </w:rPr>
            </w:pPr>
            <w:r>
              <w:rPr>
                <w:lang w:val="en-US"/>
              </w:rPr>
              <w:t>Keep keypad open</w:t>
            </w:r>
          </w:p>
        </w:tc>
        <w:tc>
          <w:tcPr>
            <w:tcW w:w="3544" w:type="dxa"/>
            <w:gridSpan w:val="2"/>
          </w:tcPr>
          <w:p w14:paraId="7B5A30C2" w14:textId="77777777" w:rsidR="006E4297" w:rsidRDefault="006E4297" w:rsidP="000107EC">
            <w:pPr>
              <w:keepNext/>
              <w:keepLines/>
              <w:ind w:left="0"/>
              <w:rPr>
                <w:lang w:val="en-US"/>
              </w:rPr>
            </w:pPr>
            <w:r>
              <w:rPr>
                <w:lang w:val="en-US"/>
              </w:rPr>
              <w:t>true, false</w:t>
            </w:r>
          </w:p>
        </w:tc>
      </w:tr>
      <w:tr w:rsidR="006E4297" w:rsidRPr="0045652F" w14:paraId="31A70E68" w14:textId="77777777" w:rsidTr="00A52871">
        <w:tblPrEx>
          <w:tblCellMar>
            <w:top w:w="0" w:type="dxa"/>
            <w:bottom w:w="0" w:type="dxa"/>
          </w:tblCellMar>
        </w:tblPrEx>
        <w:tc>
          <w:tcPr>
            <w:tcW w:w="1934" w:type="dxa"/>
          </w:tcPr>
          <w:p w14:paraId="73D76782" w14:textId="77777777" w:rsidR="006E4297" w:rsidRDefault="006E4297" w:rsidP="000107EC">
            <w:pPr>
              <w:keepNext/>
              <w:keepLines/>
              <w:ind w:left="0"/>
              <w:rPr>
                <w:lang w:val="en-US"/>
              </w:rPr>
            </w:pPr>
            <w:r>
              <w:rPr>
                <w:lang w:val="en-US"/>
              </w:rPr>
              <w:t>"hiliteinput"</w:t>
            </w:r>
          </w:p>
        </w:tc>
        <w:tc>
          <w:tcPr>
            <w:tcW w:w="2852" w:type="dxa"/>
            <w:gridSpan w:val="2"/>
          </w:tcPr>
          <w:p w14:paraId="29AAE575" w14:textId="77777777" w:rsidR="006E4297" w:rsidRDefault="006E4297" w:rsidP="000107EC">
            <w:pPr>
              <w:keepNext/>
              <w:keepLines/>
              <w:ind w:left="0"/>
              <w:rPr>
                <w:lang w:val="en-US"/>
              </w:rPr>
            </w:pPr>
            <w:r w:rsidRPr="00407DD0">
              <w:rPr>
                <w:lang w:val="en-US"/>
              </w:rPr>
              <w:t>Highlight input fields</w:t>
            </w:r>
          </w:p>
        </w:tc>
        <w:tc>
          <w:tcPr>
            <w:tcW w:w="3544" w:type="dxa"/>
            <w:gridSpan w:val="2"/>
          </w:tcPr>
          <w:p w14:paraId="1C317D77" w14:textId="77777777" w:rsidR="006E4297" w:rsidRDefault="006E4297" w:rsidP="000107EC">
            <w:pPr>
              <w:keepNext/>
              <w:keepLines/>
              <w:ind w:left="0"/>
              <w:rPr>
                <w:lang w:val="en-US"/>
              </w:rPr>
            </w:pPr>
            <w:r>
              <w:rPr>
                <w:lang w:val="en-US"/>
              </w:rPr>
              <w:t>true, false</w:t>
            </w:r>
          </w:p>
        </w:tc>
      </w:tr>
      <w:tr w:rsidR="00F93AF8" w:rsidRPr="0045652F" w14:paraId="48A1ACDE" w14:textId="77777777" w:rsidTr="00A52871">
        <w:tblPrEx>
          <w:tblCellMar>
            <w:top w:w="0" w:type="dxa"/>
            <w:bottom w:w="0" w:type="dxa"/>
          </w:tblCellMar>
        </w:tblPrEx>
        <w:tc>
          <w:tcPr>
            <w:tcW w:w="1934" w:type="dxa"/>
          </w:tcPr>
          <w:p w14:paraId="70E06CE4" w14:textId="77777777" w:rsidR="00F93AF8" w:rsidRDefault="00F93AF8" w:rsidP="00F93AF8">
            <w:pPr>
              <w:keepLines/>
              <w:ind w:left="0"/>
              <w:rPr>
                <w:lang w:val="en-US"/>
              </w:rPr>
            </w:pPr>
            <w:r>
              <w:rPr>
                <w:lang w:val="en-US"/>
              </w:rPr>
              <w:t>"caretnot"</w:t>
            </w:r>
          </w:p>
        </w:tc>
        <w:tc>
          <w:tcPr>
            <w:tcW w:w="2852" w:type="dxa"/>
            <w:gridSpan w:val="2"/>
          </w:tcPr>
          <w:p w14:paraId="6CBE611C" w14:textId="77777777" w:rsidR="00F93AF8" w:rsidRPr="00407DD0" w:rsidRDefault="00F93AF8" w:rsidP="00F93AF8">
            <w:pPr>
              <w:keepLines/>
              <w:ind w:left="0"/>
              <w:rPr>
                <w:lang w:val="en-US"/>
              </w:rPr>
            </w:pPr>
            <w:r>
              <w:rPr>
                <w:lang w:val="en-US"/>
              </w:rPr>
              <w:t>Remap caret to logical not</w:t>
            </w:r>
          </w:p>
        </w:tc>
        <w:tc>
          <w:tcPr>
            <w:tcW w:w="3544" w:type="dxa"/>
            <w:gridSpan w:val="2"/>
          </w:tcPr>
          <w:p w14:paraId="5EA059CB" w14:textId="77777777" w:rsidR="00F93AF8" w:rsidRDefault="00F93AF8" w:rsidP="00F93AF8">
            <w:pPr>
              <w:keepLines/>
              <w:ind w:left="0"/>
              <w:rPr>
                <w:lang w:val="en-US"/>
              </w:rPr>
            </w:pPr>
            <w:r>
              <w:rPr>
                <w:lang w:val="en-US"/>
              </w:rPr>
              <w:t>true, false</w:t>
            </w:r>
          </w:p>
        </w:tc>
      </w:tr>
      <w:tr w:rsidR="004A27D2" w:rsidRPr="0045652F" w14:paraId="70860310" w14:textId="77777777" w:rsidTr="00A52871">
        <w:tblPrEx>
          <w:tblCellMar>
            <w:top w:w="0" w:type="dxa"/>
            <w:bottom w:w="0" w:type="dxa"/>
          </w:tblCellMar>
        </w:tblPrEx>
        <w:tc>
          <w:tcPr>
            <w:tcW w:w="1934" w:type="dxa"/>
          </w:tcPr>
          <w:p w14:paraId="7D719E9B" w14:textId="77777777" w:rsidR="004A27D2" w:rsidRDefault="004A27D2" w:rsidP="00F93AF8">
            <w:pPr>
              <w:keepLines/>
              <w:ind w:left="0"/>
              <w:rPr>
                <w:lang w:val="en-US"/>
              </w:rPr>
            </w:pPr>
            <w:r>
              <w:rPr>
                <w:lang w:val="en-US"/>
              </w:rPr>
              <w:t>"adaptfontratio"</w:t>
            </w:r>
          </w:p>
        </w:tc>
        <w:tc>
          <w:tcPr>
            <w:tcW w:w="2852" w:type="dxa"/>
            <w:gridSpan w:val="2"/>
          </w:tcPr>
          <w:p w14:paraId="0ADE97F9" w14:textId="77777777" w:rsidR="004A27D2" w:rsidRDefault="002658A8" w:rsidP="002658A8">
            <w:pPr>
              <w:keepLines/>
              <w:ind w:left="0"/>
              <w:rPr>
                <w:lang w:val="en-US"/>
              </w:rPr>
            </w:pPr>
            <w:r>
              <w:rPr>
                <w:lang w:val="en-US"/>
              </w:rPr>
              <w:t>Adapt font size ratio</w:t>
            </w:r>
          </w:p>
        </w:tc>
        <w:tc>
          <w:tcPr>
            <w:tcW w:w="3544" w:type="dxa"/>
            <w:gridSpan w:val="2"/>
          </w:tcPr>
          <w:p w14:paraId="1878E215" w14:textId="77777777" w:rsidR="004A27D2" w:rsidRDefault="002658A8" w:rsidP="00F93AF8">
            <w:pPr>
              <w:keepLines/>
              <w:ind w:left="0"/>
              <w:rPr>
                <w:lang w:val="en-US"/>
              </w:rPr>
            </w:pPr>
            <w:r>
              <w:rPr>
                <w:lang w:val="en-US"/>
              </w:rPr>
              <w:t>true, false</w:t>
            </w:r>
          </w:p>
        </w:tc>
      </w:tr>
      <w:tr w:rsidR="009A6807" w:rsidRPr="0045652F" w14:paraId="4D79403A" w14:textId="77777777" w:rsidTr="00A52871">
        <w:tblPrEx>
          <w:tblCellMar>
            <w:top w:w="0" w:type="dxa"/>
            <w:bottom w:w="0" w:type="dxa"/>
          </w:tblCellMar>
        </w:tblPrEx>
        <w:tc>
          <w:tcPr>
            <w:tcW w:w="1934" w:type="dxa"/>
          </w:tcPr>
          <w:p w14:paraId="603068EF" w14:textId="77777777" w:rsidR="009A6807" w:rsidRDefault="009A6807" w:rsidP="00F93AF8">
            <w:pPr>
              <w:keepLines/>
              <w:ind w:left="0"/>
              <w:rPr>
                <w:lang w:val="en-US"/>
              </w:rPr>
            </w:pPr>
            <w:r>
              <w:rPr>
                <w:lang w:val="en-US"/>
              </w:rPr>
              <w:t>"charspace"</w:t>
            </w:r>
          </w:p>
        </w:tc>
        <w:tc>
          <w:tcPr>
            <w:tcW w:w="2852" w:type="dxa"/>
            <w:gridSpan w:val="2"/>
          </w:tcPr>
          <w:p w14:paraId="3C3676DC" w14:textId="77777777" w:rsidR="009A6807" w:rsidRDefault="009A6807" w:rsidP="002658A8">
            <w:pPr>
              <w:keepLines/>
              <w:ind w:left="0"/>
              <w:rPr>
                <w:lang w:val="en-US"/>
              </w:rPr>
            </w:pPr>
            <w:r>
              <w:rPr>
                <w:lang w:val="en-US"/>
              </w:rPr>
              <w:t>Character spacing</w:t>
            </w:r>
          </w:p>
        </w:tc>
        <w:tc>
          <w:tcPr>
            <w:tcW w:w="3544" w:type="dxa"/>
            <w:gridSpan w:val="2"/>
          </w:tcPr>
          <w:p w14:paraId="107AAE31" w14:textId="77777777" w:rsidR="009A6807" w:rsidRDefault="009A6807" w:rsidP="00F93AF8">
            <w:pPr>
              <w:keepLines/>
              <w:ind w:left="0"/>
              <w:rPr>
                <w:lang w:val="en-US"/>
              </w:rPr>
            </w:pPr>
            <w:r>
              <w:rPr>
                <w:lang w:val="en-US"/>
              </w:rPr>
              <w:t>true, false</w:t>
            </w:r>
          </w:p>
        </w:tc>
      </w:tr>
      <w:tr w:rsidR="009A6807" w:rsidRPr="0045652F" w14:paraId="412A637F" w14:textId="77777777" w:rsidTr="00A52871">
        <w:tblPrEx>
          <w:tblCellMar>
            <w:top w:w="0" w:type="dxa"/>
            <w:bottom w:w="0" w:type="dxa"/>
          </w:tblCellMar>
        </w:tblPrEx>
        <w:tc>
          <w:tcPr>
            <w:tcW w:w="1934" w:type="dxa"/>
          </w:tcPr>
          <w:p w14:paraId="3FA1D447" w14:textId="77777777" w:rsidR="009A6807" w:rsidRDefault="009A6807" w:rsidP="00F93AF8">
            <w:pPr>
              <w:keepLines/>
              <w:ind w:left="0"/>
              <w:rPr>
                <w:lang w:val="en-US"/>
              </w:rPr>
            </w:pPr>
            <w:r>
              <w:rPr>
                <w:lang w:val="en-US"/>
              </w:rPr>
              <w:t>"linespace"</w:t>
            </w:r>
          </w:p>
        </w:tc>
        <w:tc>
          <w:tcPr>
            <w:tcW w:w="2852" w:type="dxa"/>
            <w:gridSpan w:val="2"/>
          </w:tcPr>
          <w:p w14:paraId="3E596E27" w14:textId="77777777" w:rsidR="009A6807" w:rsidRDefault="009A6807" w:rsidP="002658A8">
            <w:pPr>
              <w:keepLines/>
              <w:ind w:left="0"/>
              <w:rPr>
                <w:lang w:val="en-US"/>
              </w:rPr>
            </w:pPr>
            <w:r>
              <w:rPr>
                <w:lang w:val="en-US"/>
              </w:rPr>
              <w:t>Line spacing</w:t>
            </w:r>
          </w:p>
        </w:tc>
        <w:tc>
          <w:tcPr>
            <w:tcW w:w="3544" w:type="dxa"/>
            <w:gridSpan w:val="2"/>
          </w:tcPr>
          <w:p w14:paraId="07E39727" w14:textId="77777777" w:rsidR="009A6807" w:rsidRDefault="009A6807" w:rsidP="00F93AF8">
            <w:pPr>
              <w:keepLines/>
              <w:ind w:left="0"/>
              <w:rPr>
                <w:lang w:val="en-US"/>
              </w:rPr>
            </w:pPr>
            <w:r>
              <w:rPr>
                <w:lang w:val="en-US"/>
              </w:rPr>
              <w:t>true, false</w:t>
            </w:r>
          </w:p>
        </w:tc>
      </w:tr>
    </w:tbl>
    <w:p w14:paraId="1237DF0C" w14:textId="77777777" w:rsidR="00774472" w:rsidRPr="0045652F" w:rsidRDefault="00774472">
      <w:pPr>
        <w:pStyle w:val="Caption"/>
        <w:rPr>
          <w:lang w:val="en-US"/>
        </w:rPr>
      </w:pPr>
      <w:bookmarkStart w:id="299" w:name="_Toc257985455"/>
      <w:bookmarkStart w:id="300" w:name="_Toc37348501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43</w:t>
      </w:r>
      <w:r w:rsidRPr="0045652F">
        <w:rPr>
          <w:lang w:val="en-US"/>
        </w:rPr>
        <w:fldChar w:fldCharType="end"/>
      </w:r>
      <w:r w:rsidRPr="0045652F">
        <w:rPr>
          <w:lang w:val="en-US"/>
        </w:rPr>
        <w:t xml:space="preserve"> w2hparm.js: List of keywords and possible values</w:t>
      </w:r>
      <w:bookmarkEnd w:id="299"/>
      <w:bookmarkEnd w:id="300"/>
    </w:p>
    <w:p w14:paraId="04749605" w14:textId="77777777" w:rsidR="00A52871" w:rsidRPr="0045652F" w:rsidRDefault="00A52871" w:rsidP="00A52871">
      <w:pPr>
        <w:pStyle w:val="Heading4"/>
        <w:keepLines/>
        <w:rPr>
          <w:lang w:val="en-US"/>
        </w:rPr>
      </w:pPr>
      <w:bookmarkStart w:id="301" w:name="_Ref163988399"/>
      <w:r>
        <w:rPr>
          <w:lang w:val="en-US"/>
        </w:rPr>
        <w:t xml:space="preserve">Hiding </w:t>
      </w:r>
      <w:r w:rsidRPr="0045652F">
        <w:rPr>
          <w:lang w:val="en-US"/>
        </w:rPr>
        <w:t>Web Access settings</w:t>
      </w:r>
    </w:p>
    <w:p w14:paraId="07ABFC4F" w14:textId="77777777" w:rsidR="00A52871" w:rsidRPr="0045652F" w:rsidRDefault="00A52871" w:rsidP="00A52871">
      <w:pPr>
        <w:keepNext/>
        <w:keepLines/>
        <w:rPr>
          <w:lang w:val="en-US"/>
        </w:rPr>
      </w:pPr>
      <w:r w:rsidRPr="0045652F">
        <w:rPr>
          <w:lang w:val="en-US"/>
        </w:rPr>
        <w:fldChar w:fldCharType="begin"/>
      </w:r>
      <w:r w:rsidRPr="0045652F">
        <w:rPr>
          <w:lang w:val="en-US"/>
        </w:rPr>
        <w:instrText xml:space="preserve"> XE "Web Access:Settings:</w:instrText>
      </w:r>
      <w:r>
        <w:rPr>
          <w:lang w:val="en-US"/>
        </w:rPr>
        <w:instrText>Hid</w:instrText>
      </w:r>
      <w:r w:rsidRPr="0045652F">
        <w:rPr>
          <w:lang w:val="en-US"/>
        </w:rPr>
        <w:instrText xml:space="preserve">ing" </w:instrText>
      </w:r>
      <w:r w:rsidRPr="0045652F">
        <w:rPr>
          <w:lang w:val="en-US"/>
        </w:rPr>
        <w:fldChar w:fldCharType="end"/>
      </w:r>
      <w:r>
        <w:rPr>
          <w:lang w:val="en-US"/>
        </w:rPr>
        <w:t>To prevent the user from overriding the site defaults, the administrator can remove individual settings from the user’s Web Access Settings menu. The names of settings to be hidden are specified in the w2hparmHide</w:t>
      </w:r>
      <w:r w:rsidRPr="0045652F">
        <w:rPr>
          <w:lang w:val="en-US"/>
        </w:rPr>
        <w:t xml:space="preserve"> </w:t>
      </w:r>
      <w:r>
        <w:rPr>
          <w:lang w:val="en-US"/>
        </w:rPr>
        <w:t xml:space="preserve">variable in </w:t>
      </w:r>
      <w:r w:rsidRPr="0045652F">
        <w:rPr>
          <w:lang w:val="en-US"/>
        </w:rPr>
        <w:t xml:space="preserve">the </w:t>
      </w:r>
      <w:r w:rsidRPr="0045652F">
        <w:rPr>
          <w:i/>
          <w:iCs/>
          <w:lang w:val="en-US"/>
        </w:rPr>
        <w:t>w2hparm.js</w:t>
      </w:r>
      <w:r w:rsidRPr="0045652F">
        <w:rPr>
          <w:lang w:val="en-US"/>
        </w:rPr>
        <w:t xml:space="preserve"> file</w:t>
      </w:r>
      <w:r w:rsidR="004C4826">
        <w:rPr>
          <w:lang w:val="en-US"/>
        </w:rPr>
        <w:t>.</w:t>
      </w:r>
    </w:p>
    <w:p w14:paraId="6BFB28E8" w14:textId="77777777" w:rsidR="00A52871" w:rsidRPr="0045652F" w:rsidRDefault="004C4826" w:rsidP="00A52871">
      <w:pPr>
        <w:pStyle w:val="ecran0"/>
        <w:rPr>
          <w:lang w:val="en-US"/>
        </w:rPr>
      </w:pPr>
      <w:r w:rsidRPr="0045652F">
        <w:rPr>
          <w:lang w:val="en-US"/>
        </w:rPr>
        <w:t>Th</w:t>
      </w:r>
      <w:r>
        <w:rPr>
          <w:lang w:val="en-US"/>
        </w:rPr>
        <w:t>e example below shows how to hide the default font, font size, and style settings from the menu:</w:t>
      </w:r>
    </w:p>
    <w:p w14:paraId="1D5D2DB1" w14:textId="77777777" w:rsidR="00A52871" w:rsidRPr="0045652F" w:rsidRDefault="00A52871" w:rsidP="00A52871">
      <w:pPr>
        <w:pStyle w:val="Listing"/>
        <w:rPr>
          <w:lang w:val="en-US"/>
        </w:rPr>
      </w:pPr>
      <w:r w:rsidRPr="0045652F">
        <w:rPr>
          <w:lang w:val="en-US"/>
        </w:rPr>
        <w:t>// w2hparm default values</w:t>
      </w:r>
    </w:p>
    <w:p w14:paraId="1AAE97E0" w14:textId="77777777" w:rsidR="00A52871" w:rsidRPr="0045652F" w:rsidRDefault="00A52871" w:rsidP="00A52871">
      <w:pPr>
        <w:pStyle w:val="Listing"/>
        <w:rPr>
          <w:lang w:val="en-US"/>
        </w:rPr>
      </w:pPr>
      <w:r w:rsidRPr="0045652F">
        <w:rPr>
          <w:lang w:val="en-US"/>
        </w:rPr>
        <w:t>var w2hparm = {</w:t>
      </w:r>
    </w:p>
    <w:p w14:paraId="3705252C" w14:textId="77777777" w:rsidR="00A52871" w:rsidRPr="0045652F" w:rsidRDefault="00A52871" w:rsidP="00A52871">
      <w:pPr>
        <w:pStyle w:val="Listing"/>
        <w:rPr>
          <w:lang w:val="en-US"/>
        </w:rPr>
      </w:pPr>
      <w:r w:rsidRPr="0045652F">
        <w:rPr>
          <w:lang w:val="en-US"/>
        </w:rPr>
        <w:t xml:space="preserve">  "fontsize":"window",</w:t>
      </w:r>
    </w:p>
    <w:p w14:paraId="5B6FD6AF" w14:textId="77777777" w:rsidR="00A52871" w:rsidRPr="0045652F" w:rsidRDefault="00A52871" w:rsidP="00A52871">
      <w:pPr>
        <w:pStyle w:val="Listing"/>
        <w:rPr>
          <w:lang w:val="en-US"/>
        </w:rPr>
      </w:pPr>
      <w:r w:rsidRPr="0045652F">
        <w:rPr>
          <w:lang w:val="en-US"/>
        </w:rPr>
        <w:t xml:space="preserve">  "</w:t>
      </w:r>
      <w:r>
        <w:rPr>
          <w:lang w:val="en-US"/>
        </w:rPr>
        <w:t>font</w:t>
      </w:r>
      <w:r w:rsidRPr="0045652F">
        <w:rPr>
          <w:lang w:val="en-US"/>
        </w:rPr>
        <w:t>":"</w:t>
      </w:r>
      <w:r>
        <w:rPr>
          <w:lang w:val="en-US"/>
        </w:rPr>
        <w:t>Lucida Console</w:t>
      </w:r>
      <w:r w:rsidRPr="0045652F">
        <w:rPr>
          <w:lang w:val="en-US"/>
        </w:rPr>
        <w:t>",</w:t>
      </w:r>
    </w:p>
    <w:p w14:paraId="6C8BDF46" w14:textId="77777777" w:rsidR="00A52871" w:rsidRPr="0045652F" w:rsidRDefault="00A52871" w:rsidP="00A52871">
      <w:pPr>
        <w:pStyle w:val="Listing"/>
        <w:rPr>
          <w:lang w:val="en-US"/>
        </w:rPr>
      </w:pPr>
      <w:r w:rsidRPr="0045652F">
        <w:rPr>
          <w:lang w:val="en-US"/>
        </w:rPr>
        <w:t xml:space="preserve">  "</w:t>
      </w:r>
      <w:r>
        <w:rPr>
          <w:lang w:val="en-US"/>
        </w:rPr>
        <w:t>ctrl</w:t>
      </w:r>
      <w:r w:rsidRPr="0045652F">
        <w:rPr>
          <w:lang w:val="en-US"/>
        </w:rPr>
        <w:t>":"</w:t>
      </w:r>
      <w:r>
        <w:rPr>
          <w:lang w:val="en-US"/>
        </w:rPr>
        <w:t>ENTER</w:t>
      </w:r>
      <w:r w:rsidRPr="0045652F">
        <w:rPr>
          <w:lang w:val="en-US"/>
        </w:rPr>
        <w:t>",</w:t>
      </w:r>
    </w:p>
    <w:p w14:paraId="4D016941" w14:textId="77777777" w:rsidR="00A52871" w:rsidRPr="0045652F" w:rsidRDefault="00A52871" w:rsidP="00A52871">
      <w:pPr>
        <w:pStyle w:val="Listing"/>
        <w:rPr>
          <w:lang w:val="en-US"/>
        </w:rPr>
      </w:pPr>
      <w:r w:rsidRPr="0045652F">
        <w:rPr>
          <w:lang w:val="en-US"/>
        </w:rPr>
        <w:t xml:space="preserve">  "enter":"Newline",</w:t>
      </w:r>
    </w:p>
    <w:p w14:paraId="4A2FC0F3" w14:textId="77777777" w:rsidR="00A52871" w:rsidRPr="0045652F" w:rsidRDefault="00A52871" w:rsidP="00A52871">
      <w:pPr>
        <w:pStyle w:val="Listing"/>
        <w:rPr>
          <w:lang w:val="en-US"/>
        </w:rPr>
      </w:pPr>
      <w:r w:rsidRPr="0045652F">
        <w:rPr>
          <w:lang w:val="en-US"/>
        </w:rPr>
        <w:t xml:space="preserve">  "home":"Home",</w:t>
      </w:r>
    </w:p>
    <w:p w14:paraId="2509F80E" w14:textId="77777777" w:rsidR="00A52871" w:rsidRDefault="00A52871" w:rsidP="00A52871">
      <w:pPr>
        <w:pStyle w:val="Listing"/>
        <w:rPr>
          <w:lang w:val="en-US"/>
        </w:rPr>
      </w:pPr>
      <w:r w:rsidRPr="0045652F">
        <w:rPr>
          <w:lang w:val="en-US"/>
        </w:rPr>
        <w:t xml:space="preserve">  "style":"3270"};</w:t>
      </w:r>
    </w:p>
    <w:p w14:paraId="0A7DF965" w14:textId="77777777" w:rsidR="00A52871" w:rsidRPr="0045652F" w:rsidRDefault="00A52871" w:rsidP="00A52871">
      <w:pPr>
        <w:pStyle w:val="Listing"/>
        <w:rPr>
          <w:lang w:val="en-US"/>
        </w:rPr>
      </w:pPr>
      <w:r>
        <w:rPr>
          <w:lang w:val="en-US"/>
        </w:rPr>
        <w:t>var w2hparmHide = ["font", "fontsize", "style"];</w:t>
      </w:r>
    </w:p>
    <w:p w14:paraId="1DD55609" w14:textId="77777777" w:rsidR="00A52871" w:rsidRPr="0045652F" w:rsidRDefault="00A52871" w:rsidP="00A52871">
      <w:pPr>
        <w:pStyle w:val="Caption"/>
        <w:keepNext/>
        <w:keepLines/>
        <w:rPr>
          <w:lang w:val="en-US"/>
        </w:rPr>
      </w:pPr>
      <w:bookmarkStart w:id="302" w:name="_Toc37348501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44</w:t>
      </w:r>
      <w:r w:rsidRPr="0045652F">
        <w:rPr>
          <w:lang w:val="en-US"/>
        </w:rPr>
        <w:fldChar w:fldCharType="end"/>
      </w:r>
      <w:r w:rsidRPr="0045652F">
        <w:rPr>
          <w:lang w:val="en-US"/>
        </w:rPr>
        <w:t xml:space="preserve"> w2hparm.js: </w:t>
      </w:r>
      <w:r w:rsidR="004C4826">
        <w:rPr>
          <w:lang w:val="en-US"/>
        </w:rPr>
        <w:t xml:space="preserve">Hiding </w:t>
      </w:r>
      <w:r w:rsidRPr="0045652F">
        <w:rPr>
          <w:lang w:val="en-US"/>
        </w:rPr>
        <w:t>VIRTEL Web Access</w:t>
      </w:r>
      <w:r w:rsidR="004C4826">
        <w:rPr>
          <w:lang w:val="en-US"/>
        </w:rPr>
        <w:t xml:space="preserve"> settings</w:t>
      </w:r>
      <w:bookmarkEnd w:id="302"/>
    </w:p>
    <w:p w14:paraId="1C524F8B" w14:textId="77777777" w:rsidR="00774472" w:rsidRPr="0045652F" w:rsidRDefault="00774472">
      <w:pPr>
        <w:pStyle w:val="Heading3"/>
        <w:pageBreakBefore/>
        <w:tabs>
          <w:tab w:val="num" w:pos="2781"/>
        </w:tabs>
        <w:rPr>
          <w:lang w:val="en-US"/>
        </w:rPr>
      </w:pPr>
      <w:bookmarkStart w:id="303" w:name="_Toc373484914"/>
      <w:r w:rsidRPr="0045652F">
        <w:rPr>
          <w:lang w:val="en-US"/>
        </w:rPr>
        <w:t>Application selection menu</w:t>
      </w:r>
      <w:bookmarkEnd w:id="303"/>
    </w:p>
    <w:p w14:paraId="1CC24AC9" w14:textId="77777777" w:rsidR="00774472" w:rsidRPr="0045652F" w:rsidRDefault="00774472">
      <w:pPr>
        <w:rPr>
          <w:lang w:val="en-US"/>
        </w:rPr>
      </w:pPr>
      <w:r w:rsidRPr="0045652F">
        <w:rPr>
          <w:lang w:val="en-US"/>
        </w:rPr>
        <w:fldChar w:fldCharType="begin"/>
      </w:r>
      <w:r w:rsidRPr="0045652F">
        <w:rPr>
          <w:lang w:val="en-US"/>
        </w:rPr>
        <w:instrText xml:space="preserve"> XE "Application selection menu" </w:instrText>
      </w:r>
      <w:r w:rsidRPr="0045652F">
        <w:rPr>
          <w:lang w:val="en-US"/>
        </w:rPr>
        <w:fldChar w:fldCharType="end"/>
      </w:r>
      <w:r w:rsidRPr="0045652F">
        <w:rPr>
          <w:lang w:val="en-US"/>
        </w:rPr>
        <w:fldChar w:fldCharType="begin"/>
      </w:r>
      <w:r w:rsidRPr="0045652F">
        <w:rPr>
          <w:lang w:val="en-US"/>
        </w:rPr>
        <w:instrText xml:space="preserve"> XE "Menu:Application selection" </w:instrText>
      </w:r>
      <w:r w:rsidRPr="0045652F">
        <w:rPr>
          <w:lang w:val="en-US"/>
        </w:rPr>
        <w:fldChar w:fldCharType="end"/>
      </w:r>
      <w:r w:rsidRPr="0045652F">
        <w:rPr>
          <w:lang w:val="en-US"/>
        </w:rPr>
        <w:fldChar w:fldCharType="begin"/>
      </w:r>
      <w:r w:rsidRPr="0045652F">
        <w:rPr>
          <w:lang w:val="en-US"/>
        </w:rPr>
        <w:instrText xml:space="preserve"> XE "appmenu" </w:instrText>
      </w:r>
      <w:r w:rsidRPr="0045652F">
        <w:rPr>
          <w:lang w:val="en-US"/>
        </w:rPr>
        <w:fldChar w:fldCharType="end"/>
      </w:r>
      <w:r w:rsidRPr="0045652F">
        <w:rPr>
          <w:lang w:val="en-US"/>
        </w:rPr>
        <w:fldChar w:fldCharType="begin"/>
      </w:r>
      <w:r w:rsidRPr="0045652F">
        <w:rPr>
          <w:lang w:val="en-US"/>
        </w:rPr>
        <w:instrText xml:space="preserve"> XE "applist" </w:instrText>
      </w:r>
      <w:r w:rsidRPr="0045652F">
        <w:rPr>
          <w:lang w:val="en-US"/>
        </w:rPr>
        <w:fldChar w:fldCharType="end"/>
      </w:r>
      <w:r w:rsidRPr="0045652F">
        <w:rPr>
          <w:lang w:val="en-US"/>
        </w:rPr>
        <w:t xml:space="preserve">The VIRTEL application selection menu is dynamically generated by the </w:t>
      </w:r>
      <w:r w:rsidRPr="0045652F">
        <w:rPr>
          <w:i/>
          <w:iCs/>
          <w:lang w:val="en-US"/>
        </w:rPr>
        <w:t>appmenu.htm</w:t>
      </w:r>
      <w:r w:rsidRPr="0045652F">
        <w:rPr>
          <w:lang w:val="en-US"/>
        </w:rPr>
        <w:t xml:space="preserve"> page in conjunction with the </w:t>
      </w:r>
      <w:r w:rsidRPr="0045652F">
        <w:rPr>
          <w:i/>
          <w:iCs/>
          <w:lang w:val="en-US"/>
        </w:rPr>
        <w:t>applist</w:t>
      </w:r>
      <w:r w:rsidRPr="0045652F">
        <w:rPr>
          <w:lang w:val="en-US"/>
        </w:rPr>
        <w:t xml:space="preserve"> transaction.  For example, the following URL displays the application selection menu for the CLIWHOST entry point (line C-HTTP port 41002):</w:t>
      </w:r>
    </w:p>
    <w:p w14:paraId="64BBB8D7" w14:textId="77777777" w:rsidR="00774472" w:rsidRPr="0045652F" w:rsidRDefault="00774472">
      <w:pPr>
        <w:rPr>
          <w:lang w:val="en-US"/>
        </w:rPr>
      </w:pPr>
    </w:p>
    <w:p w14:paraId="10AEF650" w14:textId="77777777" w:rsidR="00774472" w:rsidRPr="0045652F" w:rsidRDefault="00774472">
      <w:pPr>
        <w:rPr>
          <w:i/>
          <w:iCs/>
          <w:lang w:val="en-US"/>
        </w:rPr>
      </w:pPr>
      <w:r w:rsidRPr="0045652F">
        <w:rPr>
          <w:i/>
          <w:iCs/>
          <w:lang w:val="en-US"/>
        </w:rPr>
        <w:t>http://n.n.n.n:41002/w2h/appmenu.htm+applist</w:t>
      </w:r>
    </w:p>
    <w:p w14:paraId="232C0540" w14:textId="77777777" w:rsidR="00774472" w:rsidRPr="0045652F" w:rsidRDefault="00774472">
      <w:pPr>
        <w:rPr>
          <w:lang w:val="en-US"/>
        </w:rPr>
      </w:pPr>
    </w:p>
    <w:p w14:paraId="6AD225D7" w14:textId="77777777" w:rsidR="00774472" w:rsidRPr="0045652F" w:rsidRDefault="00774472">
      <w:pPr>
        <w:rPr>
          <w:lang w:val="en-US"/>
        </w:rPr>
      </w:pPr>
      <w:r w:rsidRPr="0045652F">
        <w:rPr>
          <w:lang w:val="en-US"/>
        </w:rPr>
        <w:t>The application selection menu for the WEB2HOST entry point (line W-HTTP port 41001) is accessible from the “Other applications” link on the VIRTEL Web Access main menu.</w:t>
      </w:r>
    </w:p>
    <w:p w14:paraId="1B028EC9" w14:textId="77777777" w:rsidR="00774472" w:rsidRPr="0045652F" w:rsidRDefault="00774472">
      <w:pPr>
        <w:pStyle w:val="Heading4"/>
        <w:rPr>
          <w:lang w:val="en-US"/>
        </w:rPr>
      </w:pPr>
      <w:r w:rsidRPr="0045652F">
        <w:rPr>
          <w:lang w:val="en-US"/>
        </w:rPr>
        <w:t>Contents of menu</w:t>
      </w:r>
    </w:p>
    <w:p w14:paraId="4C2C7B3A" w14:textId="77777777" w:rsidR="00774472" w:rsidRPr="0045652F" w:rsidRDefault="00774472">
      <w:pPr>
        <w:pStyle w:val="ecran0"/>
        <w:rPr>
          <w:lang w:val="en-US"/>
        </w:rPr>
      </w:pPr>
      <w:r w:rsidRPr="0045652F">
        <w:rPr>
          <w:lang w:val="en-US"/>
        </w:rPr>
        <w:t>An example of the application selection menu is shown in the figure below:</w:t>
      </w:r>
    </w:p>
    <w:p w14:paraId="6180417A" w14:textId="34071DC8" w:rsidR="00774472" w:rsidRPr="0045652F" w:rsidRDefault="000D520E">
      <w:pPr>
        <w:rPr>
          <w:lang w:val="en-US"/>
        </w:rPr>
      </w:pPr>
      <w:r w:rsidRPr="0045652F">
        <w:rPr>
          <w:noProof/>
          <w:lang w:val="en-GB" w:eastAsia="zh-CN" w:bidi="he-IL"/>
        </w:rPr>
        <w:drawing>
          <wp:inline distT="0" distB="0" distL="0" distR="0" wp14:anchorId="5FAE9E70" wp14:editId="7F6DD812">
            <wp:extent cx="5038725" cy="2266950"/>
            <wp:effectExtent l="0" t="0" r="9525" b="0"/>
            <wp:docPr id="20" name="Picture 20" descr="4297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297e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8725" cy="2266950"/>
                    </a:xfrm>
                    <a:prstGeom prst="rect">
                      <a:avLst/>
                    </a:prstGeom>
                    <a:noFill/>
                    <a:ln>
                      <a:noFill/>
                    </a:ln>
                  </pic:spPr>
                </pic:pic>
              </a:graphicData>
            </a:graphic>
          </wp:inline>
        </w:drawing>
      </w:r>
    </w:p>
    <w:p w14:paraId="105CC442" w14:textId="77777777" w:rsidR="00774472" w:rsidRPr="0045652F" w:rsidRDefault="00774472">
      <w:pPr>
        <w:pStyle w:val="Caption"/>
        <w:ind w:right="-1414"/>
        <w:rPr>
          <w:lang w:val="en-US"/>
        </w:rPr>
      </w:pPr>
      <w:bookmarkStart w:id="304" w:name="_Toc37348501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45</w:t>
      </w:r>
      <w:r w:rsidRPr="0045652F">
        <w:rPr>
          <w:lang w:val="en-US"/>
        </w:rPr>
        <w:fldChar w:fldCharType="end"/>
      </w:r>
      <w:r w:rsidRPr="0045652F">
        <w:rPr>
          <w:szCs w:val="19"/>
          <w:lang w:val="en-US"/>
        </w:rPr>
        <w:t xml:space="preserve"> </w:t>
      </w:r>
      <w:r w:rsidRPr="0045652F">
        <w:rPr>
          <w:lang w:val="en-US"/>
        </w:rPr>
        <w:t>Application selection menu</w:t>
      </w:r>
      <w:bookmarkEnd w:id="304"/>
    </w:p>
    <w:p w14:paraId="51E1D0C5" w14:textId="77777777" w:rsidR="00774472" w:rsidRPr="0045652F" w:rsidRDefault="00774472">
      <w:pPr>
        <w:pStyle w:val="ecran0"/>
        <w:rPr>
          <w:lang w:val="en-US"/>
        </w:rPr>
      </w:pPr>
      <w:r w:rsidRPr="0045652F">
        <w:rPr>
          <w:lang w:val="en-US"/>
        </w:rPr>
        <w:t>The application selection menu contains clickable links to the transactions defined under the entry point.  A transaction will appear in the menu if all of the following conditions are met:</w:t>
      </w:r>
    </w:p>
    <w:p w14:paraId="5F1309A1" w14:textId="77777777" w:rsidR="00774472" w:rsidRPr="0045652F" w:rsidRDefault="00774472">
      <w:pPr>
        <w:pStyle w:val="ListBullet"/>
        <w:keepNext/>
        <w:keepLines/>
        <w:rPr>
          <w:lang w:val="en-US"/>
        </w:rPr>
      </w:pPr>
      <w:r w:rsidRPr="0045652F">
        <w:rPr>
          <w:lang w:val="en-US"/>
        </w:rPr>
        <w:t>The “Application type” is 1 (VTAM) or 2 (VIRTEL)</w:t>
      </w:r>
    </w:p>
    <w:p w14:paraId="78654D30" w14:textId="77777777" w:rsidR="00774472" w:rsidRPr="0045652F" w:rsidRDefault="00774472">
      <w:pPr>
        <w:pStyle w:val="ListBullet"/>
        <w:keepNext/>
        <w:keepLines/>
        <w:rPr>
          <w:lang w:val="en-US"/>
        </w:rPr>
      </w:pPr>
      <w:r w:rsidRPr="0045652F">
        <w:rPr>
          <w:lang w:val="en-US"/>
        </w:rPr>
        <w:t>The “How started” field is 1 (menu)</w:t>
      </w:r>
    </w:p>
    <w:p w14:paraId="614F1343" w14:textId="77777777" w:rsidR="00774472" w:rsidRPr="0045652F" w:rsidRDefault="00774472">
      <w:pPr>
        <w:pStyle w:val="ListBullet"/>
        <w:keepLines/>
        <w:rPr>
          <w:lang w:val="en-US"/>
        </w:rPr>
      </w:pPr>
      <w:r w:rsidRPr="0045652F">
        <w:rPr>
          <w:lang w:val="en-US"/>
        </w:rPr>
        <w:t>The user is logged on and authorized via the security subsystem to the security resource whose name is the internal name of the transaction (except when the transaction “Security” field is 0)</w:t>
      </w:r>
    </w:p>
    <w:p w14:paraId="31A2CFAD" w14:textId="77777777" w:rsidR="00774472" w:rsidRPr="0045652F" w:rsidRDefault="00774472">
      <w:pPr>
        <w:keepLines/>
        <w:rPr>
          <w:lang w:val="en-US"/>
        </w:rPr>
      </w:pPr>
    </w:p>
    <w:p w14:paraId="4E05ED9F" w14:textId="77777777" w:rsidR="00774472" w:rsidRPr="0045652F" w:rsidRDefault="00774472">
      <w:pPr>
        <w:keepLines/>
        <w:rPr>
          <w:lang w:val="en-US"/>
        </w:rPr>
      </w:pPr>
      <w:r w:rsidRPr="0045652F">
        <w:rPr>
          <w:lang w:val="en-US"/>
        </w:rPr>
        <w:t>If the user is not logged on, then only public transactions (security type 0) are displayed.</w:t>
      </w:r>
    </w:p>
    <w:p w14:paraId="5479DB6E" w14:textId="77777777" w:rsidR="00774472" w:rsidRPr="0045652F" w:rsidRDefault="00774472">
      <w:pPr>
        <w:keepLines/>
        <w:rPr>
          <w:lang w:val="en-US"/>
        </w:rPr>
      </w:pPr>
    </w:p>
    <w:p w14:paraId="61E3EFAA" w14:textId="77777777" w:rsidR="00774472" w:rsidRPr="0045652F" w:rsidRDefault="00774472">
      <w:pPr>
        <w:keepLines/>
        <w:rPr>
          <w:lang w:val="en-US"/>
        </w:rPr>
      </w:pPr>
      <w:r w:rsidRPr="0045652F">
        <w:rPr>
          <w:lang w:val="en-US"/>
        </w:rPr>
        <w:t xml:space="preserve">If the APPSTAT=YES parameter is specified in the VIRTCT (see “Parameters of the VIRTCT” in the </w:t>
      </w:r>
      <w:r w:rsidRPr="0045652F">
        <w:rPr>
          <w:i/>
          <w:iCs/>
          <w:lang w:val="en-US"/>
        </w:rPr>
        <w:t>VIRTEL Installation Guide</w:t>
      </w:r>
      <w:r w:rsidRPr="0045652F">
        <w:rPr>
          <w:lang w:val="en-US"/>
        </w:rPr>
        <w:t>) then the status of VTAM applications is indicated by a green bar for active applications, and by a red bar for inactive applications.</w:t>
      </w:r>
    </w:p>
    <w:p w14:paraId="006E2B65" w14:textId="77777777" w:rsidR="00774472" w:rsidRPr="0045652F" w:rsidRDefault="00774472">
      <w:pPr>
        <w:keepLines/>
        <w:rPr>
          <w:lang w:val="en-US"/>
        </w:rPr>
      </w:pPr>
    </w:p>
    <w:p w14:paraId="1D8384FB" w14:textId="77777777" w:rsidR="00774472" w:rsidRPr="0045652F" w:rsidRDefault="00774472">
      <w:pPr>
        <w:keepLines/>
        <w:rPr>
          <w:lang w:val="en-US"/>
        </w:rPr>
      </w:pPr>
      <w:r w:rsidRPr="0045652F">
        <w:rPr>
          <w:lang w:val="en-US"/>
        </w:rPr>
        <w:t>To add an application to the menu, use the VIRTEL administration panels to define a transaction under the entry point, press F1 to update the entry point, then refresh the appmenu.htm page in the browser.</w:t>
      </w:r>
    </w:p>
    <w:p w14:paraId="59914901" w14:textId="77777777" w:rsidR="00774472" w:rsidRPr="0045652F" w:rsidRDefault="00774472">
      <w:pPr>
        <w:pStyle w:val="Heading4"/>
        <w:rPr>
          <w:lang w:val="en-US"/>
        </w:rPr>
      </w:pPr>
      <w:bookmarkStart w:id="305" w:name="_Ref270929393"/>
      <w:r w:rsidRPr="0045652F">
        <w:rPr>
          <w:lang w:val="en-US"/>
        </w:rPr>
        <w:t>Presentation modes</w:t>
      </w:r>
      <w:bookmarkEnd w:id="305"/>
    </w:p>
    <w:p w14:paraId="35AA9D11" w14:textId="77777777" w:rsidR="00774472" w:rsidRPr="0045652F" w:rsidRDefault="00774472">
      <w:pPr>
        <w:keepNext/>
        <w:keepLines/>
        <w:rPr>
          <w:lang w:val="en-US"/>
        </w:rPr>
      </w:pPr>
      <w:r w:rsidRPr="0045652F">
        <w:rPr>
          <w:lang w:val="en-US"/>
        </w:rPr>
        <w:t>The application selection menu offers a choice of several different presentation modes, selectable by clicking one of the buttons at the top right of the screen.  The selected presentation mode determines which page template will be used to access the selected host applications.</w:t>
      </w:r>
    </w:p>
    <w:p w14:paraId="6D587455" w14:textId="77777777" w:rsidR="00774472" w:rsidRPr="0045652F" w:rsidRDefault="00774472">
      <w:pPr>
        <w:keepNext/>
        <w:keepLines/>
        <w:rPr>
          <w:lang w:val="en-US"/>
        </w:rPr>
      </w:pPr>
    </w:p>
    <w:p w14:paraId="7573D4F1" w14:textId="77777777" w:rsidR="00774472" w:rsidRPr="0045652F" w:rsidRDefault="00774472">
      <w:pPr>
        <w:pStyle w:val="RefrenceChamp"/>
        <w:keepNext/>
        <w:keepLines/>
        <w:rPr>
          <w:lang w:val="en-US"/>
        </w:rPr>
      </w:pPr>
      <w:r w:rsidRPr="0045652F">
        <w:rPr>
          <w:b/>
          <w:bCs/>
          <w:lang w:val="en-US"/>
        </w:rPr>
        <w:t>3270 presentation</w:t>
      </w:r>
      <w:r w:rsidRPr="0045652F">
        <w:rPr>
          <w:lang w:val="en-US"/>
        </w:rPr>
        <w:fldChar w:fldCharType="begin"/>
      </w:r>
      <w:r w:rsidRPr="0045652F">
        <w:rPr>
          <w:lang w:val="en-US"/>
        </w:rPr>
        <w:instrText xml:space="preserve"> XE "3270 presentation" </w:instrText>
      </w:r>
      <w:r w:rsidRPr="0045652F">
        <w:rPr>
          <w:lang w:val="en-US"/>
        </w:rPr>
        <w:fldChar w:fldCharType="end"/>
      </w:r>
      <w:r w:rsidRPr="0045652F">
        <w:rPr>
          <w:lang w:val="en-US"/>
        </w:rPr>
        <w:fldChar w:fldCharType="begin"/>
      </w:r>
      <w:r w:rsidRPr="0045652F">
        <w:rPr>
          <w:lang w:val="en-US"/>
        </w:rPr>
        <w:instrText xml:space="preserve"> XE "Presentation mode:3270" </w:instrText>
      </w:r>
      <w:r w:rsidRPr="0045652F">
        <w:rPr>
          <w:lang w:val="en-US"/>
        </w:rPr>
        <w:fldChar w:fldCharType="end"/>
      </w:r>
      <w:r w:rsidRPr="0045652F">
        <w:rPr>
          <w:lang w:val="en-US"/>
        </w:rPr>
        <w:tab/>
      </w:r>
      <w:r w:rsidRPr="0045652F">
        <w:rPr>
          <w:lang w:val="en-US"/>
        </w:rPr>
        <w:br/>
        <w:t>This presentation mode, which uses the WEB3270.htm page template, is designed for experienced 3270 users who do not require the presentation enhancements offered by VIRTEL Web Modernisation.  It offers a user interface which matches as closely as possible that of a real 3270 screen.</w:t>
      </w:r>
    </w:p>
    <w:p w14:paraId="77BD0953" w14:textId="77777777" w:rsidR="00774472" w:rsidRPr="0045652F" w:rsidRDefault="00774472">
      <w:pPr>
        <w:pStyle w:val="RefrenceChamp"/>
        <w:keepLines/>
        <w:rPr>
          <w:lang w:val="en-US"/>
        </w:rPr>
      </w:pPr>
      <w:r w:rsidRPr="0045652F">
        <w:rPr>
          <w:b/>
          <w:bCs/>
          <w:lang w:val="en-US"/>
        </w:rPr>
        <w:t>Ajax 3270</w:t>
      </w:r>
      <w:r w:rsidRPr="0045652F">
        <w:rPr>
          <w:lang w:val="en-US"/>
        </w:rPr>
        <w:fldChar w:fldCharType="begin"/>
      </w:r>
      <w:r w:rsidRPr="0045652F">
        <w:rPr>
          <w:lang w:val="en-US"/>
        </w:rPr>
        <w:instrText xml:space="preserve"> XE "Ajax 3270" </w:instrText>
      </w:r>
      <w:r w:rsidRPr="0045652F">
        <w:rPr>
          <w:lang w:val="en-US"/>
        </w:rPr>
        <w:fldChar w:fldCharType="end"/>
      </w:r>
      <w:r w:rsidRPr="0045652F">
        <w:rPr>
          <w:lang w:val="en-US"/>
        </w:rPr>
        <w:fldChar w:fldCharType="begin"/>
      </w:r>
      <w:r w:rsidRPr="0045652F">
        <w:rPr>
          <w:lang w:val="en-US"/>
        </w:rPr>
        <w:instrText xml:space="preserve"> XE "Presentation mode:Ajax 3270" </w:instrText>
      </w:r>
      <w:r w:rsidRPr="0045652F">
        <w:rPr>
          <w:lang w:val="en-US"/>
        </w:rPr>
        <w:fldChar w:fldCharType="end"/>
      </w:r>
      <w:r w:rsidRPr="0045652F">
        <w:rPr>
          <w:lang w:val="en-US"/>
        </w:rPr>
        <w:tab/>
      </w:r>
      <w:r w:rsidRPr="0045652F">
        <w:rPr>
          <w:lang w:val="en-US"/>
        </w:rPr>
        <w:br/>
        <w:t xml:space="preserve">This presentation mode is similar to the 3270 presentation mode, but it uses a static main page (WEB2AJAX.htm) together with an Ajax-loaded sub-page (WEB2SUB.html).  This can reduce network load and provide faster response time with a better 3270 user experience.  Ajax mode also offers password encryption as an option (see “Password encryption” </w:t>
      </w:r>
      <w:r w:rsidRPr="0045652F">
        <w:rPr>
          <w:lang w:val="en-US"/>
        </w:rPr>
        <w:fldChar w:fldCharType="begin"/>
      </w:r>
      <w:r w:rsidRPr="0045652F">
        <w:rPr>
          <w:lang w:val="en-US"/>
        </w:rPr>
        <w:instrText xml:space="preserve"> PAGEREF _Ref270930198 \p \h </w:instrText>
      </w:r>
      <w:r w:rsidRPr="0045652F">
        <w:rPr>
          <w:lang w:val="en-US"/>
        </w:rPr>
      </w:r>
      <w:r w:rsidRPr="0045652F">
        <w:rPr>
          <w:lang w:val="en-US"/>
        </w:rPr>
        <w:fldChar w:fldCharType="separate"/>
      </w:r>
      <w:r w:rsidR="00A87DE6">
        <w:rPr>
          <w:noProof/>
          <w:lang w:val="en-US"/>
        </w:rPr>
        <w:t>sur la page 300</w:t>
      </w:r>
      <w:r w:rsidRPr="0045652F">
        <w:rPr>
          <w:lang w:val="en-US"/>
        </w:rPr>
        <w:fldChar w:fldCharType="end"/>
      </w:r>
      <w:r w:rsidRPr="0045652F">
        <w:rPr>
          <w:lang w:val="en-US"/>
        </w:rPr>
        <w:t>).</w:t>
      </w:r>
    </w:p>
    <w:p w14:paraId="2A1BA506" w14:textId="77777777" w:rsidR="00774472" w:rsidRPr="0045652F" w:rsidRDefault="00774472">
      <w:pPr>
        <w:pStyle w:val="RefrenceChamp"/>
        <w:keepLines/>
        <w:rPr>
          <w:lang w:val="en-US"/>
        </w:rPr>
      </w:pPr>
      <w:r w:rsidRPr="0045652F">
        <w:rPr>
          <w:b/>
          <w:bCs/>
          <w:lang w:val="en-US"/>
        </w:rPr>
        <w:t>HTML presentation</w:t>
      </w:r>
      <w:r w:rsidRPr="0045652F">
        <w:rPr>
          <w:lang w:val="en-US"/>
        </w:rPr>
        <w:fldChar w:fldCharType="begin"/>
      </w:r>
      <w:r w:rsidRPr="0045652F">
        <w:rPr>
          <w:lang w:val="en-US"/>
        </w:rPr>
        <w:instrText xml:space="preserve"> XE "HTML presentation" </w:instrText>
      </w:r>
      <w:r w:rsidRPr="0045652F">
        <w:rPr>
          <w:lang w:val="en-US"/>
        </w:rPr>
        <w:fldChar w:fldCharType="end"/>
      </w:r>
      <w:r w:rsidRPr="0045652F">
        <w:rPr>
          <w:lang w:val="en-US"/>
        </w:rPr>
        <w:fldChar w:fldCharType="begin"/>
      </w:r>
      <w:r w:rsidRPr="0045652F">
        <w:rPr>
          <w:lang w:val="en-US"/>
        </w:rPr>
        <w:instrText xml:space="preserve"> XE "Presentation mode:HTML" </w:instrText>
      </w:r>
      <w:r w:rsidRPr="0045652F">
        <w:rPr>
          <w:lang w:val="en-US"/>
        </w:rPr>
        <w:fldChar w:fldCharType="end"/>
      </w:r>
      <w:r w:rsidRPr="0045652F">
        <w:rPr>
          <w:lang w:val="en-US"/>
        </w:rPr>
        <w:tab/>
      </w:r>
      <w:r w:rsidRPr="0045652F">
        <w:rPr>
          <w:lang w:val="en-US"/>
        </w:rPr>
        <w:br/>
        <w:t xml:space="preserve">This presentation mode, which uses the WEB2VIRT.htm page template, is intended as a first step towards VIRTEL Web Modernisation.  In this mode the 3270 screen image is displayed as an HTML form, to which presentation enhancements such as drop-down lists, checkboxes, and calendars can be added by means of VIRTEL Web Modernisation scenarios (see “VIRTEL Scenarios” </w:t>
      </w:r>
      <w:r w:rsidRPr="0045652F">
        <w:rPr>
          <w:lang w:val="en-US"/>
        </w:rPr>
        <w:fldChar w:fldCharType="begin"/>
      </w:r>
      <w:r w:rsidRPr="0045652F">
        <w:rPr>
          <w:lang w:val="en-US"/>
        </w:rPr>
        <w:instrText xml:space="preserve"> PAGEREF _Ref262039171 \p \h </w:instrText>
      </w:r>
      <w:r w:rsidRPr="0045652F">
        <w:rPr>
          <w:lang w:val="en-US"/>
        </w:rPr>
      </w:r>
      <w:r w:rsidRPr="0045652F">
        <w:rPr>
          <w:lang w:val="en-US"/>
        </w:rPr>
        <w:fldChar w:fldCharType="separate"/>
      </w:r>
      <w:r w:rsidR="00A87DE6">
        <w:rPr>
          <w:noProof/>
          <w:lang w:val="en-US"/>
        </w:rPr>
        <w:t>sur la page 150</w:t>
      </w:r>
      <w:r w:rsidRPr="0045652F">
        <w:rPr>
          <w:lang w:val="en-US"/>
        </w:rPr>
        <w:fldChar w:fldCharType="end"/>
      </w:r>
      <w:r w:rsidRPr="0045652F">
        <w:rPr>
          <w:lang w:val="en-US"/>
        </w:rPr>
        <w:t>).</w:t>
      </w:r>
    </w:p>
    <w:p w14:paraId="01969201" w14:textId="77777777" w:rsidR="00774472" w:rsidRPr="0045652F" w:rsidRDefault="00774472">
      <w:pPr>
        <w:pStyle w:val="RefrenceChamp"/>
        <w:keepLines/>
        <w:rPr>
          <w:lang w:val="en-US"/>
        </w:rPr>
      </w:pPr>
      <w:r w:rsidRPr="0045652F">
        <w:rPr>
          <w:b/>
          <w:bCs/>
          <w:lang w:val="en-US"/>
        </w:rPr>
        <w:t>Ajax HTML</w:t>
      </w:r>
      <w:r w:rsidRPr="0045652F">
        <w:rPr>
          <w:lang w:val="en-US"/>
        </w:rPr>
        <w:fldChar w:fldCharType="begin"/>
      </w:r>
      <w:r w:rsidRPr="0045652F">
        <w:rPr>
          <w:lang w:val="en-US"/>
        </w:rPr>
        <w:instrText xml:space="preserve"> XE "Ajax HTML" </w:instrText>
      </w:r>
      <w:r w:rsidRPr="0045652F">
        <w:rPr>
          <w:lang w:val="en-US"/>
        </w:rPr>
        <w:fldChar w:fldCharType="end"/>
      </w:r>
      <w:r w:rsidRPr="0045652F">
        <w:rPr>
          <w:lang w:val="en-US"/>
        </w:rPr>
        <w:fldChar w:fldCharType="begin"/>
      </w:r>
      <w:r w:rsidRPr="0045652F">
        <w:rPr>
          <w:lang w:val="en-US"/>
        </w:rPr>
        <w:instrText xml:space="preserve"> XE "Presentation mode:Ajax HTML" </w:instrText>
      </w:r>
      <w:r w:rsidRPr="0045652F">
        <w:rPr>
          <w:lang w:val="en-US"/>
        </w:rPr>
        <w:fldChar w:fldCharType="end"/>
      </w:r>
      <w:r w:rsidRPr="0045652F">
        <w:rPr>
          <w:lang w:val="en-US"/>
        </w:rPr>
        <w:tab/>
      </w:r>
      <w:r w:rsidRPr="0045652F">
        <w:rPr>
          <w:lang w:val="en-US"/>
        </w:rPr>
        <w:br/>
        <w:t>This presentation mode is similar to the HTML presentation mode, but it uses a static main page (WEB2VIRTAJAX.htm) together with an Ajax-loaded sub-page (WEB2VIRTSUB.html).</w:t>
      </w:r>
    </w:p>
    <w:p w14:paraId="086BD408" w14:textId="77777777" w:rsidR="00774472" w:rsidRPr="0045652F" w:rsidRDefault="00774472">
      <w:pPr>
        <w:pStyle w:val="RefrenceChamp"/>
        <w:keepLines/>
        <w:rPr>
          <w:lang w:val="en-US"/>
        </w:rPr>
      </w:pPr>
      <w:r w:rsidRPr="0045652F">
        <w:rPr>
          <w:b/>
          <w:bCs/>
          <w:lang w:val="en-US"/>
        </w:rPr>
        <w:t>Tablet</w:t>
      </w:r>
      <w:r w:rsidRPr="0045652F">
        <w:rPr>
          <w:lang w:val="en-US"/>
        </w:rPr>
        <w:fldChar w:fldCharType="begin"/>
      </w:r>
      <w:r w:rsidRPr="0045652F">
        <w:rPr>
          <w:lang w:val="en-US"/>
        </w:rPr>
        <w:instrText xml:space="preserve"> XE "Tablet" </w:instrText>
      </w:r>
      <w:r w:rsidRPr="0045652F">
        <w:rPr>
          <w:lang w:val="en-US"/>
        </w:rPr>
        <w:fldChar w:fldCharType="end"/>
      </w:r>
      <w:r w:rsidRPr="0045652F">
        <w:rPr>
          <w:lang w:val="en-US"/>
        </w:rPr>
        <w:fldChar w:fldCharType="begin"/>
      </w:r>
      <w:r w:rsidRPr="0045652F">
        <w:rPr>
          <w:lang w:val="en-US"/>
        </w:rPr>
        <w:instrText xml:space="preserve"> XE "Presentation mode:Tablet" </w:instrText>
      </w:r>
      <w:r w:rsidRPr="0045652F">
        <w:rPr>
          <w:lang w:val="en-US"/>
        </w:rPr>
        <w:fldChar w:fldCharType="end"/>
      </w:r>
      <w:r w:rsidRPr="0045652F">
        <w:rPr>
          <w:lang w:val="en-US"/>
        </w:rPr>
        <w:tab/>
      </w:r>
      <w:r w:rsidRPr="0045652F">
        <w:rPr>
          <w:lang w:val="en-US"/>
        </w:rPr>
        <w:br/>
        <w:t>This presentation mode it uses the SMARTWEB2VIRT.htm page template for an HTML presentation adapted for tablets and smartphones.</w:t>
      </w:r>
    </w:p>
    <w:p w14:paraId="2BB1FC11" w14:textId="77777777" w:rsidR="00774472" w:rsidRPr="0045652F" w:rsidRDefault="00774472">
      <w:pPr>
        <w:pStyle w:val="Heading4"/>
        <w:rPr>
          <w:lang w:val="en-US"/>
        </w:rPr>
      </w:pPr>
      <w:r w:rsidRPr="0045652F">
        <w:rPr>
          <w:lang w:val="en-US"/>
        </w:rPr>
        <w:t>The appmenu.htm page</w:t>
      </w:r>
    </w:p>
    <w:p w14:paraId="661FF041" w14:textId="77777777" w:rsidR="00774472" w:rsidRPr="0045652F" w:rsidRDefault="00774472">
      <w:pPr>
        <w:keepLines/>
        <w:rPr>
          <w:lang w:val="en-US"/>
        </w:rPr>
      </w:pPr>
      <w:r w:rsidRPr="0045652F">
        <w:rPr>
          <w:lang w:val="en-US"/>
        </w:rPr>
        <w:t xml:space="preserve">The </w:t>
      </w:r>
      <w:r w:rsidRPr="0045652F">
        <w:rPr>
          <w:i/>
          <w:iCs/>
          <w:lang w:val="en-US"/>
        </w:rPr>
        <w:t>appmenu.htm</w:t>
      </w:r>
      <w:r w:rsidRPr="0045652F">
        <w:rPr>
          <w:lang w:val="en-US"/>
        </w:rPr>
        <w:t xml:space="preserve"> page for the VIRTEL application selection menu is delivered in the W2H-DIR directory.  The page may be customized if required to meet installation standards.  The </w:t>
      </w:r>
      <w:r w:rsidRPr="0045652F">
        <w:rPr>
          <w:i/>
          <w:iCs/>
          <w:lang w:val="en-US"/>
        </w:rPr>
        <w:t>appmenutable</w:t>
      </w:r>
      <w:r w:rsidRPr="0045652F">
        <w:rPr>
          <w:lang w:val="en-US"/>
        </w:rPr>
        <w:t xml:space="preserve"> and </w:t>
      </w:r>
      <w:r w:rsidRPr="0045652F">
        <w:rPr>
          <w:i/>
          <w:iCs/>
          <w:lang w:val="en-US"/>
        </w:rPr>
        <w:t>appmenuitem</w:t>
      </w:r>
      <w:r w:rsidRPr="0045652F">
        <w:rPr>
          <w:lang w:val="en-US"/>
        </w:rPr>
        <w:t xml:space="preserve"> styles in the </w:t>
      </w:r>
      <w:r w:rsidRPr="0045652F">
        <w:rPr>
          <w:i/>
          <w:iCs/>
          <w:lang w:val="en-US"/>
        </w:rPr>
        <w:t>STYLBLUE.css</w:t>
      </w:r>
      <w:r w:rsidRPr="0045652F">
        <w:rPr>
          <w:lang w:val="en-US"/>
        </w:rPr>
        <w:t xml:space="preserve"> stylesheet allow the appearance of the menu to be customized.  The source code for the page and the stylesheet may be obtained from the </w:t>
      </w:r>
      <w:r w:rsidRPr="0045652F">
        <w:rPr>
          <w:i/>
          <w:iCs/>
          <w:lang w:val="en-US"/>
        </w:rPr>
        <w:t>sources.zip</w:t>
      </w:r>
      <w:r w:rsidRPr="0045652F">
        <w:rPr>
          <w:lang w:val="en-US"/>
        </w:rPr>
        <w:t xml:space="preserve"> file accessible from the VIRTEL Web Access menu.  After modifying the page or the stylesheet, follow the “Upload” link on the VIRTEL Web Access menu to upload the updated files to the W2H-DIR directory.</w:t>
      </w:r>
    </w:p>
    <w:p w14:paraId="7250C829" w14:textId="77777777" w:rsidR="00774472" w:rsidRPr="0045652F" w:rsidRDefault="00774472">
      <w:pPr>
        <w:pStyle w:val="Heading4"/>
        <w:rPr>
          <w:lang w:val="en-US"/>
        </w:rPr>
      </w:pPr>
      <w:r w:rsidRPr="0045652F">
        <w:rPr>
          <w:lang w:val="en-US"/>
        </w:rPr>
        <w:t>Definition of the applist transaction</w:t>
      </w:r>
    </w:p>
    <w:p w14:paraId="201BCDA0" w14:textId="77777777" w:rsidR="00774472" w:rsidRPr="0045652F" w:rsidRDefault="00774472">
      <w:pPr>
        <w:keepNext/>
        <w:keepLines/>
        <w:rPr>
          <w:lang w:val="en-US"/>
        </w:rPr>
      </w:pPr>
      <w:r w:rsidRPr="0045652F">
        <w:rPr>
          <w:lang w:val="en-US"/>
        </w:rPr>
        <w:t xml:space="preserve">A transaction with external name </w:t>
      </w:r>
      <w:r w:rsidRPr="0045652F">
        <w:rPr>
          <w:i/>
          <w:iCs/>
          <w:lang w:val="en-US"/>
        </w:rPr>
        <w:t>applist</w:t>
      </w:r>
      <w:r w:rsidRPr="0045652F">
        <w:rPr>
          <w:lang w:val="en-US"/>
        </w:rPr>
        <w:t xml:space="preserve"> must be present in the list of transactions at the entry point associated with the line.  VIRTEL supplies as standard transactions W2H-90 (for entry point WEB2HOST, line W-HTTP port 41001) and CLI-90 (for entry point CLIWHOST, line C-HTTP port 41002).  The </w:t>
      </w:r>
      <w:r w:rsidRPr="0045652F">
        <w:rPr>
          <w:i/>
          <w:iCs/>
          <w:lang w:val="en-US"/>
        </w:rPr>
        <w:t>applist</w:t>
      </w:r>
      <w:r w:rsidRPr="0045652F">
        <w:rPr>
          <w:lang w:val="en-US"/>
        </w:rPr>
        <w:t xml:space="preserve"> transaction must specify application name VIR0021S and application type 2.  Security type 1 requires the user to sign on so that the transaction can determine which applications the user is authorized to.  The user must also be authorized to the </w:t>
      </w:r>
      <w:r w:rsidRPr="0045652F">
        <w:rPr>
          <w:i/>
          <w:iCs/>
          <w:lang w:val="en-US"/>
        </w:rPr>
        <w:t>applist</w:t>
      </w:r>
      <w:r w:rsidRPr="0045652F">
        <w:rPr>
          <w:lang w:val="en-US"/>
        </w:rPr>
        <w:t xml:space="preserve"> transaction itself by its internal name (W2H-90 or CLI-90).</w:t>
      </w:r>
    </w:p>
    <w:p w14:paraId="65AC28FF" w14:textId="77777777" w:rsidR="00774472" w:rsidRPr="0045652F" w:rsidRDefault="00774472">
      <w:pPr>
        <w:pStyle w:val="ecran0"/>
        <w:rPr>
          <w:lang w:val="en-US"/>
        </w:rPr>
      </w:pPr>
      <w:r w:rsidRPr="0045652F">
        <w:rPr>
          <w:lang w:val="en-US"/>
        </w:rPr>
        <w:t xml:space="preserve">The figure below shows the definition of the </w:t>
      </w:r>
      <w:r w:rsidRPr="0045652F">
        <w:rPr>
          <w:i/>
          <w:iCs/>
          <w:lang w:val="en-US"/>
        </w:rPr>
        <w:t>applist</w:t>
      </w:r>
      <w:r w:rsidRPr="0045652F">
        <w:rPr>
          <w:lang w:val="en-US"/>
        </w:rPr>
        <w:t xml:space="preserve"> transaction CLI-90:</w:t>
      </w:r>
    </w:p>
    <w:p w14:paraId="18ADAF7B" w14:textId="77777777" w:rsidR="00774472" w:rsidRPr="0045652F" w:rsidRDefault="00774472">
      <w:pPr>
        <w:pStyle w:val="Ecran80"/>
        <w:rPr>
          <w:lang w:val="en-US"/>
        </w:rPr>
      </w:pPr>
      <w:r w:rsidRPr="0045652F">
        <w:rPr>
          <w:lang w:val="en-US"/>
        </w:rPr>
        <w:t xml:space="preserve"> TRANSACTION DETAIL DEFINITION ---------------------- Applid: VIRTEL   10:28:44 </w:t>
      </w:r>
    </w:p>
    <w:p w14:paraId="5A31CA4A" w14:textId="77777777" w:rsidR="00774472" w:rsidRPr="0045652F" w:rsidRDefault="00774472">
      <w:pPr>
        <w:pStyle w:val="Ecran80"/>
        <w:rPr>
          <w:lang w:val="en-US"/>
        </w:rPr>
      </w:pPr>
      <w:r w:rsidRPr="0045652F">
        <w:rPr>
          <w:lang w:val="en-US"/>
        </w:rPr>
        <w:t xml:space="preserve">                                                                                </w:t>
      </w:r>
    </w:p>
    <w:p w14:paraId="432A5319" w14:textId="77777777" w:rsidR="00774472" w:rsidRPr="0045652F" w:rsidRDefault="00774472">
      <w:pPr>
        <w:pStyle w:val="Ecran80"/>
        <w:rPr>
          <w:lang w:val="en-US"/>
        </w:rPr>
      </w:pPr>
      <w:r w:rsidRPr="0045652F">
        <w:rPr>
          <w:lang w:val="en-US"/>
        </w:rPr>
        <w:t xml:space="preserve"> Internal name ===&gt; CLI-90                 To associate with an entry point name</w:t>
      </w:r>
    </w:p>
    <w:p w14:paraId="49C2B43B" w14:textId="77777777" w:rsidR="00774472" w:rsidRPr="0045652F" w:rsidRDefault="00774472">
      <w:pPr>
        <w:pStyle w:val="Ecran80"/>
        <w:rPr>
          <w:lang w:val="en-US"/>
        </w:rPr>
      </w:pPr>
      <w:r w:rsidRPr="0045652F">
        <w:rPr>
          <w:lang w:val="en-US"/>
        </w:rPr>
        <w:t xml:space="preserve"> External name ===&gt; applist                Name displayed on user menu          </w:t>
      </w:r>
    </w:p>
    <w:p w14:paraId="4D892695" w14:textId="77777777" w:rsidR="00774472" w:rsidRPr="0045652F" w:rsidRDefault="00774472">
      <w:pPr>
        <w:pStyle w:val="Ecran80"/>
        <w:rPr>
          <w:lang w:val="en-US"/>
        </w:rPr>
      </w:pPr>
      <w:r w:rsidRPr="0045652F">
        <w:rPr>
          <w:lang w:val="en-US"/>
        </w:rPr>
        <w:t xml:space="preserve"> Description   ===&gt; List of applications for appmenu.htm                        </w:t>
      </w:r>
    </w:p>
    <w:p w14:paraId="2199F23B" w14:textId="77777777" w:rsidR="00774472" w:rsidRPr="0045652F" w:rsidRDefault="00774472">
      <w:pPr>
        <w:pStyle w:val="Ecran80"/>
        <w:rPr>
          <w:lang w:val="en-US"/>
        </w:rPr>
      </w:pPr>
      <w:r w:rsidRPr="0045652F">
        <w:rPr>
          <w:lang w:val="en-US"/>
        </w:rPr>
        <w:t xml:space="preserve"> Application   ===&gt; VIR0021S               Application to be called             </w:t>
      </w:r>
    </w:p>
    <w:p w14:paraId="29EE7B94" w14:textId="77777777" w:rsidR="00774472" w:rsidRPr="0045652F" w:rsidRDefault="00774472">
      <w:pPr>
        <w:pStyle w:val="Ecran80"/>
        <w:rPr>
          <w:lang w:val="en-US"/>
        </w:rPr>
      </w:pPr>
      <w:r w:rsidRPr="0045652F">
        <w:rPr>
          <w:lang w:val="en-US"/>
        </w:rPr>
        <w:t xml:space="preserve"> </w:t>
      </w:r>
      <w:r w:rsidR="00402441">
        <w:rPr>
          <w:lang w:val="en-US"/>
        </w:rPr>
        <w:t xml:space="preserve">PassTicket    ===&gt; 0  Name ===&gt;           0=no 1=yes 2=unsigned                </w:t>
      </w:r>
    </w:p>
    <w:p w14:paraId="3D07B4CF" w14:textId="77777777" w:rsidR="00774472" w:rsidRPr="0045652F" w:rsidRDefault="00774472">
      <w:pPr>
        <w:pStyle w:val="Ecran80"/>
        <w:rPr>
          <w:lang w:val="en-US"/>
        </w:rPr>
      </w:pPr>
      <w:r w:rsidRPr="0045652F">
        <w:rPr>
          <w:lang w:val="en-US"/>
        </w:rPr>
        <w:t xml:space="preserve"> Application type   ===&gt; 2                 1=VTAM 2=VIRTEL 3=SERV 4=PAGE 5=LINE </w:t>
      </w:r>
    </w:p>
    <w:p w14:paraId="6BB02D15" w14:textId="77777777" w:rsidR="00774472" w:rsidRPr="0045652F" w:rsidRDefault="00774472">
      <w:pPr>
        <w:pStyle w:val="Ecran80"/>
        <w:rPr>
          <w:lang w:val="en-US"/>
        </w:rPr>
      </w:pPr>
      <w:r w:rsidRPr="0045652F">
        <w:rPr>
          <w:lang w:val="en-US"/>
        </w:rPr>
        <w:t xml:space="preserve"> Pseudo-terminals   ===&gt; CLLOC             Prefix of name of partner terminals  </w:t>
      </w:r>
    </w:p>
    <w:p w14:paraId="60BE6E32" w14:textId="77777777" w:rsidR="00774472" w:rsidRPr="0045652F" w:rsidRDefault="00774472">
      <w:pPr>
        <w:pStyle w:val="Ecran80"/>
        <w:rPr>
          <w:lang w:val="en-US"/>
        </w:rPr>
      </w:pPr>
      <w:r w:rsidRPr="0045652F">
        <w:rPr>
          <w:lang w:val="en-US"/>
        </w:rPr>
        <w:t xml:space="preserve"> Logmode            ===&gt;                   Specify when LOGMODE must be changed </w:t>
      </w:r>
    </w:p>
    <w:p w14:paraId="04965FD7" w14:textId="77777777" w:rsidR="00774472" w:rsidRPr="0045652F" w:rsidRDefault="00774472">
      <w:pPr>
        <w:pStyle w:val="Ecran80"/>
        <w:rPr>
          <w:lang w:val="en-US"/>
        </w:rPr>
      </w:pPr>
      <w:r w:rsidRPr="0045652F">
        <w:rPr>
          <w:lang w:val="en-US"/>
        </w:rPr>
        <w:t xml:space="preserve"> How started        ===&gt; 2                 1=menu 2=sub-menu 3=auto             </w:t>
      </w:r>
    </w:p>
    <w:p w14:paraId="17E76F42" w14:textId="77777777" w:rsidR="00774472" w:rsidRPr="0045652F" w:rsidRDefault="00774472">
      <w:pPr>
        <w:pStyle w:val="Ecran80"/>
        <w:rPr>
          <w:lang w:val="en-US"/>
        </w:rPr>
      </w:pPr>
      <w:r w:rsidRPr="0045652F">
        <w:rPr>
          <w:lang w:val="en-US"/>
        </w:rPr>
        <w:t xml:space="preserve"> Security           ===&gt; 1                 0=none 1=basic 2=NTLM 3=TLS 4=HTML   </w:t>
      </w:r>
    </w:p>
    <w:p w14:paraId="24A3FAA4" w14:textId="77777777" w:rsidR="00774472" w:rsidRPr="0045652F" w:rsidRDefault="00774472">
      <w:pPr>
        <w:pStyle w:val="Ecran80"/>
        <w:rPr>
          <w:lang w:val="en-US"/>
        </w:rPr>
      </w:pPr>
      <w:r w:rsidRPr="0045652F">
        <w:rPr>
          <w:lang w:val="en-US"/>
        </w:rPr>
        <w:t xml:space="preserve"> H4W commands ?     ===&gt;                   0=no 1=yes 2=if2VIRTEL 4=auto        </w:t>
      </w:r>
    </w:p>
    <w:p w14:paraId="41D319E1" w14:textId="77777777" w:rsidR="00774472" w:rsidRPr="0045652F" w:rsidRDefault="00774472">
      <w:pPr>
        <w:pStyle w:val="Ecran80"/>
        <w:rPr>
          <w:lang w:val="en-US"/>
        </w:rPr>
      </w:pPr>
      <w:r w:rsidRPr="0045652F">
        <w:rPr>
          <w:lang w:val="en-US"/>
        </w:rPr>
        <w:t xml:space="preserve"> Logon message      ===&gt;                                                        </w:t>
      </w:r>
    </w:p>
    <w:p w14:paraId="5A949E55" w14:textId="77777777" w:rsidR="00774472" w:rsidRPr="0045652F" w:rsidRDefault="00774472">
      <w:pPr>
        <w:pStyle w:val="Ecran80"/>
        <w:rPr>
          <w:lang w:val="en-US"/>
        </w:rPr>
      </w:pPr>
      <w:r w:rsidRPr="0045652F">
        <w:rPr>
          <w:lang w:val="en-US"/>
        </w:rPr>
        <w:t xml:space="preserve">                                                                                </w:t>
      </w:r>
    </w:p>
    <w:p w14:paraId="128B1BAB" w14:textId="77777777" w:rsidR="00774472" w:rsidRPr="0045652F" w:rsidRDefault="00774472">
      <w:pPr>
        <w:pStyle w:val="Ecran80"/>
        <w:rPr>
          <w:lang w:val="en-US"/>
        </w:rPr>
      </w:pPr>
      <w:r w:rsidRPr="0045652F">
        <w:rPr>
          <w:lang w:val="en-US"/>
        </w:rPr>
        <w:t xml:space="preserve"> TIOA at logon      ===&gt;                                                        </w:t>
      </w:r>
    </w:p>
    <w:p w14:paraId="7DB11B1A" w14:textId="77777777" w:rsidR="00774472" w:rsidRPr="0045652F" w:rsidRDefault="00774472">
      <w:pPr>
        <w:pStyle w:val="Ecran80"/>
        <w:rPr>
          <w:lang w:val="en-US"/>
        </w:rPr>
      </w:pPr>
      <w:r w:rsidRPr="0045652F">
        <w:rPr>
          <w:lang w:val="en-US"/>
        </w:rPr>
        <w:t xml:space="preserve">                                                                                </w:t>
      </w:r>
    </w:p>
    <w:p w14:paraId="0E69A631" w14:textId="77777777" w:rsidR="00774472" w:rsidRPr="0045652F" w:rsidRDefault="00774472">
      <w:pPr>
        <w:pStyle w:val="Ecran80"/>
        <w:rPr>
          <w:lang w:val="en-US"/>
        </w:rPr>
      </w:pPr>
      <w:r w:rsidRPr="0045652F">
        <w:rPr>
          <w:lang w:val="en-US"/>
        </w:rPr>
        <w:t xml:space="preserve"> TIOA at logoff     ===&gt;                                                        </w:t>
      </w:r>
    </w:p>
    <w:p w14:paraId="06194F17" w14:textId="77777777" w:rsidR="00774472" w:rsidRPr="0045652F" w:rsidRDefault="00774472">
      <w:pPr>
        <w:pStyle w:val="Ecran80"/>
        <w:rPr>
          <w:lang w:val="en-US"/>
        </w:rPr>
      </w:pPr>
      <w:r w:rsidRPr="0045652F">
        <w:rPr>
          <w:lang w:val="en-US"/>
        </w:rPr>
        <w:t xml:space="preserve">                                                                                </w:t>
      </w:r>
    </w:p>
    <w:p w14:paraId="13FBDC0E" w14:textId="77777777" w:rsidR="00774472" w:rsidRPr="0045652F" w:rsidRDefault="00774472">
      <w:pPr>
        <w:pStyle w:val="Ecran80"/>
        <w:rPr>
          <w:lang w:val="en-US"/>
        </w:rPr>
      </w:pPr>
      <w:r w:rsidRPr="0045652F">
        <w:rPr>
          <w:lang w:val="en-US"/>
        </w:rPr>
        <w:t xml:space="preserve"> Initial Scenario   ===&gt;                   Final Scenario      ===&gt;             </w:t>
      </w:r>
    </w:p>
    <w:p w14:paraId="4035CF7D" w14:textId="77777777" w:rsidR="00774472" w:rsidRPr="0045652F" w:rsidRDefault="00774472">
      <w:pPr>
        <w:pStyle w:val="Ecran80"/>
        <w:rPr>
          <w:lang w:val="en-US"/>
        </w:rPr>
      </w:pPr>
      <w:r w:rsidRPr="0045652F">
        <w:rPr>
          <w:lang w:val="en-US"/>
        </w:rPr>
        <w:t xml:space="preserve"> Input Scenario     ===&gt;                   Output Scenario     ===&gt;             </w:t>
      </w:r>
    </w:p>
    <w:p w14:paraId="6B65D669" w14:textId="77777777" w:rsidR="00774472" w:rsidRPr="0045652F" w:rsidRDefault="00774472">
      <w:pPr>
        <w:pStyle w:val="Ecran80"/>
        <w:rPr>
          <w:lang w:val="en-US"/>
        </w:rPr>
      </w:pPr>
      <w:r w:rsidRPr="0045652F">
        <w:rPr>
          <w:lang w:val="en-US"/>
        </w:rPr>
        <w:t xml:space="preserve">                                                                                </w:t>
      </w:r>
    </w:p>
    <w:p w14:paraId="3CDF587B" w14:textId="77777777" w:rsidR="00774472" w:rsidRPr="0045652F" w:rsidRDefault="00774472">
      <w:pPr>
        <w:pStyle w:val="Ecran80"/>
        <w:rPr>
          <w:lang w:val="en-US"/>
        </w:rPr>
      </w:pPr>
      <w:r w:rsidRPr="0045652F">
        <w:rPr>
          <w:lang w:val="en-US"/>
        </w:rPr>
        <w:t xml:space="preserve"> P1=Update                          P3=Return                       P12=Server  </w:t>
      </w:r>
    </w:p>
    <w:p w14:paraId="5F523488" w14:textId="77777777" w:rsidR="00774472" w:rsidRPr="0045652F" w:rsidRDefault="00774472">
      <w:pPr>
        <w:pStyle w:val="Ecran80"/>
        <w:rPr>
          <w:lang w:val="en-US"/>
        </w:rPr>
      </w:pPr>
      <w:r w:rsidRPr="0045652F">
        <w:rPr>
          <w:lang w:val="en-US"/>
        </w:rPr>
        <w:t xml:space="preserve">                                                                                </w:t>
      </w:r>
    </w:p>
    <w:p w14:paraId="6FB63B0B" w14:textId="77777777" w:rsidR="00774472" w:rsidRPr="0045652F" w:rsidRDefault="00774472">
      <w:pPr>
        <w:pStyle w:val="Caption"/>
        <w:ind w:right="-1414"/>
        <w:rPr>
          <w:lang w:val="en-US"/>
        </w:rPr>
      </w:pPr>
      <w:bookmarkStart w:id="306" w:name="_Toc373485014"/>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46</w:t>
      </w:r>
      <w:r w:rsidRPr="0045652F">
        <w:rPr>
          <w:lang w:val="en-US"/>
        </w:rPr>
        <w:fldChar w:fldCharType="end"/>
      </w:r>
      <w:r w:rsidRPr="0045652F">
        <w:rPr>
          <w:szCs w:val="19"/>
          <w:lang w:val="en-US"/>
        </w:rPr>
        <w:t xml:space="preserve"> Definition of applist transaction</w:t>
      </w:r>
      <w:bookmarkEnd w:id="306"/>
    </w:p>
    <w:p w14:paraId="3D03F594" w14:textId="77777777" w:rsidR="00774472" w:rsidRPr="0045652F" w:rsidRDefault="00774472">
      <w:pPr>
        <w:pStyle w:val="Heading4"/>
        <w:rPr>
          <w:lang w:val="en-US"/>
        </w:rPr>
      </w:pPr>
      <w:r w:rsidRPr="0045652F">
        <w:rPr>
          <w:lang w:val="en-US"/>
        </w:rPr>
        <w:t>Application menu as the default transaction for the entry point</w:t>
      </w:r>
    </w:p>
    <w:p w14:paraId="5BF10DD9" w14:textId="77777777" w:rsidR="00774472" w:rsidRPr="0045652F" w:rsidRDefault="00774472">
      <w:pPr>
        <w:keepNext/>
        <w:keepLines/>
        <w:rPr>
          <w:lang w:val="en-US"/>
        </w:rPr>
      </w:pPr>
      <w:r w:rsidRPr="0045652F">
        <w:rPr>
          <w:lang w:val="en-US"/>
        </w:rPr>
        <w:t xml:space="preserve">When the </w:t>
      </w:r>
      <w:r w:rsidRPr="0045652F">
        <w:rPr>
          <w:i/>
          <w:iCs/>
          <w:lang w:val="en-US"/>
        </w:rPr>
        <w:t>appmenu.htm+applist</w:t>
      </w:r>
      <w:r w:rsidRPr="0045652F">
        <w:rPr>
          <w:lang w:val="en-US"/>
        </w:rPr>
        <w:t xml:space="preserve"> URL is coded in the “TIOA at logon” field of the default transaction for the entry point, the application selection menu will be displayed whenever the user accesses the HTTP line using its root URL (for example, </w:t>
      </w:r>
      <w:r w:rsidRPr="0045652F">
        <w:rPr>
          <w:i/>
          <w:iCs/>
          <w:lang w:val="en-US"/>
        </w:rPr>
        <w:t>http://n.n.n.n:41002</w:t>
      </w:r>
      <w:r w:rsidRPr="0045652F">
        <w:rPr>
          <w:lang w:val="en-US"/>
        </w:rPr>
        <w:t xml:space="preserve"> for line C-HTTP)</w:t>
      </w:r>
      <w:r w:rsidRPr="0045652F">
        <w:rPr>
          <w:i/>
          <w:iCs/>
          <w:lang w:val="en-US"/>
        </w:rPr>
        <w:t>.</w:t>
      </w:r>
    </w:p>
    <w:p w14:paraId="49AD2AED" w14:textId="77777777" w:rsidR="00774472" w:rsidRPr="0045652F" w:rsidRDefault="00774472">
      <w:pPr>
        <w:pStyle w:val="ecran0"/>
        <w:rPr>
          <w:lang w:val="en-US"/>
        </w:rPr>
      </w:pPr>
      <w:r w:rsidRPr="0045652F">
        <w:rPr>
          <w:lang w:val="en-US"/>
        </w:rPr>
        <w:t>The default transaction is the transaction whose external name is the same as the entry point name, and the example below shows the default transaction for the CLIWHOST entry point:</w:t>
      </w:r>
    </w:p>
    <w:p w14:paraId="1354B1EC" w14:textId="77777777" w:rsidR="00774472" w:rsidRPr="0045652F" w:rsidRDefault="00774472">
      <w:pPr>
        <w:pStyle w:val="Ecran80"/>
        <w:rPr>
          <w:lang w:val="en-US"/>
        </w:rPr>
      </w:pPr>
      <w:r w:rsidRPr="0045652F">
        <w:rPr>
          <w:lang w:val="en-US"/>
        </w:rPr>
        <w:t xml:space="preserve"> TRANSACTION DETAIL DEFINITION ---------------------- Applid: VIRTEL   10:57:59 </w:t>
      </w:r>
    </w:p>
    <w:p w14:paraId="333A6CD2" w14:textId="77777777" w:rsidR="00774472" w:rsidRPr="0045652F" w:rsidRDefault="00774472">
      <w:pPr>
        <w:pStyle w:val="Ecran80"/>
        <w:rPr>
          <w:lang w:val="en-US"/>
        </w:rPr>
      </w:pPr>
      <w:r w:rsidRPr="0045652F">
        <w:rPr>
          <w:lang w:val="en-US"/>
        </w:rPr>
        <w:t xml:space="preserve">                                                                                </w:t>
      </w:r>
    </w:p>
    <w:p w14:paraId="636D9612" w14:textId="77777777" w:rsidR="00774472" w:rsidRPr="0045652F" w:rsidRDefault="00774472">
      <w:pPr>
        <w:pStyle w:val="Ecran80"/>
        <w:rPr>
          <w:lang w:val="en-US"/>
        </w:rPr>
      </w:pPr>
      <w:r w:rsidRPr="0045652F">
        <w:rPr>
          <w:lang w:val="en-US"/>
        </w:rPr>
        <w:t xml:space="preserve"> Internal name ===&gt; CLI-00                 To associate with an entry point name</w:t>
      </w:r>
    </w:p>
    <w:p w14:paraId="7E230BF3" w14:textId="77777777" w:rsidR="00774472" w:rsidRPr="0045652F" w:rsidRDefault="00774472">
      <w:pPr>
        <w:pStyle w:val="Ecran80"/>
        <w:rPr>
          <w:lang w:val="en-US"/>
        </w:rPr>
      </w:pPr>
      <w:r w:rsidRPr="0045652F">
        <w:rPr>
          <w:lang w:val="en-US"/>
        </w:rPr>
        <w:t xml:space="preserve"> External name ===&gt; CLIWHOST               Name displayed on user menu          </w:t>
      </w:r>
    </w:p>
    <w:p w14:paraId="218E5A32" w14:textId="77777777" w:rsidR="00774472" w:rsidRPr="0045652F" w:rsidRDefault="00774472">
      <w:pPr>
        <w:pStyle w:val="Ecran80"/>
        <w:rPr>
          <w:lang w:val="en-US"/>
        </w:rPr>
      </w:pPr>
      <w:r w:rsidRPr="0045652F">
        <w:rPr>
          <w:lang w:val="en-US"/>
        </w:rPr>
        <w:t xml:space="preserve"> Description   ===&gt; Default directory = entry point name                        </w:t>
      </w:r>
    </w:p>
    <w:p w14:paraId="6D26FFCF" w14:textId="77777777" w:rsidR="00774472" w:rsidRPr="0045652F" w:rsidRDefault="00774472">
      <w:pPr>
        <w:pStyle w:val="Ecran80"/>
        <w:rPr>
          <w:lang w:val="en-US"/>
        </w:rPr>
      </w:pPr>
      <w:r w:rsidRPr="0045652F">
        <w:rPr>
          <w:lang w:val="en-US"/>
        </w:rPr>
        <w:t xml:space="preserve"> Application   ===&gt; CLI-DIR                Application to be called             </w:t>
      </w:r>
    </w:p>
    <w:p w14:paraId="0C30ABA0" w14:textId="77777777" w:rsidR="00774472" w:rsidRPr="0045652F" w:rsidRDefault="00774472">
      <w:pPr>
        <w:pStyle w:val="Ecran80"/>
        <w:rPr>
          <w:lang w:val="en-US"/>
        </w:rPr>
      </w:pPr>
      <w:r w:rsidRPr="0045652F">
        <w:rPr>
          <w:lang w:val="en-US"/>
        </w:rPr>
        <w:t xml:space="preserve"> </w:t>
      </w:r>
      <w:r w:rsidR="00402441">
        <w:rPr>
          <w:lang w:val="en-US"/>
        </w:rPr>
        <w:t xml:space="preserve">PassTicket    ===&gt; 0  Name ===&gt;           0=no 1=yes 2=unsigned                </w:t>
      </w:r>
    </w:p>
    <w:p w14:paraId="4234E3AE" w14:textId="77777777" w:rsidR="00774472" w:rsidRPr="0045652F" w:rsidRDefault="00774472">
      <w:pPr>
        <w:pStyle w:val="Ecran80"/>
        <w:rPr>
          <w:lang w:val="en-US"/>
        </w:rPr>
      </w:pPr>
      <w:r w:rsidRPr="0045652F">
        <w:rPr>
          <w:lang w:val="en-US"/>
        </w:rPr>
        <w:t xml:space="preserve"> Application type   ===&gt; 4                 1=VTAM 2=VIRTEL 3=SERV 4=PAGE 5=LINE </w:t>
      </w:r>
    </w:p>
    <w:p w14:paraId="020F59CA" w14:textId="77777777" w:rsidR="00774472" w:rsidRPr="0045652F" w:rsidRDefault="00774472">
      <w:pPr>
        <w:pStyle w:val="Ecran80"/>
        <w:rPr>
          <w:lang w:val="en-US"/>
        </w:rPr>
      </w:pPr>
      <w:r w:rsidRPr="0045652F">
        <w:rPr>
          <w:lang w:val="en-US"/>
        </w:rPr>
        <w:t xml:space="preserve"> Pseudo-terminals   ===&gt; CLLOC             Prefix of name of partner terminals  </w:t>
      </w:r>
    </w:p>
    <w:p w14:paraId="21F44A1D" w14:textId="77777777" w:rsidR="00774472" w:rsidRPr="0045652F" w:rsidRDefault="00774472">
      <w:pPr>
        <w:pStyle w:val="Ecran80"/>
        <w:rPr>
          <w:lang w:val="en-US"/>
        </w:rPr>
      </w:pPr>
      <w:r w:rsidRPr="0045652F">
        <w:rPr>
          <w:lang w:val="en-US"/>
        </w:rPr>
        <w:t xml:space="preserve"> Logmode            ===&gt;                   Specify when LOGMODE must be changed </w:t>
      </w:r>
    </w:p>
    <w:p w14:paraId="33CC0910" w14:textId="77777777" w:rsidR="00774472" w:rsidRPr="0045652F" w:rsidRDefault="00774472">
      <w:pPr>
        <w:pStyle w:val="Ecran80"/>
        <w:rPr>
          <w:lang w:val="en-US"/>
        </w:rPr>
      </w:pPr>
      <w:r w:rsidRPr="0045652F">
        <w:rPr>
          <w:lang w:val="en-US"/>
        </w:rPr>
        <w:t xml:space="preserve"> How started        ===&gt; 2                 1=menu 2=sub-menu 3=auto             </w:t>
      </w:r>
    </w:p>
    <w:p w14:paraId="35848314" w14:textId="77777777" w:rsidR="00774472" w:rsidRPr="0045652F" w:rsidRDefault="00774472">
      <w:pPr>
        <w:pStyle w:val="Ecran80"/>
        <w:rPr>
          <w:lang w:val="en-US"/>
        </w:rPr>
      </w:pPr>
      <w:r w:rsidRPr="0045652F">
        <w:rPr>
          <w:lang w:val="en-US"/>
        </w:rPr>
        <w:t xml:space="preserve"> Security           ===&gt; 0                 0=none 1=basic 2=NTLM 3=TLS 4=HTML   </w:t>
      </w:r>
    </w:p>
    <w:p w14:paraId="37A56F0E" w14:textId="77777777" w:rsidR="00774472" w:rsidRPr="0045652F" w:rsidRDefault="00774472">
      <w:pPr>
        <w:pStyle w:val="Ecran80"/>
        <w:rPr>
          <w:lang w:val="en-US"/>
        </w:rPr>
      </w:pPr>
      <w:r w:rsidRPr="0045652F">
        <w:rPr>
          <w:lang w:val="en-US"/>
        </w:rPr>
        <w:t xml:space="preserve"> H4W commands ?     ===&gt;                   0=no 1=yes 2=if2VIRTEL 4=auto        </w:t>
      </w:r>
    </w:p>
    <w:p w14:paraId="60A24F4A" w14:textId="77777777" w:rsidR="00774472" w:rsidRPr="0045652F" w:rsidRDefault="00774472">
      <w:pPr>
        <w:pStyle w:val="Ecran80"/>
        <w:rPr>
          <w:lang w:val="en-US"/>
        </w:rPr>
      </w:pPr>
      <w:r w:rsidRPr="0045652F">
        <w:rPr>
          <w:lang w:val="en-US"/>
        </w:rPr>
        <w:t xml:space="preserve"> Check URL Prefix   ===&gt;                                                        </w:t>
      </w:r>
    </w:p>
    <w:p w14:paraId="4DC8B69A" w14:textId="77777777" w:rsidR="00774472" w:rsidRPr="0045652F" w:rsidRDefault="00774472">
      <w:pPr>
        <w:pStyle w:val="Ecran80"/>
        <w:rPr>
          <w:lang w:val="en-US"/>
        </w:rPr>
      </w:pPr>
      <w:r w:rsidRPr="0045652F">
        <w:rPr>
          <w:lang w:val="en-US"/>
        </w:rPr>
        <w:t xml:space="preserve">                                                                                </w:t>
      </w:r>
    </w:p>
    <w:p w14:paraId="2812214A" w14:textId="77777777" w:rsidR="00774472" w:rsidRPr="0045652F" w:rsidRDefault="00774472">
      <w:pPr>
        <w:pStyle w:val="Ecran80"/>
        <w:rPr>
          <w:lang w:val="en-US"/>
        </w:rPr>
      </w:pPr>
      <w:r w:rsidRPr="0045652F">
        <w:rPr>
          <w:lang w:val="en-US"/>
        </w:rPr>
        <w:t xml:space="preserve"> TIOA at logon      ===&gt; /w2h/appmenu.htm+applist                               </w:t>
      </w:r>
    </w:p>
    <w:p w14:paraId="5A93EA93" w14:textId="77777777" w:rsidR="00774472" w:rsidRPr="0045652F" w:rsidRDefault="00774472">
      <w:pPr>
        <w:pStyle w:val="Ecran80"/>
        <w:rPr>
          <w:lang w:val="en-US"/>
        </w:rPr>
      </w:pPr>
      <w:r w:rsidRPr="0045652F">
        <w:rPr>
          <w:lang w:val="en-US"/>
        </w:rPr>
        <w:t xml:space="preserve">                                                                                </w:t>
      </w:r>
    </w:p>
    <w:p w14:paraId="779AE94F" w14:textId="77777777" w:rsidR="00774472" w:rsidRPr="0045652F" w:rsidRDefault="00774472">
      <w:pPr>
        <w:pStyle w:val="Ecran80"/>
        <w:rPr>
          <w:lang w:val="en-US"/>
        </w:rPr>
      </w:pPr>
      <w:r w:rsidRPr="0045652F">
        <w:rPr>
          <w:lang w:val="en-US"/>
        </w:rPr>
        <w:t xml:space="preserve"> TIOA at logoff     ===&gt;                                                        </w:t>
      </w:r>
    </w:p>
    <w:p w14:paraId="0CF568B9" w14:textId="77777777" w:rsidR="00774472" w:rsidRPr="0045652F" w:rsidRDefault="00774472">
      <w:pPr>
        <w:pStyle w:val="Ecran80"/>
        <w:rPr>
          <w:lang w:val="en-US"/>
        </w:rPr>
      </w:pPr>
      <w:r w:rsidRPr="0045652F">
        <w:rPr>
          <w:lang w:val="en-US"/>
        </w:rPr>
        <w:t xml:space="preserve">                                                                                </w:t>
      </w:r>
    </w:p>
    <w:p w14:paraId="3DBF3FC6" w14:textId="77777777" w:rsidR="00774472" w:rsidRPr="0045652F" w:rsidRDefault="00774472">
      <w:pPr>
        <w:pStyle w:val="Ecran80"/>
        <w:rPr>
          <w:lang w:val="en-US"/>
        </w:rPr>
      </w:pPr>
      <w:r w:rsidRPr="0045652F">
        <w:rPr>
          <w:lang w:val="en-US"/>
        </w:rPr>
        <w:t xml:space="preserve"> Initial Scenario   ===&gt;                   Final Scenario      ===&gt;             </w:t>
      </w:r>
    </w:p>
    <w:p w14:paraId="6CFE5C1A" w14:textId="77777777" w:rsidR="00774472" w:rsidRPr="0045652F" w:rsidRDefault="00774472">
      <w:pPr>
        <w:pStyle w:val="Ecran80"/>
        <w:rPr>
          <w:lang w:val="en-US"/>
        </w:rPr>
      </w:pPr>
      <w:r w:rsidRPr="0045652F">
        <w:rPr>
          <w:lang w:val="en-US"/>
        </w:rPr>
        <w:t xml:space="preserve"> Input Scenario     ===&gt;                   Output Scenario     ===&gt;             </w:t>
      </w:r>
    </w:p>
    <w:p w14:paraId="75205517" w14:textId="77777777" w:rsidR="00774472" w:rsidRPr="0045652F" w:rsidRDefault="00774472">
      <w:pPr>
        <w:pStyle w:val="Ecran80"/>
        <w:rPr>
          <w:lang w:val="en-US"/>
        </w:rPr>
      </w:pPr>
      <w:r w:rsidRPr="0045652F">
        <w:rPr>
          <w:lang w:val="en-US"/>
        </w:rPr>
        <w:t xml:space="preserve">                                                                                </w:t>
      </w:r>
    </w:p>
    <w:p w14:paraId="746D5919" w14:textId="77777777" w:rsidR="00774472" w:rsidRPr="0045652F" w:rsidRDefault="00774472">
      <w:pPr>
        <w:pStyle w:val="Ecran80"/>
        <w:rPr>
          <w:lang w:val="en-US"/>
        </w:rPr>
      </w:pPr>
      <w:r w:rsidRPr="0045652F">
        <w:rPr>
          <w:lang w:val="en-US"/>
        </w:rPr>
        <w:t xml:space="preserve"> P1=Update                          P3=Return                       P12=Server  </w:t>
      </w:r>
    </w:p>
    <w:p w14:paraId="22001D21" w14:textId="77777777" w:rsidR="00774472" w:rsidRPr="0045652F" w:rsidRDefault="00774472">
      <w:pPr>
        <w:pStyle w:val="Ecran80"/>
        <w:rPr>
          <w:lang w:val="en-US"/>
        </w:rPr>
      </w:pPr>
      <w:r w:rsidRPr="0045652F">
        <w:rPr>
          <w:lang w:val="en-US"/>
        </w:rPr>
        <w:t xml:space="preserve">                                                                                </w:t>
      </w:r>
    </w:p>
    <w:p w14:paraId="796A3701" w14:textId="77777777" w:rsidR="00774472" w:rsidRPr="0045652F" w:rsidRDefault="00774472">
      <w:pPr>
        <w:pStyle w:val="Caption"/>
        <w:ind w:right="-1414"/>
        <w:rPr>
          <w:lang w:val="en-US"/>
        </w:rPr>
      </w:pPr>
      <w:bookmarkStart w:id="307" w:name="_Toc373485015"/>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47</w:t>
      </w:r>
      <w:r w:rsidRPr="0045652F">
        <w:rPr>
          <w:lang w:val="en-US"/>
        </w:rPr>
        <w:fldChar w:fldCharType="end"/>
      </w:r>
      <w:r w:rsidRPr="0045652F">
        <w:rPr>
          <w:szCs w:val="19"/>
          <w:lang w:val="en-US"/>
        </w:rPr>
        <w:t xml:space="preserve"> Specifying the </w:t>
      </w:r>
      <w:r w:rsidRPr="0045652F">
        <w:rPr>
          <w:lang w:val="en-US"/>
        </w:rPr>
        <w:t>application selection menu in the default transaction</w:t>
      </w:r>
      <w:bookmarkEnd w:id="307"/>
    </w:p>
    <w:p w14:paraId="7ACD0E28" w14:textId="77777777" w:rsidR="00774472" w:rsidRPr="0045652F" w:rsidRDefault="00774472">
      <w:pPr>
        <w:rPr>
          <w:lang w:val="en-US"/>
        </w:rPr>
      </w:pPr>
    </w:p>
    <w:p w14:paraId="27A50AD8" w14:textId="77777777" w:rsidR="00774472" w:rsidRDefault="00774472">
      <w:pPr>
        <w:pStyle w:val="Heading3"/>
        <w:pageBreakBefore/>
        <w:tabs>
          <w:tab w:val="num" w:pos="2781"/>
        </w:tabs>
        <w:rPr>
          <w:lang w:val="en-US"/>
        </w:rPr>
      </w:pPr>
      <w:bookmarkStart w:id="308" w:name="_Toc373484915"/>
      <w:r w:rsidRPr="0045652F">
        <w:rPr>
          <w:lang w:val="en-US"/>
        </w:rPr>
        <w:t>Printing</w:t>
      </w:r>
      <w:r w:rsidR="005F1437">
        <w:rPr>
          <w:lang w:val="en-US"/>
        </w:rPr>
        <w:t xml:space="preserve"> with Web Access</w:t>
      </w:r>
      <w:bookmarkEnd w:id="308"/>
    </w:p>
    <w:p w14:paraId="019DD31E" w14:textId="77777777" w:rsidR="008E184E" w:rsidRDefault="008E184E" w:rsidP="0066256C">
      <w:pPr>
        <w:rPr>
          <w:lang w:val="en-US"/>
        </w:rPr>
      </w:pPr>
      <w:r w:rsidRPr="0045652F">
        <w:rPr>
          <w:lang w:val="en-US"/>
        </w:rPr>
        <w:fldChar w:fldCharType="begin"/>
      </w:r>
      <w:r w:rsidRPr="0045652F">
        <w:rPr>
          <w:lang w:val="en-US"/>
        </w:rPr>
        <w:instrText xml:space="preserve"> XE "Printing" </w:instrText>
      </w:r>
      <w:r w:rsidRPr="0045652F">
        <w:rPr>
          <w:lang w:val="en-US"/>
        </w:rPr>
        <w:fldChar w:fldCharType="end"/>
      </w:r>
      <w:r w:rsidRPr="0045652F">
        <w:rPr>
          <w:lang w:val="en-US"/>
        </w:rPr>
        <w:fldChar w:fldCharType="begin"/>
      </w:r>
      <w:r w:rsidRPr="0045652F">
        <w:rPr>
          <w:lang w:val="en-US"/>
        </w:rPr>
        <w:instrText xml:space="preserve"> XE "PCL printing" </w:instrText>
      </w:r>
      <w:r w:rsidRPr="0045652F">
        <w:rPr>
          <w:lang w:val="en-US"/>
        </w:rPr>
        <w:fldChar w:fldCharType="end"/>
      </w:r>
      <w:r w:rsidR="0066256C">
        <w:rPr>
          <w:lang w:val="en-US"/>
        </w:rPr>
        <w:t xml:space="preserve">VIRTEL </w:t>
      </w:r>
      <w:r w:rsidR="0013172C">
        <w:rPr>
          <w:lang w:val="en-US"/>
        </w:rPr>
        <w:t xml:space="preserve">provides printing support by means of </w:t>
      </w:r>
      <w:r w:rsidR="0066256C">
        <w:rPr>
          <w:lang w:val="en-US"/>
        </w:rPr>
        <w:t xml:space="preserve">virtual 3287 </w:t>
      </w:r>
      <w:r w:rsidR="00006AB2">
        <w:rPr>
          <w:lang w:val="en-US"/>
        </w:rPr>
        <w:t xml:space="preserve">type </w:t>
      </w:r>
      <w:r w:rsidR="0066256C">
        <w:rPr>
          <w:lang w:val="en-US"/>
        </w:rPr>
        <w:t xml:space="preserve">printers.  Each user connected to VIRTEL Web Access has a virtual 3287 printer associated with </w:t>
      </w:r>
      <w:r w:rsidR="0026648E">
        <w:rPr>
          <w:lang w:val="en-US"/>
        </w:rPr>
        <w:t xml:space="preserve">the user’s </w:t>
      </w:r>
      <w:r w:rsidR="0066256C">
        <w:rPr>
          <w:lang w:val="en-US"/>
        </w:rPr>
        <w:t xml:space="preserve">3270 display </w:t>
      </w:r>
      <w:r w:rsidR="00006AB2">
        <w:rPr>
          <w:lang w:val="en-US"/>
        </w:rPr>
        <w:t>terminal</w:t>
      </w:r>
      <w:r w:rsidR="0066256C">
        <w:rPr>
          <w:lang w:val="en-US"/>
        </w:rPr>
        <w:t>.  The name of the virtual printer is displayed in the status bar at the bottom of the Web Access window.  Data sent to the virtual printer from a host application (for example, CICS</w:t>
      </w:r>
      <w:r w:rsidR="00006AB2">
        <w:rPr>
          <w:lang w:val="en-US"/>
        </w:rPr>
        <w:t>, QMF,</w:t>
      </w:r>
      <w:r w:rsidR="0066256C">
        <w:rPr>
          <w:lang w:val="en-US"/>
        </w:rPr>
        <w:t xml:space="preserve"> or VPS) is captured by VIRTEL</w:t>
      </w:r>
      <w:r w:rsidR="0077317D">
        <w:rPr>
          <w:lang w:val="en-US"/>
        </w:rPr>
        <w:t xml:space="preserve"> and </w:t>
      </w:r>
      <w:r w:rsidR="0026648E">
        <w:rPr>
          <w:lang w:val="en-US"/>
        </w:rPr>
        <w:t xml:space="preserve">is </w:t>
      </w:r>
      <w:r w:rsidR="0077317D">
        <w:rPr>
          <w:lang w:val="en-US"/>
        </w:rPr>
        <w:t>s</w:t>
      </w:r>
      <w:r w:rsidR="0026648E">
        <w:rPr>
          <w:lang w:val="en-US"/>
        </w:rPr>
        <w:t>aved</w:t>
      </w:r>
      <w:r w:rsidR="0077317D">
        <w:rPr>
          <w:lang w:val="en-US"/>
        </w:rPr>
        <w:t xml:space="preserve"> in virtual storage.</w:t>
      </w:r>
    </w:p>
    <w:p w14:paraId="1EB8E6CA" w14:textId="5A80BF47" w:rsidR="0077317D" w:rsidRDefault="0077317D" w:rsidP="0066256C">
      <w:pPr>
        <w:rPr>
          <w:lang w:val="en-US"/>
        </w:rPr>
      </w:pPr>
      <w:r>
        <w:rPr>
          <w:lang w:val="en-US"/>
        </w:rPr>
        <w:t xml:space="preserve">A printer icon </w:t>
      </w:r>
      <w:r w:rsidR="000D520E">
        <w:rPr>
          <w:rFonts w:ascii="Courier New" w:hAnsi="Courier New" w:cs="Courier New"/>
          <w:noProof/>
          <w:color w:val="00FF00"/>
          <w:lang w:val="en-GB" w:eastAsia="zh-CN" w:bidi="he-IL"/>
        </w:rPr>
        <w:drawing>
          <wp:inline distT="0" distB="0" distL="0" distR="0" wp14:anchorId="49012034" wp14:editId="2EDFCB23">
            <wp:extent cx="209550" cy="209550"/>
            <wp:effectExtent l="0" t="0" r="0" b="0"/>
            <wp:docPr id="21" name="Picture 21" descr="http://192.168.170.14:41001/w2h/pr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92.168.170.14:41001/w2h/printer.png"/>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8E184E">
        <w:rPr>
          <w:lang w:val="en-US"/>
        </w:rPr>
        <w:t xml:space="preserve"> </w:t>
      </w:r>
      <w:r>
        <w:rPr>
          <w:lang w:val="en-US"/>
        </w:rPr>
        <w:t>appears in the Web Access toolbar to notify the user that print data is available.  When the user clicks on this icon, VIRTEL sends the print data to the user’s browser, either as an attached file or in a pop-up window.</w:t>
      </w:r>
    </w:p>
    <w:p w14:paraId="367A9266" w14:textId="77777777" w:rsidR="0077317D" w:rsidRDefault="0077317D" w:rsidP="0066256C">
      <w:pPr>
        <w:rPr>
          <w:lang w:val="en-US"/>
        </w:rPr>
      </w:pPr>
    </w:p>
    <w:p w14:paraId="174F2F2F" w14:textId="77777777" w:rsidR="0066256C" w:rsidRPr="0066256C" w:rsidRDefault="0077317D" w:rsidP="0066256C">
      <w:pPr>
        <w:rPr>
          <w:lang w:val="en-US"/>
        </w:rPr>
      </w:pPr>
      <w:r>
        <w:rPr>
          <w:lang w:val="en-US"/>
        </w:rPr>
        <w:t xml:space="preserve">Two types of virtual printer are supported: </w:t>
      </w:r>
      <w:r w:rsidR="0066256C">
        <w:rPr>
          <w:lang w:val="en-US"/>
        </w:rPr>
        <w:t>LUTYPE1</w:t>
      </w:r>
      <w:r>
        <w:rPr>
          <w:lang w:val="en-US"/>
        </w:rPr>
        <w:t xml:space="preserve"> (SCS)</w:t>
      </w:r>
      <w:r w:rsidR="0066256C">
        <w:rPr>
          <w:lang w:val="en-US"/>
        </w:rPr>
        <w:t xml:space="preserve"> and LUTYPE3</w:t>
      </w:r>
      <w:r>
        <w:rPr>
          <w:lang w:val="en-US"/>
        </w:rPr>
        <w:t xml:space="preserve"> (3270 data stream</w:t>
      </w:r>
      <w:r w:rsidR="0066256C">
        <w:rPr>
          <w:lang w:val="en-US"/>
        </w:rPr>
        <w:t>).</w:t>
      </w:r>
      <w:r>
        <w:rPr>
          <w:lang w:val="en-US"/>
        </w:rPr>
        <w:t xml:space="preserve"> </w:t>
      </w:r>
      <w:r w:rsidR="00E60F3B">
        <w:rPr>
          <w:lang w:val="en-US"/>
        </w:rPr>
        <w:t xml:space="preserve"> For LUTYPE1 printers VIRTEL sends the print data to the browser as an attached file.  For LUTYPE3 printers VIRTEL converts the print data to HTML and the browser displays it in a pop-up window.</w:t>
      </w:r>
    </w:p>
    <w:p w14:paraId="53D1CAE1" w14:textId="77777777" w:rsidR="0066256C" w:rsidRPr="0045652F" w:rsidRDefault="003A05E0" w:rsidP="0066256C">
      <w:pPr>
        <w:pStyle w:val="Heading4"/>
        <w:rPr>
          <w:lang w:val="en-US" w:eastAsia="fr-FR"/>
        </w:rPr>
      </w:pPr>
      <w:r>
        <w:rPr>
          <w:lang w:val="en-US" w:eastAsia="fr-FR"/>
        </w:rPr>
        <w:t>VIRTEL d</w:t>
      </w:r>
      <w:r w:rsidR="0066256C" w:rsidRPr="0045652F">
        <w:rPr>
          <w:lang w:val="en-US" w:eastAsia="fr-FR"/>
        </w:rPr>
        <w:t>efinition</w:t>
      </w:r>
      <w:r>
        <w:rPr>
          <w:lang w:val="en-US" w:eastAsia="fr-FR"/>
        </w:rPr>
        <w:t>s</w:t>
      </w:r>
      <w:r w:rsidR="0066256C" w:rsidRPr="0045652F">
        <w:rPr>
          <w:lang w:val="en-US" w:eastAsia="fr-FR"/>
        </w:rPr>
        <w:t xml:space="preserve"> </w:t>
      </w:r>
      <w:r>
        <w:rPr>
          <w:lang w:val="en-US" w:eastAsia="fr-FR"/>
        </w:rPr>
        <w:t>f</w:t>
      </w:r>
      <w:r w:rsidR="0066256C" w:rsidRPr="0045652F">
        <w:rPr>
          <w:lang w:val="en-US" w:eastAsia="fr-FR"/>
        </w:rPr>
        <w:t>o</w:t>
      </w:r>
      <w:r>
        <w:rPr>
          <w:lang w:val="en-US" w:eastAsia="fr-FR"/>
        </w:rPr>
        <w:t>r</w:t>
      </w:r>
      <w:r w:rsidR="0066256C" w:rsidRPr="0045652F">
        <w:rPr>
          <w:lang w:val="en-US" w:eastAsia="fr-FR"/>
        </w:rPr>
        <w:t xml:space="preserve"> </w:t>
      </w:r>
      <w:r w:rsidR="009E47E3">
        <w:rPr>
          <w:lang w:val="en-US" w:eastAsia="fr-FR"/>
        </w:rPr>
        <w:t xml:space="preserve">virtual </w:t>
      </w:r>
      <w:r>
        <w:rPr>
          <w:lang w:val="en-US" w:eastAsia="fr-FR"/>
        </w:rPr>
        <w:t>printers</w:t>
      </w:r>
    </w:p>
    <w:p w14:paraId="32610B68" w14:textId="77777777" w:rsidR="0066256C" w:rsidRPr="0045652F" w:rsidRDefault="008E184E" w:rsidP="0066256C">
      <w:pPr>
        <w:keepNext/>
        <w:keepLines/>
        <w:spacing w:before="100" w:beforeAutospacing="1" w:after="100" w:afterAutospacing="1" w:line="240" w:lineRule="auto"/>
        <w:ind w:right="28"/>
        <w:rPr>
          <w:lang w:val="en-US"/>
        </w:rPr>
      </w:pPr>
      <w:r w:rsidRPr="0045652F">
        <w:rPr>
          <w:lang w:val="en-US"/>
        </w:rPr>
        <w:fldChar w:fldCharType="begin"/>
      </w:r>
      <w:r w:rsidRPr="0045652F">
        <w:rPr>
          <w:lang w:val="en-US"/>
        </w:rPr>
        <w:instrText xml:space="preserve"> XE "Printing</w:instrText>
      </w:r>
      <w:r>
        <w:rPr>
          <w:lang w:val="en-US"/>
        </w:rPr>
        <w:instrText>:VIRTEL definitions</w:instrText>
      </w:r>
      <w:r w:rsidRPr="0045652F">
        <w:rPr>
          <w:lang w:val="en-US"/>
        </w:rPr>
        <w:instrText xml:space="preserve">" </w:instrText>
      </w:r>
      <w:r w:rsidRPr="0045652F">
        <w:rPr>
          <w:lang w:val="en-US"/>
        </w:rPr>
        <w:fldChar w:fldCharType="end"/>
      </w:r>
      <w:r w:rsidR="00D45B72">
        <w:rPr>
          <w:lang w:val="en-US"/>
        </w:rPr>
        <w:t xml:space="preserve">In the VIRTEL configuration file, LUTYPE1 virtual printers are defined with </w:t>
      </w:r>
      <w:r w:rsidR="0066256C" w:rsidRPr="0045652F">
        <w:rPr>
          <w:lang w:val="en-US"/>
        </w:rPr>
        <w:t xml:space="preserve">the “Terminal type” field set to </w:t>
      </w:r>
      <w:r w:rsidR="0066256C" w:rsidRPr="00D45B72">
        <w:rPr>
          <w:b/>
          <w:lang w:val="en-US"/>
        </w:rPr>
        <w:t>1</w:t>
      </w:r>
      <w:r w:rsidR="0066256C" w:rsidRPr="0045652F">
        <w:rPr>
          <w:lang w:val="en-US"/>
        </w:rPr>
        <w:t xml:space="preserve"> </w:t>
      </w:r>
      <w:r w:rsidR="0066256C">
        <w:rPr>
          <w:lang w:val="en-US"/>
        </w:rPr>
        <w:t xml:space="preserve">or </w:t>
      </w:r>
      <w:r w:rsidR="0066256C" w:rsidRPr="00D45B72">
        <w:rPr>
          <w:b/>
          <w:lang w:val="en-US"/>
        </w:rPr>
        <w:t>S</w:t>
      </w:r>
      <w:r w:rsidR="00D45B72">
        <w:rPr>
          <w:lang w:val="en-US"/>
        </w:rPr>
        <w:t xml:space="preserve">.  The “Relay” field contains the VTAM LU name known to the host application.  </w:t>
      </w:r>
      <w:r w:rsidR="0066256C" w:rsidRPr="0045652F">
        <w:rPr>
          <w:lang w:val="en-US"/>
        </w:rPr>
        <w:t xml:space="preserve">The figure below shows an example definition of 80 LUTYPE1 </w:t>
      </w:r>
      <w:r w:rsidR="002B60DF">
        <w:rPr>
          <w:lang w:val="en-US"/>
        </w:rPr>
        <w:t xml:space="preserve">virtual </w:t>
      </w:r>
      <w:r w:rsidR="0066256C" w:rsidRPr="0045652F">
        <w:rPr>
          <w:lang w:val="en-US"/>
        </w:rPr>
        <w:t>printers with LU names RHTIM000 to RHTIM079:</w:t>
      </w:r>
    </w:p>
    <w:p w14:paraId="4FFF5D50" w14:textId="77777777" w:rsidR="0066256C" w:rsidRPr="0045652F" w:rsidRDefault="0066256C" w:rsidP="0066256C">
      <w:pPr>
        <w:pStyle w:val="Ecran80"/>
        <w:ind w:right="28"/>
        <w:rPr>
          <w:lang w:val="en-US"/>
        </w:rPr>
      </w:pPr>
      <w:r w:rsidRPr="0045652F">
        <w:rPr>
          <w:lang w:val="en-US"/>
        </w:rPr>
        <w:t xml:space="preserve"> TERMINAL DETAIL DEFINITION ------------------------- Applid: VIRTEL   16:37:16 </w:t>
      </w:r>
    </w:p>
    <w:p w14:paraId="12AB9950" w14:textId="77777777" w:rsidR="0066256C" w:rsidRPr="0045652F" w:rsidRDefault="0066256C" w:rsidP="0066256C">
      <w:pPr>
        <w:pStyle w:val="Ecran80"/>
        <w:ind w:right="28"/>
        <w:rPr>
          <w:lang w:val="en-US"/>
        </w:rPr>
      </w:pPr>
      <w:r w:rsidRPr="0045652F">
        <w:rPr>
          <w:lang w:val="en-US"/>
        </w:rPr>
        <w:t xml:space="preserve">                                                                                </w:t>
      </w:r>
    </w:p>
    <w:p w14:paraId="5C253DF8" w14:textId="77777777" w:rsidR="0066256C" w:rsidRPr="0045652F" w:rsidRDefault="0066256C" w:rsidP="0066256C">
      <w:pPr>
        <w:pStyle w:val="Ecran80"/>
        <w:ind w:right="28"/>
        <w:rPr>
          <w:lang w:val="en-US"/>
        </w:rPr>
      </w:pPr>
      <w:r w:rsidRPr="0045652F">
        <w:rPr>
          <w:lang w:val="en-US"/>
        </w:rPr>
        <w:t xml:space="preserve"> Terminal           ===&gt; W2HIM000       ?wxyZZZZ for dynamic allocation         </w:t>
      </w:r>
    </w:p>
    <w:p w14:paraId="1BC73DDE" w14:textId="77777777" w:rsidR="0066256C" w:rsidRPr="0045652F" w:rsidRDefault="0066256C" w:rsidP="0066256C">
      <w:pPr>
        <w:pStyle w:val="Ecran80"/>
        <w:ind w:right="28"/>
        <w:rPr>
          <w:lang w:val="en-US"/>
        </w:rPr>
      </w:pPr>
      <w:r w:rsidRPr="0045652F">
        <w:rPr>
          <w:lang w:val="en-US"/>
        </w:rPr>
        <w:t xml:space="preserve">                                        w : Sna or Non-sna or * (category)      </w:t>
      </w:r>
    </w:p>
    <w:p w14:paraId="459D4145" w14:textId="77777777" w:rsidR="0066256C" w:rsidRPr="0045652F" w:rsidRDefault="0066256C" w:rsidP="0066256C">
      <w:pPr>
        <w:pStyle w:val="Ecran80"/>
        <w:ind w:right="28"/>
        <w:rPr>
          <w:lang w:val="en-US"/>
        </w:rPr>
      </w:pPr>
      <w:r w:rsidRPr="0045652F">
        <w:rPr>
          <w:lang w:val="en-US"/>
        </w:rPr>
        <w:t xml:space="preserve">                                        x : 1, 2, 3, 4, 5 or *  (model)         </w:t>
      </w:r>
    </w:p>
    <w:p w14:paraId="3CDDC2D1" w14:textId="77777777" w:rsidR="0066256C" w:rsidRPr="0045652F" w:rsidRDefault="0066256C" w:rsidP="0066256C">
      <w:pPr>
        <w:pStyle w:val="Ecran80"/>
        <w:ind w:right="28"/>
        <w:rPr>
          <w:lang w:val="en-US"/>
        </w:rPr>
      </w:pPr>
      <w:r w:rsidRPr="0045652F">
        <w:rPr>
          <w:lang w:val="en-US"/>
        </w:rPr>
        <w:t xml:space="preserve">                                        y : Colour, Monochrome or *             </w:t>
      </w:r>
    </w:p>
    <w:p w14:paraId="2287A218" w14:textId="77777777" w:rsidR="0066256C" w:rsidRPr="0045652F" w:rsidRDefault="0066256C" w:rsidP="0066256C">
      <w:pPr>
        <w:pStyle w:val="Ecran80"/>
        <w:ind w:right="28"/>
        <w:rPr>
          <w:lang w:val="en-US"/>
        </w:rPr>
      </w:pPr>
      <w:r w:rsidRPr="0045652F">
        <w:rPr>
          <w:lang w:val="en-US"/>
        </w:rPr>
        <w:t xml:space="preserve">                                        Z : any characters                      </w:t>
      </w:r>
    </w:p>
    <w:p w14:paraId="48624836" w14:textId="77777777" w:rsidR="0066256C" w:rsidRPr="0045652F" w:rsidRDefault="0066256C" w:rsidP="0066256C">
      <w:pPr>
        <w:pStyle w:val="Ecran80"/>
        <w:ind w:right="28"/>
        <w:rPr>
          <w:lang w:val="en-US"/>
        </w:rPr>
      </w:pPr>
      <w:r w:rsidRPr="0045652F">
        <w:rPr>
          <w:lang w:val="en-US"/>
        </w:rPr>
        <w:t xml:space="preserve"> Relay              ===&gt; RHTIM000       Name seen by VTAM applications          </w:t>
      </w:r>
    </w:p>
    <w:p w14:paraId="7D79231E" w14:textId="77777777" w:rsidR="0066256C" w:rsidRPr="0045652F" w:rsidRDefault="0066256C" w:rsidP="0066256C">
      <w:pPr>
        <w:pStyle w:val="Ecran80"/>
        <w:ind w:right="28"/>
        <w:rPr>
          <w:lang w:val="en-US"/>
        </w:rPr>
      </w:pPr>
      <w:r w:rsidRPr="0045652F">
        <w:rPr>
          <w:lang w:val="en-US"/>
        </w:rPr>
        <w:t xml:space="preserve">                                        = : copied from the terminal name       </w:t>
      </w:r>
    </w:p>
    <w:p w14:paraId="2B453E7F" w14:textId="77777777" w:rsidR="0066256C" w:rsidRPr="0045652F" w:rsidRDefault="0066256C" w:rsidP="0066256C">
      <w:pPr>
        <w:pStyle w:val="Ecran80"/>
        <w:ind w:right="28"/>
        <w:rPr>
          <w:lang w:val="en-US"/>
        </w:rPr>
      </w:pPr>
      <w:r w:rsidRPr="0045652F">
        <w:rPr>
          <w:lang w:val="en-US"/>
        </w:rPr>
        <w:t xml:space="preserve"> *Pool name         ===&gt;                Pool where to put this terminal         </w:t>
      </w:r>
    </w:p>
    <w:p w14:paraId="1A7B46B6" w14:textId="77777777" w:rsidR="0066256C" w:rsidRPr="0045652F" w:rsidRDefault="0066256C" w:rsidP="0066256C">
      <w:pPr>
        <w:pStyle w:val="Ecran80"/>
        <w:ind w:right="28"/>
        <w:rPr>
          <w:lang w:val="en-US"/>
        </w:rPr>
      </w:pPr>
      <w:r w:rsidRPr="0045652F">
        <w:rPr>
          <w:lang w:val="en-US"/>
        </w:rPr>
        <w:t xml:space="preserve"> Description        ===&gt; SCS printers (LUTYPE1) for HTTP                        </w:t>
      </w:r>
    </w:p>
    <w:p w14:paraId="06546CEB" w14:textId="77777777" w:rsidR="0066256C" w:rsidRPr="0045652F" w:rsidRDefault="0066256C" w:rsidP="0066256C">
      <w:pPr>
        <w:pStyle w:val="Ecran80"/>
        <w:ind w:right="28"/>
        <w:rPr>
          <w:lang w:val="en-US"/>
        </w:rPr>
      </w:pPr>
      <w:r w:rsidRPr="0045652F">
        <w:rPr>
          <w:lang w:val="en-US"/>
        </w:rPr>
        <w:t xml:space="preserve">                                                                                </w:t>
      </w:r>
    </w:p>
    <w:p w14:paraId="6FE31AB5" w14:textId="77777777" w:rsidR="0066256C" w:rsidRPr="0045652F" w:rsidRDefault="0066256C" w:rsidP="0066256C">
      <w:pPr>
        <w:pStyle w:val="Ecran80"/>
        <w:ind w:right="28"/>
        <w:rPr>
          <w:lang w:val="en-US"/>
        </w:rPr>
      </w:pPr>
      <w:r w:rsidRPr="0045652F">
        <w:rPr>
          <w:lang w:val="en-US"/>
        </w:rPr>
        <w:t xml:space="preserve"> Entry Point        ===&gt;                Enforced Entry Point                    </w:t>
      </w:r>
    </w:p>
    <w:p w14:paraId="76847974" w14:textId="77777777" w:rsidR="0066256C" w:rsidRPr="0045652F" w:rsidRDefault="0066256C" w:rsidP="0066256C">
      <w:pPr>
        <w:pStyle w:val="Ecran80"/>
        <w:ind w:right="28"/>
        <w:rPr>
          <w:lang w:val="en-US"/>
        </w:rPr>
      </w:pPr>
      <w:r w:rsidRPr="0045652F">
        <w:rPr>
          <w:lang w:val="en-US"/>
        </w:rPr>
        <w:t xml:space="preserve"> 2nd relay          ===&gt;                Possible 2nd relay (Printer)            </w:t>
      </w:r>
    </w:p>
    <w:p w14:paraId="53343FF7" w14:textId="77777777" w:rsidR="0066256C" w:rsidRPr="0045652F" w:rsidRDefault="0066256C" w:rsidP="0066256C">
      <w:pPr>
        <w:pStyle w:val="Ecran80"/>
        <w:ind w:right="28"/>
        <w:rPr>
          <w:lang w:val="en-US"/>
        </w:rPr>
      </w:pPr>
      <w:r w:rsidRPr="0045652F">
        <w:rPr>
          <w:lang w:val="en-US"/>
        </w:rPr>
        <w:t xml:space="preserve"> Terminal type      ===&gt; </w:t>
      </w:r>
      <w:r>
        <w:rPr>
          <w:lang w:val="en-US"/>
        </w:rPr>
        <w:t>S</w:t>
      </w:r>
      <w:r w:rsidRPr="0045652F">
        <w:rPr>
          <w:lang w:val="en-US"/>
        </w:rPr>
        <w:t xml:space="preserve">              </w:t>
      </w:r>
      <w:r>
        <w:rPr>
          <w:lang w:val="en-US"/>
        </w:rPr>
        <w:t xml:space="preserve">1=LU1  2=3270  3=FC P=Printer S=Scs     </w:t>
      </w:r>
    </w:p>
    <w:p w14:paraId="1686C511" w14:textId="77777777" w:rsidR="0066256C" w:rsidRPr="0045652F" w:rsidRDefault="0066256C" w:rsidP="0066256C">
      <w:pPr>
        <w:pStyle w:val="Ecran80"/>
        <w:ind w:right="28"/>
        <w:rPr>
          <w:lang w:val="en-US"/>
        </w:rPr>
      </w:pPr>
      <w:r w:rsidRPr="0045652F">
        <w:rPr>
          <w:lang w:val="en-US"/>
        </w:rPr>
        <w:t xml:space="preserve"> Compression        ===&gt; 2              0, 1, 2 or 3 : compression type         </w:t>
      </w:r>
    </w:p>
    <w:p w14:paraId="4B42EAF3" w14:textId="77777777" w:rsidR="0066256C" w:rsidRPr="0045652F" w:rsidRDefault="0066256C" w:rsidP="0066256C">
      <w:pPr>
        <w:pStyle w:val="Ecran80"/>
        <w:ind w:right="28"/>
        <w:rPr>
          <w:lang w:val="en-US"/>
        </w:rPr>
      </w:pPr>
      <w:r w:rsidRPr="0045652F">
        <w:rPr>
          <w:lang w:val="en-US"/>
        </w:rPr>
        <w:t xml:space="preserve"> Possible Calls     ===&gt; 1              0=None  1=Inbound  2=Outbound  3=Both   </w:t>
      </w:r>
    </w:p>
    <w:p w14:paraId="613C5AF2" w14:textId="77777777" w:rsidR="0066256C" w:rsidRPr="0045652F" w:rsidRDefault="0066256C" w:rsidP="0066256C">
      <w:pPr>
        <w:pStyle w:val="Ecran80"/>
        <w:ind w:right="28"/>
        <w:rPr>
          <w:lang w:val="en-US"/>
        </w:rPr>
      </w:pPr>
      <w:r w:rsidRPr="0045652F">
        <w:rPr>
          <w:lang w:val="en-US"/>
        </w:rPr>
        <w:t xml:space="preserve"> Write Stats to     ===&gt; 12             1,4=VIRSTAT 2=VIRLOG                    </w:t>
      </w:r>
    </w:p>
    <w:p w14:paraId="6379DA9E" w14:textId="77777777" w:rsidR="0066256C" w:rsidRPr="0045652F" w:rsidRDefault="0066256C" w:rsidP="0066256C">
      <w:pPr>
        <w:pStyle w:val="Ecran80"/>
        <w:ind w:right="28"/>
        <w:rPr>
          <w:lang w:val="en-US"/>
        </w:rPr>
      </w:pPr>
      <w:r w:rsidRPr="0045652F">
        <w:rPr>
          <w:lang w:val="en-US"/>
        </w:rPr>
        <w:t xml:space="preserve">                                                                                </w:t>
      </w:r>
    </w:p>
    <w:p w14:paraId="54C4BE08" w14:textId="77777777" w:rsidR="0066256C" w:rsidRPr="0045652F" w:rsidRDefault="0066256C" w:rsidP="0066256C">
      <w:pPr>
        <w:pStyle w:val="Ecran80"/>
        <w:ind w:right="28"/>
        <w:rPr>
          <w:lang w:val="en-US"/>
        </w:rPr>
      </w:pPr>
      <w:r w:rsidRPr="0045652F">
        <w:rPr>
          <w:lang w:val="en-US"/>
        </w:rPr>
        <w:t xml:space="preserve"> Repeat             ===&gt; 0080           Number of generated terminals           </w:t>
      </w:r>
    </w:p>
    <w:p w14:paraId="1ABB228F" w14:textId="77777777" w:rsidR="0066256C" w:rsidRPr="0045652F" w:rsidRDefault="0066256C" w:rsidP="0066256C">
      <w:pPr>
        <w:pStyle w:val="Ecran80"/>
        <w:ind w:right="28"/>
        <w:rPr>
          <w:lang w:val="en-US"/>
        </w:rPr>
      </w:pPr>
      <w:r w:rsidRPr="0045652F">
        <w:rPr>
          <w:lang w:val="en-US"/>
        </w:rPr>
        <w:t xml:space="preserve">                                                                                </w:t>
      </w:r>
    </w:p>
    <w:p w14:paraId="18297FC6" w14:textId="77777777" w:rsidR="0066256C" w:rsidRPr="0045652F" w:rsidRDefault="0066256C" w:rsidP="0066256C">
      <w:pPr>
        <w:pStyle w:val="Ecran80"/>
        <w:ind w:right="28"/>
        <w:rPr>
          <w:lang w:val="en-US"/>
        </w:rPr>
      </w:pPr>
      <w:r w:rsidRPr="0045652F">
        <w:rPr>
          <w:lang w:val="en-US"/>
        </w:rPr>
        <w:t xml:space="preserve"> P1=Update                          P3=Return                      Enter=Add    </w:t>
      </w:r>
    </w:p>
    <w:p w14:paraId="0B178EC6" w14:textId="77777777" w:rsidR="0066256C" w:rsidRPr="0045652F" w:rsidRDefault="0066256C" w:rsidP="0066256C">
      <w:pPr>
        <w:pStyle w:val="Ecran80"/>
        <w:ind w:right="28"/>
        <w:rPr>
          <w:lang w:val="en-US"/>
        </w:rPr>
      </w:pPr>
      <w:r w:rsidRPr="0045652F">
        <w:rPr>
          <w:lang w:val="en-US"/>
        </w:rPr>
        <w:t xml:space="preserve">                                                                   P12=Server   </w:t>
      </w:r>
    </w:p>
    <w:p w14:paraId="21CCEC1E" w14:textId="77777777" w:rsidR="0066256C" w:rsidRPr="0045652F" w:rsidRDefault="0066256C" w:rsidP="0066256C">
      <w:pPr>
        <w:pStyle w:val="Ecran80"/>
        <w:ind w:right="28"/>
        <w:rPr>
          <w:lang w:val="en-US"/>
        </w:rPr>
      </w:pPr>
      <w:r w:rsidRPr="0045652F">
        <w:rPr>
          <w:lang w:val="en-US"/>
        </w:rPr>
        <w:t xml:space="preserve">                                                                                </w:t>
      </w:r>
    </w:p>
    <w:p w14:paraId="4D8AF87D" w14:textId="77777777" w:rsidR="0066256C" w:rsidRPr="0045652F" w:rsidRDefault="0066256C" w:rsidP="002B60DF">
      <w:pPr>
        <w:pStyle w:val="Caption"/>
        <w:ind w:right="28"/>
        <w:rPr>
          <w:lang w:val="en-US" w:eastAsia="fr-FR"/>
        </w:rPr>
      </w:pPr>
      <w:bookmarkStart w:id="309" w:name="_Toc373485016"/>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48</w:t>
      </w:r>
      <w:r w:rsidRPr="0045652F">
        <w:rPr>
          <w:lang w:val="en-US"/>
        </w:rPr>
        <w:fldChar w:fldCharType="end"/>
      </w:r>
      <w:r w:rsidRPr="0045652F">
        <w:rPr>
          <w:szCs w:val="19"/>
          <w:lang w:val="en-US"/>
        </w:rPr>
        <w:t xml:space="preserve"> VIRTEL d</w:t>
      </w:r>
      <w:r w:rsidRPr="0045652F">
        <w:rPr>
          <w:lang w:val="en-US" w:eastAsia="fr-FR"/>
        </w:rPr>
        <w:t xml:space="preserve">efinition of </w:t>
      </w:r>
      <w:r w:rsidR="00D45B72">
        <w:rPr>
          <w:lang w:val="en-US" w:eastAsia="fr-FR"/>
        </w:rPr>
        <w:t>LU</w:t>
      </w:r>
      <w:r w:rsidR="00D45B72" w:rsidRPr="0045652F">
        <w:rPr>
          <w:lang w:val="en-US" w:eastAsia="fr-FR"/>
        </w:rPr>
        <w:t>TYPE</w:t>
      </w:r>
      <w:r w:rsidRPr="0045652F">
        <w:rPr>
          <w:lang w:val="en-US" w:eastAsia="fr-FR"/>
        </w:rPr>
        <w:t xml:space="preserve">1 </w:t>
      </w:r>
      <w:r w:rsidR="00D45B72">
        <w:rPr>
          <w:lang w:val="en-US" w:eastAsia="fr-FR"/>
        </w:rPr>
        <w:t xml:space="preserve">virtual </w:t>
      </w:r>
      <w:r w:rsidRPr="0045652F">
        <w:rPr>
          <w:lang w:val="en-US" w:eastAsia="fr-FR"/>
        </w:rPr>
        <w:t>printers</w:t>
      </w:r>
      <w:bookmarkEnd w:id="309"/>
    </w:p>
    <w:p w14:paraId="676BB916" w14:textId="77777777" w:rsidR="00D45B72" w:rsidRPr="0045652F" w:rsidRDefault="002B60DF" w:rsidP="00D45B72">
      <w:pPr>
        <w:keepNext/>
        <w:keepLines/>
        <w:spacing w:before="100" w:beforeAutospacing="1" w:after="100" w:afterAutospacing="1" w:line="240" w:lineRule="auto"/>
        <w:ind w:right="28"/>
        <w:rPr>
          <w:lang w:val="en-US"/>
        </w:rPr>
      </w:pPr>
      <w:r>
        <w:rPr>
          <w:lang w:val="en-US"/>
        </w:rPr>
        <w:t xml:space="preserve">Similarly, </w:t>
      </w:r>
      <w:r w:rsidR="00D45B72">
        <w:rPr>
          <w:lang w:val="en-US"/>
        </w:rPr>
        <w:t xml:space="preserve">LUTYPE3 virtual printers are defined with </w:t>
      </w:r>
      <w:r w:rsidR="00D45B72" w:rsidRPr="0045652F">
        <w:rPr>
          <w:lang w:val="en-US"/>
        </w:rPr>
        <w:t xml:space="preserve">the “Terminal type” field set to </w:t>
      </w:r>
      <w:r w:rsidR="00D45B72">
        <w:rPr>
          <w:b/>
          <w:lang w:val="en-US"/>
        </w:rPr>
        <w:t>2</w:t>
      </w:r>
      <w:r w:rsidR="00D45B72" w:rsidRPr="0045652F">
        <w:rPr>
          <w:lang w:val="en-US"/>
        </w:rPr>
        <w:t xml:space="preserve"> </w:t>
      </w:r>
      <w:r w:rsidR="00D45B72">
        <w:rPr>
          <w:lang w:val="en-US"/>
        </w:rPr>
        <w:t xml:space="preserve">or </w:t>
      </w:r>
      <w:r w:rsidR="00D45B72">
        <w:rPr>
          <w:b/>
          <w:lang w:val="en-US"/>
        </w:rPr>
        <w:t>P</w:t>
      </w:r>
      <w:r w:rsidR="00D45B72">
        <w:rPr>
          <w:lang w:val="en-US"/>
        </w:rPr>
        <w:t xml:space="preserve">.  </w:t>
      </w:r>
      <w:r w:rsidR="00D45B72" w:rsidRPr="0045652F">
        <w:rPr>
          <w:lang w:val="en-US"/>
        </w:rPr>
        <w:t>The figure below shows an example definition of 80 LUTYPE</w:t>
      </w:r>
      <w:r w:rsidR="00D45B72">
        <w:rPr>
          <w:lang w:val="en-US"/>
        </w:rPr>
        <w:t>3</w:t>
      </w:r>
      <w:r w:rsidR="00D45B72" w:rsidRPr="0045652F">
        <w:rPr>
          <w:lang w:val="en-US"/>
        </w:rPr>
        <w:t xml:space="preserve"> </w:t>
      </w:r>
      <w:r>
        <w:rPr>
          <w:lang w:val="en-US"/>
        </w:rPr>
        <w:t xml:space="preserve">virtual </w:t>
      </w:r>
      <w:r w:rsidR="00D45B72" w:rsidRPr="0045652F">
        <w:rPr>
          <w:lang w:val="en-US"/>
        </w:rPr>
        <w:t xml:space="preserve">printers with </w:t>
      </w:r>
      <w:r w:rsidR="00D45B72">
        <w:rPr>
          <w:lang w:val="en-US"/>
        </w:rPr>
        <w:t>LU names RHTIP000 to RHTIP</w:t>
      </w:r>
      <w:r w:rsidR="00D45B72" w:rsidRPr="0045652F">
        <w:rPr>
          <w:lang w:val="en-US"/>
        </w:rPr>
        <w:t>079:</w:t>
      </w:r>
    </w:p>
    <w:p w14:paraId="2AA86D7D" w14:textId="77777777" w:rsidR="002B60DF" w:rsidRPr="002B60DF" w:rsidRDefault="002B60DF" w:rsidP="002B60DF">
      <w:pPr>
        <w:pStyle w:val="Ecran80"/>
        <w:ind w:right="28"/>
        <w:rPr>
          <w:lang w:val="en-US"/>
        </w:rPr>
      </w:pPr>
      <w:r w:rsidRPr="002B60DF">
        <w:rPr>
          <w:lang w:val="en-US"/>
        </w:rPr>
        <w:t xml:space="preserve">TERMINAL DETAIL DEFINITION ------------------------- Applid: VIRTEL   10:26:51 </w:t>
      </w:r>
    </w:p>
    <w:p w14:paraId="1A7D2EDA" w14:textId="77777777" w:rsidR="002B60DF" w:rsidRPr="002B60DF" w:rsidRDefault="002B60DF" w:rsidP="002B60DF">
      <w:pPr>
        <w:pStyle w:val="Ecran80"/>
        <w:ind w:right="28"/>
        <w:rPr>
          <w:lang w:val="en-US"/>
        </w:rPr>
      </w:pPr>
      <w:r w:rsidRPr="002B60DF">
        <w:rPr>
          <w:lang w:val="en-US"/>
        </w:rPr>
        <w:t xml:space="preserve">                                                                                </w:t>
      </w:r>
    </w:p>
    <w:p w14:paraId="4F7B1DE3" w14:textId="77777777" w:rsidR="002B60DF" w:rsidRPr="002B60DF" w:rsidRDefault="002B60DF" w:rsidP="002B60DF">
      <w:pPr>
        <w:pStyle w:val="Ecran80"/>
        <w:ind w:right="28"/>
        <w:rPr>
          <w:lang w:val="en-US"/>
        </w:rPr>
      </w:pPr>
      <w:r w:rsidRPr="002B60DF">
        <w:rPr>
          <w:lang w:val="en-US"/>
        </w:rPr>
        <w:t xml:space="preserve"> Terminal           ===&gt; W2HIP000       ?wxyZZZZ for dynamic allocation         </w:t>
      </w:r>
    </w:p>
    <w:p w14:paraId="41366C40" w14:textId="77777777" w:rsidR="002B60DF" w:rsidRPr="002B60DF" w:rsidRDefault="002B60DF" w:rsidP="002B60DF">
      <w:pPr>
        <w:pStyle w:val="Ecran80"/>
        <w:ind w:right="28"/>
        <w:rPr>
          <w:lang w:val="en-US"/>
        </w:rPr>
      </w:pPr>
      <w:r w:rsidRPr="002B60DF">
        <w:rPr>
          <w:lang w:val="en-US"/>
        </w:rPr>
        <w:t xml:space="preserve">                                        w : Sna or Non-sna or * (category)      </w:t>
      </w:r>
    </w:p>
    <w:p w14:paraId="5FE3A478" w14:textId="77777777" w:rsidR="002B60DF" w:rsidRPr="002B60DF" w:rsidRDefault="002B60DF" w:rsidP="002B60DF">
      <w:pPr>
        <w:pStyle w:val="Ecran80"/>
        <w:ind w:right="28"/>
        <w:rPr>
          <w:lang w:val="en-US"/>
        </w:rPr>
      </w:pPr>
      <w:r w:rsidRPr="002B60DF">
        <w:rPr>
          <w:lang w:val="en-US"/>
        </w:rPr>
        <w:t xml:space="preserve">                                        x : 1, 2, 3, 4, 5 or *  (model)         </w:t>
      </w:r>
    </w:p>
    <w:p w14:paraId="3B298BE7" w14:textId="77777777" w:rsidR="002B60DF" w:rsidRPr="002B60DF" w:rsidRDefault="002B60DF" w:rsidP="002B60DF">
      <w:pPr>
        <w:pStyle w:val="Ecran80"/>
        <w:ind w:right="28"/>
        <w:rPr>
          <w:lang w:val="en-US"/>
        </w:rPr>
      </w:pPr>
      <w:r w:rsidRPr="002B60DF">
        <w:rPr>
          <w:lang w:val="en-US"/>
        </w:rPr>
        <w:t xml:space="preserve">                                        y : Colour, Monochrome or *             </w:t>
      </w:r>
    </w:p>
    <w:p w14:paraId="43E8DD82" w14:textId="77777777" w:rsidR="002B60DF" w:rsidRPr="002B60DF" w:rsidRDefault="002B60DF" w:rsidP="002B60DF">
      <w:pPr>
        <w:pStyle w:val="Ecran80"/>
        <w:ind w:right="28"/>
        <w:rPr>
          <w:lang w:val="en-US"/>
        </w:rPr>
      </w:pPr>
      <w:r w:rsidRPr="002B60DF">
        <w:rPr>
          <w:lang w:val="en-US"/>
        </w:rPr>
        <w:t xml:space="preserve">                                        Z : any characters                      </w:t>
      </w:r>
    </w:p>
    <w:p w14:paraId="57868DBB" w14:textId="77777777" w:rsidR="002B60DF" w:rsidRPr="002B60DF" w:rsidRDefault="002B60DF" w:rsidP="002B60DF">
      <w:pPr>
        <w:pStyle w:val="Ecran80"/>
        <w:ind w:right="28"/>
        <w:rPr>
          <w:lang w:val="en-US"/>
        </w:rPr>
      </w:pPr>
      <w:r w:rsidRPr="002B60DF">
        <w:rPr>
          <w:lang w:val="en-US"/>
        </w:rPr>
        <w:t xml:space="preserve"> Relay              ===&gt; RHTIP000       Name seen by VTAM applications          </w:t>
      </w:r>
    </w:p>
    <w:p w14:paraId="5FF8200A" w14:textId="77777777" w:rsidR="002B60DF" w:rsidRPr="002B60DF" w:rsidRDefault="002B60DF" w:rsidP="002B60DF">
      <w:pPr>
        <w:pStyle w:val="Ecran80"/>
        <w:ind w:right="28"/>
        <w:rPr>
          <w:lang w:val="en-US"/>
        </w:rPr>
      </w:pPr>
      <w:r w:rsidRPr="002B60DF">
        <w:rPr>
          <w:lang w:val="en-US"/>
        </w:rPr>
        <w:t xml:space="preserve">                                        = : copied from the terminal name       </w:t>
      </w:r>
    </w:p>
    <w:p w14:paraId="4CF2090E" w14:textId="77777777" w:rsidR="002B60DF" w:rsidRPr="002B60DF" w:rsidRDefault="002B60DF" w:rsidP="002B60DF">
      <w:pPr>
        <w:pStyle w:val="Ecran80"/>
        <w:ind w:right="28"/>
        <w:rPr>
          <w:lang w:val="en-US"/>
        </w:rPr>
      </w:pPr>
      <w:r w:rsidRPr="002B60DF">
        <w:rPr>
          <w:lang w:val="en-US"/>
        </w:rPr>
        <w:t xml:space="preserve"> *Pool name         ===&gt;                Pool where to put this terminal         </w:t>
      </w:r>
    </w:p>
    <w:p w14:paraId="7C524DBA" w14:textId="77777777" w:rsidR="002B60DF" w:rsidRPr="002B60DF" w:rsidRDefault="002B60DF" w:rsidP="002B60DF">
      <w:pPr>
        <w:pStyle w:val="Ecran80"/>
        <w:ind w:right="28"/>
        <w:rPr>
          <w:lang w:val="en-US"/>
        </w:rPr>
      </w:pPr>
      <w:r w:rsidRPr="002B60DF">
        <w:rPr>
          <w:lang w:val="en-US"/>
        </w:rPr>
        <w:t xml:space="preserve"> Description        ===&gt; 3270 printers (LUTYPE3) for HTTP                       </w:t>
      </w:r>
    </w:p>
    <w:p w14:paraId="7C7CCB22" w14:textId="77777777" w:rsidR="002B60DF" w:rsidRPr="002B60DF" w:rsidRDefault="002B60DF" w:rsidP="002B60DF">
      <w:pPr>
        <w:pStyle w:val="Ecran80"/>
        <w:ind w:right="28"/>
        <w:rPr>
          <w:lang w:val="en-US"/>
        </w:rPr>
      </w:pPr>
      <w:r w:rsidRPr="002B60DF">
        <w:rPr>
          <w:lang w:val="en-US"/>
        </w:rPr>
        <w:t xml:space="preserve">                                                                                </w:t>
      </w:r>
    </w:p>
    <w:p w14:paraId="5A89CD36" w14:textId="77777777" w:rsidR="002B60DF" w:rsidRPr="002B60DF" w:rsidRDefault="002B60DF" w:rsidP="002B60DF">
      <w:pPr>
        <w:pStyle w:val="Ecran80"/>
        <w:ind w:right="28"/>
        <w:rPr>
          <w:lang w:val="en-US"/>
        </w:rPr>
      </w:pPr>
      <w:r w:rsidRPr="002B60DF">
        <w:rPr>
          <w:lang w:val="en-US"/>
        </w:rPr>
        <w:t xml:space="preserve"> Entry Point        ===&gt;                Enforced Entry Point                    </w:t>
      </w:r>
    </w:p>
    <w:p w14:paraId="7392862D" w14:textId="77777777" w:rsidR="002B60DF" w:rsidRPr="002B60DF" w:rsidRDefault="002B60DF" w:rsidP="002B60DF">
      <w:pPr>
        <w:pStyle w:val="Ecran80"/>
        <w:ind w:right="28"/>
        <w:rPr>
          <w:lang w:val="en-US"/>
        </w:rPr>
      </w:pPr>
      <w:r w:rsidRPr="002B60DF">
        <w:rPr>
          <w:lang w:val="en-US"/>
        </w:rPr>
        <w:t xml:space="preserve"> 2nd relay          ===&gt;                Possible 2nd relay (Printer)            </w:t>
      </w:r>
    </w:p>
    <w:p w14:paraId="57326C53" w14:textId="77777777" w:rsidR="002B60DF" w:rsidRPr="002B60DF" w:rsidRDefault="002B60DF" w:rsidP="002B60DF">
      <w:pPr>
        <w:pStyle w:val="Ecran80"/>
        <w:ind w:right="28"/>
        <w:rPr>
          <w:lang w:val="en-US"/>
        </w:rPr>
      </w:pPr>
      <w:r w:rsidRPr="002B60DF">
        <w:rPr>
          <w:lang w:val="en-US"/>
        </w:rPr>
        <w:t xml:space="preserve"> Terminal type      ===&gt; P              1=LU1  2=3270  3=FC P=Printer S=Scs     </w:t>
      </w:r>
    </w:p>
    <w:p w14:paraId="44728F48" w14:textId="77777777" w:rsidR="002B60DF" w:rsidRPr="002B60DF" w:rsidRDefault="002B60DF" w:rsidP="002B60DF">
      <w:pPr>
        <w:pStyle w:val="Ecran80"/>
        <w:ind w:right="28"/>
        <w:rPr>
          <w:lang w:val="en-US"/>
        </w:rPr>
      </w:pPr>
      <w:r w:rsidRPr="002B60DF">
        <w:rPr>
          <w:lang w:val="en-US"/>
        </w:rPr>
        <w:t xml:space="preserve"> Compression        ===&gt; 2              0, 1, 2 or 3 : compression type         </w:t>
      </w:r>
    </w:p>
    <w:p w14:paraId="79EFA2E8" w14:textId="77777777" w:rsidR="002B60DF" w:rsidRPr="002B60DF" w:rsidRDefault="002B60DF" w:rsidP="002B60DF">
      <w:pPr>
        <w:pStyle w:val="Ecran80"/>
        <w:ind w:right="28"/>
        <w:rPr>
          <w:lang w:val="en-US"/>
        </w:rPr>
      </w:pPr>
      <w:r w:rsidRPr="002B60DF">
        <w:rPr>
          <w:lang w:val="en-US"/>
        </w:rPr>
        <w:t xml:space="preserve"> Possible Calls     ===&gt; 1              0=None  1=Inbound  2=Outbound  3=Both   </w:t>
      </w:r>
    </w:p>
    <w:p w14:paraId="794991BE" w14:textId="77777777" w:rsidR="002B60DF" w:rsidRPr="002B60DF" w:rsidRDefault="002B60DF" w:rsidP="002B60DF">
      <w:pPr>
        <w:pStyle w:val="Ecran80"/>
        <w:ind w:right="28"/>
        <w:rPr>
          <w:lang w:val="en-US"/>
        </w:rPr>
      </w:pPr>
      <w:r w:rsidRPr="002B60DF">
        <w:rPr>
          <w:lang w:val="en-US"/>
        </w:rPr>
        <w:t xml:space="preserve"> Write Stats to     ===&gt; 26             1,4,5,6=VIRSTAT 2=VIRLOG                </w:t>
      </w:r>
    </w:p>
    <w:p w14:paraId="166922C8" w14:textId="77777777" w:rsidR="002B60DF" w:rsidRPr="002B60DF" w:rsidRDefault="002B60DF" w:rsidP="002B60DF">
      <w:pPr>
        <w:pStyle w:val="Ecran80"/>
        <w:ind w:right="28"/>
        <w:rPr>
          <w:lang w:val="en-US"/>
        </w:rPr>
      </w:pPr>
      <w:r w:rsidRPr="002B60DF">
        <w:rPr>
          <w:lang w:val="en-US"/>
        </w:rPr>
        <w:t xml:space="preserve">                                                                                </w:t>
      </w:r>
    </w:p>
    <w:p w14:paraId="5A6816C4" w14:textId="77777777" w:rsidR="002B60DF" w:rsidRPr="002B60DF" w:rsidRDefault="002B60DF" w:rsidP="002B60DF">
      <w:pPr>
        <w:pStyle w:val="Ecran80"/>
        <w:ind w:right="28"/>
        <w:rPr>
          <w:lang w:val="en-US"/>
        </w:rPr>
      </w:pPr>
      <w:r w:rsidRPr="002B60DF">
        <w:rPr>
          <w:lang w:val="en-US"/>
        </w:rPr>
        <w:t xml:space="preserve"> Repeat             ===&gt; 0080           Number of generated terminals           </w:t>
      </w:r>
    </w:p>
    <w:p w14:paraId="663E3B50" w14:textId="77777777" w:rsidR="002B60DF" w:rsidRPr="002B60DF" w:rsidRDefault="002B60DF" w:rsidP="002B60DF">
      <w:pPr>
        <w:pStyle w:val="Ecran80"/>
        <w:ind w:right="28"/>
        <w:rPr>
          <w:lang w:val="en-US"/>
        </w:rPr>
      </w:pPr>
      <w:r w:rsidRPr="002B60DF">
        <w:rPr>
          <w:lang w:val="en-US"/>
        </w:rPr>
        <w:t xml:space="preserve">                                                                                </w:t>
      </w:r>
    </w:p>
    <w:p w14:paraId="7C764B4B" w14:textId="77777777" w:rsidR="002B60DF" w:rsidRPr="002B60DF" w:rsidRDefault="002B60DF" w:rsidP="002B60DF">
      <w:pPr>
        <w:pStyle w:val="Ecran80"/>
        <w:ind w:right="28"/>
        <w:rPr>
          <w:lang w:val="en-US"/>
        </w:rPr>
      </w:pPr>
      <w:r w:rsidRPr="002B60DF">
        <w:rPr>
          <w:lang w:val="en-US"/>
        </w:rPr>
        <w:t xml:space="preserve"> P1=Update                          P3=Return                      Enter=Add    </w:t>
      </w:r>
    </w:p>
    <w:p w14:paraId="61337747" w14:textId="77777777" w:rsidR="002B60DF" w:rsidRPr="002B60DF" w:rsidRDefault="002B60DF" w:rsidP="002B60DF">
      <w:pPr>
        <w:pStyle w:val="Ecran80"/>
        <w:ind w:right="28"/>
        <w:rPr>
          <w:lang w:val="en-US"/>
        </w:rPr>
      </w:pPr>
      <w:r w:rsidRPr="002B60DF">
        <w:rPr>
          <w:lang w:val="en-US"/>
        </w:rPr>
        <w:t xml:space="preserve">                                                                   P12=Server   </w:t>
      </w:r>
    </w:p>
    <w:p w14:paraId="0E73C287" w14:textId="77777777" w:rsidR="00D45B72" w:rsidRPr="0045652F" w:rsidRDefault="002B60DF" w:rsidP="002B60DF">
      <w:pPr>
        <w:pStyle w:val="Ecran80"/>
        <w:ind w:right="28"/>
        <w:rPr>
          <w:lang w:val="en-US"/>
        </w:rPr>
      </w:pPr>
      <w:r w:rsidRPr="002B60DF">
        <w:rPr>
          <w:lang w:val="en-US"/>
        </w:rPr>
        <w:t xml:space="preserve">                                                                                </w:t>
      </w:r>
    </w:p>
    <w:p w14:paraId="09FA5F75" w14:textId="77777777" w:rsidR="00D45B72" w:rsidRPr="0045652F" w:rsidRDefault="00D45B72" w:rsidP="002B60DF">
      <w:pPr>
        <w:pStyle w:val="Caption"/>
        <w:ind w:right="28"/>
        <w:rPr>
          <w:lang w:val="en-US" w:eastAsia="fr-FR"/>
        </w:rPr>
      </w:pPr>
      <w:bookmarkStart w:id="310" w:name="_Toc373485017"/>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49</w:t>
      </w:r>
      <w:r w:rsidRPr="0045652F">
        <w:rPr>
          <w:lang w:val="en-US"/>
        </w:rPr>
        <w:fldChar w:fldCharType="end"/>
      </w:r>
      <w:r w:rsidRPr="0045652F">
        <w:rPr>
          <w:szCs w:val="19"/>
          <w:lang w:val="en-US"/>
        </w:rPr>
        <w:t xml:space="preserve"> VIRTEL d</w:t>
      </w:r>
      <w:r w:rsidRPr="0045652F">
        <w:rPr>
          <w:lang w:val="en-US" w:eastAsia="fr-FR"/>
        </w:rPr>
        <w:t xml:space="preserve">efinition of </w:t>
      </w:r>
      <w:r>
        <w:rPr>
          <w:lang w:val="en-US" w:eastAsia="fr-FR"/>
        </w:rPr>
        <w:t>LU</w:t>
      </w:r>
      <w:r w:rsidRPr="0045652F">
        <w:rPr>
          <w:lang w:val="en-US" w:eastAsia="fr-FR"/>
        </w:rPr>
        <w:t xml:space="preserve">TYPE1 </w:t>
      </w:r>
      <w:r>
        <w:rPr>
          <w:lang w:val="en-US" w:eastAsia="fr-FR"/>
        </w:rPr>
        <w:t xml:space="preserve">virtual </w:t>
      </w:r>
      <w:r w:rsidRPr="0045652F">
        <w:rPr>
          <w:lang w:val="en-US" w:eastAsia="fr-FR"/>
        </w:rPr>
        <w:t>printers</w:t>
      </w:r>
      <w:bookmarkEnd w:id="310"/>
    </w:p>
    <w:p w14:paraId="652CB7A2" w14:textId="77777777" w:rsidR="002B60DF" w:rsidRPr="0045652F" w:rsidRDefault="002B60DF" w:rsidP="002B60DF">
      <w:pPr>
        <w:pStyle w:val="Heading4"/>
        <w:rPr>
          <w:lang w:val="en-US"/>
        </w:rPr>
      </w:pPr>
      <w:r>
        <w:rPr>
          <w:lang w:val="en-US" w:eastAsia="fr-FR"/>
        </w:rPr>
        <w:t>Associating virtual printers with terminals</w:t>
      </w:r>
    </w:p>
    <w:p w14:paraId="7F8DC187" w14:textId="77777777" w:rsidR="002B60DF" w:rsidRDefault="002B60DF" w:rsidP="002B60DF">
      <w:pPr>
        <w:pStyle w:val="ecran0"/>
        <w:rPr>
          <w:lang w:val="en-US"/>
        </w:rPr>
      </w:pPr>
      <w:r>
        <w:rPr>
          <w:lang w:val="en-US"/>
        </w:rPr>
        <w:t xml:space="preserve">To associate virtual </w:t>
      </w:r>
      <w:r w:rsidRPr="0045652F">
        <w:rPr>
          <w:lang w:val="en-US"/>
        </w:rPr>
        <w:t>printer</w:t>
      </w:r>
      <w:r>
        <w:rPr>
          <w:lang w:val="en-US"/>
        </w:rPr>
        <w:t>s</w:t>
      </w:r>
      <w:r w:rsidRPr="0045652F">
        <w:rPr>
          <w:lang w:val="en-US"/>
        </w:rPr>
        <w:t xml:space="preserve"> </w:t>
      </w:r>
      <w:r>
        <w:rPr>
          <w:lang w:val="en-US"/>
        </w:rPr>
        <w:t xml:space="preserve">with the corresponding terminal LU names, </w:t>
      </w:r>
      <w:r w:rsidRPr="0045652F">
        <w:rPr>
          <w:lang w:val="en-US"/>
        </w:rPr>
        <w:t>define</w:t>
      </w:r>
      <w:r>
        <w:rPr>
          <w:lang w:val="en-US"/>
        </w:rPr>
        <w:t xml:space="preserve"> the printer LU name </w:t>
      </w:r>
      <w:r w:rsidRPr="0045652F">
        <w:rPr>
          <w:lang w:val="en-US"/>
        </w:rPr>
        <w:t xml:space="preserve">in the “2nd relay” field of the terminal </w:t>
      </w:r>
      <w:r>
        <w:rPr>
          <w:lang w:val="en-US"/>
        </w:rPr>
        <w:t xml:space="preserve">pool </w:t>
      </w:r>
      <w:r w:rsidRPr="0045652F">
        <w:rPr>
          <w:lang w:val="en-US"/>
        </w:rPr>
        <w:t>definition.</w:t>
      </w:r>
      <w:r>
        <w:rPr>
          <w:lang w:val="en-US"/>
        </w:rPr>
        <w:t xml:space="preserve">  In the example below, Web Access terminals with LU names RHTVT000-079 are associated with virtual printer LU names RHTIP000-079 (LUTYPE3).  Similarly, terminal LU names RHTVT100-179 are associated with virtual printer LU names RHTIM000-079 (LUTYPE1).  There is a one-for-one correspondence between the display terminal’s LU name and the printer LU name.</w:t>
      </w:r>
    </w:p>
    <w:p w14:paraId="7C4645A9" w14:textId="77777777" w:rsidR="002B60DF" w:rsidRPr="009E47E3" w:rsidRDefault="002B60DF" w:rsidP="002B60DF">
      <w:pPr>
        <w:pStyle w:val="Ecran80"/>
        <w:rPr>
          <w:lang w:val="en-US"/>
        </w:rPr>
      </w:pPr>
      <w:r>
        <w:rPr>
          <w:lang w:val="en-US"/>
        </w:rPr>
        <w:t xml:space="preserve"> </w:t>
      </w:r>
      <w:r w:rsidRPr="009E47E3">
        <w:rPr>
          <w:lang w:val="en-US"/>
        </w:rPr>
        <w:t xml:space="preserve">LIST of TERMINALS ---------------------------------- Applid: VIRTEL   10:07:08 </w:t>
      </w:r>
    </w:p>
    <w:p w14:paraId="2EEB5AB5" w14:textId="77777777" w:rsidR="002B60DF" w:rsidRPr="009E47E3" w:rsidRDefault="002B60DF" w:rsidP="002B60DF">
      <w:pPr>
        <w:pStyle w:val="Ecran80"/>
        <w:rPr>
          <w:lang w:val="en-US"/>
        </w:rPr>
      </w:pPr>
      <w:r w:rsidRPr="009E47E3">
        <w:rPr>
          <w:lang w:val="en-US"/>
        </w:rPr>
        <w:t xml:space="preserve">                                                                                </w:t>
      </w:r>
    </w:p>
    <w:p w14:paraId="1603A467" w14:textId="77777777" w:rsidR="002B60DF" w:rsidRPr="009E47E3" w:rsidRDefault="002B60DF" w:rsidP="002B60DF">
      <w:pPr>
        <w:pStyle w:val="Ecran80"/>
        <w:rPr>
          <w:lang w:val="en-US"/>
        </w:rPr>
      </w:pPr>
      <w:r w:rsidRPr="009E47E3">
        <w:rPr>
          <w:lang w:val="en-US"/>
        </w:rPr>
        <w:t xml:space="preserve"> Terminal  Repeated Relay     Entry        Type   I/O  Pool     2nd Relay       </w:t>
      </w:r>
    </w:p>
    <w:p w14:paraId="24C6C44F" w14:textId="77777777" w:rsidR="002B60DF" w:rsidRPr="009E47E3" w:rsidRDefault="002B60DF" w:rsidP="002B60DF">
      <w:pPr>
        <w:pStyle w:val="Ecran80"/>
        <w:rPr>
          <w:lang w:val="en-US"/>
        </w:rPr>
      </w:pPr>
      <w:r w:rsidRPr="009E47E3">
        <w:rPr>
          <w:lang w:val="en-US"/>
        </w:rPr>
        <w:t xml:space="preserve">                                                                                </w:t>
      </w:r>
    </w:p>
    <w:p w14:paraId="7865C9B6" w14:textId="77777777" w:rsidR="002B60DF" w:rsidRPr="002B60DF" w:rsidRDefault="002B60DF" w:rsidP="002B60DF">
      <w:pPr>
        <w:pStyle w:val="Ecran80"/>
        <w:rPr>
          <w:lang w:val="en-US"/>
        </w:rPr>
      </w:pPr>
      <w:r>
        <w:rPr>
          <w:lang w:val="en-US"/>
        </w:rPr>
        <w:t xml:space="preserve"> </w:t>
      </w:r>
      <w:r w:rsidRPr="002B60DF">
        <w:rPr>
          <w:lang w:val="en-US"/>
        </w:rPr>
        <w:t xml:space="preserve">CLLOC000  0050                            3      3                             </w:t>
      </w:r>
    </w:p>
    <w:p w14:paraId="73F8421A" w14:textId="77777777" w:rsidR="002B60DF" w:rsidRPr="002B60DF" w:rsidRDefault="002B60DF" w:rsidP="002B60DF">
      <w:pPr>
        <w:pStyle w:val="Ecran80"/>
        <w:rPr>
          <w:lang w:val="en-US"/>
        </w:rPr>
      </w:pPr>
      <w:r w:rsidRPr="002B60DF">
        <w:rPr>
          <w:lang w:val="en-US"/>
        </w:rPr>
        <w:t xml:space="preserve"> CLVTA000  0080     *W2HPOOL               3      3                             </w:t>
      </w:r>
    </w:p>
    <w:p w14:paraId="160CCA5F" w14:textId="77777777" w:rsidR="002B60DF" w:rsidRPr="002B60DF" w:rsidRDefault="002B60DF" w:rsidP="002B60DF">
      <w:pPr>
        <w:pStyle w:val="Ecran80"/>
        <w:rPr>
          <w:lang w:val="en-US"/>
        </w:rPr>
      </w:pPr>
      <w:r w:rsidRPr="002B60DF">
        <w:rPr>
          <w:lang w:val="en-US"/>
        </w:rPr>
        <w:t xml:space="preserve"> DELOC000  0010                            3      3                             </w:t>
      </w:r>
    </w:p>
    <w:p w14:paraId="03BC59C9" w14:textId="77777777" w:rsidR="002B60DF" w:rsidRDefault="002B60DF" w:rsidP="002B60DF">
      <w:pPr>
        <w:pStyle w:val="Ecran80"/>
        <w:rPr>
          <w:lang w:val="en-US"/>
        </w:rPr>
      </w:pPr>
      <w:r w:rsidRPr="002B60DF">
        <w:rPr>
          <w:lang w:val="en-US"/>
        </w:rPr>
        <w:t xml:space="preserve"> DEVTA000  0016     *W2HPOOL               3      3                           </w:t>
      </w:r>
      <w:r>
        <w:rPr>
          <w:lang w:val="en-US"/>
        </w:rPr>
        <w:t xml:space="preserve">  </w:t>
      </w:r>
    </w:p>
    <w:p w14:paraId="6BCD1B21" w14:textId="77777777" w:rsidR="002B60DF" w:rsidRPr="009E47E3" w:rsidRDefault="002B60DF" w:rsidP="002B60DF">
      <w:pPr>
        <w:pStyle w:val="Ecran80"/>
        <w:rPr>
          <w:lang w:val="en-US"/>
        </w:rPr>
      </w:pPr>
      <w:r>
        <w:rPr>
          <w:lang w:val="en-US"/>
        </w:rPr>
        <w:t xml:space="preserve"> </w:t>
      </w:r>
      <w:r w:rsidRPr="009E47E3">
        <w:rPr>
          <w:lang w:val="en-US"/>
        </w:rPr>
        <w:t xml:space="preserve">W2HIM000  0080     RHTIM000  </w:t>
      </w:r>
      <w:r>
        <w:rPr>
          <w:lang w:val="en-US"/>
        </w:rPr>
        <w:t xml:space="preserve">        </w:t>
      </w:r>
      <w:r w:rsidRPr="009E47E3">
        <w:rPr>
          <w:lang w:val="en-US"/>
        </w:rPr>
        <w:t xml:space="preserve">     S      1                             </w:t>
      </w:r>
    </w:p>
    <w:p w14:paraId="3696BA26" w14:textId="77777777" w:rsidR="002B60DF" w:rsidRPr="009E47E3" w:rsidRDefault="002B60DF" w:rsidP="002B60DF">
      <w:pPr>
        <w:pStyle w:val="Ecran80"/>
        <w:rPr>
          <w:lang w:val="en-US"/>
        </w:rPr>
      </w:pPr>
      <w:r w:rsidRPr="009E47E3">
        <w:rPr>
          <w:lang w:val="en-US"/>
        </w:rPr>
        <w:t xml:space="preserve"> W2HIP000  0080     RHTIP000               P      1                             </w:t>
      </w:r>
    </w:p>
    <w:p w14:paraId="4F7012B4" w14:textId="77777777" w:rsidR="002B60DF" w:rsidRPr="009E47E3" w:rsidRDefault="002B60DF" w:rsidP="002B60DF">
      <w:pPr>
        <w:pStyle w:val="Ecran80"/>
        <w:rPr>
          <w:lang w:val="en-US"/>
        </w:rPr>
      </w:pPr>
      <w:r>
        <w:rPr>
          <w:lang w:val="en-US"/>
        </w:rPr>
        <w:t xml:space="preserve"> </w:t>
      </w:r>
      <w:r w:rsidRPr="009E47E3">
        <w:rPr>
          <w:lang w:val="en-US"/>
        </w:rPr>
        <w:t>W2HTP000  0080     RHTVT000               3      3    *W2HPOOL RHTI</w:t>
      </w:r>
      <w:r>
        <w:rPr>
          <w:lang w:val="en-US"/>
        </w:rPr>
        <w:t>P</w:t>
      </w:r>
      <w:r w:rsidRPr="009E47E3">
        <w:rPr>
          <w:lang w:val="en-US"/>
        </w:rPr>
        <w:t xml:space="preserve">000        </w:t>
      </w:r>
    </w:p>
    <w:p w14:paraId="198A677F" w14:textId="77777777" w:rsidR="002B60DF" w:rsidRPr="009E47E3" w:rsidRDefault="002B60DF" w:rsidP="002B60DF">
      <w:pPr>
        <w:pStyle w:val="Ecran80"/>
        <w:rPr>
          <w:lang w:val="en-US"/>
        </w:rPr>
      </w:pPr>
      <w:r>
        <w:rPr>
          <w:lang w:val="en-US"/>
        </w:rPr>
        <w:t xml:space="preserve"> W2HTP100  0080     RHTVT1</w:t>
      </w:r>
      <w:r w:rsidRPr="009E47E3">
        <w:rPr>
          <w:lang w:val="en-US"/>
        </w:rPr>
        <w:t>00               3      3    *W2HPOOL RHTI</w:t>
      </w:r>
      <w:r>
        <w:rPr>
          <w:lang w:val="en-US"/>
        </w:rPr>
        <w:t>M</w:t>
      </w:r>
      <w:r w:rsidRPr="009E47E3">
        <w:rPr>
          <w:lang w:val="en-US"/>
        </w:rPr>
        <w:t xml:space="preserve">000        </w:t>
      </w:r>
    </w:p>
    <w:p w14:paraId="6DB14063" w14:textId="77777777" w:rsidR="002B60DF" w:rsidRPr="009E47E3" w:rsidRDefault="002B60DF" w:rsidP="002B60DF">
      <w:pPr>
        <w:pStyle w:val="Ecran80"/>
        <w:rPr>
          <w:lang w:val="en-US"/>
        </w:rPr>
      </w:pPr>
      <w:r w:rsidRPr="009E47E3">
        <w:rPr>
          <w:lang w:val="en-US"/>
        </w:rPr>
        <w:t xml:space="preserve">                                                                                </w:t>
      </w:r>
    </w:p>
    <w:p w14:paraId="43FFFA38" w14:textId="77777777" w:rsidR="002B60DF" w:rsidRPr="009E47E3" w:rsidRDefault="002B60DF" w:rsidP="002B60DF">
      <w:pPr>
        <w:pStyle w:val="Ecran80"/>
        <w:rPr>
          <w:lang w:val="en-US"/>
        </w:rPr>
      </w:pPr>
      <w:r w:rsidRPr="009E47E3">
        <w:rPr>
          <w:lang w:val="en-US"/>
        </w:rPr>
        <w:t xml:space="preserve">                                                                                </w:t>
      </w:r>
    </w:p>
    <w:p w14:paraId="4E2F11AE" w14:textId="77777777" w:rsidR="002B60DF" w:rsidRPr="009E47E3" w:rsidRDefault="002B60DF" w:rsidP="002B60DF">
      <w:pPr>
        <w:pStyle w:val="Ecran80"/>
        <w:rPr>
          <w:lang w:val="en-US"/>
        </w:rPr>
      </w:pPr>
      <w:r w:rsidRPr="009E47E3">
        <w:rPr>
          <w:lang w:val="en-US"/>
        </w:rPr>
        <w:t xml:space="preserve">                                                                                </w:t>
      </w:r>
    </w:p>
    <w:p w14:paraId="7EC62A28" w14:textId="77777777" w:rsidR="002B60DF" w:rsidRPr="009E47E3" w:rsidRDefault="002B60DF" w:rsidP="002B60DF">
      <w:pPr>
        <w:pStyle w:val="Ecran80"/>
        <w:rPr>
          <w:lang w:val="en-US"/>
        </w:rPr>
      </w:pPr>
      <w:r w:rsidRPr="009E47E3">
        <w:rPr>
          <w:lang w:val="en-US"/>
        </w:rPr>
        <w:t xml:space="preserve">                                                                                </w:t>
      </w:r>
    </w:p>
    <w:p w14:paraId="134C3A98" w14:textId="77777777" w:rsidR="002B60DF" w:rsidRPr="009E47E3" w:rsidRDefault="002B60DF" w:rsidP="002B60DF">
      <w:pPr>
        <w:pStyle w:val="Ecran80"/>
        <w:rPr>
          <w:lang w:val="en-US"/>
        </w:rPr>
      </w:pPr>
      <w:r w:rsidRPr="009E47E3">
        <w:rPr>
          <w:lang w:val="en-US"/>
        </w:rPr>
        <w:t xml:space="preserve">                                                                                </w:t>
      </w:r>
    </w:p>
    <w:p w14:paraId="6E7088A5" w14:textId="77777777" w:rsidR="002B60DF" w:rsidRPr="009E47E3" w:rsidRDefault="002B60DF" w:rsidP="002B60DF">
      <w:pPr>
        <w:pStyle w:val="Ecran80"/>
        <w:rPr>
          <w:lang w:val="en-US"/>
        </w:rPr>
      </w:pPr>
      <w:r w:rsidRPr="009E47E3">
        <w:rPr>
          <w:lang w:val="en-US"/>
        </w:rPr>
        <w:t xml:space="preserve">                                                                                </w:t>
      </w:r>
    </w:p>
    <w:p w14:paraId="6E372151" w14:textId="77777777" w:rsidR="002B60DF" w:rsidRPr="009E47E3" w:rsidRDefault="002B60DF" w:rsidP="002B60DF">
      <w:pPr>
        <w:pStyle w:val="Ecran80"/>
        <w:rPr>
          <w:lang w:val="en-US"/>
        </w:rPr>
      </w:pPr>
      <w:r w:rsidRPr="009E47E3">
        <w:rPr>
          <w:lang w:val="en-US"/>
        </w:rPr>
        <w:t xml:space="preserve">                                                                                </w:t>
      </w:r>
    </w:p>
    <w:p w14:paraId="54061889" w14:textId="77777777" w:rsidR="002B60DF" w:rsidRPr="009E47E3" w:rsidRDefault="002B60DF" w:rsidP="002B60DF">
      <w:pPr>
        <w:pStyle w:val="Ecran80"/>
        <w:rPr>
          <w:lang w:val="en-US"/>
        </w:rPr>
      </w:pPr>
      <w:r w:rsidRPr="009E47E3">
        <w:rPr>
          <w:lang w:val="en-US"/>
        </w:rPr>
        <w:t xml:space="preserve">                                                                                </w:t>
      </w:r>
    </w:p>
    <w:p w14:paraId="08E82035" w14:textId="77777777" w:rsidR="002B60DF" w:rsidRPr="009E47E3" w:rsidRDefault="002B60DF" w:rsidP="002B60DF">
      <w:pPr>
        <w:pStyle w:val="Ecran80"/>
        <w:rPr>
          <w:lang w:val="en-US"/>
        </w:rPr>
      </w:pPr>
      <w:r w:rsidRPr="009E47E3">
        <w:rPr>
          <w:lang w:val="en-US"/>
        </w:rPr>
        <w:t xml:space="preserve">                                                                                </w:t>
      </w:r>
    </w:p>
    <w:p w14:paraId="4C283BF6" w14:textId="77777777" w:rsidR="002B60DF" w:rsidRPr="009E47E3" w:rsidRDefault="002B60DF" w:rsidP="002B60DF">
      <w:pPr>
        <w:pStyle w:val="Ecran80"/>
        <w:rPr>
          <w:lang w:val="en-US"/>
        </w:rPr>
      </w:pPr>
      <w:r w:rsidRPr="009E47E3">
        <w:rPr>
          <w:lang w:val="en-US"/>
        </w:rPr>
        <w:t xml:space="preserve"> P1=Update          P2=Delete              P3=Return           P6=1st Page      </w:t>
      </w:r>
    </w:p>
    <w:p w14:paraId="3E913ABD" w14:textId="77777777" w:rsidR="002B60DF" w:rsidRPr="009E47E3" w:rsidRDefault="002B60DF" w:rsidP="002B60DF">
      <w:pPr>
        <w:pStyle w:val="Ecran80"/>
        <w:rPr>
          <w:lang w:val="en-US"/>
        </w:rPr>
      </w:pPr>
      <w:r w:rsidRPr="009E47E3">
        <w:rPr>
          <w:lang w:val="en-US"/>
        </w:rPr>
        <w:t xml:space="preserve"> P7=Page-1          P8=Page+1              P12=Details                          </w:t>
      </w:r>
    </w:p>
    <w:p w14:paraId="64872D7D" w14:textId="77777777" w:rsidR="002B60DF" w:rsidRDefault="002B60DF" w:rsidP="002B60DF">
      <w:pPr>
        <w:pStyle w:val="Ecran80"/>
        <w:rPr>
          <w:lang w:val="en-US"/>
        </w:rPr>
      </w:pPr>
      <w:r w:rsidRPr="009E47E3">
        <w:rPr>
          <w:lang w:val="en-US"/>
        </w:rPr>
        <w:t xml:space="preserve">                                                                                </w:t>
      </w:r>
    </w:p>
    <w:p w14:paraId="30E90388" w14:textId="77777777" w:rsidR="002B60DF" w:rsidRPr="0045652F" w:rsidRDefault="002B60DF" w:rsidP="002B60DF">
      <w:pPr>
        <w:pStyle w:val="Caption"/>
        <w:ind w:right="28"/>
        <w:rPr>
          <w:lang w:val="en-US" w:eastAsia="fr-FR"/>
        </w:rPr>
      </w:pPr>
      <w:bookmarkStart w:id="311" w:name="_Toc373485018"/>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50</w:t>
      </w:r>
      <w:r w:rsidRPr="0045652F">
        <w:rPr>
          <w:lang w:val="en-US"/>
        </w:rPr>
        <w:fldChar w:fldCharType="end"/>
      </w:r>
      <w:r w:rsidRPr="0045652F">
        <w:rPr>
          <w:szCs w:val="19"/>
          <w:lang w:val="en-US"/>
        </w:rPr>
        <w:t xml:space="preserve"> VIRTEL </w:t>
      </w:r>
      <w:r>
        <w:rPr>
          <w:szCs w:val="19"/>
          <w:lang w:val="en-US"/>
        </w:rPr>
        <w:t xml:space="preserve">terminal </w:t>
      </w:r>
      <w:r w:rsidRPr="0045652F">
        <w:rPr>
          <w:szCs w:val="19"/>
          <w:lang w:val="en-US"/>
        </w:rPr>
        <w:t>d</w:t>
      </w:r>
      <w:r w:rsidRPr="0045652F">
        <w:rPr>
          <w:lang w:val="en-US" w:eastAsia="fr-FR"/>
        </w:rPr>
        <w:t>efinition</w:t>
      </w:r>
      <w:r>
        <w:rPr>
          <w:lang w:val="en-US" w:eastAsia="fr-FR"/>
        </w:rPr>
        <w:t>s</w:t>
      </w:r>
      <w:r w:rsidRPr="0045652F">
        <w:rPr>
          <w:lang w:val="en-US" w:eastAsia="fr-FR"/>
        </w:rPr>
        <w:t xml:space="preserve"> f</w:t>
      </w:r>
      <w:r>
        <w:rPr>
          <w:lang w:val="en-US" w:eastAsia="fr-FR"/>
        </w:rPr>
        <w:t>or</w:t>
      </w:r>
      <w:r w:rsidRPr="0045652F">
        <w:rPr>
          <w:lang w:val="en-US" w:eastAsia="fr-FR"/>
        </w:rPr>
        <w:t xml:space="preserve"> </w:t>
      </w:r>
      <w:r>
        <w:rPr>
          <w:lang w:val="en-US" w:eastAsia="fr-FR"/>
        </w:rPr>
        <w:t xml:space="preserve">virtual </w:t>
      </w:r>
      <w:r w:rsidRPr="0045652F">
        <w:rPr>
          <w:lang w:val="en-US" w:eastAsia="fr-FR"/>
        </w:rPr>
        <w:t>printers</w:t>
      </w:r>
      <w:bookmarkEnd w:id="311"/>
    </w:p>
    <w:p w14:paraId="76393A31" w14:textId="77777777" w:rsidR="00D45B72" w:rsidRPr="0045652F" w:rsidRDefault="00D45B72" w:rsidP="00D45B72">
      <w:pPr>
        <w:pStyle w:val="Heading4"/>
        <w:rPr>
          <w:lang w:val="en-US"/>
        </w:rPr>
      </w:pPr>
      <w:r>
        <w:rPr>
          <w:lang w:val="en-US" w:eastAsia="fr-FR"/>
        </w:rPr>
        <w:t>Autoconnect for virtual printers</w:t>
      </w:r>
    </w:p>
    <w:p w14:paraId="0C7A5613" w14:textId="77777777" w:rsidR="00AD462C" w:rsidRDefault="008E184E" w:rsidP="0066256C">
      <w:pPr>
        <w:keepLines/>
        <w:spacing w:before="100" w:beforeAutospacing="1" w:after="100" w:afterAutospacing="1" w:line="240" w:lineRule="auto"/>
        <w:ind w:right="28"/>
        <w:rPr>
          <w:lang w:val="en-US"/>
        </w:rPr>
      </w:pPr>
      <w:r w:rsidRPr="0045652F">
        <w:rPr>
          <w:lang w:val="en-US"/>
        </w:rPr>
        <w:fldChar w:fldCharType="begin"/>
      </w:r>
      <w:r w:rsidRPr="0045652F">
        <w:rPr>
          <w:lang w:val="en-US"/>
        </w:rPr>
        <w:instrText xml:space="preserve"> XE "Printing</w:instrText>
      </w:r>
      <w:r>
        <w:rPr>
          <w:lang w:val="en-US"/>
        </w:rPr>
        <w:instrText>:Autoconnect</w:instrText>
      </w:r>
      <w:r w:rsidRPr="0045652F">
        <w:rPr>
          <w:lang w:val="en-US"/>
        </w:rPr>
        <w:instrText xml:space="preserve">" </w:instrText>
      </w:r>
      <w:r w:rsidRPr="0045652F">
        <w:rPr>
          <w:lang w:val="en-US"/>
        </w:rPr>
        <w:fldChar w:fldCharType="end"/>
      </w:r>
      <w:ins w:id="312" w:author="BOWLER - 4.52" w:date="2013-11-21T16:41:00Z">
        <w:r w:rsidR="00FB7E95">
          <w:rPr>
            <w:lang w:val="en-US"/>
          </w:rPr>
          <w:t>When a</w:t>
        </w:r>
      </w:ins>
      <w:del w:id="313" w:author="BOWLER - 4.52" w:date="2013-11-21T16:36:00Z">
        <w:r w:rsidR="00AD462C" w:rsidDel="00FB7E95">
          <w:rPr>
            <w:lang w:val="en-US"/>
          </w:rPr>
          <w:delText xml:space="preserve">Virtual </w:delText>
        </w:r>
        <w:r w:rsidR="00062D3E" w:rsidDel="00FB7E95">
          <w:rPr>
            <w:lang w:val="en-US"/>
          </w:rPr>
          <w:delText>printer</w:delText>
        </w:r>
        <w:r w:rsidR="00AD462C" w:rsidDel="00FB7E95">
          <w:rPr>
            <w:lang w:val="en-US"/>
          </w:rPr>
          <w:delText xml:space="preserve"> LU</w:delText>
        </w:r>
        <w:r w:rsidR="00062D3E" w:rsidDel="00FB7E95">
          <w:rPr>
            <w:lang w:val="en-US"/>
          </w:rPr>
          <w:delText>s</w:delText>
        </w:r>
        <w:r w:rsidR="0066256C" w:rsidRPr="0045652F" w:rsidDel="00FB7E95">
          <w:rPr>
            <w:lang w:val="en-US"/>
          </w:rPr>
          <w:delText xml:space="preserve"> are activated by VIRTEL at startup time</w:delText>
        </w:r>
        <w:r w:rsidR="00524C64" w:rsidDel="00FB7E95">
          <w:rPr>
            <w:lang w:val="en-US"/>
          </w:rPr>
          <w:delText>, and</w:delText>
        </w:r>
        <w:r w:rsidR="00062D3E" w:rsidDel="00FB7E95">
          <w:rPr>
            <w:lang w:val="en-US"/>
          </w:rPr>
          <w:delText xml:space="preserve"> will remain in </w:delText>
        </w:r>
        <w:r w:rsidR="00AD462C" w:rsidDel="00FB7E95">
          <w:rPr>
            <w:lang w:val="en-US"/>
          </w:rPr>
          <w:delText>ACTIV</w:delText>
        </w:r>
        <w:r w:rsidR="00062D3E" w:rsidDel="00FB7E95">
          <w:rPr>
            <w:lang w:val="en-US"/>
          </w:rPr>
          <w:delText xml:space="preserve"> state until they are </w:delText>
        </w:r>
        <w:r w:rsidR="0066256C" w:rsidRPr="0045652F" w:rsidDel="00FB7E95">
          <w:rPr>
            <w:lang w:val="en-US"/>
          </w:rPr>
          <w:delText>acquired by the application.</w:delText>
        </w:r>
        <w:r w:rsidR="00524C64" w:rsidDel="00FB7E95">
          <w:rPr>
            <w:lang w:val="en-US"/>
          </w:rPr>
          <w:delText xml:space="preserve">  </w:delText>
        </w:r>
      </w:del>
      <w:del w:id="314" w:author="BOWLER - 4.52" w:date="2013-11-21T16:41:00Z">
        <w:r w:rsidR="00AD462C" w:rsidDel="00FB7E95">
          <w:rPr>
            <w:lang w:val="en-US"/>
          </w:rPr>
          <w:delText>For</w:delText>
        </w:r>
      </w:del>
      <w:r w:rsidR="00AD462C">
        <w:rPr>
          <w:lang w:val="en-US"/>
        </w:rPr>
        <w:t xml:space="preserve"> virtual printer</w:t>
      </w:r>
      <w:ins w:id="315" w:author="BOWLER - 4.52" w:date="2013-11-21T16:41:00Z">
        <w:r w:rsidR="00FB7E95">
          <w:rPr>
            <w:lang w:val="en-US"/>
          </w:rPr>
          <w:t xml:space="preserve"> i</w:t>
        </w:r>
      </w:ins>
      <w:r w:rsidR="00AD462C">
        <w:rPr>
          <w:lang w:val="en-US"/>
        </w:rPr>
        <w:t xml:space="preserve">s </w:t>
      </w:r>
      <w:ins w:id="316" w:author="BOWLER - 4.52" w:date="2013-11-21T16:45:00Z">
        <w:r w:rsidR="00645AC3">
          <w:rPr>
            <w:lang w:val="en-US"/>
          </w:rPr>
          <w:t xml:space="preserve">defined </w:t>
        </w:r>
      </w:ins>
      <w:del w:id="317" w:author="BOWLER - 4.52" w:date="2013-11-21T16:41:00Z">
        <w:r w:rsidR="00AD462C" w:rsidDel="00FB7E95">
          <w:rPr>
            <w:lang w:val="en-US"/>
          </w:rPr>
          <w:delText xml:space="preserve">defined </w:delText>
        </w:r>
      </w:del>
      <w:r w:rsidR="00AD462C">
        <w:rPr>
          <w:lang w:val="en-US"/>
        </w:rPr>
        <w:t xml:space="preserve">with terminal type </w:t>
      </w:r>
      <w:r w:rsidR="00AD462C" w:rsidRPr="00AD462C">
        <w:rPr>
          <w:b/>
          <w:lang w:val="en-US"/>
        </w:rPr>
        <w:t>1</w:t>
      </w:r>
      <w:r w:rsidR="00AD462C">
        <w:rPr>
          <w:lang w:val="en-US"/>
        </w:rPr>
        <w:t xml:space="preserve"> or </w:t>
      </w:r>
      <w:r w:rsidR="00AD462C" w:rsidRPr="00AD462C">
        <w:rPr>
          <w:b/>
          <w:lang w:val="en-US"/>
        </w:rPr>
        <w:t>2</w:t>
      </w:r>
      <w:r w:rsidR="00AD462C">
        <w:rPr>
          <w:lang w:val="en-US"/>
        </w:rPr>
        <w:t xml:space="preserve">, </w:t>
      </w:r>
      <w:ins w:id="318" w:author="BOWLER - 4.52" w:date="2013-11-21T16:36:00Z">
        <w:r w:rsidR="00FB7E95">
          <w:rPr>
            <w:lang w:val="en-US"/>
          </w:rPr>
          <w:t>the associated LU</w:t>
        </w:r>
      </w:ins>
      <w:ins w:id="319" w:author="BOWLER - 4.52" w:date="2013-11-21T16:42:00Z">
        <w:r w:rsidR="00FB7E95">
          <w:rPr>
            <w:lang w:val="en-US"/>
          </w:rPr>
          <w:t xml:space="preserve"> i</w:t>
        </w:r>
      </w:ins>
      <w:ins w:id="320" w:author="BOWLER - 4.52" w:date="2013-11-21T16:36:00Z">
        <w:r w:rsidR="00FB7E95">
          <w:rPr>
            <w:lang w:val="en-US"/>
          </w:rPr>
          <w:t>s</w:t>
        </w:r>
        <w:r w:rsidR="00FB7E95" w:rsidRPr="0045652F">
          <w:rPr>
            <w:lang w:val="en-US"/>
          </w:rPr>
          <w:t xml:space="preserve"> activated by VIRTEL at startup time</w:t>
        </w:r>
        <w:r w:rsidR="00FB7E95">
          <w:rPr>
            <w:lang w:val="en-US"/>
          </w:rPr>
          <w:t xml:space="preserve">, and will remain in ACTIV state until </w:t>
        </w:r>
        <w:r w:rsidR="00FB7E95" w:rsidRPr="0045652F">
          <w:rPr>
            <w:lang w:val="en-US"/>
          </w:rPr>
          <w:t>acquired by the application.</w:t>
        </w:r>
        <w:r w:rsidR="00FB7E95">
          <w:rPr>
            <w:lang w:val="en-US"/>
          </w:rPr>
          <w:t xml:space="preserve">  T</w:t>
        </w:r>
      </w:ins>
      <w:del w:id="321" w:author="BOWLER - 4.52" w:date="2013-11-21T16:36:00Z">
        <w:r w:rsidR="00AD462C" w:rsidDel="00FB7E95">
          <w:rPr>
            <w:lang w:val="en-US"/>
          </w:rPr>
          <w:delText>t</w:delText>
        </w:r>
      </w:del>
      <w:r w:rsidR="00AD462C">
        <w:rPr>
          <w:lang w:val="en-US"/>
        </w:rPr>
        <w:t>he application must initiate the acquire (for example, by CEMT SET TERM(xxxx) ACQ in CICS).</w:t>
      </w:r>
    </w:p>
    <w:p w14:paraId="4C44DC83" w14:textId="77777777" w:rsidR="00AD462C" w:rsidRDefault="00FB7E95" w:rsidP="00FB7E95">
      <w:pPr>
        <w:keepLines/>
        <w:spacing w:before="100" w:beforeAutospacing="1" w:after="100" w:afterAutospacing="1" w:line="240" w:lineRule="auto"/>
        <w:ind w:right="28"/>
        <w:rPr>
          <w:lang w:val="en-US"/>
        </w:rPr>
      </w:pPr>
      <w:ins w:id="322" w:author="BOWLER - 4.52" w:date="2013-11-21T16:39:00Z">
        <w:r>
          <w:rPr>
            <w:lang w:val="en-US"/>
          </w:rPr>
          <w:t xml:space="preserve">By contrast, </w:t>
        </w:r>
      </w:ins>
      <w:ins w:id="323" w:author="BOWLER - 4.52" w:date="2013-11-21T16:46:00Z">
        <w:r w:rsidR="00645AC3">
          <w:rPr>
            <w:lang w:val="en-US"/>
          </w:rPr>
          <w:t>the</w:t>
        </w:r>
      </w:ins>
      <w:ins w:id="324" w:author="BOWLER - 4.52" w:date="2013-11-21T16:42:00Z">
        <w:r>
          <w:rPr>
            <w:lang w:val="en-US"/>
          </w:rPr>
          <w:t xml:space="preserve"> </w:t>
        </w:r>
      </w:ins>
      <w:ins w:id="325" w:author="BOWLER - 4.52" w:date="2013-11-21T16:39:00Z">
        <w:r>
          <w:rPr>
            <w:lang w:val="en-US"/>
          </w:rPr>
          <w:t xml:space="preserve">LU associated with </w:t>
        </w:r>
      </w:ins>
      <w:ins w:id="326" w:author="BOWLER - 4.52" w:date="2013-11-21T16:42:00Z">
        <w:r>
          <w:rPr>
            <w:lang w:val="en-US"/>
          </w:rPr>
          <w:t xml:space="preserve">a </w:t>
        </w:r>
      </w:ins>
      <w:ins w:id="327" w:author="BOWLER - 4.52" w:date="2013-11-21T16:38:00Z">
        <w:r>
          <w:rPr>
            <w:lang w:val="en-US"/>
          </w:rPr>
          <w:t xml:space="preserve">virtual printer </w:t>
        </w:r>
      </w:ins>
      <w:ins w:id="328" w:author="BOWLER - 4.52" w:date="2013-11-21T16:40:00Z">
        <w:r>
          <w:rPr>
            <w:lang w:val="en-US"/>
          </w:rPr>
          <w:t xml:space="preserve">of </w:t>
        </w:r>
      </w:ins>
      <w:ins w:id="329" w:author="BOWLER - 4.52" w:date="2013-11-21T16:38:00Z">
        <w:r>
          <w:rPr>
            <w:lang w:val="en-US"/>
          </w:rPr>
          <w:t xml:space="preserve">type </w:t>
        </w:r>
        <w:r w:rsidRPr="00AD462C">
          <w:rPr>
            <w:b/>
            <w:lang w:val="en-US"/>
          </w:rPr>
          <w:t>P</w:t>
        </w:r>
        <w:r>
          <w:rPr>
            <w:lang w:val="en-US"/>
          </w:rPr>
          <w:t xml:space="preserve"> or </w:t>
        </w:r>
        <w:r w:rsidRPr="00AD462C">
          <w:rPr>
            <w:b/>
            <w:lang w:val="en-US"/>
          </w:rPr>
          <w:t>S</w:t>
        </w:r>
        <w:r w:rsidRPr="00FB7E95">
          <w:rPr>
            <w:lang w:val="en-US"/>
          </w:rPr>
          <w:t xml:space="preserve"> </w:t>
        </w:r>
      </w:ins>
      <w:ins w:id="330" w:author="BOWLER - 4.52" w:date="2013-11-21T16:42:00Z">
        <w:r>
          <w:rPr>
            <w:lang w:val="en-US"/>
          </w:rPr>
          <w:t xml:space="preserve">is </w:t>
        </w:r>
      </w:ins>
      <w:ins w:id="331" w:author="BOWLER - 4.52" w:date="2013-11-21T16:38:00Z">
        <w:r w:rsidRPr="00FB7E95">
          <w:rPr>
            <w:lang w:val="en-US"/>
          </w:rPr>
          <w:t>opened when the user starts a Web Access session and</w:t>
        </w:r>
      </w:ins>
      <w:ins w:id="332" w:author="BOWLER - 4.52" w:date="2013-11-21T16:40:00Z">
        <w:r>
          <w:rPr>
            <w:lang w:val="en-US"/>
          </w:rPr>
          <w:t xml:space="preserve"> </w:t>
        </w:r>
      </w:ins>
      <w:ins w:id="333" w:author="BOWLER - 4.52" w:date="2013-11-21T16:38:00Z">
        <w:r w:rsidRPr="00FB7E95">
          <w:rPr>
            <w:lang w:val="en-US"/>
          </w:rPr>
          <w:t>closed when the Web Access session is terminated.</w:t>
        </w:r>
      </w:ins>
      <w:ins w:id="334" w:author="BOWLER - 4.52" w:date="2013-11-21T16:41:00Z">
        <w:r>
          <w:rPr>
            <w:lang w:val="en-US"/>
          </w:rPr>
          <w:t xml:space="preserve">  This type of v</w:t>
        </w:r>
      </w:ins>
      <w:del w:id="335" w:author="BOWLER - 4.52" w:date="2013-11-21T16:41:00Z">
        <w:r w:rsidR="00AD462C" w:rsidDel="00FB7E95">
          <w:rPr>
            <w:lang w:val="en-US"/>
          </w:rPr>
          <w:delText>V</w:delText>
        </w:r>
      </w:del>
      <w:r w:rsidR="00AD462C">
        <w:rPr>
          <w:lang w:val="en-US"/>
        </w:rPr>
        <w:t>irtual printer</w:t>
      </w:r>
      <w:del w:id="336" w:author="BOWLER - 4.52" w:date="2013-11-21T16:42:00Z">
        <w:r w:rsidR="00AD462C" w:rsidDel="00FB7E95">
          <w:rPr>
            <w:lang w:val="en-US"/>
          </w:rPr>
          <w:delText>s</w:delText>
        </w:r>
      </w:del>
      <w:r w:rsidR="00AD462C">
        <w:rPr>
          <w:lang w:val="en-US"/>
        </w:rPr>
        <w:t xml:space="preserve"> </w:t>
      </w:r>
      <w:del w:id="337" w:author="BOWLER - 4.52" w:date="2013-11-21T16:41:00Z">
        <w:r w:rsidR="00AD462C" w:rsidDel="00FB7E95">
          <w:rPr>
            <w:lang w:val="en-US"/>
          </w:rPr>
          <w:delText xml:space="preserve">defined with terminal type </w:delText>
        </w:r>
        <w:r w:rsidR="00AD462C" w:rsidRPr="00AD462C" w:rsidDel="00FB7E95">
          <w:rPr>
            <w:b/>
            <w:lang w:val="en-US"/>
          </w:rPr>
          <w:delText>P</w:delText>
        </w:r>
        <w:r w:rsidR="00AD462C" w:rsidDel="00FB7E95">
          <w:rPr>
            <w:lang w:val="en-US"/>
          </w:rPr>
          <w:delText xml:space="preserve"> or </w:delText>
        </w:r>
        <w:r w:rsidR="00AD462C" w:rsidRPr="00AD462C" w:rsidDel="00FB7E95">
          <w:rPr>
            <w:b/>
            <w:lang w:val="en-US"/>
          </w:rPr>
          <w:delText>S</w:delText>
        </w:r>
        <w:r w:rsidR="00AD462C" w:rsidDel="00FB7E95">
          <w:rPr>
            <w:lang w:val="en-US"/>
          </w:rPr>
          <w:delText xml:space="preserve"> </w:delText>
        </w:r>
      </w:del>
      <w:r w:rsidR="00AD462C">
        <w:rPr>
          <w:lang w:val="en-US"/>
        </w:rPr>
        <w:t>may be automatically connected</w:t>
      </w:r>
      <w:r w:rsidR="00524C64">
        <w:rPr>
          <w:lang w:val="en-US"/>
        </w:rPr>
        <w:t xml:space="preserve"> to </w:t>
      </w:r>
      <w:r w:rsidR="005879F2">
        <w:rPr>
          <w:lang w:val="en-US"/>
        </w:rPr>
        <w:t>a</w:t>
      </w:r>
      <w:r w:rsidR="00AD462C">
        <w:rPr>
          <w:lang w:val="en-US"/>
        </w:rPr>
        <w:t xml:space="preserve"> controlling host application when a user </w:t>
      </w:r>
      <w:r w:rsidR="00524C64">
        <w:rPr>
          <w:lang w:val="en-US"/>
        </w:rPr>
        <w:t>starts a Web Access session</w:t>
      </w:r>
      <w:del w:id="338" w:author="BOWLER - 4.52" w:date="2013-11-21T16:43:00Z">
        <w:r w:rsidR="00524C64" w:rsidDel="00FB7E95">
          <w:rPr>
            <w:lang w:val="en-US"/>
          </w:rPr>
          <w:delText xml:space="preserve"> using the associated terminal </w:delText>
        </w:r>
        <w:r w:rsidR="00AD462C" w:rsidDel="00FB7E95">
          <w:rPr>
            <w:lang w:val="en-US"/>
          </w:rPr>
          <w:delText>LU</w:delText>
        </w:r>
      </w:del>
      <w:r w:rsidR="00AD462C">
        <w:rPr>
          <w:lang w:val="en-US"/>
        </w:rPr>
        <w:t xml:space="preserve">.  </w:t>
      </w:r>
      <w:r w:rsidR="00524C64">
        <w:rPr>
          <w:lang w:val="en-US"/>
        </w:rPr>
        <w:t xml:space="preserve">The “Entry Point” field of the virtual printer definition should </w:t>
      </w:r>
      <w:r w:rsidR="009343DB">
        <w:rPr>
          <w:lang w:val="en-US"/>
        </w:rPr>
        <w:t>contain the name of</w:t>
      </w:r>
      <w:r w:rsidR="00524C64">
        <w:rPr>
          <w:lang w:val="en-US"/>
        </w:rPr>
        <w:t xml:space="preserve"> an entry point which specifies VIR0021B as its menu program.  The entry point must have one transaction whose “Application” field contains the name of the host application to which the printer is to be connected.</w:t>
      </w:r>
    </w:p>
    <w:p w14:paraId="08CC5D9E" w14:textId="77777777" w:rsidR="00EA4508" w:rsidRDefault="00EA4508" w:rsidP="00EA4508">
      <w:pPr>
        <w:pStyle w:val="ecran0"/>
        <w:rPr>
          <w:lang w:val="en-US"/>
        </w:rPr>
      </w:pPr>
      <w:r>
        <w:rPr>
          <w:lang w:val="en-US"/>
        </w:rPr>
        <w:t>The example below shows an entry point definition for connecting printers to CICS:</w:t>
      </w:r>
    </w:p>
    <w:p w14:paraId="23302994" w14:textId="77777777" w:rsidR="009343DB" w:rsidRPr="009343DB" w:rsidRDefault="009343DB" w:rsidP="009343DB">
      <w:pPr>
        <w:pStyle w:val="Ecran80"/>
        <w:rPr>
          <w:lang w:val="en-US"/>
        </w:rPr>
      </w:pPr>
      <w:r>
        <w:rPr>
          <w:lang w:val="en-US"/>
        </w:rPr>
        <w:t xml:space="preserve"> </w:t>
      </w:r>
      <w:r w:rsidRPr="009343DB">
        <w:rPr>
          <w:lang w:val="en-US"/>
        </w:rPr>
        <w:t xml:space="preserve">ENTRY POINT DETAIL DEFINITION ---------------------- Applid: VIRTEL   14:58:34 </w:t>
      </w:r>
    </w:p>
    <w:p w14:paraId="09B7C891" w14:textId="77777777" w:rsidR="009343DB" w:rsidRPr="009343DB" w:rsidRDefault="009343DB" w:rsidP="009343DB">
      <w:pPr>
        <w:pStyle w:val="Ecran80"/>
        <w:rPr>
          <w:lang w:val="en-US"/>
        </w:rPr>
      </w:pPr>
      <w:r w:rsidRPr="009343DB">
        <w:rPr>
          <w:lang w:val="en-US"/>
        </w:rPr>
        <w:t xml:space="preserve">                                                                                </w:t>
      </w:r>
    </w:p>
    <w:p w14:paraId="6A96262F" w14:textId="77777777" w:rsidR="009343DB" w:rsidRPr="009343DB" w:rsidRDefault="009343DB" w:rsidP="009343DB">
      <w:pPr>
        <w:pStyle w:val="Ecran80"/>
        <w:rPr>
          <w:lang w:val="en-US"/>
        </w:rPr>
      </w:pPr>
      <w:r w:rsidRPr="009343DB">
        <w:rPr>
          <w:lang w:val="en-US"/>
        </w:rPr>
        <w:t xml:space="preserve"> Name          ===&gt; PRTAPPL                Name this ENTRY POINT (LOGON DATA)   </w:t>
      </w:r>
    </w:p>
    <w:p w14:paraId="1D43CC2B" w14:textId="77777777" w:rsidR="009343DB" w:rsidRPr="009343DB" w:rsidRDefault="009343DB" w:rsidP="009343DB">
      <w:pPr>
        <w:pStyle w:val="Ecran80"/>
        <w:rPr>
          <w:lang w:val="en-US"/>
        </w:rPr>
      </w:pPr>
      <w:r w:rsidRPr="009343DB">
        <w:rPr>
          <w:lang w:val="en-US"/>
        </w:rPr>
        <w:t xml:space="preserve"> Description   ===&gt; Connect printers to host application                        </w:t>
      </w:r>
    </w:p>
    <w:p w14:paraId="4CFC4119" w14:textId="77777777" w:rsidR="009343DB" w:rsidRPr="009343DB" w:rsidRDefault="009343DB" w:rsidP="009343DB">
      <w:pPr>
        <w:pStyle w:val="Ecran80"/>
        <w:rPr>
          <w:lang w:val="en-US"/>
        </w:rPr>
      </w:pPr>
      <w:r w:rsidRPr="009343DB">
        <w:rPr>
          <w:lang w:val="en-US"/>
        </w:rPr>
        <w:t xml:space="preserve"> Transactions  ===&gt; PRTA                   Prefix for associated transactions   </w:t>
      </w:r>
    </w:p>
    <w:p w14:paraId="045A2DC2" w14:textId="77777777" w:rsidR="009343DB" w:rsidRPr="009343DB" w:rsidRDefault="009343DB" w:rsidP="009343DB">
      <w:pPr>
        <w:pStyle w:val="Ecran80"/>
        <w:rPr>
          <w:lang w:val="en-US"/>
        </w:rPr>
      </w:pPr>
      <w:r w:rsidRPr="009343DB">
        <w:rPr>
          <w:lang w:val="en-US"/>
        </w:rPr>
        <w:t xml:space="preserve"> Last page     ===&gt;                        Displayed at end of session          </w:t>
      </w:r>
    </w:p>
    <w:p w14:paraId="129A1E81" w14:textId="77777777" w:rsidR="009343DB" w:rsidRPr="009343DB" w:rsidRDefault="009343DB" w:rsidP="009343DB">
      <w:pPr>
        <w:pStyle w:val="Ecran80"/>
        <w:rPr>
          <w:lang w:val="en-US"/>
        </w:rPr>
      </w:pPr>
      <w:r w:rsidRPr="009343DB">
        <w:rPr>
          <w:lang w:val="en-US"/>
        </w:rPr>
        <w:t xml:space="preserve"> Transparency  ===&gt;                        Server types NOT to emulate          </w:t>
      </w:r>
    </w:p>
    <w:p w14:paraId="3D910917" w14:textId="77777777" w:rsidR="009343DB" w:rsidRPr="009343DB" w:rsidRDefault="009343DB" w:rsidP="009343DB">
      <w:pPr>
        <w:pStyle w:val="Ecran80"/>
        <w:rPr>
          <w:lang w:val="en-US"/>
        </w:rPr>
      </w:pPr>
      <w:r w:rsidRPr="009343DB">
        <w:rPr>
          <w:lang w:val="en-US"/>
        </w:rPr>
        <w:t xml:space="preserve"> Time out      ===&gt; 0000       minutes     Maximum inactive time                </w:t>
      </w:r>
    </w:p>
    <w:p w14:paraId="0016831D" w14:textId="77777777" w:rsidR="009343DB" w:rsidRPr="009343DB" w:rsidRDefault="009343DB" w:rsidP="009343DB">
      <w:pPr>
        <w:pStyle w:val="Ecran80"/>
        <w:rPr>
          <w:lang w:val="en-US"/>
        </w:rPr>
      </w:pPr>
      <w:r w:rsidRPr="009343DB">
        <w:rPr>
          <w:lang w:val="en-US"/>
        </w:rPr>
        <w:t xml:space="preserve"> Do if timeout ===&gt;                        0=logoff  1=bip+logoff   2=anti pad  </w:t>
      </w:r>
    </w:p>
    <w:p w14:paraId="7AB09525" w14:textId="77777777" w:rsidR="009343DB" w:rsidRPr="009343DB" w:rsidRDefault="009343DB" w:rsidP="009343DB">
      <w:pPr>
        <w:pStyle w:val="Ecran80"/>
        <w:rPr>
          <w:lang w:val="en-US"/>
        </w:rPr>
      </w:pPr>
      <w:r w:rsidRPr="009343DB">
        <w:rPr>
          <w:lang w:val="en-US"/>
        </w:rPr>
        <w:t xml:space="preserve"> Emulation     ===&gt; HTML                   Type of terminal:                    </w:t>
      </w:r>
    </w:p>
    <w:p w14:paraId="6356B3B0" w14:textId="77777777" w:rsidR="009343DB" w:rsidRPr="009343DB" w:rsidRDefault="009343DB" w:rsidP="009343DB">
      <w:pPr>
        <w:pStyle w:val="Ecran80"/>
        <w:rPr>
          <w:lang w:val="en-US"/>
        </w:rPr>
      </w:pPr>
      <w:r w:rsidRPr="009343DB">
        <w:rPr>
          <w:lang w:val="en-US"/>
        </w:rPr>
        <w:t xml:space="preserve"> HOST4WEB    :  program driven             HTML  :  Web Browser                 </w:t>
      </w:r>
    </w:p>
    <w:p w14:paraId="1038492C" w14:textId="77777777" w:rsidR="009343DB" w:rsidRPr="009343DB" w:rsidRDefault="009343DB" w:rsidP="009343DB">
      <w:pPr>
        <w:pStyle w:val="Ecran80"/>
        <w:rPr>
          <w:lang w:val="en-US"/>
        </w:rPr>
      </w:pPr>
      <w:r w:rsidRPr="009343DB">
        <w:rPr>
          <w:lang w:val="en-US"/>
        </w:rPr>
        <w:t xml:space="preserve"> SCENARIO    :  script driven              EMAIL :  SMTP client                 </w:t>
      </w:r>
    </w:p>
    <w:p w14:paraId="5A5BD57B" w14:textId="77777777" w:rsidR="009343DB" w:rsidRPr="009343DB" w:rsidRDefault="009343DB" w:rsidP="009343DB">
      <w:pPr>
        <w:pStyle w:val="Ecran80"/>
        <w:rPr>
          <w:lang w:val="en-US"/>
        </w:rPr>
      </w:pPr>
      <w:r w:rsidRPr="009343DB">
        <w:rPr>
          <w:lang w:val="en-US"/>
        </w:rPr>
        <w:t xml:space="preserve"> Directory for scenarios    ===&gt;           If scenarios in VSAM, not LOADLIB    </w:t>
      </w:r>
    </w:p>
    <w:p w14:paraId="1019A7E1" w14:textId="77777777" w:rsidR="009343DB" w:rsidRPr="009343DB" w:rsidRDefault="009343DB" w:rsidP="009343DB">
      <w:pPr>
        <w:pStyle w:val="Ecran80"/>
        <w:rPr>
          <w:lang w:val="en-US"/>
        </w:rPr>
      </w:pPr>
      <w:r w:rsidRPr="009343DB">
        <w:rPr>
          <w:lang w:val="en-US"/>
        </w:rPr>
        <w:t xml:space="preserve"> Signon program             ===&gt;           Controls user name and password      </w:t>
      </w:r>
    </w:p>
    <w:p w14:paraId="434A0E32" w14:textId="77777777" w:rsidR="009343DB" w:rsidRPr="009343DB" w:rsidRDefault="009343DB" w:rsidP="009343DB">
      <w:pPr>
        <w:pStyle w:val="Ecran80"/>
        <w:rPr>
          <w:lang w:val="en-US"/>
        </w:rPr>
      </w:pPr>
      <w:r w:rsidRPr="009343DB">
        <w:rPr>
          <w:lang w:val="en-US"/>
        </w:rPr>
        <w:t xml:space="preserve"> Menu program               ===&gt; VIR0021B  List of transactions                 </w:t>
      </w:r>
    </w:p>
    <w:p w14:paraId="0B0F7B7E" w14:textId="77777777" w:rsidR="009343DB" w:rsidRPr="009343DB" w:rsidRDefault="009343DB" w:rsidP="009343DB">
      <w:pPr>
        <w:pStyle w:val="Ecran80"/>
        <w:rPr>
          <w:lang w:val="en-US"/>
        </w:rPr>
      </w:pPr>
      <w:r w:rsidRPr="009343DB">
        <w:rPr>
          <w:lang w:val="en-US"/>
        </w:rPr>
        <w:t xml:space="preserve"> Identification scenario    ===&gt;           eg XML identification                </w:t>
      </w:r>
    </w:p>
    <w:p w14:paraId="6C0156C1" w14:textId="77777777" w:rsidR="009343DB" w:rsidRPr="009343DB" w:rsidRDefault="009343DB" w:rsidP="009343DB">
      <w:pPr>
        <w:pStyle w:val="Ecran80"/>
        <w:rPr>
          <w:lang w:val="en-US"/>
        </w:rPr>
      </w:pPr>
      <w:r w:rsidRPr="009343DB">
        <w:rPr>
          <w:lang w:val="en-US"/>
        </w:rPr>
        <w:t xml:space="preserve"> Type 3 compression         ===&gt;           Discover typical screens  (Virtel/PC)</w:t>
      </w:r>
    </w:p>
    <w:p w14:paraId="0A6A1CFB" w14:textId="77777777" w:rsidR="009343DB" w:rsidRPr="009343DB" w:rsidRDefault="009343DB" w:rsidP="009343DB">
      <w:pPr>
        <w:pStyle w:val="Ecran80"/>
        <w:rPr>
          <w:lang w:val="en-US"/>
        </w:rPr>
      </w:pPr>
      <w:r w:rsidRPr="009343DB">
        <w:rPr>
          <w:lang w:val="en-US"/>
        </w:rPr>
        <w:t xml:space="preserve"> Mandatory identification   ===&gt;                                 (PC or minitel)</w:t>
      </w:r>
    </w:p>
    <w:p w14:paraId="23E68E32" w14:textId="77777777" w:rsidR="009343DB" w:rsidRPr="009343DB" w:rsidRDefault="009343DB" w:rsidP="009343DB">
      <w:pPr>
        <w:pStyle w:val="Ecran80"/>
        <w:rPr>
          <w:lang w:val="en-US"/>
        </w:rPr>
      </w:pPr>
      <w:r w:rsidRPr="009343DB">
        <w:rPr>
          <w:lang w:val="en-US"/>
        </w:rPr>
        <w:t xml:space="preserve"> 3270 swap key              ===&gt;           eg P24                               </w:t>
      </w:r>
    </w:p>
    <w:p w14:paraId="5EE9D2CD" w14:textId="77777777" w:rsidR="009343DB" w:rsidRPr="009343DB" w:rsidRDefault="009343DB" w:rsidP="009343DB">
      <w:pPr>
        <w:pStyle w:val="Ecran80"/>
        <w:rPr>
          <w:lang w:val="en-US"/>
        </w:rPr>
      </w:pPr>
      <w:r w:rsidRPr="009343DB">
        <w:rPr>
          <w:lang w:val="en-US"/>
        </w:rPr>
        <w:t xml:space="preserve"> Extended colors            ===&gt;           E: extended  X: extended + DBCS      </w:t>
      </w:r>
    </w:p>
    <w:p w14:paraId="4B48FCFB" w14:textId="77777777" w:rsidR="009343DB" w:rsidRPr="009343DB" w:rsidRDefault="009343DB" w:rsidP="009343DB">
      <w:pPr>
        <w:pStyle w:val="Ecran80"/>
        <w:rPr>
          <w:lang w:val="en-US"/>
        </w:rPr>
      </w:pPr>
      <w:r w:rsidRPr="009343DB">
        <w:rPr>
          <w:lang w:val="en-US"/>
        </w:rPr>
        <w:t xml:space="preserve">                                                                                </w:t>
      </w:r>
    </w:p>
    <w:p w14:paraId="4A1E0259" w14:textId="77777777" w:rsidR="009343DB" w:rsidRPr="009343DB" w:rsidRDefault="009343DB" w:rsidP="009343DB">
      <w:pPr>
        <w:pStyle w:val="Ecran80"/>
        <w:rPr>
          <w:lang w:val="en-US"/>
        </w:rPr>
      </w:pPr>
      <w:r w:rsidRPr="009343DB">
        <w:rPr>
          <w:lang w:val="en-US"/>
        </w:rPr>
        <w:t xml:space="preserve"> P1=Update                          P3=Return                   P4=Transactions </w:t>
      </w:r>
    </w:p>
    <w:p w14:paraId="7C4CF003" w14:textId="77777777" w:rsidR="009343DB" w:rsidRPr="009343DB" w:rsidRDefault="009343DB" w:rsidP="009343DB">
      <w:pPr>
        <w:pStyle w:val="Ecran80"/>
        <w:rPr>
          <w:lang w:val="en-US"/>
        </w:rPr>
      </w:pPr>
      <w:r w:rsidRPr="009343DB">
        <w:rPr>
          <w:lang w:val="en-US"/>
        </w:rPr>
        <w:t xml:space="preserve"> Enter=Add                                                                      </w:t>
      </w:r>
    </w:p>
    <w:p w14:paraId="2EA0A192" w14:textId="77777777" w:rsidR="009343DB" w:rsidRPr="009343DB" w:rsidRDefault="009343DB" w:rsidP="009343DB">
      <w:pPr>
        <w:pStyle w:val="Ecran80"/>
        <w:rPr>
          <w:lang w:val="en-US"/>
        </w:rPr>
      </w:pPr>
      <w:r w:rsidRPr="009343DB">
        <w:rPr>
          <w:lang w:val="en-US"/>
        </w:rPr>
        <w:t xml:space="preserve">                                                                                </w:t>
      </w:r>
    </w:p>
    <w:p w14:paraId="636328E4" w14:textId="77777777" w:rsidR="009343DB" w:rsidRDefault="009343DB" w:rsidP="009343DB">
      <w:pPr>
        <w:pStyle w:val="Caption"/>
        <w:ind w:right="28"/>
        <w:rPr>
          <w:lang w:val="en-US" w:eastAsia="fr-FR"/>
        </w:rPr>
      </w:pPr>
      <w:bookmarkStart w:id="339" w:name="_Toc373485019"/>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51</w:t>
      </w:r>
      <w:r w:rsidRPr="0045652F">
        <w:rPr>
          <w:lang w:val="en-US"/>
        </w:rPr>
        <w:fldChar w:fldCharType="end"/>
      </w:r>
      <w:r w:rsidRPr="0045652F">
        <w:rPr>
          <w:szCs w:val="19"/>
          <w:lang w:val="en-US"/>
        </w:rPr>
        <w:t xml:space="preserve"> </w:t>
      </w:r>
      <w:r>
        <w:rPr>
          <w:szCs w:val="19"/>
          <w:lang w:val="en-US"/>
        </w:rPr>
        <w:t xml:space="preserve">Entry point </w:t>
      </w:r>
      <w:r w:rsidRPr="0045652F">
        <w:rPr>
          <w:szCs w:val="19"/>
          <w:lang w:val="en-US"/>
        </w:rPr>
        <w:t>d</w:t>
      </w:r>
      <w:r w:rsidRPr="0045652F">
        <w:rPr>
          <w:lang w:val="en-US" w:eastAsia="fr-FR"/>
        </w:rPr>
        <w:t>efinition f</w:t>
      </w:r>
      <w:r>
        <w:rPr>
          <w:lang w:val="en-US" w:eastAsia="fr-FR"/>
        </w:rPr>
        <w:t>or</w:t>
      </w:r>
      <w:r w:rsidRPr="0045652F">
        <w:rPr>
          <w:lang w:val="en-US" w:eastAsia="fr-FR"/>
        </w:rPr>
        <w:t xml:space="preserve"> </w:t>
      </w:r>
      <w:r>
        <w:rPr>
          <w:lang w:val="en-US" w:eastAsia="fr-FR"/>
        </w:rPr>
        <w:t>virtual printer autoconnect</w:t>
      </w:r>
      <w:bookmarkEnd w:id="339"/>
    </w:p>
    <w:p w14:paraId="6E249E46" w14:textId="77777777" w:rsidR="009343DB" w:rsidRPr="009343DB" w:rsidRDefault="009343DB" w:rsidP="009343DB">
      <w:pPr>
        <w:pStyle w:val="Ecran80"/>
        <w:rPr>
          <w:lang w:val="en-US" w:eastAsia="fr-FR"/>
        </w:rPr>
      </w:pPr>
      <w:r w:rsidRPr="009343DB">
        <w:rPr>
          <w:lang w:val="en-US" w:eastAsia="fr-FR"/>
        </w:rPr>
        <w:t xml:space="preserve">TRANSACTION DETAIL DEFINITION ---------------------- Applid: VIRTEL   14:59:52 </w:t>
      </w:r>
    </w:p>
    <w:p w14:paraId="0DD8CF68" w14:textId="77777777" w:rsidR="009343DB" w:rsidRPr="009343DB" w:rsidRDefault="009343DB" w:rsidP="009343DB">
      <w:pPr>
        <w:pStyle w:val="Ecran80"/>
        <w:rPr>
          <w:lang w:val="en-US" w:eastAsia="fr-FR"/>
        </w:rPr>
      </w:pPr>
      <w:r w:rsidRPr="009343DB">
        <w:rPr>
          <w:lang w:val="en-US" w:eastAsia="fr-FR"/>
        </w:rPr>
        <w:t xml:space="preserve">                                                                                </w:t>
      </w:r>
    </w:p>
    <w:p w14:paraId="51997284" w14:textId="77777777" w:rsidR="009343DB" w:rsidRPr="009343DB" w:rsidRDefault="009343DB" w:rsidP="009343DB">
      <w:pPr>
        <w:pStyle w:val="Ecran80"/>
        <w:rPr>
          <w:lang w:val="en-US" w:eastAsia="fr-FR"/>
        </w:rPr>
      </w:pPr>
      <w:r w:rsidRPr="009343DB">
        <w:rPr>
          <w:lang w:val="en-US" w:eastAsia="fr-FR"/>
        </w:rPr>
        <w:t xml:space="preserve"> Internal name ===&gt; PRTA-01                To associate with an entry point name</w:t>
      </w:r>
    </w:p>
    <w:p w14:paraId="06CB1277" w14:textId="77777777" w:rsidR="009343DB" w:rsidRPr="009343DB" w:rsidRDefault="009343DB" w:rsidP="009343DB">
      <w:pPr>
        <w:pStyle w:val="Ecran80"/>
        <w:rPr>
          <w:lang w:val="en-US" w:eastAsia="fr-FR"/>
        </w:rPr>
      </w:pPr>
      <w:r w:rsidRPr="009343DB">
        <w:rPr>
          <w:lang w:val="en-US" w:eastAsia="fr-FR"/>
        </w:rPr>
        <w:t xml:space="preserve"> External name ===&gt; PRTAPPL                Name displayed on user menu          </w:t>
      </w:r>
    </w:p>
    <w:p w14:paraId="379010E9" w14:textId="77777777" w:rsidR="009343DB" w:rsidRPr="009343DB" w:rsidRDefault="009343DB" w:rsidP="009343DB">
      <w:pPr>
        <w:pStyle w:val="Ecran80"/>
        <w:rPr>
          <w:lang w:val="en-US" w:eastAsia="fr-FR"/>
        </w:rPr>
      </w:pPr>
      <w:r w:rsidRPr="009343DB">
        <w:rPr>
          <w:lang w:val="en-US" w:eastAsia="fr-FR"/>
        </w:rPr>
        <w:t xml:space="preserve"> Description   ===&gt; Connect printers to host application                        </w:t>
      </w:r>
    </w:p>
    <w:p w14:paraId="2CE57E88" w14:textId="77777777" w:rsidR="009343DB" w:rsidRPr="009343DB" w:rsidRDefault="009343DB" w:rsidP="009343DB">
      <w:pPr>
        <w:pStyle w:val="Ecran80"/>
        <w:rPr>
          <w:lang w:val="en-US" w:eastAsia="fr-FR"/>
        </w:rPr>
      </w:pPr>
      <w:r w:rsidRPr="009343DB">
        <w:rPr>
          <w:lang w:val="en-US" w:eastAsia="fr-FR"/>
        </w:rPr>
        <w:t xml:space="preserve"> Application   ===&gt; </w:t>
      </w:r>
      <w:r w:rsidRPr="009343DB">
        <w:rPr>
          <w:highlight w:val="yellow"/>
          <w:lang w:val="en-US" w:eastAsia="fr-FR"/>
        </w:rPr>
        <w:t>DBDCCICS</w:t>
      </w:r>
      <w:r w:rsidRPr="009343DB">
        <w:rPr>
          <w:lang w:val="en-US" w:eastAsia="fr-FR"/>
        </w:rPr>
        <w:t xml:space="preserve">               Application to be called             </w:t>
      </w:r>
    </w:p>
    <w:p w14:paraId="7B33F09C" w14:textId="77777777" w:rsidR="009343DB" w:rsidRPr="009343DB" w:rsidRDefault="009343DB" w:rsidP="009343DB">
      <w:pPr>
        <w:pStyle w:val="Ecran80"/>
        <w:rPr>
          <w:lang w:val="en-US" w:eastAsia="fr-FR"/>
        </w:rPr>
      </w:pPr>
      <w:r w:rsidRPr="009343DB">
        <w:rPr>
          <w:lang w:val="en-US" w:eastAsia="fr-FR"/>
        </w:rPr>
        <w:t xml:space="preserve"> PassTicket    ===&gt;    Name ===&gt;           0=no 1=yes 2=unsigned                </w:t>
      </w:r>
    </w:p>
    <w:p w14:paraId="12A27C46" w14:textId="77777777" w:rsidR="009343DB" w:rsidRPr="009343DB" w:rsidRDefault="009343DB" w:rsidP="009343DB">
      <w:pPr>
        <w:pStyle w:val="Ecran80"/>
        <w:rPr>
          <w:lang w:val="en-US" w:eastAsia="fr-FR"/>
        </w:rPr>
      </w:pPr>
      <w:r w:rsidRPr="009343DB">
        <w:rPr>
          <w:lang w:val="en-US" w:eastAsia="fr-FR"/>
        </w:rPr>
        <w:t xml:space="preserve"> Application type   ===&gt; 1                 1=VTAM 2=VIRTEL 3=SERV 4=PAGE 5=LINE </w:t>
      </w:r>
    </w:p>
    <w:p w14:paraId="7E86369C" w14:textId="77777777" w:rsidR="009343DB" w:rsidRPr="009343DB" w:rsidRDefault="009343DB" w:rsidP="009343DB">
      <w:pPr>
        <w:pStyle w:val="Ecran80"/>
        <w:rPr>
          <w:lang w:val="en-US" w:eastAsia="fr-FR"/>
        </w:rPr>
      </w:pPr>
      <w:r w:rsidRPr="009343DB">
        <w:rPr>
          <w:lang w:val="en-US" w:eastAsia="fr-FR"/>
        </w:rPr>
        <w:t xml:space="preserve"> Pseudo-terminals   ===&gt;                   Prefix of name of partner terminals  </w:t>
      </w:r>
    </w:p>
    <w:p w14:paraId="7DE9ECD0" w14:textId="77777777" w:rsidR="009343DB" w:rsidRPr="009343DB" w:rsidRDefault="009343DB" w:rsidP="009343DB">
      <w:pPr>
        <w:pStyle w:val="Ecran80"/>
        <w:rPr>
          <w:lang w:val="en-US" w:eastAsia="fr-FR"/>
        </w:rPr>
      </w:pPr>
      <w:r w:rsidRPr="009343DB">
        <w:rPr>
          <w:lang w:val="en-US" w:eastAsia="fr-FR"/>
        </w:rPr>
        <w:t xml:space="preserve"> Logmode            ===&gt;                   Specify when LOGMODE must be changed </w:t>
      </w:r>
    </w:p>
    <w:p w14:paraId="122EE85E" w14:textId="77777777" w:rsidR="009343DB" w:rsidRPr="009343DB" w:rsidRDefault="009343DB" w:rsidP="009343DB">
      <w:pPr>
        <w:pStyle w:val="Ecran80"/>
        <w:rPr>
          <w:lang w:val="en-US" w:eastAsia="fr-FR"/>
        </w:rPr>
      </w:pPr>
      <w:r w:rsidRPr="009343DB">
        <w:rPr>
          <w:lang w:val="en-US" w:eastAsia="fr-FR"/>
        </w:rPr>
        <w:t xml:space="preserve"> How started        ===&gt; 1                 1=menu 2=sub-menu 3=auto             </w:t>
      </w:r>
    </w:p>
    <w:p w14:paraId="2C951AEB" w14:textId="77777777" w:rsidR="009343DB" w:rsidRPr="009343DB" w:rsidRDefault="009343DB" w:rsidP="009343DB">
      <w:pPr>
        <w:pStyle w:val="Ecran80"/>
        <w:rPr>
          <w:lang w:val="en-US" w:eastAsia="fr-FR"/>
        </w:rPr>
      </w:pPr>
      <w:r w:rsidRPr="009343DB">
        <w:rPr>
          <w:lang w:val="en-US" w:eastAsia="fr-FR"/>
        </w:rPr>
        <w:t xml:space="preserve"> Security           ===&gt; 0                 0=none 1=basic 2=NTLM 3=TLS 4=HTML   </w:t>
      </w:r>
    </w:p>
    <w:p w14:paraId="6F3668C2" w14:textId="77777777" w:rsidR="009343DB" w:rsidRPr="009343DB" w:rsidRDefault="009343DB" w:rsidP="009343DB">
      <w:pPr>
        <w:pStyle w:val="Ecran80"/>
        <w:rPr>
          <w:lang w:val="en-US" w:eastAsia="fr-FR"/>
        </w:rPr>
      </w:pPr>
      <w:r w:rsidRPr="009343DB">
        <w:rPr>
          <w:lang w:val="en-US" w:eastAsia="fr-FR"/>
        </w:rPr>
        <w:t xml:space="preserve"> H4W commands ?     ===&gt;                   0=no 1=yes 2=if2VIRTEL 4=auto        </w:t>
      </w:r>
    </w:p>
    <w:p w14:paraId="155DCDF2" w14:textId="77777777" w:rsidR="009343DB" w:rsidRPr="009343DB" w:rsidRDefault="009343DB" w:rsidP="009343DB">
      <w:pPr>
        <w:pStyle w:val="Ecran80"/>
        <w:rPr>
          <w:lang w:val="en-US" w:eastAsia="fr-FR"/>
        </w:rPr>
      </w:pPr>
      <w:r w:rsidRPr="009343DB">
        <w:rPr>
          <w:lang w:val="en-US" w:eastAsia="fr-FR"/>
        </w:rPr>
        <w:t xml:space="preserve"> Logon message      ===&gt;                                                        </w:t>
      </w:r>
    </w:p>
    <w:p w14:paraId="4AB26CF1" w14:textId="77777777" w:rsidR="009343DB" w:rsidRPr="009343DB" w:rsidRDefault="009343DB" w:rsidP="009343DB">
      <w:pPr>
        <w:pStyle w:val="Ecran80"/>
        <w:rPr>
          <w:lang w:val="en-US" w:eastAsia="fr-FR"/>
        </w:rPr>
      </w:pPr>
      <w:r w:rsidRPr="009343DB">
        <w:rPr>
          <w:lang w:val="en-US" w:eastAsia="fr-FR"/>
        </w:rPr>
        <w:t xml:space="preserve">                                                                                </w:t>
      </w:r>
    </w:p>
    <w:p w14:paraId="3A0A43F3" w14:textId="77777777" w:rsidR="009343DB" w:rsidRPr="009343DB" w:rsidRDefault="009343DB" w:rsidP="009343DB">
      <w:pPr>
        <w:pStyle w:val="Ecran80"/>
        <w:rPr>
          <w:lang w:val="en-US" w:eastAsia="fr-FR"/>
        </w:rPr>
      </w:pPr>
      <w:r w:rsidRPr="009343DB">
        <w:rPr>
          <w:lang w:val="en-US" w:eastAsia="fr-FR"/>
        </w:rPr>
        <w:t xml:space="preserve"> TIOA at logon      ===&gt;                                                        </w:t>
      </w:r>
    </w:p>
    <w:p w14:paraId="36DD986B" w14:textId="77777777" w:rsidR="009343DB" w:rsidRPr="009343DB" w:rsidRDefault="009343DB" w:rsidP="009343DB">
      <w:pPr>
        <w:pStyle w:val="Ecran80"/>
        <w:rPr>
          <w:lang w:val="en-US" w:eastAsia="fr-FR"/>
        </w:rPr>
      </w:pPr>
      <w:r w:rsidRPr="009343DB">
        <w:rPr>
          <w:lang w:val="en-US" w:eastAsia="fr-FR"/>
        </w:rPr>
        <w:t xml:space="preserve">                                                                                </w:t>
      </w:r>
    </w:p>
    <w:p w14:paraId="6E2D2439" w14:textId="77777777" w:rsidR="009343DB" w:rsidRPr="009343DB" w:rsidRDefault="009343DB" w:rsidP="009343DB">
      <w:pPr>
        <w:pStyle w:val="Ecran80"/>
        <w:rPr>
          <w:lang w:val="en-US" w:eastAsia="fr-FR"/>
        </w:rPr>
      </w:pPr>
      <w:r w:rsidRPr="009343DB">
        <w:rPr>
          <w:lang w:val="en-US" w:eastAsia="fr-FR"/>
        </w:rPr>
        <w:t xml:space="preserve"> TIOA at logoff     ===&gt;                                                        </w:t>
      </w:r>
    </w:p>
    <w:p w14:paraId="54D3995D" w14:textId="77777777" w:rsidR="009343DB" w:rsidRPr="009343DB" w:rsidRDefault="009343DB" w:rsidP="009343DB">
      <w:pPr>
        <w:pStyle w:val="Ecran80"/>
        <w:rPr>
          <w:lang w:val="en-US" w:eastAsia="fr-FR"/>
        </w:rPr>
      </w:pPr>
      <w:r w:rsidRPr="009343DB">
        <w:rPr>
          <w:lang w:val="en-US" w:eastAsia="fr-FR"/>
        </w:rPr>
        <w:t xml:space="preserve">                                                                                </w:t>
      </w:r>
    </w:p>
    <w:p w14:paraId="54AF6BF6" w14:textId="77777777" w:rsidR="009343DB" w:rsidRPr="009343DB" w:rsidRDefault="009343DB" w:rsidP="009343DB">
      <w:pPr>
        <w:pStyle w:val="Ecran80"/>
        <w:rPr>
          <w:lang w:val="en-US" w:eastAsia="fr-FR"/>
        </w:rPr>
      </w:pPr>
      <w:r w:rsidRPr="009343DB">
        <w:rPr>
          <w:lang w:val="en-US" w:eastAsia="fr-FR"/>
        </w:rPr>
        <w:t xml:space="preserve"> Initial Scenario   ===&gt;                   Final Scenario      ===&gt;             </w:t>
      </w:r>
    </w:p>
    <w:p w14:paraId="68CD9AC6" w14:textId="77777777" w:rsidR="009343DB" w:rsidRPr="009343DB" w:rsidRDefault="009343DB" w:rsidP="009343DB">
      <w:pPr>
        <w:pStyle w:val="Ecran80"/>
        <w:rPr>
          <w:lang w:val="en-US" w:eastAsia="fr-FR"/>
        </w:rPr>
      </w:pPr>
      <w:r w:rsidRPr="009343DB">
        <w:rPr>
          <w:lang w:val="en-US" w:eastAsia="fr-FR"/>
        </w:rPr>
        <w:t xml:space="preserve"> Input Scenario     ===&gt;                   Output Scenario     ===&gt;             </w:t>
      </w:r>
    </w:p>
    <w:p w14:paraId="32B7990A" w14:textId="77777777" w:rsidR="009343DB" w:rsidRPr="009343DB" w:rsidRDefault="009343DB" w:rsidP="009343DB">
      <w:pPr>
        <w:pStyle w:val="Ecran80"/>
        <w:rPr>
          <w:lang w:val="en-US" w:eastAsia="fr-FR"/>
        </w:rPr>
      </w:pPr>
      <w:r w:rsidRPr="009343DB">
        <w:rPr>
          <w:lang w:val="en-US" w:eastAsia="fr-FR"/>
        </w:rPr>
        <w:t xml:space="preserve">                                                                                </w:t>
      </w:r>
    </w:p>
    <w:p w14:paraId="4876D8D1" w14:textId="77777777" w:rsidR="009343DB" w:rsidRPr="009343DB" w:rsidRDefault="009343DB" w:rsidP="009343DB">
      <w:pPr>
        <w:pStyle w:val="Ecran80"/>
        <w:rPr>
          <w:lang w:val="en-US" w:eastAsia="fr-FR"/>
        </w:rPr>
      </w:pPr>
      <w:r w:rsidRPr="009343DB">
        <w:rPr>
          <w:lang w:val="en-US" w:eastAsia="fr-FR"/>
        </w:rPr>
        <w:t xml:space="preserve"> P1=Update                          P3=Return                       P12=Server  </w:t>
      </w:r>
    </w:p>
    <w:p w14:paraId="1268AF02" w14:textId="77777777" w:rsidR="009343DB" w:rsidRPr="009343DB" w:rsidRDefault="009343DB" w:rsidP="009343DB">
      <w:pPr>
        <w:pStyle w:val="Ecran80"/>
        <w:rPr>
          <w:lang w:val="en-US" w:eastAsia="fr-FR"/>
        </w:rPr>
      </w:pPr>
      <w:r w:rsidRPr="009343DB">
        <w:rPr>
          <w:lang w:val="en-US" w:eastAsia="fr-FR"/>
        </w:rPr>
        <w:t xml:space="preserve">                                                                                </w:t>
      </w:r>
    </w:p>
    <w:p w14:paraId="550E947A" w14:textId="77777777" w:rsidR="009343DB" w:rsidRDefault="009343DB" w:rsidP="009343DB">
      <w:pPr>
        <w:pStyle w:val="Caption"/>
        <w:ind w:right="28"/>
        <w:rPr>
          <w:lang w:val="en-US" w:eastAsia="fr-FR"/>
        </w:rPr>
      </w:pPr>
      <w:bookmarkStart w:id="340" w:name="_Toc373485020"/>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52</w:t>
      </w:r>
      <w:r w:rsidRPr="0045652F">
        <w:rPr>
          <w:lang w:val="en-US"/>
        </w:rPr>
        <w:fldChar w:fldCharType="end"/>
      </w:r>
      <w:r w:rsidRPr="0045652F">
        <w:rPr>
          <w:szCs w:val="19"/>
          <w:lang w:val="en-US"/>
        </w:rPr>
        <w:t xml:space="preserve"> </w:t>
      </w:r>
      <w:r>
        <w:rPr>
          <w:szCs w:val="19"/>
          <w:lang w:val="en-US"/>
        </w:rPr>
        <w:t xml:space="preserve">Transaction </w:t>
      </w:r>
      <w:r w:rsidRPr="0045652F">
        <w:rPr>
          <w:szCs w:val="19"/>
          <w:lang w:val="en-US"/>
        </w:rPr>
        <w:t>d</w:t>
      </w:r>
      <w:r w:rsidRPr="0045652F">
        <w:rPr>
          <w:lang w:val="en-US" w:eastAsia="fr-FR"/>
        </w:rPr>
        <w:t>efinition f</w:t>
      </w:r>
      <w:r>
        <w:rPr>
          <w:lang w:val="en-US" w:eastAsia="fr-FR"/>
        </w:rPr>
        <w:t>or</w:t>
      </w:r>
      <w:r w:rsidRPr="0045652F">
        <w:rPr>
          <w:lang w:val="en-US" w:eastAsia="fr-FR"/>
        </w:rPr>
        <w:t xml:space="preserve"> </w:t>
      </w:r>
      <w:r>
        <w:rPr>
          <w:lang w:val="en-US" w:eastAsia="fr-FR"/>
        </w:rPr>
        <w:t>virtual printer autoconnect</w:t>
      </w:r>
      <w:bookmarkEnd w:id="340"/>
    </w:p>
    <w:p w14:paraId="2B62E15E" w14:textId="77777777" w:rsidR="0066256C" w:rsidRPr="0045652F" w:rsidRDefault="003A05E0" w:rsidP="0066256C">
      <w:pPr>
        <w:pStyle w:val="Heading4"/>
        <w:rPr>
          <w:lang w:val="en-US"/>
        </w:rPr>
      </w:pPr>
      <w:r>
        <w:rPr>
          <w:lang w:val="en-US" w:eastAsia="fr-FR"/>
        </w:rPr>
        <w:t>VTAM d</w:t>
      </w:r>
      <w:r w:rsidR="0066256C" w:rsidRPr="0045652F">
        <w:rPr>
          <w:lang w:val="en-US" w:eastAsia="fr-FR"/>
        </w:rPr>
        <w:t>efinition</w:t>
      </w:r>
      <w:r>
        <w:rPr>
          <w:lang w:val="en-US" w:eastAsia="fr-FR"/>
        </w:rPr>
        <w:t>s</w:t>
      </w:r>
      <w:r w:rsidR="0066256C" w:rsidRPr="0045652F">
        <w:rPr>
          <w:lang w:val="en-US" w:eastAsia="fr-FR"/>
        </w:rPr>
        <w:t xml:space="preserve"> </w:t>
      </w:r>
      <w:r>
        <w:rPr>
          <w:lang w:val="en-US" w:eastAsia="fr-FR"/>
        </w:rPr>
        <w:t>f</w:t>
      </w:r>
      <w:r w:rsidR="0066256C" w:rsidRPr="0045652F">
        <w:rPr>
          <w:lang w:val="en-US" w:eastAsia="fr-FR"/>
        </w:rPr>
        <w:t>o</w:t>
      </w:r>
      <w:r>
        <w:rPr>
          <w:lang w:val="en-US" w:eastAsia="fr-FR"/>
        </w:rPr>
        <w:t>r</w:t>
      </w:r>
      <w:r w:rsidR="0066256C" w:rsidRPr="0045652F">
        <w:rPr>
          <w:lang w:val="en-US" w:eastAsia="fr-FR"/>
        </w:rPr>
        <w:t xml:space="preserve"> </w:t>
      </w:r>
      <w:r w:rsidR="00037286">
        <w:rPr>
          <w:lang w:val="en-US" w:eastAsia="fr-FR"/>
        </w:rPr>
        <w:t xml:space="preserve">virtual </w:t>
      </w:r>
      <w:r>
        <w:rPr>
          <w:lang w:val="en-US" w:eastAsia="fr-FR"/>
        </w:rPr>
        <w:t>printers</w:t>
      </w:r>
    </w:p>
    <w:p w14:paraId="0B6C8CD9" w14:textId="77777777" w:rsidR="0066256C" w:rsidRPr="0045652F" w:rsidRDefault="008E184E" w:rsidP="0066256C">
      <w:pPr>
        <w:pStyle w:val="ecran0"/>
        <w:ind w:right="28"/>
        <w:rPr>
          <w:lang w:val="en-US"/>
        </w:rPr>
      </w:pPr>
      <w:r w:rsidRPr="0045652F">
        <w:rPr>
          <w:lang w:val="en-US"/>
        </w:rPr>
        <w:fldChar w:fldCharType="begin"/>
      </w:r>
      <w:r w:rsidRPr="0045652F">
        <w:rPr>
          <w:lang w:val="en-US"/>
        </w:rPr>
        <w:instrText xml:space="preserve"> XE "Printing</w:instrText>
      </w:r>
      <w:r>
        <w:rPr>
          <w:lang w:val="en-US"/>
        </w:rPr>
        <w:instrText>:VTAM definitions</w:instrText>
      </w:r>
      <w:r w:rsidRPr="0045652F">
        <w:rPr>
          <w:lang w:val="en-US"/>
        </w:rPr>
        <w:instrText xml:space="preserve">" </w:instrText>
      </w:r>
      <w:r w:rsidRPr="0045652F">
        <w:rPr>
          <w:lang w:val="en-US"/>
        </w:rPr>
        <w:fldChar w:fldCharType="end"/>
      </w:r>
      <w:r w:rsidR="00037286">
        <w:rPr>
          <w:lang w:val="en-US"/>
        </w:rPr>
        <w:t xml:space="preserve">Virtual </w:t>
      </w:r>
      <w:r w:rsidR="0066256C" w:rsidRPr="0045652F">
        <w:rPr>
          <w:lang w:val="en-US"/>
        </w:rPr>
        <w:t>printer LUs must be defined to VTAM with a</w:t>
      </w:r>
      <w:r w:rsidR="00037286">
        <w:rPr>
          <w:lang w:val="en-US"/>
        </w:rPr>
        <w:t>n appropriate</w:t>
      </w:r>
      <w:r w:rsidR="0066256C" w:rsidRPr="0045652F">
        <w:rPr>
          <w:lang w:val="en-US"/>
        </w:rPr>
        <w:t xml:space="preserve"> LOGMODE </w:t>
      </w:r>
      <w:r w:rsidR="00037286">
        <w:rPr>
          <w:lang w:val="en-US"/>
        </w:rPr>
        <w:t>(</w:t>
      </w:r>
      <w:r w:rsidR="003A05E0">
        <w:rPr>
          <w:lang w:val="en-US"/>
        </w:rPr>
        <w:t xml:space="preserve">normally </w:t>
      </w:r>
      <w:r w:rsidR="00037286">
        <w:rPr>
          <w:lang w:val="en-US"/>
        </w:rPr>
        <w:t xml:space="preserve">SCS for </w:t>
      </w:r>
      <w:r w:rsidR="0066256C" w:rsidRPr="0045652F">
        <w:rPr>
          <w:lang w:val="en-US"/>
        </w:rPr>
        <w:t>LUTYPE1</w:t>
      </w:r>
      <w:r w:rsidR="003A05E0">
        <w:rPr>
          <w:lang w:val="en-US"/>
        </w:rPr>
        <w:t>, or DSILGMOD for LUTYPE3).</w:t>
      </w:r>
      <w:r w:rsidR="0066256C" w:rsidRPr="0045652F">
        <w:rPr>
          <w:lang w:val="en-US"/>
        </w:rPr>
        <w:t xml:space="preserve"> </w:t>
      </w:r>
      <w:r w:rsidR="003A05E0">
        <w:rPr>
          <w:lang w:val="en-US"/>
        </w:rPr>
        <w:t xml:space="preserve">The necessary APPL statements may be coded in the VIRTAPPL member of the VTAMLST library, as shown in the </w:t>
      </w:r>
      <w:r w:rsidR="0066256C" w:rsidRPr="0045652F">
        <w:rPr>
          <w:lang w:val="en-US"/>
        </w:rPr>
        <w:t>example</w:t>
      </w:r>
      <w:r w:rsidR="003A05E0">
        <w:rPr>
          <w:lang w:val="en-US"/>
        </w:rPr>
        <w:t xml:space="preserve"> below</w:t>
      </w:r>
      <w:r w:rsidR="0066256C" w:rsidRPr="0045652F">
        <w:rPr>
          <w:lang w:val="en-US"/>
        </w:rPr>
        <w:t>:</w:t>
      </w:r>
    </w:p>
    <w:p w14:paraId="5E640F10" w14:textId="77777777" w:rsidR="003A05E0" w:rsidRPr="003A05E0" w:rsidRDefault="003A05E0" w:rsidP="003A05E0">
      <w:pPr>
        <w:pStyle w:val="Listing"/>
      </w:pPr>
      <w:r w:rsidRPr="003A05E0">
        <w:t>RHTIM??? APPL  AUTH=(ACQ,PASS),MODETAB=ISTINCLM,DLOGMOD=SCS,EAS=1</w:t>
      </w:r>
    </w:p>
    <w:p w14:paraId="3FA2B56D" w14:textId="77777777" w:rsidR="003A05E0" w:rsidRDefault="003A05E0" w:rsidP="003A05E0">
      <w:pPr>
        <w:pStyle w:val="Listing"/>
        <w:rPr>
          <w:i/>
        </w:rPr>
      </w:pPr>
      <w:r w:rsidRPr="003A05E0">
        <w:t>RHTIP??? APPL  AUTH=(ACQ,PASS),MODETAB=ISTINCLM,DLOGMOD=DSILGMOD,EAS=1</w:t>
      </w:r>
    </w:p>
    <w:p w14:paraId="6016DD8E" w14:textId="77777777" w:rsidR="0066256C" w:rsidRPr="0045652F" w:rsidRDefault="0066256C" w:rsidP="003A05E0">
      <w:pPr>
        <w:pStyle w:val="Caption"/>
        <w:ind w:right="28"/>
        <w:rPr>
          <w:lang w:val="en-US" w:eastAsia="fr-FR"/>
        </w:rPr>
      </w:pPr>
      <w:bookmarkStart w:id="341" w:name="_Toc37348502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53</w:t>
      </w:r>
      <w:r w:rsidRPr="0045652F">
        <w:rPr>
          <w:lang w:val="en-US"/>
        </w:rPr>
        <w:fldChar w:fldCharType="end"/>
      </w:r>
      <w:r w:rsidRPr="0045652F">
        <w:rPr>
          <w:szCs w:val="19"/>
          <w:lang w:val="en-US"/>
        </w:rPr>
        <w:t xml:space="preserve"> </w:t>
      </w:r>
      <w:r w:rsidRPr="0045652F">
        <w:rPr>
          <w:lang w:val="en-US" w:eastAsia="fr-FR"/>
        </w:rPr>
        <w:t>VTAM</w:t>
      </w:r>
      <w:r w:rsidRPr="0045652F">
        <w:rPr>
          <w:szCs w:val="19"/>
          <w:lang w:val="en-US"/>
        </w:rPr>
        <w:t xml:space="preserve"> d</w:t>
      </w:r>
      <w:r w:rsidRPr="0045652F">
        <w:rPr>
          <w:lang w:val="en-US" w:eastAsia="fr-FR"/>
        </w:rPr>
        <w:t>efinition</w:t>
      </w:r>
      <w:r w:rsidR="003A05E0">
        <w:rPr>
          <w:lang w:val="en-US" w:eastAsia="fr-FR"/>
        </w:rPr>
        <w:t xml:space="preserve">s for virtual </w:t>
      </w:r>
      <w:r w:rsidRPr="0045652F">
        <w:rPr>
          <w:lang w:val="en-US" w:eastAsia="fr-FR"/>
        </w:rPr>
        <w:t>printers</w:t>
      </w:r>
      <w:bookmarkEnd w:id="341"/>
    </w:p>
    <w:p w14:paraId="683E6AF3" w14:textId="77777777" w:rsidR="0066256C" w:rsidRPr="0045652F" w:rsidRDefault="0066256C" w:rsidP="0066256C">
      <w:pPr>
        <w:pStyle w:val="Heading4"/>
        <w:rPr>
          <w:lang w:val="en-US"/>
        </w:rPr>
      </w:pPr>
      <w:r w:rsidRPr="0045652F">
        <w:rPr>
          <w:lang w:val="en-US"/>
        </w:rPr>
        <w:t xml:space="preserve">CICS definitions for </w:t>
      </w:r>
      <w:r w:rsidR="00286E46">
        <w:rPr>
          <w:lang w:val="en-US"/>
        </w:rPr>
        <w:t xml:space="preserve">virtual </w:t>
      </w:r>
      <w:r w:rsidRPr="0045652F">
        <w:rPr>
          <w:lang w:val="en-US"/>
        </w:rPr>
        <w:t>print</w:t>
      </w:r>
      <w:r w:rsidR="00286E46">
        <w:rPr>
          <w:lang w:val="en-US"/>
        </w:rPr>
        <w:t>ers</w:t>
      </w:r>
    </w:p>
    <w:p w14:paraId="3D99C85D" w14:textId="77777777" w:rsidR="00286E46" w:rsidRDefault="008E184E" w:rsidP="0066256C">
      <w:pPr>
        <w:rPr>
          <w:lang w:val="en-US"/>
        </w:rPr>
      </w:pPr>
      <w:r w:rsidRPr="0045652F">
        <w:rPr>
          <w:lang w:val="en-US"/>
        </w:rPr>
        <w:fldChar w:fldCharType="begin"/>
      </w:r>
      <w:r w:rsidRPr="0045652F">
        <w:rPr>
          <w:lang w:val="en-US"/>
        </w:rPr>
        <w:instrText xml:space="preserve"> XE "Printing</w:instrText>
      </w:r>
      <w:r>
        <w:rPr>
          <w:lang w:val="en-US"/>
        </w:rPr>
        <w:instrText>:CICS definitions</w:instrText>
      </w:r>
      <w:r w:rsidRPr="0045652F">
        <w:rPr>
          <w:lang w:val="en-US"/>
        </w:rPr>
        <w:instrText xml:space="preserve">" </w:instrText>
      </w:r>
      <w:r w:rsidRPr="0045652F">
        <w:rPr>
          <w:lang w:val="en-US"/>
        </w:rPr>
        <w:fldChar w:fldCharType="end"/>
      </w:r>
      <w:r w:rsidR="0066256C" w:rsidRPr="0045652F">
        <w:rPr>
          <w:lang w:val="en-US"/>
        </w:rPr>
        <w:t xml:space="preserve">If the </w:t>
      </w:r>
      <w:r w:rsidR="00286E46">
        <w:rPr>
          <w:lang w:val="en-US"/>
        </w:rPr>
        <w:t xml:space="preserve">virtual </w:t>
      </w:r>
      <w:r w:rsidR="0066256C" w:rsidRPr="0045652F">
        <w:rPr>
          <w:lang w:val="en-US"/>
        </w:rPr>
        <w:t xml:space="preserve">printer is defined to CICS via RDO, </w:t>
      </w:r>
      <w:r w:rsidR="0066256C">
        <w:rPr>
          <w:lang w:val="en-US"/>
        </w:rPr>
        <w:t xml:space="preserve">use </w:t>
      </w:r>
      <w:r w:rsidR="00286E46">
        <w:rPr>
          <w:lang w:val="en-US"/>
        </w:rPr>
        <w:t xml:space="preserve">an appropriate </w:t>
      </w:r>
      <w:r w:rsidR="0066256C">
        <w:rPr>
          <w:lang w:val="en-US"/>
        </w:rPr>
        <w:t xml:space="preserve">TYPETERM </w:t>
      </w:r>
      <w:r w:rsidR="00286E46">
        <w:rPr>
          <w:lang w:val="en-US"/>
        </w:rPr>
        <w:t>as shown in the table below:</w:t>
      </w:r>
    </w:p>
    <w:p w14:paraId="4FA87AB1" w14:textId="77777777" w:rsidR="00286E46" w:rsidRDefault="00286E46" w:rsidP="0066256C">
      <w:pPr>
        <w:rPr>
          <w:lang w:val="en-US"/>
        </w:rPr>
      </w:pP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3"/>
        <w:gridCol w:w="2841"/>
        <w:gridCol w:w="2803"/>
      </w:tblGrid>
      <w:tr w:rsidR="00286E46" w:rsidRPr="00B55570" w14:paraId="14963DF9" w14:textId="77777777" w:rsidTr="00B55570">
        <w:tc>
          <w:tcPr>
            <w:tcW w:w="2793" w:type="dxa"/>
            <w:shd w:val="pct15" w:color="auto" w:fill="auto"/>
          </w:tcPr>
          <w:p w14:paraId="0D77A927" w14:textId="77777777" w:rsidR="00286E46" w:rsidRPr="00B55570" w:rsidRDefault="00286E46" w:rsidP="00B55570">
            <w:pPr>
              <w:ind w:left="0"/>
              <w:rPr>
                <w:b/>
                <w:lang w:val="en-US"/>
              </w:rPr>
            </w:pPr>
            <w:r w:rsidRPr="00B55570">
              <w:rPr>
                <w:b/>
                <w:lang w:val="en-US"/>
              </w:rPr>
              <w:t>VIRTEL Terminal Type</w:t>
            </w:r>
          </w:p>
        </w:tc>
        <w:tc>
          <w:tcPr>
            <w:tcW w:w="2841" w:type="dxa"/>
            <w:shd w:val="pct15" w:color="auto" w:fill="auto"/>
          </w:tcPr>
          <w:p w14:paraId="42A0F045" w14:textId="77777777" w:rsidR="00286E46" w:rsidRPr="00B55570" w:rsidRDefault="00286E46" w:rsidP="00B55570">
            <w:pPr>
              <w:ind w:left="0"/>
              <w:rPr>
                <w:b/>
                <w:lang w:val="en-US"/>
              </w:rPr>
            </w:pPr>
            <w:r w:rsidRPr="00B55570">
              <w:rPr>
                <w:b/>
                <w:lang w:val="en-US"/>
              </w:rPr>
              <w:t>CICS TYPETERM</w:t>
            </w:r>
          </w:p>
        </w:tc>
        <w:tc>
          <w:tcPr>
            <w:tcW w:w="2803" w:type="dxa"/>
            <w:shd w:val="pct15" w:color="auto" w:fill="auto"/>
          </w:tcPr>
          <w:p w14:paraId="332E5C43" w14:textId="77777777" w:rsidR="00286E46" w:rsidRPr="00B55570" w:rsidRDefault="00286E46" w:rsidP="00B55570">
            <w:pPr>
              <w:ind w:left="0"/>
              <w:rPr>
                <w:b/>
                <w:lang w:val="en-US"/>
              </w:rPr>
            </w:pPr>
            <w:r w:rsidRPr="00B55570">
              <w:rPr>
                <w:b/>
                <w:lang w:val="en-US"/>
              </w:rPr>
              <w:t>CICS DEVICE type</w:t>
            </w:r>
          </w:p>
        </w:tc>
      </w:tr>
      <w:tr w:rsidR="00286E46" w:rsidRPr="00B55570" w14:paraId="0B61D797" w14:textId="77777777" w:rsidTr="00B55570">
        <w:tc>
          <w:tcPr>
            <w:tcW w:w="2793" w:type="dxa"/>
            <w:shd w:val="clear" w:color="auto" w:fill="auto"/>
          </w:tcPr>
          <w:p w14:paraId="62D445CF" w14:textId="77777777" w:rsidR="00286E46" w:rsidRPr="00B55570" w:rsidRDefault="00286E46" w:rsidP="00B55570">
            <w:pPr>
              <w:ind w:left="0"/>
              <w:rPr>
                <w:lang w:val="en-US"/>
              </w:rPr>
            </w:pPr>
            <w:r w:rsidRPr="00B55570">
              <w:rPr>
                <w:b/>
                <w:lang w:val="en-US"/>
              </w:rPr>
              <w:t>1</w:t>
            </w:r>
            <w:r w:rsidRPr="00B55570">
              <w:rPr>
                <w:lang w:val="en-US"/>
              </w:rPr>
              <w:t xml:space="preserve"> or </w:t>
            </w:r>
            <w:r w:rsidRPr="00B55570">
              <w:rPr>
                <w:b/>
                <w:lang w:val="en-US"/>
              </w:rPr>
              <w:t>S</w:t>
            </w:r>
          </w:p>
        </w:tc>
        <w:tc>
          <w:tcPr>
            <w:tcW w:w="2841" w:type="dxa"/>
            <w:shd w:val="clear" w:color="auto" w:fill="auto"/>
          </w:tcPr>
          <w:p w14:paraId="0486F390" w14:textId="77777777" w:rsidR="00286E46" w:rsidRPr="00B55570" w:rsidRDefault="00286E46" w:rsidP="00B55570">
            <w:pPr>
              <w:ind w:left="0"/>
              <w:rPr>
                <w:lang w:val="en-US"/>
              </w:rPr>
            </w:pPr>
            <w:r w:rsidRPr="00B55570">
              <w:rPr>
                <w:lang w:val="en-US"/>
              </w:rPr>
              <w:t>DFHSCSP</w:t>
            </w:r>
          </w:p>
        </w:tc>
        <w:tc>
          <w:tcPr>
            <w:tcW w:w="2803" w:type="dxa"/>
            <w:shd w:val="clear" w:color="auto" w:fill="auto"/>
          </w:tcPr>
          <w:p w14:paraId="483A9B3A" w14:textId="77777777" w:rsidR="00286E46" w:rsidRPr="00B55570" w:rsidRDefault="00286E46" w:rsidP="00B55570">
            <w:pPr>
              <w:ind w:left="0"/>
              <w:rPr>
                <w:lang w:val="en-US"/>
              </w:rPr>
            </w:pPr>
            <w:r w:rsidRPr="00B55570">
              <w:rPr>
                <w:lang w:val="en-US"/>
              </w:rPr>
              <w:t>SCSPRINT</w:t>
            </w:r>
          </w:p>
        </w:tc>
      </w:tr>
      <w:tr w:rsidR="00286E46" w:rsidRPr="00B55570" w14:paraId="0609E07C" w14:textId="77777777" w:rsidTr="00B55570">
        <w:tc>
          <w:tcPr>
            <w:tcW w:w="2793" w:type="dxa"/>
            <w:shd w:val="clear" w:color="auto" w:fill="auto"/>
          </w:tcPr>
          <w:p w14:paraId="43987553" w14:textId="77777777" w:rsidR="00286E46" w:rsidRPr="00B55570" w:rsidRDefault="00286E46" w:rsidP="00B55570">
            <w:pPr>
              <w:ind w:left="0"/>
              <w:rPr>
                <w:lang w:val="en-US"/>
              </w:rPr>
            </w:pPr>
            <w:r w:rsidRPr="00B55570">
              <w:rPr>
                <w:b/>
                <w:lang w:val="en-US"/>
              </w:rPr>
              <w:t>2</w:t>
            </w:r>
            <w:r w:rsidRPr="00B55570">
              <w:rPr>
                <w:lang w:val="en-US"/>
              </w:rPr>
              <w:t xml:space="preserve"> or </w:t>
            </w:r>
            <w:r w:rsidRPr="00B55570">
              <w:rPr>
                <w:b/>
                <w:lang w:val="en-US"/>
              </w:rPr>
              <w:t>P</w:t>
            </w:r>
          </w:p>
        </w:tc>
        <w:tc>
          <w:tcPr>
            <w:tcW w:w="2841" w:type="dxa"/>
            <w:shd w:val="clear" w:color="auto" w:fill="auto"/>
          </w:tcPr>
          <w:p w14:paraId="4AD9D734" w14:textId="77777777" w:rsidR="00286E46" w:rsidRPr="00B55570" w:rsidRDefault="00286E46" w:rsidP="00B55570">
            <w:pPr>
              <w:ind w:left="0"/>
              <w:rPr>
                <w:lang w:val="en-US"/>
              </w:rPr>
            </w:pPr>
            <w:r w:rsidRPr="00B55570">
              <w:rPr>
                <w:lang w:val="en-US"/>
              </w:rPr>
              <w:t>DFHLU3</w:t>
            </w:r>
            <w:r w:rsidR="00816D0B" w:rsidRPr="00B55570">
              <w:rPr>
                <w:lang w:val="en-US"/>
              </w:rPr>
              <w:t xml:space="preserve"> or DFH3270P</w:t>
            </w:r>
          </w:p>
        </w:tc>
        <w:tc>
          <w:tcPr>
            <w:tcW w:w="2803" w:type="dxa"/>
            <w:shd w:val="clear" w:color="auto" w:fill="auto"/>
          </w:tcPr>
          <w:p w14:paraId="2221CEDE" w14:textId="77777777" w:rsidR="00286E46" w:rsidRPr="00B55570" w:rsidRDefault="00286E46" w:rsidP="00B55570">
            <w:pPr>
              <w:ind w:left="0"/>
              <w:rPr>
                <w:lang w:val="en-US"/>
              </w:rPr>
            </w:pPr>
            <w:r w:rsidRPr="00B55570">
              <w:rPr>
                <w:lang w:val="en-US"/>
              </w:rPr>
              <w:t>LUTYPE3</w:t>
            </w:r>
            <w:r w:rsidR="00816D0B" w:rsidRPr="00B55570">
              <w:rPr>
                <w:lang w:val="en-US"/>
              </w:rPr>
              <w:t xml:space="preserve"> or 3270P</w:t>
            </w:r>
          </w:p>
        </w:tc>
      </w:tr>
    </w:tbl>
    <w:p w14:paraId="43F5B39D" w14:textId="77777777" w:rsidR="008E184E" w:rsidRPr="0045652F" w:rsidRDefault="008E184E" w:rsidP="008E184E">
      <w:pPr>
        <w:pStyle w:val="Caption"/>
        <w:ind w:right="28"/>
        <w:rPr>
          <w:lang w:val="en-US" w:eastAsia="fr-FR"/>
        </w:rPr>
      </w:pPr>
      <w:bookmarkStart w:id="342" w:name="_Toc37348502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54</w:t>
      </w:r>
      <w:r w:rsidRPr="0045652F">
        <w:rPr>
          <w:lang w:val="en-US"/>
        </w:rPr>
        <w:fldChar w:fldCharType="end"/>
      </w:r>
      <w:r>
        <w:rPr>
          <w:lang w:val="en-US"/>
        </w:rPr>
        <w:t xml:space="preserve"> CICS</w:t>
      </w:r>
      <w:r w:rsidRPr="0045652F">
        <w:rPr>
          <w:szCs w:val="19"/>
          <w:lang w:val="en-US"/>
        </w:rPr>
        <w:t xml:space="preserve"> </w:t>
      </w:r>
      <w:r>
        <w:rPr>
          <w:szCs w:val="19"/>
          <w:lang w:val="en-US"/>
        </w:rPr>
        <w:t xml:space="preserve">TYPETERM </w:t>
      </w:r>
      <w:r w:rsidRPr="0045652F">
        <w:rPr>
          <w:szCs w:val="19"/>
          <w:lang w:val="en-US"/>
        </w:rPr>
        <w:t>d</w:t>
      </w:r>
      <w:r w:rsidRPr="0045652F">
        <w:rPr>
          <w:lang w:val="en-US" w:eastAsia="fr-FR"/>
        </w:rPr>
        <w:t>efinition</w:t>
      </w:r>
      <w:r>
        <w:rPr>
          <w:lang w:val="en-US" w:eastAsia="fr-FR"/>
        </w:rPr>
        <w:t xml:space="preserve">s for virtual </w:t>
      </w:r>
      <w:r w:rsidRPr="0045652F">
        <w:rPr>
          <w:lang w:val="en-US" w:eastAsia="fr-FR"/>
        </w:rPr>
        <w:t>printers</w:t>
      </w:r>
      <w:bookmarkEnd w:id="342"/>
    </w:p>
    <w:p w14:paraId="43F85B36" w14:textId="77777777" w:rsidR="0066256C" w:rsidRPr="0045652F" w:rsidRDefault="0066256C" w:rsidP="0066256C">
      <w:pPr>
        <w:pStyle w:val="Nfj"/>
        <w:rPr>
          <w:lang w:val="en-US" w:eastAsia="fr-FR"/>
        </w:rPr>
      </w:pPr>
      <w:r>
        <w:rPr>
          <w:lang w:val="en-US"/>
        </w:rPr>
        <w:t>Note: from version 4.50 onwards, VIRTEL supports the QUERY parameter for SCS printers as well as for LUTYPE3 printers.</w:t>
      </w:r>
    </w:p>
    <w:p w14:paraId="29D003E8" w14:textId="77777777" w:rsidR="005F1437" w:rsidRPr="0045652F" w:rsidRDefault="005F1437" w:rsidP="005F1437">
      <w:pPr>
        <w:pStyle w:val="Heading4"/>
        <w:rPr>
          <w:lang w:val="en-US"/>
        </w:rPr>
      </w:pPr>
      <w:r w:rsidRPr="0045652F">
        <w:rPr>
          <w:lang w:val="en-US"/>
        </w:rPr>
        <w:t>Scenario</w:t>
      </w:r>
      <w:r>
        <w:rPr>
          <w:lang w:val="en-US"/>
        </w:rPr>
        <w:t>s</w:t>
      </w:r>
      <w:r w:rsidRPr="0045652F">
        <w:rPr>
          <w:lang w:val="en-US"/>
        </w:rPr>
        <w:t xml:space="preserve"> for </w:t>
      </w:r>
      <w:r>
        <w:rPr>
          <w:lang w:val="en-US"/>
        </w:rPr>
        <w:t>SCS</w:t>
      </w:r>
      <w:r w:rsidRPr="0045652F">
        <w:rPr>
          <w:lang w:val="en-US"/>
        </w:rPr>
        <w:t xml:space="preserve"> printing</w:t>
      </w:r>
    </w:p>
    <w:p w14:paraId="2C32943A" w14:textId="0D9AD795" w:rsidR="005F1437" w:rsidRDefault="005F1437" w:rsidP="005F1437">
      <w:pPr>
        <w:ind w:right="28"/>
        <w:rPr>
          <w:lang w:val="en-US"/>
        </w:rPr>
      </w:pPr>
      <w:r>
        <w:rPr>
          <w:lang w:val="en-US"/>
        </w:rPr>
        <w:t xml:space="preserve">When virtual printers are defined with terminal type </w:t>
      </w:r>
      <w:r w:rsidRPr="005F1437">
        <w:rPr>
          <w:b/>
          <w:lang w:val="en-US"/>
        </w:rPr>
        <w:t>1</w:t>
      </w:r>
      <w:r>
        <w:rPr>
          <w:lang w:val="en-US"/>
        </w:rPr>
        <w:t xml:space="preserve"> or </w:t>
      </w:r>
      <w:r w:rsidRPr="005F1437">
        <w:rPr>
          <w:b/>
          <w:lang w:val="en-US"/>
        </w:rPr>
        <w:t>S</w:t>
      </w:r>
      <w:r>
        <w:rPr>
          <w:lang w:val="en-US"/>
        </w:rPr>
        <w:t xml:space="preserve">, all </w:t>
      </w:r>
      <w:r w:rsidRPr="0045652F">
        <w:rPr>
          <w:lang w:val="en-US"/>
        </w:rPr>
        <w:t>VIRTEL transactions defined under an entry point which offers printing must indicate the name of a</w:t>
      </w:r>
      <w:r>
        <w:rPr>
          <w:lang w:val="en-US"/>
        </w:rPr>
        <w:t>n</w:t>
      </w:r>
      <w:r w:rsidRPr="0045652F">
        <w:rPr>
          <w:lang w:val="en-US"/>
        </w:rPr>
        <w:t xml:space="preserve"> “Input Scenario”.</w:t>
      </w:r>
      <w:r>
        <w:rPr>
          <w:lang w:val="en-US"/>
        </w:rPr>
        <w:t xml:space="preserve">  </w:t>
      </w:r>
      <w:r w:rsidRPr="0045652F">
        <w:rPr>
          <w:lang w:val="en-US"/>
        </w:rPr>
        <w:t xml:space="preserve">The scenario processes the HTTP request containing a PF=SCENARIO-PRINT parameter which is issued when the user presses the “Get print data” icon </w:t>
      </w:r>
      <w:r w:rsidR="000D520E">
        <w:rPr>
          <w:rFonts w:ascii="Courier New" w:hAnsi="Courier New" w:cs="Courier New"/>
          <w:noProof/>
          <w:color w:val="00FF00"/>
          <w:lang w:val="en-GB" w:eastAsia="zh-CN" w:bidi="he-IL"/>
        </w:rPr>
        <w:drawing>
          <wp:inline distT="0" distB="0" distL="0" distR="0" wp14:anchorId="4B3D4BD9" wp14:editId="698AD1AD">
            <wp:extent cx="209550" cy="209550"/>
            <wp:effectExtent l="0" t="0" r="0" b="0"/>
            <wp:docPr id="22" name="Picture 22" descr="Get prin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 print data"/>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45652F">
        <w:rPr>
          <w:lang w:val="en-US"/>
        </w:rPr>
        <w:t xml:space="preserve"> on the VIRTEL Web Access toolbar.  The scenario</w:t>
      </w:r>
      <w:r w:rsidR="008D5B7F">
        <w:rPr>
          <w:lang w:val="en-US"/>
        </w:rPr>
        <w:t xml:space="preserve"> accesses the SCS print data which is accumulated in a </w:t>
      </w:r>
      <w:r w:rsidR="008D5B7F" w:rsidRPr="0045652F">
        <w:rPr>
          <w:lang w:val="en-US"/>
        </w:rPr>
        <w:t>VIRTEL variable called $PRINT$</w:t>
      </w:r>
      <w:r w:rsidR="008D5B7F">
        <w:rPr>
          <w:lang w:val="en-US"/>
        </w:rPr>
        <w:t>, and</w:t>
      </w:r>
      <w:r w:rsidRPr="0045652F">
        <w:rPr>
          <w:lang w:val="en-US"/>
        </w:rPr>
        <w:t xml:space="preserve"> instructs VIRTEL to send </w:t>
      </w:r>
      <w:r>
        <w:rPr>
          <w:lang w:val="en-US"/>
        </w:rPr>
        <w:t xml:space="preserve">the print data </w:t>
      </w:r>
      <w:r w:rsidRPr="0045652F">
        <w:rPr>
          <w:lang w:val="en-US"/>
        </w:rPr>
        <w:t xml:space="preserve">to the browser </w:t>
      </w:r>
      <w:r>
        <w:rPr>
          <w:lang w:val="en-US"/>
        </w:rPr>
        <w:t xml:space="preserve">as </w:t>
      </w:r>
      <w:r w:rsidRPr="0045652F">
        <w:rPr>
          <w:lang w:val="en-US"/>
        </w:rPr>
        <w:t>a</w:t>
      </w:r>
      <w:r>
        <w:rPr>
          <w:lang w:val="en-US"/>
        </w:rPr>
        <w:t>n attached</w:t>
      </w:r>
      <w:r w:rsidRPr="0045652F">
        <w:rPr>
          <w:lang w:val="en-US"/>
        </w:rPr>
        <w:t xml:space="preserve"> file.</w:t>
      </w:r>
    </w:p>
    <w:p w14:paraId="2B6D50B6" w14:textId="77777777" w:rsidR="00F94B4F" w:rsidRDefault="00F94B4F" w:rsidP="005F1437">
      <w:pPr>
        <w:ind w:right="28"/>
        <w:rPr>
          <w:lang w:val="en-US"/>
        </w:rPr>
      </w:pPr>
    </w:p>
    <w:p w14:paraId="1BBE0F37" w14:textId="77777777" w:rsidR="00604F38" w:rsidRDefault="0066400E" w:rsidP="00604F38">
      <w:pPr>
        <w:pStyle w:val="ecran0"/>
        <w:rPr>
          <w:lang w:val="en-US"/>
        </w:rPr>
      </w:pPr>
      <w:r>
        <w:rPr>
          <w:lang w:val="en-US"/>
        </w:rPr>
        <w:t xml:space="preserve">Several suitable </w:t>
      </w:r>
      <w:r w:rsidRPr="0045652F">
        <w:rPr>
          <w:lang w:val="en-US"/>
        </w:rPr>
        <w:t>scenario</w:t>
      </w:r>
      <w:r>
        <w:rPr>
          <w:lang w:val="en-US"/>
        </w:rPr>
        <w:t>s are</w:t>
      </w:r>
      <w:r w:rsidRPr="0045652F">
        <w:rPr>
          <w:lang w:val="en-US"/>
        </w:rPr>
        <w:t xml:space="preserve"> delivered as standard in</w:t>
      </w:r>
      <w:r>
        <w:rPr>
          <w:lang w:val="en-US"/>
        </w:rPr>
        <w:t xml:space="preserve"> the VIRTEL SAMPLIB and LOADLIB:</w:t>
      </w:r>
    </w:p>
    <w:p w14:paraId="655A7430" w14:textId="77777777" w:rsidR="00604F38" w:rsidRDefault="00604F38" w:rsidP="00604F38">
      <w:pPr>
        <w:pStyle w:val="RefrenceChamp"/>
        <w:rPr>
          <w:lang w:val="en-US"/>
        </w:rPr>
      </w:pPr>
      <w:r>
        <w:rPr>
          <w:b/>
          <w:lang w:val="en-US"/>
        </w:rPr>
        <w:t>SCENFPDF</w:t>
      </w:r>
      <w:r>
        <w:rPr>
          <w:lang w:val="en-US"/>
        </w:rPr>
        <w:tab/>
        <w:t>converts an SCS datastream into a PDF document</w:t>
      </w:r>
    </w:p>
    <w:p w14:paraId="5A285304" w14:textId="77777777" w:rsidR="0066400E" w:rsidRDefault="00604F38" w:rsidP="00604F38">
      <w:pPr>
        <w:pStyle w:val="RefrenceChamp"/>
        <w:rPr>
          <w:lang w:val="en-US"/>
        </w:rPr>
      </w:pPr>
      <w:r>
        <w:rPr>
          <w:b/>
          <w:lang w:val="en-US"/>
        </w:rPr>
        <w:t>SCENFPCL</w:t>
      </w:r>
      <w:r>
        <w:rPr>
          <w:lang w:val="en-US"/>
        </w:rPr>
        <w:tab/>
        <w:t>download</w:t>
      </w:r>
      <w:r w:rsidR="004A7A3F">
        <w:rPr>
          <w:lang w:val="en-US"/>
        </w:rPr>
        <w:t>s</w:t>
      </w:r>
      <w:r>
        <w:rPr>
          <w:lang w:val="en-US"/>
        </w:rPr>
        <w:t xml:space="preserve"> PCL data into a raw printer file</w:t>
      </w:r>
    </w:p>
    <w:p w14:paraId="5805AAC6" w14:textId="77777777" w:rsidR="00604F38" w:rsidRPr="00604F38" w:rsidRDefault="00604F38" w:rsidP="00604F38">
      <w:pPr>
        <w:pStyle w:val="RefrenceChamp"/>
        <w:rPr>
          <w:lang w:val="en-US"/>
        </w:rPr>
      </w:pPr>
      <w:r>
        <w:rPr>
          <w:b/>
          <w:lang w:val="en-US"/>
        </w:rPr>
        <w:t>SCENPPDF</w:t>
      </w:r>
      <w:r>
        <w:rPr>
          <w:lang w:val="en-US"/>
        </w:rPr>
        <w:tab/>
        <w:t>convert</w:t>
      </w:r>
      <w:r w:rsidR="004A7A3F">
        <w:rPr>
          <w:lang w:val="en-US"/>
        </w:rPr>
        <w:t>s</w:t>
      </w:r>
      <w:r>
        <w:rPr>
          <w:lang w:val="en-US"/>
        </w:rPr>
        <w:t xml:space="preserve"> PCL data into a PDF document (requires additional VIRTEL PCL2PDF feature</w:t>
      </w:r>
      <w:r w:rsidR="008D5B7F">
        <w:rPr>
          <w:lang w:val="en-US"/>
        </w:rPr>
        <w:t xml:space="preserve"> running on a Windows server</w:t>
      </w:r>
      <w:r>
        <w:rPr>
          <w:lang w:val="en-US"/>
        </w:rPr>
        <w:t>)</w:t>
      </w:r>
    </w:p>
    <w:p w14:paraId="6C756477" w14:textId="77777777" w:rsidR="0066400E" w:rsidRDefault="00893742" w:rsidP="00893742">
      <w:pPr>
        <w:pStyle w:val="Heading4"/>
        <w:rPr>
          <w:lang w:val="en-US"/>
        </w:rPr>
      </w:pPr>
      <w:r>
        <w:rPr>
          <w:lang w:val="en-US"/>
        </w:rPr>
        <w:t>SCS to PDF conversion</w:t>
      </w:r>
    </w:p>
    <w:p w14:paraId="6E9C10B4" w14:textId="77777777" w:rsidR="00893742" w:rsidRPr="00893742" w:rsidRDefault="00893742" w:rsidP="00893742">
      <w:pPr>
        <w:rPr>
          <w:lang w:val="en-US"/>
        </w:rPr>
      </w:pPr>
      <w:r>
        <w:rPr>
          <w:lang w:val="en-US"/>
        </w:rPr>
        <w:t>When the SCENFPDF input scenario is specified in the VIRTEL transaction definition, the SCS data produced by the application is passed to VIRTEL’s MAKEPDF component, and the resulting PDF file is sent to the browser. The browser normally displays a dialog giving the user the choice of opening or saving the PDF file.</w:t>
      </w:r>
    </w:p>
    <w:p w14:paraId="7439C3BF" w14:textId="77777777" w:rsidR="0066256C" w:rsidRPr="0045652F" w:rsidRDefault="0066256C" w:rsidP="0066256C">
      <w:pPr>
        <w:pStyle w:val="Heading4"/>
        <w:rPr>
          <w:lang w:val="en-US"/>
        </w:rPr>
      </w:pPr>
      <w:r w:rsidRPr="0045652F">
        <w:rPr>
          <w:lang w:val="en-US"/>
        </w:rPr>
        <w:t>PCL printing</w:t>
      </w:r>
    </w:p>
    <w:p w14:paraId="6717680D" w14:textId="77777777" w:rsidR="00774472" w:rsidRPr="0045652F" w:rsidRDefault="00774472">
      <w:pPr>
        <w:rPr>
          <w:lang w:val="en-US"/>
        </w:rPr>
      </w:pPr>
      <w:r w:rsidRPr="0045652F">
        <w:rPr>
          <w:lang w:val="en-US"/>
        </w:rPr>
        <w:fldChar w:fldCharType="begin"/>
      </w:r>
      <w:r w:rsidRPr="0045652F">
        <w:rPr>
          <w:lang w:val="en-US"/>
        </w:rPr>
        <w:instrText xml:space="preserve"> XE "Printing:PCL" </w:instrText>
      </w:r>
      <w:r w:rsidRPr="0045652F">
        <w:rPr>
          <w:lang w:val="en-US"/>
        </w:rPr>
        <w:fldChar w:fldCharType="end"/>
      </w:r>
      <w:r w:rsidRPr="0045652F">
        <w:rPr>
          <w:lang w:val="en-US"/>
        </w:rPr>
        <w:fldChar w:fldCharType="begin"/>
      </w:r>
      <w:r w:rsidRPr="0045652F">
        <w:rPr>
          <w:lang w:val="en-US"/>
        </w:rPr>
        <w:instrText xml:space="preserve"> XE "PCL printing" </w:instrText>
      </w:r>
      <w:r w:rsidRPr="0045652F">
        <w:rPr>
          <w:lang w:val="en-US"/>
        </w:rPr>
        <w:fldChar w:fldCharType="end"/>
      </w:r>
      <w:r w:rsidRPr="0045652F">
        <w:rPr>
          <w:lang w:val="en-US"/>
        </w:rPr>
        <w:t>Certain applications such as VPS are capable of sending print data in PCL (HP Printer Command Language) format to SNA printers.  The PCL commands and data are sent as SCS transparent data on sessions with LUTYPE1 logical units.</w:t>
      </w:r>
    </w:p>
    <w:p w14:paraId="07FFA9B2" w14:textId="77777777" w:rsidR="00774472" w:rsidRPr="0045652F" w:rsidRDefault="00774472">
      <w:pPr>
        <w:rPr>
          <w:lang w:val="en-US"/>
        </w:rPr>
      </w:pPr>
    </w:p>
    <w:p w14:paraId="761DC583" w14:textId="77777777" w:rsidR="00774472" w:rsidRPr="0045652F" w:rsidRDefault="00774472">
      <w:pPr>
        <w:rPr>
          <w:lang w:val="en-US"/>
        </w:rPr>
      </w:pPr>
      <w:r w:rsidRPr="0045652F">
        <w:rPr>
          <w:lang w:val="en-US"/>
        </w:rPr>
        <w:t xml:space="preserve">The transparent data (contained in blocks of up to 253 ASCII characters preceded by a X’35’ SCS command) is extracted from the SCS datastream and is copied into </w:t>
      </w:r>
      <w:r w:rsidR="008D5B7F">
        <w:rPr>
          <w:lang w:val="en-US"/>
        </w:rPr>
        <w:t xml:space="preserve">the </w:t>
      </w:r>
      <w:r w:rsidRPr="0045652F">
        <w:rPr>
          <w:lang w:val="en-US"/>
        </w:rPr>
        <w:t>VIRTEL variable $PRINT$.</w:t>
      </w:r>
    </w:p>
    <w:p w14:paraId="6F2F271A" w14:textId="77777777" w:rsidR="00774472" w:rsidRDefault="00774472">
      <w:pPr>
        <w:rPr>
          <w:lang w:val="en-US"/>
        </w:rPr>
      </w:pPr>
    </w:p>
    <w:p w14:paraId="7EFBFBAA" w14:textId="77777777" w:rsidR="00E67EC4" w:rsidRPr="00E67EC4" w:rsidRDefault="00E67EC4">
      <w:pPr>
        <w:rPr>
          <w:lang w:val="en-US"/>
        </w:rPr>
      </w:pPr>
      <w:r>
        <w:rPr>
          <w:lang w:val="en-US"/>
        </w:rPr>
        <w:t xml:space="preserve">PCL data may also be delivered in EBCDIC as part of the normal SCS datastream, and this data will be converted to ASCII using the codepage defined by the COUNTRY parameter in the VIRTCT (see “Parameters of the VIRTCT” in the </w:t>
      </w:r>
      <w:r>
        <w:rPr>
          <w:i/>
          <w:lang w:val="en-US"/>
        </w:rPr>
        <w:t>VIRTEL Installation Guide</w:t>
      </w:r>
      <w:r>
        <w:rPr>
          <w:lang w:val="en-US"/>
        </w:rPr>
        <w:t>).</w:t>
      </w:r>
    </w:p>
    <w:p w14:paraId="23F2A644" w14:textId="77777777" w:rsidR="00E67EC4" w:rsidRPr="0045652F" w:rsidRDefault="00E67EC4">
      <w:pPr>
        <w:rPr>
          <w:lang w:val="en-US"/>
        </w:rPr>
      </w:pPr>
    </w:p>
    <w:p w14:paraId="2EE13BC5" w14:textId="77777777" w:rsidR="005F1437" w:rsidRPr="0045652F" w:rsidRDefault="00220543" w:rsidP="005F1437">
      <w:pPr>
        <w:ind w:right="28"/>
        <w:rPr>
          <w:lang w:val="en-US"/>
        </w:rPr>
      </w:pPr>
      <w:r>
        <w:rPr>
          <w:lang w:val="en-US"/>
        </w:rPr>
        <w:t>The</w:t>
      </w:r>
      <w:r w:rsidR="005F1437">
        <w:rPr>
          <w:lang w:val="en-US"/>
        </w:rPr>
        <w:t xml:space="preserve"> </w:t>
      </w:r>
      <w:r w:rsidRPr="0045652F">
        <w:rPr>
          <w:lang w:val="en-US"/>
        </w:rPr>
        <w:t>SCENFPCL</w:t>
      </w:r>
      <w:r>
        <w:rPr>
          <w:lang w:val="en-US"/>
        </w:rPr>
        <w:t xml:space="preserve"> </w:t>
      </w:r>
      <w:r w:rsidR="005F1437" w:rsidRPr="0045652F">
        <w:rPr>
          <w:lang w:val="en-US"/>
        </w:rPr>
        <w:t>scenario delivered as standard in the VIRTEL SAMPLIB and LOADLIB</w:t>
      </w:r>
      <w:r>
        <w:rPr>
          <w:lang w:val="en-US"/>
        </w:rPr>
        <w:t xml:space="preserve"> allows PCL data to be downloaded to the user’s workstation as an attached file</w:t>
      </w:r>
      <w:r w:rsidR="005F1437" w:rsidRPr="0045652F">
        <w:rPr>
          <w:lang w:val="en-US"/>
        </w:rPr>
        <w:t xml:space="preserve">.  </w:t>
      </w:r>
      <w:r w:rsidRPr="0045652F">
        <w:rPr>
          <w:lang w:val="en-US"/>
        </w:rPr>
        <w:t xml:space="preserve">The </w:t>
      </w:r>
      <w:r w:rsidR="005F1437" w:rsidRPr="0045652F">
        <w:rPr>
          <w:lang w:val="en-US"/>
        </w:rPr>
        <w:t>user may either save</w:t>
      </w:r>
      <w:r>
        <w:rPr>
          <w:lang w:val="en-US"/>
        </w:rPr>
        <w:t xml:space="preserve"> the file</w:t>
      </w:r>
      <w:r w:rsidR="005F1437" w:rsidRPr="0045652F">
        <w:rPr>
          <w:lang w:val="en-US"/>
        </w:rPr>
        <w:t xml:space="preserve">, or open </w:t>
      </w:r>
      <w:r>
        <w:rPr>
          <w:lang w:val="en-US"/>
        </w:rPr>
        <w:t xml:space="preserve">it </w:t>
      </w:r>
      <w:r w:rsidR="005F1437" w:rsidRPr="0045652F">
        <w:rPr>
          <w:lang w:val="en-US"/>
        </w:rPr>
        <w:t>using a</w:t>
      </w:r>
      <w:r>
        <w:rPr>
          <w:lang w:val="en-US"/>
        </w:rPr>
        <w:t>n appropriate</w:t>
      </w:r>
      <w:r w:rsidR="005F1437" w:rsidRPr="0045652F">
        <w:rPr>
          <w:lang w:val="en-US"/>
        </w:rPr>
        <w:t xml:space="preserve"> program (such as PCL Reader from Page Technology Marketing, Inc.) to display and optionally print the PCL data.</w:t>
      </w:r>
    </w:p>
    <w:p w14:paraId="11BECFD5" w14:textId="77777777" w:rsidR="00335795" w:rsidRPr="0045652F" w:rsidRDefault="00335795" w:rsidP="00335795">
      <w:pPr>
        <w:pStyle w:val="Heading4"/>
        <w:rPr>
          <w:lang w:val="en-US"/>
        </w:rPr>
      </w:pPr>
      <w:r w:rsidRPr="0045652F">
        <w:rPr>
          <w:lang w:val="en-US"/>
        </w:rPr>
        <w:t>PCL</w:t>
      </w:r>
      <w:r>
        <w:rPr>
          <w:lang w:val="en-US"/>
        </w:rPr>
        <w:t>-to-PDF conversion</w:t>
      </w:r>
    </w:p>
    <w:p w14:paraId="6037DAFF" w14:textId="77777777" w:rsidR="00335795" w:rsidRPr="0045652F" w:rsidRDefault="00335795" w:rsidP="00335795">
      <w:pPr>
        <w:rPr>
          <w:lang w:val="en-US"/>
        </w:rPr>
      </w:pPr>
      <w:r w:rsidRPr="0045652F">
        <w:rPr>
          <w:lang w:val="en-US"/>
        </w:rPr>
        <w:fldChar w:fldCharType="begin"/>
      </w:r>
      <w:r w:rsidRPr="0045652F">
        <w:rPr>
          <w:lang w:val="en-US"/>
        </w:rPr>
        <w:instrText xml:space="preserve"> XE "Printing:PCL</w:instrText>
      </w:r>
      <w:r>
        <w:rPr>
          <w:lang w:val="en-US"/>
        </w:rPr>
        <w:instrText>-to-PDF</w:instrText>
      </w:r>
      <w:r w:rsidRPr="0045652F">
        <w:rPr>
          <w:lang w:val="en-US"/>
        </w:rPr>
        <w:instrText xml:space="preserve">" </w:instrText>
      </w:r>
      <w:r w:rsidRPr="0045652F">
        <w:rPr>
          <w:lang w:val="en-US"/>
        </w:rPr>
        <w:fldChar w:fldCharType="end"/>
      </w:r>
      <w:r w:rsidR="0068247A">
        <w:rPr>
          <w:lang w:val="en-US"/>
        </w:rPr>
        <w:t>For c</w:t>
      </w:r>
      <w:r>
        <w:rPr>
          <w:lang w:val="en-US"/>
        </w:rPr>
        <w:t>ustomers who have licensed the optional PCL2PDF feature of VIRTEL</w:t>
      </w:r>
      <w:r w:rsidR="0068247A">
        <w:rPr>
          <w:lang w:val="en-US"/>
        </w:rPr>
        <w:t>,</w:t>
      </w:r>
      <w:r>
        <w:rPr>
          <w:lang w:val="en-US"/>
        </w:rPr>
        <w:t xml:space="preserve"> PCL </w:t>
      </w:r>
      <w:r w:rsidR="0068247A">
        <w:rPr>
          <w:lang w:val="en-US"/>
        </w:rPr>
        <w:t xml:space="preserve">output from host applications can be </w:t>
      </w:r>
      <w:r>
        <w:rPr>
          <w:lang w:val="en-US"/>
        </w:rPr>
        <w:t>delivered to the workstation as PDF document</w:t>
      </w:r>
      <w:r w:rsidR="0068247A">
        <w:rPr>
          <w:lang w:val="en-US"/>
        </w:rPr>
        <w:t>s</w:t>
      </w:r>
      <w:r>
        <w:rPr>
          <w:lang w:val="en-US"/>
        </w:rPr>
        <w:t>.</w:t>
      </w:r>
    </w:p>
    <w:p w14:paraId="59D94074" w14:textId="77777777" w:rsidR="00335795" w:rsidRPr="0045652F" w:rsidRDefault="00335795" w:rsidP="0068247A">
      <w:pPr>
        <w:pStyle w:val="ecran0"/>
        <w:rPr>
          <w:lang w:val="en-US"/>
        </w:rPr>
      </w:pPr>
      <w:r>
        <w:rPr>
          <w:lang w:val="en-US"/>
        </w:rPr>
        <w:t xml:space="preserve">The </w:t>
      </w:r>
      <w:r w:rsidRPr="0045652F">
        <w:rPr>
          <w:lang w:val="en-US"/>
        </w:rPr>
        <w:t>SCEN</w:t>
      </w:r>
      <w:r>
        <w:rPr>
          <w:lang w:val="en-US"/>
        </w:rPr>
        <w:t xml:space="preserve">PPDF </w:t>
      </w:r>
      <w:r w:rsidRPr="0045652F">
        <w:rPr>
          <w:lang w:val="en-US"/>
        </w:rPr>
        <w:t xml:space="preserve">scenario </w:t>
      </w:r>
      <w:r>
        <w:rPr>
          <w:lang w:val="en-US"/>
        </w:rPr>
        <w:t>captures PCL data and sends it to an external server for conversion.  The external server is a Windows Server 2008R2 platform running the Syspertec PCL2PDF application.  The VIRTEL configuration must include a line with external name</w:t>
      </w:r>
      <w:r w:rsidR="0068247A">
        <w:rPr>
          <w:lang w:val="en-US"/>
        </w:rPr>
        <w:t xml:space="preserve"> PCL2PDF which defines the IP address of the Windows server, as shown in the example below:</w:t>
      </w:r>
    </w:p>
    <w:p w14:paraId="7E8A777B" w14:textId="77777777" w:rsidR="0068247A" w:rsidRPr="0068247A" w:rsidRDefault="0068247A" w:rsidP="0068247A">
      <w:pPr>
        <w:pStyle w:val="Ecran80"/>
        <w:rPr>
          <w:lang w:val="en-US"/>
        </w:rPr>
      </w:pPr>
      <w:r>
        <w:rPr>
          <w:lang w:val="en-US"/>
        </w:rPr>
        <w:t xml:space="preserve"> </w:t>
      </w:r>
      <w:r w:rsidRPr="0068247A">
        <w:rPr>
          <w:lang w:val="en-US"/>
        </w:rPr>
        <w:t xml:space="preserve">LINE DETAIL DEFINITION ----------------------------- Applid: </w:t>
      </w:r>
      <w:r>
        <w:rPr>
          <w:lang w:val="en-US"/>
        </w:rPr>
        <w:t xml:space="preserve">VIRTEL  </w:t>
      </w:r>
      <w:r w:rsidRPr="0068247A">
        <w:rPr>
          <w:lang w:val="en-US"/>
        </w:rPr>
        <w:t xml:space="preserve"> 15:49:23 </w:t>
      </w:r>
    </w:p>
    <w:p w14:paraId="2116A59E" w14:textId="77777777" w:rsidR="0068247A" w:rsidRPr="0068247A" w:rsidRDefault="0068247A" w:rsidP="0068247A">
      <w:pPr>
        <w:pStyle w:val="Ecran80"/>
        <w:rPr>
          <w:lang w:val="en-US"/>
        </w:rPr>
      </w:pPr>
      <w:r w:rsidRPr="0068247A">
        <w:rPr>
          <w:lang w:val="en-US"/>
        </w:rPr>
        <w:t xml:space="preserve">                                                                                </w:t>
      </w:r>
    </w:p>
    <w:p w14:paraId="7CDC62A8" w14:textId="77777777" w:rsidR="0068247A" w:rsidRPr="0068247A" w:rsidRDefault="0068247A" w:rsidP="0068247A">
      <w:pPr>
        <w:pStyle w:val="Ecran80"/>
        <w:rPr>
          <w:lang w:val="en-US"/>
        </w:rPr>
      </w:pPr>
      <w:r w:rsidRPr="0068247A">
        <w:rPr>
          <w:lang w:val="en-US"/>
        </w:rPr>
        <w:t xml:space="preserve"> Internal name ===&gt; P-PCLPDF               1st character is line code           </w:t>
      </w:r>
    </w:p>
    <w:p w14:paraId="2DC1B314" w14:textId="77777777" w:rsidR="0068247A" w:rsidRPr="0068247A" w:rsidRDefault="0068247A" w:rsidP="0068247A">
      <w:pPr>
        <w:pStyle w:val="Ecran80"/>
        <w:rPr>
          <w:lang w:val="en-US"/>
        </w:rPr>
      </w:pPr>
      <w:r w:rsidRPr="0068247A">
        <w:rPr>
          <w:lang w:val="en-US"/>
        </w:rPr>
        <w:t xml:space="preserve"> External name ===&gt; </w:t>
      </w:r>
      <w:r w:rsidRPr="0068247A">
        <w:rPr>
          <w:highlight w:val="yellow"/>
          <w:lang w:val="en-US"/>
        </w:rPr>
        <w:t>PCL2PDF</w:t>
      </w:r>
      <w:r w:rsidRPr="0068247A">
        <w:rPr>
          <w:lang w:val="en-US"/>
        </w:rPr>
        <w:t xml:space="preserve">                External entity name                 </w:t>
      </w:r>
    </w:p>
    <w:p w14:paraId="7AFFDD67" w14:textId="77777777" w:rsidR="0068247A" w:rsidRPr="0068247A" w:rsidRDefault="0068247A" w:rsidP="0068247A">
      <w:pPr>
        <w:pStyle w:val="Ecran80"/>
        <w:rPr>
          <w:lang w:val="en-US"/>
        </w:rPr>
      </w:pPr>
      <w:r w:rsidRPr="0068247A">
        <w:rPr>
          <w:lang w:val="en-US"/>
        </w:rPr>
        <w:t xml:space="preserve"> Remote ident  ===&gt; </w:t>
      </w:r>
      <w:r w:rsidRPr="0068247A">
        <w:rPr>
          <w:highlight w:val="yellow"/>
          <w:lang w:val="en-US"/>
        </w:rPr>
        <w:t>192.168.92.29:80</w:t>
      </w:r>
      <w:r w:rsidRPr="0068247A">
        <w:rPr>
          <w:lang w:val="en-US"/>
        </w:rPr>
        <w:t xml:space="preserve">       Remote VTAM LU or TCP/IP address     </w:t>
      </w:r>
    </w:p>
    <w:p w14:paraId="44DDC223" w14:textId="77777777" w:rsidR="0068247A" w:rsidRPr="0068247A" w:rsidRDefault="0068247A" w:rsidP="0068247A">
      <w:pPr>
        <w:pStyle w:val="Ecran80"/>
        <w:rPr>
          <w:lang w:val="en-US"/>
        </w:rPr>
      </w:pPr>
      <w:r w:rsidRPr="0068247A">
        <w:rPr>
          <w:lang w:val="en-US"/>
        </w:rPr>
        <w:t xml:space="preserve"> Local ident   ===&gt; $NONE$                 Local VTAM LU or TCP/IP address      </w:t>
      </w:r>
    </w:p>
    <w:p w14:paraId="0A6D8D2A" w14:textId="77777777" w:rsidR="0068247A" w:rsidRPr="0068247A" w:rsidRDefault="0068247A" w:rsidP="0068247A">
      <w:pPr>
        <w:pStyle w:val="Ecran80"/>
        <w:rPr>
          <w:lang w:val="en-US"/>
        </w:rPr>
      </w:pPr>
      <w:r w:rsidRPr="0068247A">
        <w:rPr>
          <w:lang w:val="en-US"/>
        </w:rPr>
        <w:t xml:space="preserve"> Description   ===&gt; </w:t>
      </w:r>
      <w:r>
        <w:rPr>
          <w:lang w:val="en-US"/>
        </w:rPr>
        <w:t>HTTP c</w:t>
      </w:r>
      <w:r w:rsidRPr="0068247A">
        <w:rPr>
          <w:lang w:val="en-US"/>
        </w:rPr>
        <w:t xml:space="preserve">onnexions </w:t>
      </w:r>
      <w:r>
        <w:rPr>
          <w:lang w:val="en-US"/>
        </w:rPr>
        <w:t>to</w:t>
      </w:r>
      <w:r w:rsidRPr="0068247A">
        <w:rPr>
          <w:lang w:val="en-US"/>
        </w:rPr>
        <w:t xml:space="preserve"> PCL2PDF</w:t>
      </w:r>
      <w:r>
        <w:rPr>
          <w:lang w:val="en-US"/>
        </w:rPr>
        <w:t xml:space="preserve"> server           </w:t>
      </w:r>
      <w:r w:rsidRPr="0068247A">
        <w:rPr>
          <w:lang w:val="en-US"/>
        </w:rPr>
        <w:t xml:space="preserve">                </w:t>
      </w:r>
    </w:p>
    <w:p w14:paraId="27CD2C92" w14:textId="77777777" w:rsidR="0068247A" w:rsidRPr="0068247A" w:rsidRDefault="0068247A" w:rsidP="0068247A">
      <w:pPr>
        <w:pStyle w:val="Ecran80"/>
        <w:rPr>
          <w:lang w:val="en-US"/>
        </w:rPr>
      </w:pPr>
      <w:r w:rsidRPr="0068247A">
        <w:rPr>
          <w:lang w:val="en-US"/>
        </w:rPr>
        <w:t xml:space="preserve"> Prefix        ===&gt;                        Prefix for terminals                 </w:t>
      </w:r>
    </w:p>
    <w:p w14:paraId="0533AC3E" w14:textId="77777777" w:rsidR="0068247A" w:rsidRPr="0068247A" w:rsidRDefault="0068247A" w:rsidP="0068247A">
      <w:pPr>
        <w:pStyle w:val="Ecran80"/>
        <w:rPr>
          <w:lang w:val="en-US"/>
        </w:rPr>
      </w:pPr>
      <w:r w:rsidRPr="0068247A">
        <w:rPr>
          <w:lang w:val="en-US"/>
        </w:rPr>
        <w:t xml:space="preserve"> Pool          ===&gt;                        Pool for terminals                   </w:t>
      </w:r>
    </w:p>
    <w:p w14:paraId="2A6379C7" w14:textId="77777777" w:rsidR="0068247A" w:rsidRPr="0068247A" w:rsidRDefault="0068247A" w:rsidP="0068247A">
      <w:pPr>
        <w:pStyle w:val="Ecran80"/>
        <w:rPr>
          <w:lang w:val="en-US"/>
        </w:rPr>
      </w:pPr>
      <w:r w:rsidRPr="0068247A">
        <w:rPr>
          <w:lang w:val="en-US"/>
        </w:rPr>
        <w:t xml:space="preserve"> Entry Point   ===&gt;                        Default Entry Point on this line     </w:t>
      </w:r>
    </w:p>
    <w:p w14:paraId="4543840F" w14:textId="77777777" w:rsidR="0068247A" w:rsidRPr="0068247A" w:rsidRDefault="0068247A" w:rsidP="0068247A">
      <w:pPr>
        <w:pStyle w:val="Ecran80"/>
        <w:rPr>
          <w:lang w:val="en-US"/>
        </w:rPr>
      </w:pPr>
      <w:r w:rsidRPr="0068247A">
        <w:rPr>
          <w:lang w:val="en-US"/>
        </w:rPr>
        <w:t xml:space="preserve"> Rule Set      ===&gt; P-PCLPDF               Rules to choose an entry point       </w:t>
      </w:r>
    </w:p>
    <w:p w14:paraId="4A2E1934" w14:textId="77777777" w:rsidR="0068247A" w:rsidRPr="0068247A" w:rsidRDefault="0068247A" w:rsidP="0068247A">
      <w:pPr>
        <w:pStyle w:val="Ecran80"/>
        <w:rPr>
          <w:lang w:val="en-US"/>
        </w:rPr>
      </w:pPr>
      <w:r w:rsidRPr="0068247A">
        <w:rPr>
          <w:lang w:val="en-US"/>
        </w:rPr>
        <w:t xml:space="preserve"> Line type     ===&gt; TCP1                   eg: TCP1 MQ1 XM1 BATCH1 APPC2 ...    </w:t>
      </w:r>
    </w:p>
    <w:p w14:paraId="6589ACFD" w14:textId="77777777" w:rsidR="0068247A" w:rsidRPr="0068247A" w:rsidRDefault="0068247A" w:rsidP="0068247A">
      <w:pPr>
        <w:pStyle w:val="Ecran80"/>
        <w:rPr>
          <w:lang w:val="en-US"/>
        </w:rPr>
      </w:pPr>
      <w:r w:rsidRPr="0068247A">
        <w:rPr>
          <w:lang w:val="en-US"/>
        </w:rPr>
        <w:t xml:space="preserve"> Possible calls             ===&gt; 2         0=None 1=Inbound 2=Outbound 3=I &amp; O  </w:t>
      </w:r>
    </w:p>
    <w:p w14:paraId="6DBE6297" w14:textId="77777777" w:rsidR="0068247A" w:rsidRPr="0068247A" w:rsidRDefault="0068247A" w:rsidP="0068247A">
      <w:pPr>
        <w:pStyle w:val="Ecran80"/>
        <w:rPr>
          <w:lang w:val="en-US"/>
        </w:rPr>
      </w:pPr>
      <w:r w:rsidRPr="0068247A">
        <w:rPr>
          <w:lang w:val="en-US"/>
        </w:rPr>
        <w:t xml:space="preserve"> Startup prerequisite       ===&gt;                                                </w:t>
      </w:r>
    </w:p>
    <w:p w14:paraId="3BD91E49" w14:textId="77777777" w:rsidR="0068247A" w:rsidRPr="0068247A" w:rsidRDefault="0068247A" w:rsidP="0068247A">
      <w:pPr>
        <w:pStyle w:val="Ecran80"/>
        <w:rPr>
          <w:lang w:val="en-US"/>
        </w:rPr>
      </w:pPr>
      <w:r w:rsidRPr="0068247A">
        <w:rPr>
          <w:lang w:val="en-US"/>
        </w:rPr>
        <w:t xml:space="preserve"> Protocol program           ===&gt; VIRHTTP   Dialog manager                       </w:t>
      </w:r>
    </w:p>
    <w:p w14:paraId="136BB1DC" w14:textId="77777777" w:rsidR="0068247A" w:rsidRPr="0068247A" w:rsidRDefault="0068247A" w:rsidP="0068247A">
      <w:pPr>
        <w:pStyle w:val="Ecran80"/>
        <w:rPr>
          <w:lang w:val="en-US"/>
        </w:rPr>
      </w:pPr>
      <w:r w:rsidRPr="0068247A">
        <w:rPr>
          <w:lang w:val="en-US"/>
        </w:rPr>
        <w:t xml:space="preserve"> Security program           ===&gt;           Non standard security                </w:t>
      </w:r>
    </w:p>
    <w:p w14:paraId="25930882" w14:textId="77777777" w:rsidR="0068247A" w:rsidRPr="0068247A" w:rsidRDefault="0068247A" w:rsidP="0068247A">
      <w:pPr>
        <w:pStyle w:val="Ecran80"/>
        <w:rPr>
          <w:lang w:val="en-US"/>
        </w:rPr>
      </w:pPr>
      <w:r w:rsidRPr="0068247A">
        <w:rPr>
          <w:lang w:val="en-US"/>
        </w:rPr>
        <w:t xml:space="preserve"> Time out  ===&gt; 0000     Action  ===&gt; 0    Action if t/o:  0=none 1=keepalive   </w:t>
      </w:r>
    </w:p>
    <w:p w14:paraId="14BA36ED" w14:textId="77777777" w:rsidR="0068247A" w:rsidRPr="0068247A" w:rsidRDefault="0068247A" w:rsidP="0068247A">
      <w:pPr>
        <w:pStyle w:val="Ecran80"/>
        <w:rPr>
          <w:lang w:val="en-US"/>
        </w:rPr>
      </w:pPr>
      <w:r w:rsidRPr="0068247A">
        <w:rPr>
          <w:lang w:val="en-US"/>
        </w:rPr>
        <w:t xml:space="preserve"> Window    ===&gt; 0000     Packet  ===&gt; 0000 eventual protocol parameters         </w:t>
      </w:r>
    </w:p>
    <w:p w14:paraId="46D9D174" w14:textId="77777777" w:rsidR="0068247A" w:rsidRPr="0068247A" w:rsidRDefault="0068247A" w:rsidP="0068247A">
      <w:pPr>
        <w:pStyle w:val="Ecran80"/>
        <w:rPr>
          <w:lang w:val="en-US"/>
        </w:rPr>
      </w:pPr>
      <w:r w:rsidRPr="0068247A">
        <w:rPr>
          <w:lang w:val="en-US"/>
        </w:rPr>
        <w:t xml:space="preserve"> Pad       ===&gt;          Tran    ===&gt;      PAD=INTEG/TRANSP/NO, TRAN=EVEN/ODD/NO</w:t>
      </w:r>
    </w:p>
    <w:p w14:paraId="2D452130" w14:textId="77777777" w:rsidR="0068247A" w:rsidRPr="0068247A" w:rsidRDefault="0068247A" w:rsidP="0068247A">
      <w:pPr>
        <w:pStyle w:val="Ecran80"/>
        <w:rPr>
          <w:lang w:val="en-US"/>
        </w:rPr>
      </w:pPr>
      <w:r w:rsidRPr="0068247A">
        <w:rPr>
          <w:lang w:val="en-US"/>
        </w:rPr>
        <w:t xml:space="preserve"> Retries   ===&gt; 0010     Delay   ===&gt;      Retries for linked to terminals      </w:t>
      </w:r>
    </w:p>
    <w:p w14:paraId="5017044E" w14:textId="77777777" w:rsidR="0068247A" w:rsidRPr="0068247A" w:rsidRDefault="0068247A" w:rsidP="0068247A">
      <w:pPr>
        <w:pStyle w:val="Ecran80"/>
        <w:rPr>
          <w:lang w:val="en-US"/>
        </w:rPr>
      </w:pPr>
      <w:r w:rsidRPr="0068247A">
        <w:rPr>
          <w:lang w:val="en-US"/>
        </w:rPr>
        <w:t xml:space="preserve">                                                                                </w:t>
      </w:r>
    </w:p>
    <w:p w14:paraId="1E0D0452" w14:textId="77777777" w:rsidR="0068247A" w:rsidRPr="0068247A" w:rsidRDefault="0068247A" w:rsidP="0068247A">
      <w:pPr>
        <w:pStyle w:val="Ecran80"/>
        <w:rPr>
          <w:lang w:val="en-US"/>
        </w:rPr>
      </w:pPr>
      <w:r w:rsidRPr="0068247A">
        <w:rPr>
          <w:lang w:val="en-US"/>
        </w:rPr>
        <w:t xml:space="preserve"> P1=Update                          P3=Return                   P4=Terminals    </w:t>
      </w:r>
    </w:p>
    <w:p w14:paraId="746B8B69" w14:textId="77777777" w:rsidR="0068247A" w:rsidRPr="0068247A" w:rsidRDefault="0068247A" w:rsidP="0068247A">
      <w:pPr>
        <w:pStyle w:val="Ecran80"/>
        <w:rPr>
          <w:lang w:val="en-US"/>
        </w:rPr>
      </w:pPr>
      <w:r w:rsidRPr="0068247A">
        <w:rPr>
          <w:lang w:val="en-US"/>
        </w:rPr>
        <w:t xml:space="preserve"> Enter=Add                                                      P5=Rules        </w:t>
      </w:r>
    </w:p>
    <w:p w14:paraId="5CD0423D" w14:textId="77777777" w:rsidR="005F1437" w:rsidRDefault="0068247A" w:rsidP="0068247A">
      <w:pPr>
        <w:pStyle w:val="Ecran80"/>
        <w:rPr>
          <w:lang w:val="en-US"/>
        </w:rPr>
      </w:pPr>
      <w:r w:rsidRPr="0068247A">
        <w:rPr>
          <w:lang w:val="en-US"/>
        </w:rPr>
        <w:t xml:space="preserve">                                                                                </w:t>
      </w:r>
    </w:p>
    <w:p w14:paraId="3C8A0B2E" w14:textId="77777777" w:rsidR="0068247A" w:rsidRPr="0045652F" w:rsidRDefault="0068247A" w:rsidP="0068247A">
      <w:pPr>
        <w:pStyle w:val="Caption"/>
        <w:ind w:right="28"/>
        <w:rPr>
          <w:lang w:val="en-US" w:eastAsia="fr-FR"/>
        </w:rPr>
      </w:pPr>
      <w:bookmarkStart w:id="343" w:name="_Toc37348502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55</w:t>
      </w:r>
      <w:r w:rsidRPr="0045652F">
        <w:rPr>
          <w:lang w:val="en-US"/>
        </w:rPr>
        <w:fldChar w:fldCharType="end"/>
      </w:r>
      <w:r>
        <w:rPr>
          <w:lang w:val="en-US"/>
        </w:rPr>
        <w:t xml:space="preserve"> VIRTEL line definition for PCL2PDF server</w:t>
      </w:r>
      <w:bookmarkEnd w:id="343"/>
    </w:p>
    <w:p w14:paraId="16DBC891" w14:textId="77777777" w:rsidR="0068247A" w:rsidRPr="0045652F" w:rsidRDefault="00C40080" w:rsidP="005F1437">
      <w:pPr>
        <w:rPr>
          <w:lang w:val="en-US"/>
        </w:rPr>
      </w:pPr>
      <w:r>
        <w:rPr>
          <w:lang w:val="en-US"/>
        </w:rPr>
        <w:t>A batch job, supplied as member PCL2PDF of the VIRTEL SAMPLIB, allows the definition of the PCL2PDF line to be added to the VIRTEL configuration.</w:t>
      </w:r>
    </w:p>
    <w:p w14:paraId="08AA28E3" w14:textId="77777777" w:rsidR="00774472" w:rsidRPr="0045652F" w:rsidRDefault="00774472">
      <w:pPr>
        <w:pStyle w:val="Heading3"/>
        <w:pageBreakBefore/>
        <w:tabs>
          <w:tab w:val="num" w:pos="2781"/>
        </w:tabs>
        <w:rPr>
          <w:lang w:val="en-US"/>
        </w:rPr>
      </w:pPr>
      <w:bookmarkStart w:id="344" w:name="_Toc373484916"/>
      <w:r w:rsidRPr="0045652F">
        <w:rPr>
          <w:lang w:val="en-US"/>
        </w:rPr>
        <w:t>TSO file transfer</w:t>
      </w:r>
      <w:bookmarkEnd w:id="344"/>
    </w:p>
    <w:p w14:paraId="02EF4783" w14:textId="77777777" w:rsidR="00774472" w:rsidRPr="0045652F" w:rsidRDefault="00774472">
      <w:pPr>
        <w:rPr>
          <w:lang w:val="en-US"/>
        </w:rPr>
      </w:pPr>
      <w:r w:rsidRPr="0045652F">
        <w:rPr>
          <w:lang w:val="en-US"/>
        </w:rPr>
        <w:fldChar w:fldCharType="begin"/>
      </w:r>
      <w:r w:rsidRPr="0045652F">
        <w:rPr>
          <w:lang w:val="en-US"/>
        </w:rPr>
        <w:instrText xml:space="preserve"> XE "File transfer:TSO" </w:instrText>
      </w:r>
      <w:r w:rsidRPr="0045652F">
        <w:rPr>
          <w:lang w:val="en-US"/>
        </w:rPr>
        <w:fldChar w:fldCharType="end"/>
      </w:r>
      <w:r w:rsidRPr="0045652F">
        <w:rPr>
          <w:lang w:val="en-US"/>
        </w:rPr>
        <w:fldChar w:fldCharType="begin"/>
      </w:r>
      <w:r w:rsidRPr="0045652F">
        <w:rPr>
          <w:lang w:val="en-US"/>
        </w:rPr>
        <w:instrText xml:space="preserve"> XE "TSO:File transfer" </w:instrText>
      </w:r>
      <w:r w:rsidRPr="0045652F">
        <w:rPr>
          <w:lang w:val="en-US"/>
        </w:rPr>
        <w:fldChar w:fldCharType="end"/>
      </w:r>
      <w:r w:rsidRPr="0045652F">
        <w:rPr>
          <w:lang w:val="en-US"/>
        </w:rPr>
        <w:fldChar w:fldCharType="begin"/>
      </w:r>
      <w:r w:rsidRPr="0045652F">
        <w:rPr>
          <w:lang w:val="en-US"/>
        </w:rPr>
        <w:instrText xml:space="preserve"> XE "IND$FILE"</w:instrText>
      </w:r>
      <w:r w:rsidRPr="0045652F">
        <w:rPr>
          <w:lang w:val="en-US"/>
        </w:rPr>
        <w:fldChar w:fldCharType="end"/>
      </w:r>
      <w:r w:rsidRPr="0045652F">
        <w:rPr>
          <w:lang w:val="en-US"/>
        </w:rPr>
        <w:t xml:space="preserve">VIRTEL Web Access supports transfer of files between the browser and a TSO session using the IND$FILE protocol. </w:t>
      </w:r>
    </w:p>
    <w:p w14:paraId="30972529" w14:textId="77777777" w:rsidR="00774472" w:rsidRPr="0045652F" w:rsidRDefault="00774472">
      <w:pPr>
        <w:pStyle w:val="Heading4"/>
        <w:rPr>
          <w:lang w:val="en-US"/>
        </w:rPr>
      </w:pPr>
      <w:r w:rsidRPr="0045652F">
        <w:rPr>
          <w:lang w:val="en-US"/>
        </w:rPr>
        <w:t>Definitions required for file transfer</w:t>
      </w:r>
    </w:p>
    <w:p w14:paraId="3179750F" w14:textId="77777777" w:rsidR="00774472" w:rsidRPr="0045652F" w:rsidRDefault="00774472">
      <w:pPr>
        <w:pStyle w:val="ecran0"/>
        <w:rPr>
          <w:lang w:val="en-US"/>
        </w:rPr>
      </w:pPr>
      <w:r w:rsidRPr="0045652F">
        <w:rPr>
          <w:lang w:val="en-US"/>
        </w:rPr>
        <w:t>To activate the file transfer function you must access TSO via a VIRTEL transaction which specifies SCENINDT in both the “Input scenario” and the “Output scenario” fields of the transaction definition.  The figure below shows the sample TSO transaction W2H-13 supplied with VIRTEL:</w:t>
      </w:r>
    </w:p>
    <w:p w14:paraId="1B8C7ECB" w14:textId="77777777" w:rsidR="00774472" w:rsidRPr="0045652F" w:rsidRDefault="00774472">
      <w:pPr>
        <w:pStyle w:val="Ecran80"/>
        <w:rPr>
          <w:lang w:val="en-US"/>
        </w:rPr>
      </w:pPr>
      <w:r w:rsidRPr="0045652F">
        <w:rPr>
          <w:lang w:val="en-US"/>
        </w:rPr>
        <w:t xml:space="preserve"> TRANSACTION DETAIL DEFINITION ---------------------- Applid: VIRTEL   13:49:35 </w:t>
      </w:r>
    </w:p>
    <w:p w14:paraId="77E8EA04" w14:textId="77777777" w:rsidR="00774472" w:rsidRPr="0045652F" w:rsidRDefault="00774472">
      <w:pPr>
        <w:pStyle w:val="Ecran80"/>
        <w:rPr>
          <w:lang w:val="en-US"/>
        </w:rPr>
      </w:pPr>
      <w:r w:rsidRPr="0045652F">
        <w:rPr>
          <w:lang w:val="en-US"/>
        </w:rPr>
        <w:t xml:space="preserve">                                                                                </w:t>
      </w:r>
    </w:p>
    <w:p w14:paraId="3D66851A" w14:textId="77777777" w:rsidR="00774472" w:rsidRPr="0045652F" w:rsidRDefault="00774472">
      <w:pPr>
        <w:pStyle w:val="Ecran80"/>
        <w:rPr>
          <w:lang w:val="en-US"/>
        </w:rPr>
      </w:pPr>
      <w:r w:rsidRPr="0045652F">
        <w:rPr>
          <w:lang w:val="en-US"/>
        </w:rPr>
        <w:t xml:space="preserve"> Internal name ===&gt; W2H-13                 To associate with an entry point name</w:t>
      </w:r>
    </w:p>
    <w:p w14:paraId="210D14C8" w14:textId="77777777" w:rsidR="00774472" w:rsidRPr="0045652F" w:rsidRDefault="00774472">
      <w:pPr>
        <w:pStyle w:val="Ecran80"/>
        <w:rPr>
          <w:lang w:val="en-US"/>
        </w:rPr>
      </w:pPr>
      <w:r w:rsidRPr="0045652F">
        <w:rPr>
          <w:lang w:val="en-US"/>
        </w:rPr>
        <w:t xml:space="preserve"> External name ===&gt; Tso                    Name displayed on user menu          </w:t>
      </w:r>
    </w:p>
    <w:p w14:paraId="0DE30A6F" w14:textId="77777777" w:rsidR="00774472" w:rsidRPr="0045652F" w:rsidRDefault="00774472">
      <w:pPr>
        <w:pStyle w:val="Ecran80"/>
        <w:rPr>
          <w:lang w:val="en-US"/>
        </w:rPr>
      </w:pPr>
      <w:r w:rsidRPr="0045652F">
        <w:rPr>
          <w:lang w:val="en-US"/>
        </w:rPr>
        <w:t xml:space="preserve"> Description   ===&gt; Logon to Tso                                                </w:t>
      </w:r>
    </w:p>
    <w:p w14:paraId="5A140CA1" w14:textId="77777777" w:rsidR="00774472" w:rsidRPr="0045652F" w:rsidRDefault="00774472">
      <w:pPr>
        <w:pStyle w:val="Ecran80"/>
        <w:rPr>
          <w:lang w:val="en-US"/>
        </w:rPr>
      </w:pPr>
      <w:r w:rsidRPr="0045652F">
        <w:rPr>
          <w:lang w:val="en-US"/>
        </w:rPr>
        <w:t xml:space="preserve"> Application   ===&gt; TSO                    Application to be called             </w:t>
      </w:r>
    </w:p>
    <w:p w14:paraId="4E356131" w14:textId="77777777" w:rsidR="00774472" w:rsidRPr="0045652F" w:rsidRDefault="00774472">
      <w:pPr>
        <w:pStyle w:val="Ecran80"/>
        <w:rPr>
          <w:lang w:val="en-US"/>
        </w:rPr>
      </w:pPr>
      <w:r w:rsidRPr="0045652F">
        <w:rPr>
          <w:lang w:val="en-US"/>
        </w:rPr>
        <w:t xml:space="preserve"> </w:t>
      </w:r>
      <w:r w:rsidR="00402441">
        <w:rPr>
          <w:lang w:val="en-US"/>
        </w:rPr>
        <w:t xml:space="preserve">PassTicket    ===&gt; 0  Name ===&gt;           0=no 1=yes 2=unsigned                </w:t>
      </w:r>
    </w:p>
    <w:p w14:paraId="70DE736F" w14:textId="77777777" w:rsidR="00774472" w:rsidRPr="0045652F" w:rsidRDefault="00774472">
      <w:pPr>
        <w:pStyle w:val="Ecran80"/>
        <w:rPr>
          <w:lang w:val="en-US"/>
        </w:rPr>
      </w:pPr>
      <w:r w:rsidRPr="0045652F">
        <w:rPr>
          <w:lang w:val="en-US"/>
        </w:rPr>
        <w:t xml:space="preserve"> Application type   ===&gt; 1                 1=VTAM 2=VIRTEL 3=SERV 4=PAGE 5=LINE </w:t>
      </w:r>
    </w:p>
    <w:p w14:paraId="20FF52FA" w14:textId="77777777" w:rsidR="00774472" w:rsidRPr="0045652F" w:rsidRDefault="00774472">
      <w:pPr>
        <w:pStyle w:val="Ecran80"/>
        <w:rPr>
          <w:lang w:val="en-US"/>
        </w:rPr>
      </w:pPr>
      <w:r w:rsidRPr="0045652F">
        <w:rPr>
          <w:lang w:val="en-US"/>
        </w:rPr>
        <w:t xml:space="preserve"> Pseudo-terminals   ===&gt; DEVT              Prefix of name of partner terminals  </w:t>
      </w:r>
    </w:p>
    <w:p w14:paraId="7E1EF8CA" w14:textId="77777777" w:rsidR="00774472" w:rsidRPr="0045652F" w:rsidRDefault="00774472">
      <w:pPr>
        <w:pStyle w:val="Ecran80"/>
        <w:rPr>
          <w:lang w:val="en-US"/>
        </w:rPr>
      </w:pPr>
      <w:r w:rsidRPr="0045652F">
        <w:rPr>
          <w:lang w:val="en-US"/>
        </w:rPr>
        <w:t xml:space="preserve"> Logmode            ===&gt;                   Specify when LOGMODE must be changed </w:t>
      </w:r>
    </w:p>
    <w:p w14:paraId="053B5187" w14:textId="77777777" w:rsidR="00774472" w:rsidRPr="0045652F" w:rsidRDefault="00774472">
      <w:pPr>
        <w:pStyle w:val="Ecran80"/>
        <w:rPr>
          <w:lang w:val="en-US"/>
        </w:rPr>
      </w:pPr>
      <w:r w:rsidRPr="0045652F">
        <w:rPr>
          <w:lang w:val="en-US"/>
        </w:rPr>
        <w:t xml:space="preserve"> How started        ===&gt; 1                 1=menu 2=sub-menu 3=auto             </w:t>
      </w:r>
    </w:p>
    <w:p w14:paraId="4FB34A22" w14:textId="77777777" w:rsidR="00774472" w:rsidRPr="0045652F" w:rsidRDefault="00774472">
      <w:pPr>
        <w:pStyle w:val="Ecran80"/>
        <w:rPr>
          <w:lang w:val="en-US"/>
        </w:rPr>
      </w:pPr>
      <w:r w:rsidRPr="0045652F">
        <w:rPr>
          <w:lang w:val="en-US"/>
        </w:rPr>
        <w:t xml:space="preserve"> Security           ===&gt; 0                 0=none 1=basic 2=NTLM 3=TLS 4=HTML   </w:t>
      </w:r>
    </w:p>
    <w:p w14:paraId="2C2FECFE" w14:textId="77777777" w:rsidR="00774472" w:rsidRPr="0045652F" w:rsidRDefault="00774472">
      <w:pPr>
        <w:pStyle w:val="Ecran80"/>
        <w:rPr>
          <w:lang w:val="en-US"/>
        </w:rPr>
      </w:pPr>
      <w:r w:rsidRPr="0045652F">
        <w:rPr>
          <w:lang w:val="en-US"/>
        </w:rPr>
        <w:t xml:space="preserve"> H4W commands ?     ===&gt;                   0=no 1=yes 2=if2VIRTEL 4=auto        </w:t>
      </w:r>
    </w:p>
    <w:p w14:paraId="45A3A2AA" w14:textId="77777777" w:rsidR="00774472" w:rsidRPr="0045652F" w:rsidRDefault="00774472">
      <w:pPr>
        <w:pStyle w:val="Ecran80"/>
        <w:rPr>
          <w:lang w:val="en-US"/>
        </w:rPr>
      </w:pPr>
      <w:r w:rsidRPr="0045652F">
        <w:rPr>
          <w:lang w:val="en-US"/>
        </w:rPr>
        <w:t xml:space="preserve"> Logon message      ===&gt;                                                        </w:t>
      </w:r>
    </w:p>
    <w:p w14:paraId="31A43E28" w14:textId="77777777" w:rsidR="00774472" w:rsidRPr="0045652F" w:rsidRDefault="00774472">
      <w:pPr>
        <w:pStyle w:val="Ecran80"/>
        <w:rPr>
          <w:lang w:val="en-US"/>
        </w:rPr>
      </w:pPr>
      <w:r w:rsidRPr="0045652F">
        <w:rPr>
          <w:lang w:val="en-US"/>
        </w:rPr>
        <w:t xml:space="preserve">                                                                                </w:t>
      </w:r>
    </w:p>
    <w:p w14:paraId="04F15BAD" w14:textId="77777777" w:rsidR="00774472" w:rsidRPr="0045652F" w:rsidRDefault="00774472">
      <w:pPr>
        <w:pStyle w:val="Ecran80"/>
        <w:rPr>
          <w:lang w:val="en-US"/>
        </w:rPr>
      </w:pPr>
      <w:r w:rsidRPr="0045652F">
        <w:rPr>
          <w:lang w:val="en-US"/>
        </w:rPr>
        <w:t xml:space="preserve"> TIOA at logon      ===&gt;                                                        </w:t>
      </w:r>
    </w:p>
    <w:p w14:paraId="3A56B8D7" w14:textId="77777777" w:rsidR="00774472" w:rsidRPr="0045652F" w:rsidRDefault="00774472">
      <w:pPr>
        <w:pStyle w:val="Ecran80"/>
        <w:rPr>
          <w:lang w:val="en-US"/>
        </w:rPr>
      </w:pPr>
      <w:r w:rsidRPr="0045652F">
        <w:rPr>
          <w:lang w:val="en-US"/>
        </w:rPr>
        <w:t xml:space="preserve">                                                                                </w:t>
      </w:r>
    </w:p>
    <w:p w14:paraId="2BFDE467" w14:textId="77777777" w:rsidR="00774472" w:rsidRPr="0045652F" w:rsidRDefault="00774472">
      <w:pPr>
        <w:pStyle w:val="Ecran80"/>
        <w:rPr>
          <w:lang w:val="en-US"/>
        </w:rPr>
      </w:pPr>
      <w:r w:rsidRPr="0045652F">
        <w:rPr>
          <w:lang w:val="en-US"/>
        </w:rPr>
        <w:t xml:space="preserve"> TIOA at logoff     ===&gt;                                                        </w:t>
      </w:r>
    </w:p>
    <w:p w14:paraId="46300428" w14:textId="77777777" w:rsidR="00774472" w:rsidRPr="0045652F" w:rsidRDefault="00774472">
      <w:pPr>
        <w:pStyle w:val="Ecran80"/>
        <w:rPr>
          <w:lang w:val="en-US"/>
        </w:rPr>
      </w:pPr>
      <w:r w:rsidRPr="0045652F">
        <w:rPr>
          <w:lang w:val="en-US"/>
        </w:rPr>
        <w:t xml:space="preserve">                                                                                </w:t>
      </w:r>
    </w:p>
    <w:p w14:paraId="3B1C49F9" w14:textId="77777777" w:rsidR="00774472" w:rsidRPr="0045652F" w:rsidRDefault="00774472">
      <w:pPr>
        <w:pStyle w:val="Ecran80"/>
        <w:rPr>
          <w:lang w:val="en-US"/>
        </w:rPr>
      </w:pPr>
      <w:r w:rsidRPr="0045652F">
        <w:rPr>
          <w:lang w:val="en-US"/>
        </w:rPr>
        <w:t xml:space="preserve"> Initial Scenario   ===&gt;                   Final Scenario      ===&gt;             </w:t>
      </w:r>
    </w:p>
    <w:p w14:paraId="474EAE52" w14:textId="77777777" w:rsidR="00774472" w:rsidRPr="0045652F" w:rsidRDefault="00774472">
      <w:pPr>
        <w:pStyle w:val="Ecran80"/>
        <w:rPr>
          <w:lang w:val="en-US"/>
        </w:rPr>
      </w:pPr>
      <w:r w:rsidRPr="0045652F">
        <w:rPr>
          <w:lang w:val="en-US"/>
        </w:rPr>
        <w:t xml:space="preserve"> Input Scenario     ===&gt; SCENINDT          Output Scenario     ===&gt; SCENINDT    </w:t>
      </w:r>
    </w:p>
    <w:p w14:paraId="308269F7" w14:textId="77777777" w:rsidR="00774472" w:rsidRPr="0045652F" w:rsidRDefault="00774472">
      <w:pPr>
        <w:pStyle w:val="Ecran80"/>
        <w:rPr>
          <w:lang w:val="en-US"/>
        </w:rPr>
      </w:pPr>
      <w:r w:rsidRPr="0045652F">
        <w:rPr>
          <w:lang w:val="en-US"/>
        </w:rPr>
        <w:t xml:space="preserve">                                                                                </w:t>
      </w:r>
    </w:p>
    <w:p w14:paraId="1627EAF8" w14:textId="77777777" w:rsidR="00774472" w:rsidRPr="0045652F" w:rsidRDefault="00774472">
      <w:pPr>
        <w:pStyle w:val="Ecran80"/>
        <w:rPr>
          <w:lang w:val="en-US"/>
        </w:rPr>
      </w:pPr>
      <w:r w:rsidRPr="0045652F">
        <w:rPr>
          <w:lang w:val="en-US"/>
        </w:rPr>
        <w:t xml:space="preserve"> P1=Update                          P3=Return                       P12=Server  </w:t>
      </w:r>
    </w:p>
    <w:p w14:paraId="146DF574" w14:textId="77777777" w:rsidR="00774472" w:rsidRPr="0045652F" w:rsidRDefault="00774472">
      <w:pPr>
        <w:pStyle w:val="Ecran80"/>
        <w:rPr>
          <w:lang w:val="en-US"/>
        </w:rPr>
      </w:pPr>
      <w:r w:rsidRPr="0045652F">
        <w:rPr>
          <w:lang w:val="en-US"/>
        </w:rPr>
        <w:t xml:space="preserve">                                                                                </w:t>
      </w:r>
    </w:p>
    <w:p w14:paraId="596E0FF2" w14:textId="77777777" w:rsidR="00774472" w:rsidRPr="0045652F" w:rsidRDefault="00774472">
      <w:pPr>
        <w:pStyle w:val="Caption"/>
        <w:ind w:right="28"/>
        <w:rPr>
          <w:lang w:val="en-US" w:eastAsia="fr-FR"/>
        </w:rPr>
      </w:pPr>
      <w:bookmarkStart w:id="345" w:name="_Toc373485024"/>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56</w:t>
      </w:r>
      <w:r w:rsidRPr="0045652F">
        <w:rPr>
          <w:lang w:val="en-US"/>
        </w:rPr>
        <w:fldChar w:fldCharType="end"/>
      </w:r>
      <w:r w:rsidRPr="0045652F">
        <w:rPr>
          <w:szCs w:val="19"/>
          <w:lang w:val="en-US"/>
        </w:rPr>
        <w:t xml:space="preserve"> TSO transaction definition for file transfer</w:t>
      </w:r>
      <w:bookmarkEnd w:id="345"/>
    </w:p>
    <w:p w14:paraId="6E66A894" w14:textId="77777777" w:rsidR="00774472" w:rsidRDefault="00774472">
      <w:pPr>
        <w:rPr>
          <w:lang w:val="en-US"/>
        </w:rPr>
      </w:pPr>
      <w:r w:rsidRPr="0045652F">
        <w:rPr>
          <w:lang w:val="en-US"/>
        </w:rPr>
        <w:t>The source code of the SCENINDT scenario is supplied in the VIRTEL SAMPLIB.</w:t>
      </w:r>
    </w:p>
    <w:p w14:paraId="735E24A8" w14:textId="77777777" w:rsidR="00983974" w:rsidRPr="0045652F" w:rsidRDefault="00983974">
      <w:pPr>
        <w:rPr>
          <w:lang w:val="en-US"/>
        </w:rPr>
      </w:pPr>
    </w:p>
    <w:p w14:paraId="7DB13AA3" w14:textId="77777777" w:rsidR="00983974" w:rsidRPr="0045652F" w:rsidRDefault="00983974" w:rsidP="00983974">
      <w:pPr>
        <w:rPr>
          <w:lang w:val="en-US"/>
        </w:rPr>
      </w:pPr>
      <w:r>
        <w:rPr>
          <w:lang w:val="en-US"/>
        </w:rPr>
        <w:t xml:space="preserve">To activate the file transfer function when a user-written scenario is specified in the transaction definition, the INDSCEN$ macro </w:t>
      </w:r>
      <w:r w:rsidR="00726F45">
        <w:rPr>
          <w:lang w:val="en-US"/>
        </w:rPr>
        <w:t xml:space="preserve">instruction must be added to </w:t>
      </w:r>
      <w:r>
        <w:rPr>
          <w:lang w:val="en-US"/>
        </w:rPr>
        <w:t>both the input and output sections of the scenario</w:t>
      </w:r>
      <w:r w:rsidRPr="0045652F">
        <w:rPr>
          <w:lang w:val="en-US"/>
        </w:rPr>
        <w:t>.</w:t>
      </w:r>
    </w:p>
    <w:p w14:paraId="132377ED" w14:textId="77777777" w:rsidR="00774472" w:rsidRPr="0045652F" w:rsidRDefault="00774472">
      <w:pPr>
        <w:pStyle w:val="Heading4"/>
        <w:rPr>
          <w:lang w:val="en-US"/>
        </w:rPr>
      </w:pPr>
      <w:r w:rsidRPr="0045652F">
        <w:rPr>
          <w:lang w:val="en-US"/>
        </w:rPr>
        <w:t>Toolbar icons for file transfer</w:t>
      </w:r>
    </w:p>
    <w:p w14:paraId="52BC8A8D" w14:textId="35305843" w:rsidR="00774472" w:rsidRPr="0045652F" w:rsidRDefault="00774472">
      <w:pPr>
        <w:pStyle w:val="ecran0"/>
        <w:rPr>
          <w:lang w:val="en-US"/>
        </w:rPr>
      </w:pPr>
      <w:r w:rsidRPr="0045652F">
        <w:rPr>
          <w:lang w:val="en-US"/>
        </w:rPr>
        <w:t xml:space="preserve">When file transfer is activated, two new icons </w:t>
      </w:r>
      <w:r w:rsidR="000D520E" w:rsidRPr="0045652F">
        <w:rPr>
          <w:noProof/>
          <w:lang w:val="en-GB" w:eastAsia="zh-CN" w:bidi="he-IL"/>
        </w:rPr>
        <w:drawing>
          <wp:inline distT="0" distB="0" distL="0" distR="0" wp14:anchorId="09939F53" wp14:editId="1650CF60">
            <wp:extent cx="209550" cy="209550"/>
            <wp:effectExtent l="0" t="0" r="0" b="0"/>
            <wp:docPr id="23" name="Picture 23" descr="file-re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le-recv"/>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45652F">
        <w:rPr>
          <w:lang w:val="en-US"/>
        </w:rPr>
        <w:t xml:space="preserve"> (receive file) and </w:t>
      </w:r>
      <w:r w:rsidR="000D520E" w:rsidRPr="0045652F">
        <w:rPr>
          <w:noProof/>
          <w:lang w:val="en-GB" w:eastAsia="zh-CN" w:bidi="he-IL"/>
        </w:rPr>
        <w:drawing>
          <wp:inline distT="0" distB="0" distL="0" distR="0" wp14:anchorId="7F53DE4F" wp14:editId="5CE8C4C4">
            <wp:extent cx="209550" cy="209550"/>
            <wp:effectExtent l="0" t="0" r="0" b="0"/>
            <wp:docPr id="24" name="Picture 24" descr="file-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le-se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45652F">
        <w:rPr>
          <w:lang w:val="en-US"/>
        </w:rPr>
        <w:t>(send file) appear on the VIRTEL Web Access toolbar:</w:t>
      </w:r>
    </w:p>
    <w:p w14:paraId="261C19B1" w14:textId="2E9929FC" w:rsidR="00774472" w:rsidRPr="0045652F" w:rsidRDefault="000D520E">
      <w:pPr>
        <w:rPr>
          <w:lang w:val="en-US"/>
        </w:rPr>
      </w:pPr>
      <w:r w:rsidRPr="0045652F">
        <w:rPr>
          <w:noProof/>
          <w:lang w:val="en-GB" w:eastAsia="zh-CN" w:bidi="he-IL"/>
        </w:rPr>
        <w:drawing>
          <wp:inline distT="0" distB="0" distL="0" distR="0" wp14:anchorId="4F846E84" wp14:editId="1D38FEF1">
            <wp:extent cx="4991100" cy="1552575"/>
            <wp:effectExtent l="0" t="0" r="0" b="9525"/>
            <wp:docPr id="25" name="Picture 25" descr="420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202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1100" cy="1552575"/>
                    </a:xfrm>
                    <a:prstGeom prst="rect">
                      <a:avLst/>
                    </a:prstGeom>
                    <a:noFill/>
                    <a:ln>
                      <a:noFill/>
                    </a:ln>
                  </pic:spPr>
                </pic:pic>
              </a:graphicData>
            </a:graphic>
          </wp:inline>
        </w:drawing>
      </w:r>
    </w:p>
    <w:p w14:paraId="1F12664E" w14:textId="77777777" w:rsidR="00774472" w:rsidRPr="0045652F" w:rsidRDefault="00774472">
      <w:pPr>
        <w:pStyle w:val="Caption"/>
        <w:ind w:right="28"/>
        <w:rPr>
          <w:lang w:val="en-US" w:eastAsia="fr-FR"/>
        </w:rPr>
      </w:pPr>
      <w:bookmarkStart w:id="346" w:name="_Toc373485025"/>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57</w:t>
      </w:r>
      <w:r w:rsidRPr="0045652F">
        <w:rPr>
          <w:lang w:val="en-US"/>
        </w:rPr>
        <w:fldChar w:fldCharType="end"/>
      </w:r>
      <w:r w:rsidRPr="0045652F">
        <w:rPr>
          <w:szCs w:val="19"/>
          <w:lang w:val="en-US"/>
        </w:rPr>
        <w:t xml:space="preserve"> VIRTEL Web Access toolbar for TSO file transfer</w:t>
      </w:r>
      <w:bookmarkEnd w:id="346"/>
    </w:p>
    <w:p w14:paraId="1FEB915C" w14:textId="77777777" w:rsidR="00774472" w:rsidRPr="0045652F" w:rsidRDefault="00774472">
      <w:pPr>
        <w:pStyle w:val="Heading4"/>
        <w:rPr>
          <w:lang w:val="en-US"/>
        </w:rPr>
      </w:pPr>
      <w:r w:rsidRPr="0045652F">
        <w:rPr>
          <w:lang w:val="en-US"/>
        </w:rPr>
        <w:t>Receiving a file</w:t>
      </w:r>
    </w:p>
    <w:p w14:paraId="2B3433CA" w14:textId="77777777" w:rsidR="00774472" w:rsidRPr="0045652F" w:rsidRDefault="00774472">
      <w:pPr>
        <w:pStyle w:val="ecran0"/>
        <w:rPr>
          <w:lang w:val="en-US"/>
        </w:rPr>
      </w:pPr>
      <w:r w:rsidRPr="0045652F">
        <w:rPr>
          <w:lang w:val="en-US"/>
        </w:rPr>
        <w:t>To transfer a file from TSO to your workstation, go to ISPF option 6 (or TSO READY) and click the “Receive” icon on the toolbar.  The “Receive File” dialog will open:</w:t>
      </w:r>
    </w:p>
    <w:p w14:paraId="0CB39D29" w14:textId="6EC9FD43" w:rsidR="00774472" w:rsidRPr="0045652F" w:rsidRDefault="000D520E">
      <w:pPr>
        <w:rPr>
          <w:lang w:val="en-US"/>
        </w:rPr>
      </w:pPr>
      <w:r w:rsidRPr="0045652F">
        <w:rPr>
          <w:noProof/>
          <w:lang w:val="en-GB" w:eastAsia="zh-CN" w:bidi="he-IL"/>
        </w:rPr>
        <w:drawing>
          <wp:inline distT="0" distB="0" distL="0" distR="0" wp14:anchorId="2690947F" wp14:editId="261E2DA6">
            <wp:extent cx="4867275" cy="3409950"/>
            <wp:effectExtent l="0" t="0" r="9525" b="0"/>
            <wp:docPr id="26" name="Picture 26" descr="4202r1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4202r1e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7275" cy="3409950"/>
                    </a:xfrm>
                    <a:prstGeom prst="rect">
                      <a:avLst/>
                    </a:prstGeom>
                    <a:noFill/>
                    <a:ln>
                      <a:noFill/>
                    </a:ln>
                  </pic:spPr>
                </pic:pic>
              </a:graphicData>
            </a:graphic>
          </wp:inline>
        </w:drawing>
      </w:r>
    </w:p>
    <w:p w14:paraId="61A0DA07" w14:textId="77777777" w:rsidR="00774472" w:rsidRPr="0045652F" w:rsidRDefault="00774472">
      <w:pPr>
        <w:pStyle w:val="Caption"/>
        <w:ind w:right="28"/>
        <w:rPr>
          <w:lang w:val="en-US" w:eastAsia="fr-FR"/>
        </w:rPr>
      </w:pPr>
      <w:bookmarkStart w:id="347" w:name="_Toc373485026"/>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58</w:t>
      </w:r>
      <w:r w:rsidRPr="0045652F">
        <w:rPr>
          <w:lang w:val="en-US"/>
        </w:rPr>
        <w:fldChar w:fldCharType="end"/>
      </w:r>
      <w:r w:rsidRPr="0045652F">
        <w:rPr>
          <w:szCs w:val="19"/>
          <w:lang w:val="en-US"/>
        </w:rPr>
        <w:t xml:space="preserve"> VIRTEL IND$FILE receive dialog (part 1)</w:t>
      </w:r>
      <w:bookmarkEnd w:id="347"/>
    </w:p>
    <w:p w14:paraId="72D917DB" w14:textId="77777777" w:rsidR="00774472" w:rsidRPr="0045652F" w:rsidRDefault="00774472">
      <w:pPr>
        <w:rPr>
          <w:lang w:val="en-US"/>
        </w:rPr>
      </w:pPr>
      <w:r w:rsidRPr="0045652F">
        <w:rPr>
          <w:lang w:val="en-US"/>
        </w:rPr>
        <w:t>Specify the TSO dataset name, surrounded by quotes if necessary. Dataset names without quotes will be prefixed by your TSO prefix (usually your userid).  Click either “Text” or “Binary”.  “Text” translates the file from EBCDIC to ASCII and inserts carriage return line feed sequences (x’0D0A’) at the end of each record.  “Binary” performs no translation. Finally click “Receive” to start the transfer.</w:t>
      </w:r>
    </w:p>
    <w:p w14:paraId="0D751A2F" w14:textId="77777777" w:rsidR="00774472" w:rsidRPr="0045652F" w:rsidRDefault="00774472">
      <w:pPr>
        <w:pStyle w:val="ecran0"/>
        <w:rPr>
          <w:lang w:val="en-US"/>
        </w:rPr>
      </w:pPr>
      <w:r w:rsidRPr="0045652F">
        <w:rPr>
          <w:lang w:val="en-US"/>
        </w:rPr>
        <w:t>When the file transfer is complete, the browser’s “Download” dialog appears:</w:t>
      </w:r>
    </w:p>
    <w:p w14:paraId="607A26A8" w14:textId="18EDD096" w:rsidR="00774472" w:rsidRPr="0045652F" w:rsidRDefault="000D520E">
      <w:pPr>
        <w:rPr>
          <w:lang w:val="en-US"/>
        </w:rPr>
      </w:pPr>
      <w:r w:rsidRPr="0045652F">
        <w:rPr>
          <w:noProof/>
          <w:lang w:val="en-GB" w:eastAsia="zh-CN" w:bidi="he-IL"/>
        </w:rPr>
        <w:drawing>
          <wp:inline distT="0" distB="0" distL="0" distR="0" wp14:anchorId="139D9E1C" wp14:editId="4A43750A">
            <wp:extent cx="4819650" cy="3676650"/>
            <wp:effectExtent l="0" t="0" r="0" b="0"/>
            <wp:docPr id="27" name="Picture 27" descr="4202r2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202r2e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9650" cy="3676650"/>
                    </a:xfrm>
                    <a:prstGeom prst="rect">
                      <a:avLst/>
                    </a:prstGeom>
                    <a:noFill/>
                    <a:ln>
                      <a:noFill/>
                    </a:ln>
                  </pic:spPr>
                </pic:pic>
              </a:graphicData>
            </a:graphic>
          </wp:inline>
        </w:drawing>
      </w:r>
    </w:p>
    <w:p w14:paraId="4929F3F7" w14:textId="77777777" w:rsidR="00774472" w:rsidRPr="0045652F" w:rsidRDefault="00774472">
      <w:pPr>
        <w:pStyle w:val="Caption"/>
        <w:ind w:right="28"/>
        <w:rPr>
          <w:lang w:val="en-US" w:eastAsia="fr-FR"/>
        </w:rPr>
      </w:pPr>
      <w:bookmarkStart w:id="348" w:name="_Toc373485027"/>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59</w:t>
      </w:r>
      <w:r w:rsidRPr="0045652F">
        <w:rPr>
          <w:lang w:val="en-US"/>
        </w:rPr>
        <w:fldChar w:fldCharType="end"/>
      </w:r>
      <w:r w:rsidRPr="0045652F">
        <w:rPr>
          <w:szCs w:val="19"/>
          <w:lang w:val="en-US"/>
        </w:rPr>
        <w:t xml:space="preserve"> VIRTEL IND$FILE receive dialog (part 2)</w:t>
      </w:r>
      <w:bookmarkEnd w:id="348"/>
    </w:p>
    <w:p w14:paraId="69812B03" w14:textId="77777777" w:rsidR="00774472" w:rsidRPr="0045652F" w:rsidRDefault="00774472">
      <w:pPr>
        <w:pStyle w:val="ecran0"/>
        <w:rPr>
          <w:lang w:val="en-US"/>
        </w:rPr>
      </w:pPr>
      <w:r w:rsidRPr="0045652F">
        <w:rPr>
          <w:lang w:val="en-US"/>
        </w:rPr>
        <w:t>Click “Save”.  The “Save As” dialog will open to allow you to specify the name and location of the destination file on your workstation:</w:t>
      </w:r>
    </w:p>
    <w:p w14:paraId="1B5BFB97" w14:textId="242F75E0" w:rsidR="00774472" w:rsidRPr="0045652F" w:rsidRDefault="000D520E">
      <w:pPr>
        <w:rPr>
          <w:lang w:val="en-US"/>
        </w:rPr>
      </w:pPr>
      <w:r w:rsidRPr="0045652F">
        <w:rPr>
          <w:noProof/>
          <w:lang w:val="en-GB" w:eastAsia="zh-CN" w:bidi="he-IL"/>
        </w:rPr>
        <w:drawing>
          <wp:inline distT="0" distB="0" distL="0" distR="0" wp14:anchorId="20C76713" wp14:editId="00E67552">
            <wp:extent cx="5572125" cy="3248025"/>
            <wp:effectExtent l="0" t="0" r="9525" b="9525"/>
            <wp:docPr id="28" name="Picture 28" descr="4202r3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4202r3e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3248025"/>
                    </a:xfrm>
                    <a:prstGeom prst="rect">
                      <a:avLst/>
                    </a:prstGeom>
                    <a:noFill/>
                    <a:ln>
                      <a:noFill/>
                    </a:ln>
                  </pic:spPr>
                </pic:pic>
              </a:graphicData>
            </a:graphic>
          </wp:inline>
        </w:drawing>
      </w:r>
    </w:p>
    <w:p w14:paraId="32CFA01B" w14:textId="77777777" w:rsidR="00774472" w:rsidRPr="0045652F" w:rsidRDefault="00774472">
      <w:pPr>
        <w:pStyle w:val="Caption"/>
        <w:ind w:right="28"/>
        <w:rPr>
          <w:lang w:val="en-US" w:eastAsia="fr-FR"/>
        </w:rPr>
      </w:pPr>
      <w:bookmarkStart w:id="349" w:name="_Toc373485028"/>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60</w:t>
      </w:r>
      <w:r w:rsidRPr="0045652F">
        <w:rPr>
          <w:lang w:val="en-US"/>
        </w:rPr>
        <w:fldChar w:fldCharType="end"/>
      </w:r>
      <w:r w:rsidRPr="0045652F">
        <w:rPr>
          <w:szCs w:val="19"/>
          <w:lang w:val="en-US"/>
        </w:rPr>
        <w:t xml:space="preserve"> VIRTEL IND$FILE receive dialog (part 3)</w:t>
      </w:r>
      <w:bookmarkEnd w:id="349"/>
    </w:p>
    <w:p w14:paraId="623DF3E3" w14:textId="77777777" w:rsidR="00774472" w:rsidRPr="0045652F" w:rsidRDefault="00774472">
      <w:pPr>
        <w:pStyle w:val="ecran0"/>
        <w:rPr>
          <w:lang w:val="en-US"/>
        </w:rPr>
      </w:pPr>
      <w:r w:rsidRPr="0045652F">
        <w:rPr>
          <w:lang w:val="en-US"/>
        </w:rPr>
        <w:t>Now select the destination file and click “Save”. If the file already exists you will be prompted for permission to overwrite it.  The “Download Complete” dialog appears when the file has been saved:</w:t>
      </w:r>
    </w:p>
    <w:p w14:paraId="7DC241A0" w14:textId="3CB05B51" w:rsidR="00774472" w:rsidRPr="0045652F" w:rsidRDefault="000D520E">
      <w:pPr>
        <w:rPr>
          <w:lang w:val="en-US"/>
        </w:rPr>
      </w:pPr>
      <w:r w:rsidRPr="0045652F">
        <w:rPr>
          <w:noProof/>
          <w:lang w:val="en-GB" w:eastAsia="zh-CN" w:bidi="he-IL"/>
        </w:rPr>
        <w:drawing>
          <wp:inline distT="0" distB="0" distL="0" distR="0" wp14:anchorId="1CCA01A5" wp14:editId="66469433">
            <wp:extent cx="5019675" cy="3524250"/>
            <wp:effectExtent l="0" t="0" r="9525" b="0"/>
            <wp:docPr id="29" name="Picture 29" descr="4202r4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202r4e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9675" cy="3524250"/>
                    </a:xfrm>
                    <a:prstGeom prst="rect">
                      <a:avLst/>
                    </a:prstGeom>
                    <a:noFill/>
                    <a:ln>
                      <a:noFill/>
                    </a:ln>
                  </pic:spPr>
                </pic:pic>
              </a:graphicData>
            </a:graphic>
          </wp:inline>
        </w:drawing>
      </w:r>
    </w:p>
    <w:p w14:paraId="205C8220" w14:textId="77777777" w:rsidR="00774472" w:rsidRPr="0045652F" w:rsidRDefault="00774472">
      <w:pPr>
        <w:pStyle w:val="Caption"/>
        <w:ind w:right="28"/>
        <w:rPr>
          <w:lang w:val="en-US" w:eastAsia="fr-FR"/>
        </w:rPr>
      </w:pPr>
      <w:bookmarkStart w:id="350" w:name="_Toc373485029"/>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61</w:t>
      </w:r>
      <w:r w:rsidRPr="0045652F">
        <w:rPr>
          <w:lang w:val="en-US"/>
        </w:rPr>
        <w:fldChar w:fldCharType="end"/>
      </w:r>
      <w:r w:rsidRPr="0045652F">
        <w:rPr>
          <w:szCs w:val="19"/>
          <w:lang w:val="en-US"/>
        </w:rPr>
        <w:t xml:space="preserve"> VIRTEL IND$FILE receive dialog (part 4)</w:t>
      </w:r>
      <w:bookmarkEnd w:id="350"/>
    </w:p>
    <w:p w14:paraId="17F8C7CA" w14:textId="77777777" w:rsidR="00774472" w:rsidRPr="0045652F" w:rsidRDefault="00774472">
      <w:pPr>
        <w:pStyle w:val="Heading4"/>
        <w:rPr>
          <w:lang w:val="en-US"/>
        </w:rPr>
      </w:pPr>
      <w:r w:rsidRPr="0045652F">
        <w:rPr>
          <w:lang w:val="en-US"/>
        </w:rPr>
        <w:t>Sending a file</w:t>
      </w:r>
    </w:p>
    <w:p w14:paraId="3E1552C5" w14:textId="77777777" w:rsidR="00774472" w:rsidRPr="0045652F" w:rsidRDefault="00774472">
      <w:pPr>
        <w:pStyle w:val="ecran0"/>
        <w:rPr>
          <w:lang w:val="en-US"/>
        </w:rPr>
      </w:pPr>
      <w:r w:rsidRPr="0045652F">
        <w:rPr>
          <w:lang w:val="en-US"/>
        </w:rPr>
        <w:t>To transfer a file from your workstation to TSO, go to ISPF option 6 (or TSO READY) and click the “Send” icon on the toolbar.  The “Send File” dialog will open:</w:t>
      </w:r>
    </w:p>
    <w:p w14:paraId="531526DB" w14:textId="67E328A4" w:rsidR="00774472" w:rsidRPr="0045652F" w:rsidRDefault="000D520E">
      <w:pPr>
        <w:rPr>
          <w:lang w:val="en-US"/>
        </w:rPr>
      </w:pPr>
      <w:r w:rsidRPr="0045652F">
        <w:rPr>
          <w:noProof/>
          <w:lang w:val="en-GB" w:eastAsia="zh-CN" w:bidi="he-IL"/>
        </w:rPr>
        <w:drawing>
          <wp:inline distT="0" distB="0" distL="0" distR="0" wp14:anchorId="0CADE432" wp14:editId="267815A5">
            <wp:extent cx="4819650" cy="3400425"/>
            <wp:effectExtent l="0" t="0" r="0" b="9525"/>
            <wp:docPr id="30" name="Picture 30" descr="4202s1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4202s1e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9650" cy="3400425"/>
                    </a:xfrm>
                    <a:prstGeom prst="rect">
                      <a:avLst/>
                    </a:prstGeom>
                    <a:noFill/>
                    <a:ln>
                      <a:noFill/>
                    </a:ln>
                  </pic:spPr>
                </pic:pic>
              </a:graphicData>
            </a:graphic>
          </wp:inline>
        </w:drawing>
      </w:r>
    </w:p>
    <w:p w14:paraId="6D8090D9" w14:textId="77777777" w:rsidR="00774472" w:rsidRPr="0045652F" w:rsidRDefault="00774472">
      <w:pPr>
        <w:pStyle w:val="Caption"/>
        <w:ind w:right="28"/>
        <w:rPr>
          <w:szCs w:val="19"/>
          <w:lang w:val="en-US"/>
        </w:rPr>
      </w:pPr>
      <w:bookmarkStart w:id="351" w:name="_Toc373485030"/>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62</w:t>
      </w:r>
      <w:r w:rsidRPr="0045652F">
        <w:rPr>
          <w:lang w:val="en-US"/>
        </w:rPr>
        <w:fldChar w:fldCharType="end"/>
      </w:r>
      <w:r w:rsidRPr="0045652F">
        <w:rPr>
          <w:szCs w:val="19"/>
          <w:lang w:val="en-US"/>
        </w:rPr>
        <w:t xml:space="preserve"> VIRTEL IND$FILE send dialog (part 1)</w:t>
      </w:r>
      <w:bookmarkEnd w:id="351"/>
    </w:p>
    <w:p w14:paraId="7841C73F" w14:textId="77777777" w:rsidR="00774472" w:rsidRPr="0045652F" w:rsidRDefault="00774472">
      <w:pPr>
        <w:pStyle w:val="ecran0"/>
        <w:rPr>
          <w:lang w:val="en-US"/>
        </w:rPr>
      </w:pPr>
      <w:r w:rsidRPr="0045652F">
        <w:rPr>
          <w:lang w:val="en-US"/>
        </w:rPr>
        <w:t>Click the “Browse...” button and the “Choose File to Upload” dialog will appear:</w:t>
      </w:r>
    </w:p>
    <w:p w14:paraId="0E85A3D1" w14:textId="18ACCAD0" w:rsidR="00774472" w:rsidRPr="0045652F" w:rsidRDefault="000D520E">
      <w:pPr>
        <w:keepNext/>
        <w:rPr>
          <w:lang w:val="en-US"/>
        </w:rPr>
      </w:pPr>
      <w:r w:rsidRPr="0045652F">
        <w:rPr>
          <w:noProof/>
          <w:lang w:val="en-GB" w:eastAsia="zh-CN" w:bidi="he-IL"/>
        </w:rPr>
        <w:drawing>
          <wp:inline distT="0" distB="0" distL="0" distR="0" wp14:anchorId="0618100F" wp14:editId="69E887C0">
            <wp:extent cx="4972050" cy="3800475"/>
            <wp:effectExtent l="0" t="0" r="0" b="9525"/>
            <wp:docPr id="31" name="Picture 31" descr="4202s2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202s2e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72050" cy="3800475"/>
                    </a:xfrm>
                    <a:prstGeom prst="rect">
                      <a:avLst/>
                    </a:prstGeom>
                    <a:noFill/>
                    <a:ln>
                      <a:noFill/>
                    </a:ln>
                  </pic:spPr>
                </pic:pic>
              </a:graphicData>
            </a:graphic>
          </wp:inline>
        </w:drawing>
      </w:r>
    </w:p>
    <w:p w14:paraId="37EA3A01" w14:textId="77777777" w:rsidR="00774472" w:rsidRPr="0045652F" w:rsidRDefault="00774472">
      <w:pPr>
        <w:pStyle w:val="Caption"/>
        <w:ind w:right="28"/>
        <w:rPr>
          <w:szCs w:val="19"/>
          <w:lang w:val="en-US"/>
        </w:rPr>
      </w:pPr>
      <w:bookmarkStart w:id="352" w:name="_Toc37348503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63</w:t>
      </w:r>
      <w:r w:rsidRPr="0045652F">
        <w:rPr>
          <w:lang w:val="en-US"/>
        </w:rPr>
        <w:fldChar w:fldCharType="end"/>
      </w:r>
      <w:r w:rsidRPr="0045652F">
        <w:rPr>
          <w:szCs w:val="19"/>
          <w:lang w:val="en-US"/>
        </w:rPr>
        <w:t xml:space="preserve"> VIRTEL IND$FILE send dialog (part 2)</w:t>
      </w:r>
      <w:bookmarkEnd w:id="352"/>
    </w:p>
    <w:p w14:paraId="2FC0113B" w14:textId="77777777" w:rsidR="00774472" w:rsidRPr="0045652F" w:rsidRDefault="00774472">
      <w:pPr>
        <w:pStyle w:val="ecran0"/>
        <w:rPr>
          <w:lang w:val="en-US"/>
        </w:rPr>
      </w:pPr>
      <w:r w:rsidRPr="0045652F">
        <w:rPr>
          <w:lang w:val="en-US"/>
        </w:rPr>
        <w:t>Choose the file you want to upload, and click “Open” to return to the “Send File” dialog:</w:t>
      </w:r>
    </w:p>
    <w:p w14:paraId="7661C83E" w14:textId="583985AF" w:rsidR="00774472" w:rsidRPr="0045652F" w:rsidRDefault="000D520E">
      <w:pPr>
        <w:keepNext/>
        <w:rPr>
          <w:lang w:val="en-US"/>
        </w:rPr>
      </w:pPr>
      <w:r w:rsidRPr="0045652F">
        <w:rPr>
          <w:noProof/>
          <w:lang w:val="en-GB" w:eastAsia="zh-CN" w:bidi="he-IL"/>
        </w:rPr>
        <w:drawing>
          <wp:inline distT="0" distB="0" distL="0" distR="0" wp14:anchorId="642CC446" wp14:editId="010281C8">
            <wp:extent cx="4933950" cy="3648075"/>
            <wp:effectExtent l="0" t="0" r="0" b="9525"/>
            <wp:docPr id="32" name="Picture 32" descr="4202s3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202s3e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33950" cy="3648075"/>
                    </a:xfrm>
                    <a:prstGeom prst="rect">
                      <a:avLst/>
                    </a:prstGeom>
                    <a:noFill/>
                    <a:ln>
                      <a:noFill/>
                    </a:ln>
                  </pic:spPr>
                </pic:pic>
              </a:graphicData>
            </a:graphic>
          </wp:inline>
        </w:drawing>
      </w:r>
    </w:p>
    <w:p w14:paraId="204BDB20" w14:textId="77777777" w:rsidR="00774472" w:rsidRPr="0045652F" w:rsidRDefault="00774472">
      <w:pPr>
        <w:pStyle w:val="Caption"/>
        <w:ind w:right="28"/>
        <w:rPr>
          <w:szCs w:val="19"/>
          <w:lang w:val="en-US"/>
        </w:rPr>
      </w:pPr>
      <w:bookmarkStart w:id="353" w:name="_Toc37348503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64</w:t>
      </w:r>
      <w:r w:rsidRPr="0045652F">
        <w:rPr>
          <w:lang w:val="en-US"/>
        </w:rPr>
        <w:fldChar w:fldCharType="end"/>
      </w:r>
      <w:r w:rsidRPr="0045652F">
        <w:rPr>
          <w:szCs w:val="19"/>
          <w:lang w:val="en-US"/>
        </w:rPr>
        <w:t xml:space="preserve"> VIRTEL IND$FILE send dialog (part 3)</w:t>
      </w:r>
      <w:bookmarkEnd w:id="353"/>
    </w:p>
    <w:p w14:paraId="192223FC" w14:textId="77777777" w:rsidR="00774472" w:rsidRPr="0045652F" w:rsidRDefault="00774472">
      <w:pPr>
        <w:rPr>
          <w:lang w:val="en-US"/>
        </w:rPr>
      </w:pPr>
      <w:r w:rsidRPr="0045652F">
        <w:rPr>
          <w:lang w:val="en-US"/>
        </w:rPr>
        <w:t>Specify the TSO dataset name, surrounded by quotes if necessary. Dataset names without quotes will be prefixed by your TSO prefix (usually your userid).</w:t>
      </w:r>
    </w:p>
    <w:p w14:paraId="4DCB275A" w14:textId="77777777" w:rsidR="00774472" w:rsidRPr="0045652F" w:rsidRDefault="00774472">
      <w:pPr>
        <w:rPr>
          <w:lang w:val="en-US"/>
        </w:rPr>
      </w:pPr>
    </w:p>
    <w:p w14:paraId="05B1995E" w14:textId="77777777" w:rsidR="00774472" w:rsidRPr="0045652F" w:rsidRDefault="00774472">
      <w:pPr>
        <w:rPr>
          <w:lang w:val="en-US"/>
        </w:rPr>
      </w:pPr>
      <w:r w:rsidRPr="0045652F">
        <w:rPr>
          <w:lang w:val="en-US"/>
        </w:rPr>
        <w:t>If the TSO dataset does not yet exist, you may optionally specify space (units, primary quantity, and secondary quantity), and DCB attributes (record format, logical record length, and block size). If you do not specify these attributes, the TSO IND$FILE will use its default values.</w:t>
      </w:r>
    </w:p>
    <w:p w14:paraId="09554D52" w14:textId="77777777" w:rsidR="00774472" w:rsidRPr="0045652F" w:rsidRDefault="00774472">
      <w:pPr>
        <w:rPr>
          <w:lang w:val="en-US"/>
        </w:rPr>
      </w:pPr>
    </w:p>
    <w:p w14:paraId="2883EFAC" w14:textId="77777777" w:rsidR="00774472" w:rsidRPr="0045652F" w:rsidRDefault="00774472">
      <w:pPr>
        <w:rPr>
          <w:lang w:val="en-US"/>
        </w:rPr>
      </w:pPr>
      <w:r w:rsidRPr="0045652F">
        <w:rPr>
          <w:lang w:val="en-US"/>
        </w:rPr>
        <w:t>Check the “Append” checkbox to append the file to the end of an existing TSO file. The “New” checkbox indicates that the TSO file must not already exist.</w:t>
      </w:r>
    </w:p>
    <w:p w14:paraId="688E6BC1" w14:textId="77777777" w:rsidR="00774472" w:rsidRPr="0045652F" w:rsidRDefault="00774472">
      <w:pPr>
        <w:pStyle w:val="ecran0"/>
        <w:rPr>
          <w:lang w:val="en-US"/>
        </w:rPr>
      </w:pPr>
      <w:r w:rsidRPr="0045652F">
        <w:rPr>
          <w:lang w:val="en-US"/>
        </w:rPr>
        <w:t>Click either “Text” or “Binary”.  “Text” translates the file from ASCII to EBCDIC and treats carriage return line feed sequences (x’0D0A’) as end of each record markers.  “Binary” performs no translation. Finally click “Send” to start the transfer.</w:t>
      </w:r>
    </w:p>
    <w:p w14:paraId="3AC8B5E3" w14:textId="3683815F" w:rsidR="00774472" w:rsidRPr="0045652F" w:rsidRDefault="000D520E">
      <w:pPr>
        <w:rPr>
          <w:lang w:val="en-US"/>
        </w:rPr>
      </w:pPr>
      <w:r w:rsidRPr="0045652F">
        <w:rPr>
          <w:noProof/>
          <w:lang w:val="en-GB" w:eastAsia="zh-CN" w:bidi="he-IL"/>
        </w:rPr>
        <w:drawing>
          <wp:inline distT="0" distB="0" distL="0" distR="0" wp14:anchorId="24728D72" wp14:editId="2E2AAEE0">
            <wp:extent cx="4743450" cy="3429000"/>
            <wp:effectExtent l="0" t="0" r="0" b="0"/>
            <wp:docPr id="33" name="Picture 33" descr="4202s4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202s4e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3450" cy="3429000"/>
                    </a:xfrm>
                    <a:prstGeom prst="rect">
                      <a:avLst/>
                    </a:prstGeom>
                    <a:noFill/>
                    <a:ln>
                      <a:noFill/>
                    </a:ln>
                  </pic:spPr>
                </pic:pic>
              </a:graphicData>
            </a:graphic>
          </wp:inline>
        </w:drawing>
      </w:r>
    </w:p>
    <w:p w14:paraId="40F69916" w14:textId="77777777" w:rsidR="00774472" w:rsidRPr="0045652F" w:rsidRDefault="00774472">
      <w:pPr>
        <w:pStyle w:val="Caption"/>
        <w:ind w:right="28"/>
        <w:rPr>
          <w:szCs w:val="19"/>
          <w:lang w:val="en-US"/>
        </w:rPr>
      </w:pPr>
      <w:bookmarkStart w:id="354" w:name="_Toc37348503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65</w:t>
      </w:r>
      <w:r w:rsidRPr="0045652F">
        <w:rPr>
          <w:lang w:val="en-US"/>
        </w:rPr>
        <w:fldChar w:fldCharType="end"/>
      </w:r>
      <w:r w:rsidRPr="0045652F">
        <w:rPr>
          <w:szCs w:val="19"/>
          <w:lang w:val="en-US"/>
        </w:rPr>
        <w:t xml:space="preserve"> VIRTEL IND$FILE send dialog (part 4)</w:t>
      </w:r>
      <w:bookmarkEnd w:id="354"/>
    </w:p>
    <w:p w14:paraId="4F5BAFBE" w14:textId="77777777" w:rsidR="00774472" w:rsidRDefault="00774472">
      <w:pPr>
        <w:rPr>
          <w:lang w:val="en-US"/>
        </w:rPr>
      </w:pPr>
      <w:r w:rsidRPr="0045652F">
        <w:rPr>
          <w:lang w:val="en-US"/>
        </w:rPr>
        <w:t>The message “File transfer complete” is displayed upon successful completion of the upload.</w:t>
      </w:r>
    </w:p>
    <w:p w14:paraId="0B71E232" w14:textId="77777777" w:rsidR="001875F4" w:rsidRPr="001875F4" w:rsidRDefault="001875F4" w:rsidP="00117FBB">
      <w:pPr>
        <w:pStyle w:val="Heading4"/>
        <w:rPr>
          <w:lang w:val="en-US"/>
        </w:rPr>
      </w:pPr>
      <w:bookmarkStart w:id="355" w:name="_Toc334620251"/>
      <w:r w:rsidRPr="001875F4">
        <w:rPr>
          <w:lang w:val="en-US"/>
        </w:rPr>
        <w:t>Saving and reusing file transfer parameters</w:t>
      </w:r>
    </w:p>
    <w:p w14:paraId="2AFF474C" w14:textId="77777777" w:rsidR="001875F4" w:rsidRPr="001875F4" w:rsidRDefault="0018659F" w:rsidP="0018659F">
      <w:pPr>
        <w:pStyle w:val="ecran0"/>
        <w:rPr>
          <w:lang w:val="en-US"/>
        </w:rPr>
      </w:pPr>
      <w:r>
        <w:rPr>
          <w:lang w:val="en-US"/>
        </w:rPr>
        <w:t>Users who frequently carry out the same or similar file transfers can save the f</w:t>
      </w:r>
      <w:r w:rsidR="001875F4">
        <w:rPr>
          <w:lang w:val="en-US"/>
        </w:rPr>
        <w:t xml:space="preserve">ile transfer parameters </w:t>
      </w:r>
      <w:r>
        <w:rPr>
          <w:lang w:val="en-US"/>
        </w:rPr>
        <w:t xml:space="preserve">for later </w:t>
      </w:r>
      <w:r w:rsidR="001875F4">
        <w:rPr>
          <w:lang w:val="en-US"/>
        </w:rPr>
        <w:t>reuse</w:t>
      </w:r>
      <w:r>
        <w:rPr>
          <w:lang w:val="en-US"/>
        </w:rPr>
        <w:t>. To save a file transfer, enter the dataset name and the type of transfer, then click the “Save” button:</w:t>
      </w:r>
    </w:p>
    <w:p w14:paraId="1E5EEBC1" w14:textId="6C5A269E" w:rsidR="001875F4" w:rsidRPr="001875F4" w:rsidRDefault="000D520E" w:rsidP="001875F4">
      <w:pPr>
        <w:rPr>
          <w:lang w:val="en-US"/>
        </w:rPr>
      </w:pPr>
      <w:r w:rsidRPr="004C61B5">
        <w:rPr>
          <w:noProof/>
          <w:lang w:val="en-GB" w:eastAsia="zh-CN" w:bidi="he-IL"/>
        </w:rPr>
        <w:drawing>
          <wp:inline distT="0" distB="0" distL="0" distR="0" wp14:anchorId="59A903FD" wp14:editId="704D9BAD">
            <wp:extent cx="4743450" cy="3848100"/>
            <wp:effectExtent l="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3450" cy="3848100"/>
                    </a:xfrm>
                    <a:prstGeom prst="rect">
                      <a:avLst/>
                    </a:prstGeom>
                    <a:noFill/>
                    <a:ln>
                      <a:noFill/>
                    </a:ln>
                  </pic:spPr>
                </pic:pic>
              </a:graphicData>
            </a:graphic>
          </wp:inline>
        </w:drawing>
      </w:r>
    </w:p>
    <w:p w14:paraId="3A8706FB" w14:textId="77777777" w:rsidR="001875F4" w:rsidRPr="001875F4" w:rsidRDefault="001875F4" w:rsidP="001875F4">
      <w:pPr>
        <w:spacing w:before="120" w:after="120"/>
        <w:ind w:right="28"/>
        <w:jc w:val="left"/>
        <w:rPr>
          <w:i/>
          <w:szCs w:val="19"/>
          <w:lang w:val="en-US"/>
        </w:rPr>
      </w:pPr>
      <w:bookmarkStart w:id="356" w:name="_Toc373485034"/>
      <w:r w:rsidRPr="001875F4">
        <w:rPr>
          <w:i/>
          <w:lang w:val="en-US"/>
        </w:rPr>
        <w:t xml:space="preserve">Figure </w:t>
      </w:r>
      <w:r w:rsidRPr="001875F4">
        <w:rPr>
          <w:i/>
          <w:lang w:val="en-US"/>
        </w:rPr>
        <w:fldChar w:fldCharType="begin"/>
      </w:r>
      <w:r w:rsidRPr="001875F4">
        <w:rPr>
          <w:i/>
          <w:lang w:val="en-US"/>
        </w:rPr>
        <w:instrText xml:space="preserve"> STYLEREF 1 \s </w:instrText>
      </w:r>
      <w:r w:rsidRPr="001875F4">
        <w:rPr>
          <w:i/>
          <w:lang w:val="en-US"/>
        </w:rPr>
        <w:fldChar w:fldCharType="separate"/>
      </w:r>
      <w:r w:rsidR="00A87DE6">
        <w:rPr>
          <w:i/>
          <w:noProof/>
          <w:lang w:val="en-US"/>
        </w:rPr>
        <w:t>1</w:t>
      </w:r>
      <w:r w:rsidRPr="001875F4">
        <w:rPr>
          <w:i/>
          <w:lang w:val="en-US"/>
        </w:rPr>
        <w:fldChar w:fldCharType="end"/>
      </w:r>
      <w:r w:rsidRPr="001875F4">
        <w:rPr>
          <w:i/>
          <w:lang w:val="en-US"/>
        </w:rPr>
        <w:noBreakHyphen/>
      </w:r>
      <w:r w:rsidRPr="001875F4">
        <w:rPr>
          <w:i/>
          <w:lang w:val="en-US"/>
        </w:rPr>
        <w:fldChar w:fldCharType="begin"/>
      </w:r>
      <w:r w:rsidRPr="001875F4">
        <w:rPr>
          <w:i/>
          <w:lang w:val="en-US"/>
        </w:rPr>
        <w:instrText xml:space="preserve"> SEQ Figure \* ARABIC \s 1 </w:instrText>
      </w:r>
      <w:r w:rsidRPr="001875F4">
        <w:rPr>
          <w:i/>
          <w:lang w:val="en-US"/>
        </w:rPr>
        <w:fldChar w:fldCharType="separate"/>
      </w:r>
      <w:r w:rsidR="00A87DE6">
        <w:rPr>
          <w:i/>
          <w:noProof/>
          <w:lang w:val="en-US"/>
        </w:rPr>
        <w:t>66</w:t>
      </w:r>
      <w:r w:rsidRPr="001875F4">
        <w:rPr>
          <w:i/>
          <w:lang w:val="en-US"/>
        </w:rPr>
        <w:fldChar w:fldCharType="end"/>
      </w:r>
      <w:r w:rsidRPr="001875F4">
        <w:rPr>
          <w:i/>
          <w:szCs w:val="19"/>
          <w:lang w:val="en-US"/>
        </w:rPr>
        <w:t xml:space="preserve"> </w:t>
      </w:r>
      <w:r w:rsidR="004C61B5">
        <w:rPr>
          <w:i/>
          <w:szCs w:val="19"/>
          <w:lang w:val="en-US"/>
        </w:rPr>
        <w:t xml:space="preserve">VIRTEL </w:t>
      </w:r>
      <w:r w:rsidRPr="001875F4">
        <w:rPr>
          <w:i/>
          <w:lang w:val="en-US"/>
        </w:rPr>
        <w:t xml:space="preserve">IND$FILE </w:t>
      </w:r>
      <w:r w:rsidR="004C61B5">
        <w:rPr>
          <w:i/>
          <w:lang w:val="en-US"/>
        </w:rPr>
        <w:t>receive dialog (saved transfers)</w:t>
      </w:r>
      <w:bookmarkEnd w:id="356"/>
    </w:p>
    <w:p w14:paraId="6923AA0A" w14:textId="77777777" w:rsidR="001875F4" w:rsidRPr="001875F4" w:rsidRDefault="004C61B5" w:rsidP="00117FBB">
      <w:pPr>
        <w:keepNext/>
        <w:keepLines/>
        <w:spacing w:before="120" w:after="120"/>
        <w:rPr>
          <w:lang w:val="en-US"/>
        </w:rPr>
      </w:pPr>
      <w:r>
        <w:rPr>
          <w:lang w:val="en-US"/>
        </w:rPr>
        <w:t>The user can then choose a name for the saved transfer, and click “OK” to save the parameters. At the next transfer, the user clicks the name of the saved transfer to retrieve the parameters, then clicks “Receive” to start the transfer.</w:t>
      </w:r>
    </w:p>
    <w:p w14:paraId="183F4030" w14:textId="4350FF87" w:rsidR="001875F4" w:rsidRPr="001875F4" w:rsidRDefault="000D520E" w:rsidP="001875F4">
      <w:pPr>
        <w:rPr>
          <w:lang w:val="en-US"/>
        </w:rPr>
      </w:pPr>
      <w:r w:rsidRPr="004C61B5">
        <w:rPr>
          <w:noProof/>
          <w:lang w:val="en-GB" w:eastAsia="zh-CN" w:bidi="he-IL"/>
        </w:rPr>
        <w:drawing>
          <wp:inline distT="0" distB="0" distL="0" distR="0" wp14:anchorId="440AD5E1" wp14:editId="60840216">
            <wp:extent cx="4743450" cy="1343025"/>
            <wp:effectExtent l="0" t="0" r="0" b="9525"/>
            <wp:docPr id="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3450" cy="1343025"/>
                    </a:xfrm>
                    <a:prstGeom prst="rect">
                      <a:avLst/>
                    </a:prstGeom>
                    <a:noFill/>
                    <a:ln>
                      <a:noFill/>
                    </a:ln>
                  </pic:spPr>
                </pic:pic>
              </a:graphicData>
            </a:graphic>
          </wp:inline>
        </w:drawing>
      </w:r>
    </w:p>
    <w:p w14:paraId="4D8E4342" w14:textId="77777777" w:rsidR="001875F4" w:rsidRPr="001875F4" w:rsidRDefault="001875F4" w:rsidP="001875F4">
      <w:pPr>
        <w:spacing w:before="120" w:after="120"/>
        <w:ind w:right="28"/>
        <w:jc w:val="left"/>
        <w:rPr>
          <w:i/>
          <w:szCs w:val="19"/>
          <w:lang w:val="en-US"/>
        </w:rPr>
      </w:pPr>
      <w:bookmarkStart w:id="357" w:name="_Toc373485035"/>
      <w:r w:rsidRPr="001875F4">
        <w:rPr>
          <w:i/>
          <w:lang w:val="en-US"/>
        </w:rPr>
        <w:t xml:space="preserve">Figure </w:t>
      </w:r>
      <w:r w:rsidRPr="001875F4">
        <w:rPr>
          <w:i/>
          <w:lang w:val="en-US"/>
        </w:rPr>
        <w:fldChar w:fldCharType="begin"/>
      </w:r>
      <w:r w:rsidRPr="001875F4">
        <w:rPr>
          <w:i/>
          <w:lang w:val="en-US"/>
        </w:rPr>
        <w:instrText xml:space="preserve"> STYLEREF 1 \s </w:instrText>
      </w:r>
      <w:r w:rsidRPr="001875F4">
        <w:rPr>
          <w:i/>
          <w:lang w:val="en-US"/>
        </w:rPr>
        <w:fldChar w:fldCharType="separate"/>
      </w:r>
      <w:r w:rsidR="00A87DE6">
        <w:rPr>
          <w:i/>
          <w:noProof/>
          <w:lang w:val="en-US"/>
        </w:rPr>
        <w:t>1</w:t>
      </w:r>
      <w:r w:rsidRPr="001875F4">
        <w:rPr>
          <w:i/>
          <w:lang w:val="en-US"/>
        </w:rPr>
        <w:fldChar w:fldCharType="end"/>
      </w:r>
      <w:r w:rsidRPr="001875F4">
        <w:rPr>
          <w:i/>
          <w:lang w:val="en-US"/>
        </w:rPr>
        <w:noBreakHyphen/>
      </w:r>
      <w:r w:rsidRPr="001875F4">
        <w:rPr>
          <w:i/>
          <w:lang w:val="en-US"/>
        </w:rPr>
        <w:fldChar w:fldCharType="begin"/>
      </w:r>
      <w:r w:rsidRPr="001875F4">
        <w:rPr>
          <w:i/>
          <w:lang w:val="en-US"/>
        </w:rPr>
        <w:instrText xml:space="preserve"> SEQ Figure \* ARABIC \s 1 </w:instrText>
      </w:r>
      <w:r w:rsidRPr="001875F4">
        <w:rPr>
          <w:i/>
          <w:lang w:val="en-US"/>
        </w:rPr>
        <w:fldChar w:fldCharType="separate"/>
      </w:r>
      <w:r w:rsidR="00A87DE6">
        <w:rPr>
          <w:i/>
          <w:noProof/>
          <w:lang w:val="en-US"/>
        </w:rPr>
        <w:t>67</w:t>
      </w:r>
      <w:r w:rsidRPr="001875F4">
        <w:rPr>
          <w:i/>
          <w:lang w:val="en-US"/>
        </w:rPr>
        <w:fldChar w:fldCharType="end"/>
      </w:r>
      <w:r w:rsidRPr="001875F4">
        <w:rPr>
          <w:i/>
          <w:szCs w:val="19"/>
          <w:lang w:val="en-US"/>
        </w:rPr>
        <w:t xml:space="preserve"> </w:t>
      </w:r>
      <w:r w:rsidRPr="001875F4">
        <w:rPr>
          <w:i/>
          <w:lang w:val="en-US"/>
        </w:rPr>
        <w:t>S</w:t>
      </w:r>
      <w:r w:rsidR="004C61B5">
        <w:rPr>
          <w:i/>
          <w:lang w:val="en-US"/>
        </w:rPr>
        <w:t>a</w:t>
      </w:r>
      <w:r w:rsidRPr="001875F4">
        <w:rPr>
          <w:i/>
          <w:lang w:val="en-US"/>
        </w:rPr>
        <w:t>v</w:t>
      </w:r>
      <w:r w:rsidR="004C61B5">
        <w:rPr>
          <w:i/>
          <w:lang w:val="en-US"/>
        </w:rPr>
        <w:t>in</w:t>
      </w:r>
      <w:r w:rsidRPr="001875F4">
        <w:rPr>
          <w:i/>
          <w:lang w:val="en-US"/>
        </w:rPr>
        <w:t>g</w:t>
      </w:r>
      <w:r w:rsidR="004C61B5">
        <w:rPr>
          <w:i/>
          <w:lang w:val="en-US"/>
        </w:rPr>
        <w:t xml:space="preserve"> the file transfer </w:t>
      </w:r>
      <w:r w:rsidRPr="001875F4">
        <w:rPr>
          <w:i/>
          <w:lang w:val="en-US"/>
        </w:rPr>
        <w:t>param</w:t>
      </w:r>
      <w:r w:rsidR="004C61B5">
        <w:rPr>
          <w:i/>
          <w:lang w:val="en-US"/>
        </w:rPr>
        <w:t>e</w:t>
      </w:r>
      <w:r w:rsidRPr="001875F4">
        <w:rPr>
          <w:i/>
          <w:lang w:val="en-US"/>
        </w:rPr>
        <w:t>t</w:t>
      </w:r>
      <w:r w:rsidR="004C61B5">
        <w:rPr>
          <w:i/>
          <w:lang w:val="en-US"/>
        </w:rPr>
        <w:t>e</w:t>
      </w:r>
      <w:r w:rsidRPr="001875F4">
        <w:rPr>
          <w:i/>
          <w:lang w:val="en-US"/>
        </w:rPr>
        <w:t>rs</w:t>
      </w:r>
      <w:bookmarkEnd w:id="357"/>
    </w:p>
    <w:p w14:paraId="65B7224D" w14:textId="77777777" w:rsidR="001875F4" w:rsidRPr="001875F4" w:rsidRDefault="004C61B5" w:rsidP="001875F4">
      <w:pPr>
        <w:rPr>
          <w:lang w:val="en-US"/>
        </w:rPr>
      </w:pPr>
      <w:r>
        <w:rPr>
          <w:lang w:val="en-US"/>
        </w:rPr>
        <w:t>Users can save transfer parameters for both “Send” and “Receive”. The paramters are saved in browser local storage. The number of sets of parameters which can be saved is limited only by the amount of local storage available</w:t>
      </w:r>
      <w:r w:rsidR="001875F4" w:rsidRPr="001875F4">
        <w:rPr>
          <w:lang w:val="en-US"/>
        </w:rPr>
        <w:t>.</w:t>
      </w:r>
    </w:p>
    <w:bookmarkEnd w:id="355"/>
    <w:p w14:paraId="3DABD052" w14:textId="77777777" w:rsidR="001875F4" w:rsidRPr="001875F4" w:rsidRDefault="001875F4">
      <w:pPr>
        <w:rPr>
          <w:lang w:val="en-US"/>
        </w:rPr>
      </w:pPr>
    </w:p>
    <w:p w14:paraId="0363A64B" w14:textId="77777777" w:rsidR="00BA0059" w:rsidRPr="00BA0059" w:rsidRDefault="00BA0059" w:rsidP="00BA0059">
      <w:pPr>
        <w:pStyle w:val="Heading3"/>
        <w:pageBreakBefore/>
        <w:numPr>
          <w:ilvl w:val="2"/>
          <w:numId w:val="2"/>
        </w:numPr>
        <w:ind w:left="2783" w:hanging="1082"/>
        <w:rPr>
          <w:lang w:val="en-US"/>
        </w:rPr>
      </w:pPr>
      <w:bookmarkStart w:id="358" w:name="_Toc338323780"/>
      <w:bookmarkStart w:id="359" w:name="_Toc373484917"/>
      <w:r w:rsidRPr="00BA0059">
        <w:rPr>
          <w:lang w:val="en-US"/>
        </w:rPr>
        <w:t>Accessing VTAM</w:t>
      </w:r>
      <w:bookmarkEnd w:id="358"/>
      <w:r w:rsidRPr="00BA0059">
        <w:rPr>
          <w:lang w:val="en-US"/>
        </w:rPr>
        <w:t xml:space="preserve"> applications</w:t>
      </w:r>
      <w:bookmarkEnd w:id="359"/>
    </w:p>
    <w:p w14:paraId="20EF502F" w14:textId="77777777" w:rsidR="00BA0059" w:rsidRPr="00BA0059" w:rsidRDefault="00BA0059" w:rsidP="00BA0059">
      <w:pPr>
        <w:rPr>
          <w:lang w:val="en-US"/>
        </w:rPr>
      </w:pPr>
      <w:r>
        <w:rPr>
          <w:lang w:val="en-US"/>
        </w:rPr>
        <w:t xml:space="preserve">Normally the VIRTEL administrator provides access to VTAM applications by configuring a specific VIRTEL transaction for each application. However some users require the ability to access </w:t>
      </w:r>
      <w:r>
        <w:rPr>
          <w:i/>
          <w:lang w:val="en-US"/>
        </w:rPr>
        <w:t>any</w:t>
      </w:r>
      <w:r>
        <w:rPr>
          <w:lang w:val="en-US"/>
        </w:rPr>
        <w:t xml:space="preserve"> VTAM application</w:t>
      </w:r>
      <w:r w:rsidR="00C06FE4">
        <w:rPr>
          <w:lang w:val="en-US"/>
        </w:rPr>
        <w:t>, including those not configured by the administrator, similar to the function provided by VTAM’s USSTAB USS10 screen.</w:t>
      </w:r>
      <w:r>
        <w:rPr>
          <w:lang w:val="en-US"/>
        </w:rPr>
        <w:t xml:space="preserve"> </w:t>
      </w:r>
      <w:r w:rsidR="00C06FE4">
        <w:rPr>
          <w:lang w:val="en-US"/>
        </w:rPr>
        <w:t>For these users, VIRTEL provides transaction</w:t>
      </w:r>
      <w:r w:rsidR="00C1535C">
        <w:rPr>
          <w:lang w:val="en-US"/>
        </w:rPr>
        <w:t>s</w:t>
      </w:r>
      <w:r w:rsidRPr="00BA0059">
        <w:rPr>
          <w:lang w:val="en-US"/>
        </w:rPr>
        <w:t xml:space="preserve"> </w:t>
      </w:r>
      <w:r w:rsidR="00C06FE4">
        <w:rPr>
          <w:lang w:val="en-US"/>
        </w:rPr>
        <w:t xml:space="preserve">named </w:t>
      </w:r>
      <w:r w:rsidRPr="00BA0059">
        <w:rPr>
          <w:lang w:val="en-US"/>
        </w:rPr>
        <w:t>W2H-16</w:t>
      </w:r>
      <w:r w:rsidR="00C1535C">
        <w:rPr>
          <w:lang w:val="en-US"/>
        </w:rPr>
        <w:t xml:space="preserve"> and CLI-16</w:t>
      </w:r>
      <w:r w:rsidRPr="00BA0059">
        <w:rPr>
          <w:lang w:val="en-US"/>
        </w:rPr>
        <w:t xml:space="preserve"> </w:t>
      </w:r>
      <w:r w:rsidR="00C06FE4">
        <w:rPr>
          <w:lang w:val="en-US"/>
        </w:rPr>
        <w:t xml:space="preserve">whose external name is </w:t>
      </w:r>
      <w:r w:rsidRPr="00BA0059">
        <w:rPr>
          <w:lang w:val="en-US"/>
        </w:rPr>
        <w:t>VTAM.</w:t>
      </w:r>
    </w:p>
    <w:p w14:paraId="17E3D2C0" w14:textId="77777777" w:rsidR="00BA0059" w:rsidRPr="00BA0059" w:rsidRDefault="00BA0059" w:rsidP="00BA0059">
      <w:pPr>
        <w:rPr>
          <w:lang w:val="en-US"/>
        </w:rPr>
      </w:pPr>
    </w:p>
    <w:p w14:paraId="1A18C1A8" w14:textId="77777777" w:rsidR="00BA0059" w:rsidRPr="00BA0059" w:rsidRDefault="00C06FE4" w:rsidP="00BA0059">
      <w:pPr>
        <w:rPr>
          <w:lang w:val="en-US"/>
        </w:rPr>
      </w:pPr>
      <w:r>
        <w:rPr>
          <w:lang w:val="en-US"/>
        </w:rPr>
        <w:t xml:space="preserve">This transaction displays a screen on which the user can enter the ACBNAME of the VTAM application, together with optional </w:t>
      </w:r>
      <w:r w:rsidR="00BA0059" w:rsidRPr="00BA0059">
        <w:rPr>
          <w:lang w:val="en-US"/>
        </w:rPr>
        <w:t xml:space="preserve">LOGON DATA </w:t>
      </w:r>
      <w:r>
        <w:rPr>
          <w:lang w:val="en-US"/>
        </w:rPr>
        <w:t xml:space="preserve">and </w:t>
      </w:r>
      <w:r w:rsidR="00BA0059" w:rsidRPr="00BA0059">
        <w:rPr>
          <w:lang w:val="en-US"/>
        </w:rPr>
        <w:t>LOGMODE.</w:t>
      </w:r>
    </w:p>
    <w:p w14:paraId="42C9FC75" w14:textId="77777777" w:rsidR="00BA0059" w:rsidRPr="00BA0059" w:rsidRDefault="00BA0059" w:rsidP="00BA0059">
      <w:pPr>
        <w:pStyle w:val="Heading4"/>
        <w:rPr>
          <w:lang w:val="en-US"/>
        </w:rPr>
      </w:pPr>
      <w:r w:rsidRPr="00BA0059">
        <w:rPr>
          <w:lang w:val="en-US"/>
        </w:rPr>
        <w:t>VTAM</w:t>
      </w:r>
      <w:r w:rsidR="00C06FE4" w:rsidRPr="00C06FE4">
        <w:rPr>
          <w:lang w:val="en-US"/>
        </w:rPr>
        <w:t xml:space="preserve"> </w:t>
      </w:r>
      <w:r w:rsidR="00C06FE4" w:rsidRPr="00BA0059">
        <w:rPr>
          <w:lang w:val="en-US"/>
        </w:rPr>
        <w:t>logon</w:t>
      </w:r>
      <w:r w:rsidR="00C06FE4">
        <w:rPr>
          <w:lang w:val="en-US"/>
        </w:rPr>
        <w:t xml:space="preserve"> screen</w:t>
      </w:r>
    </w:p>
    <w:p w14:paraId="59E6F7B5" w14:textId="77777777" w:rsidR="000553C0" w:rsidRDefault="000553C0" w:rsidP="00117FBB">
      <w:pPr>
        <w:pStyle w:val="ecran0"/>
        <w:rPr>
          <w:lang w:val="en-US"/>
        </w:rPr>
      </w:pPr>
      <w:r>
        <w:rPr>
          <w:lang w:val="en-US"/>
        </w:rPr>
        <w:t xml:space="preserve">To access VIRTEL’s VTAM logon screen, click on “Other applications” on the VIRTEL Web Access menu </w:t>
      </w:r>
      <w:r w:rsidR="00BA0059" w:rsidRPr="00BA0059">
        <w:rPr>
          <w:lang w:val="en-US"/>
        </w:rPr>
        <w:t>(port 41001) o</w:t>
      </w:r>
      <w:r>
        <w:rPr>
          <w:lang w:val="en-US"/>
        </w:rPr>
        <w:t xml:space="preserve">r enter its </w:t>
      </w:r>
      <w:r w:rsidR="00BA0059" w:rsidRPr="00BA0059">
        <w:rPr>
          <w:lang w:val="en-US"/>
        </w:rPr>
        <w:t xml:space="preserve">URL </w:t>
      </w:r>
      <w:r>
        <w:rPr>
          <w:lang w:val="en-US"/>
        </w:rPr>
        <w:t>directly</w:t>
      </w:r>
      <w:r w:rsidR="00BA0059" w:rsidRPr="00BA0059">
        <w:rPr>
          <w:lang w:val="en-US"/>
        </w:rPr>
        <w:t>:</w:t>
      </w:r>
      <w:r w:rsidR="00BA0059" w:rsidRPr="00BA0059">
        <w:rPr>
          <w:lang w:val="en-US"/>
        </w:rPr>
        <w:tab/>
      </w:r>
      <w:r w:rsidR="00BA0059" w:rsidRPr="00BA0059">
        <w:rPr>
          <w:lang w:val="en-US"/>
        </w:rPr>
        <w:br/>
      </w:r>
      <w:r w:rsidR="00850C67" w:rsidRPr="00117FBB">
        <w:rPr>
          <w:i/>
          <w:lang w:val="en-US"/>
        </w:rPr>
        <w:t>http://</w:t>
      </w:r>
      <w:r w:rsidR="00850C67" w:rsidRPr="00850C67">
        <w:rPr>
          <w:i/>
          <w:lang w:val="en-US"/>
        </w:rPr>
        <w:t>n.n.n.n</w:t>
      </w:r>
      <w:r w:rsidR="00850C67" w:rsidRPr="00117FBB">
        <w:rPr>
          <w:i/>
          <w:lang w:val="en-US"/>
        </w:rPr>
        <w:t>:41001/w2h/WEB2AJAX.htm+VTAM</w:t>
      </w:r>
      <w:r w:rsidR="00BA0059" w:rsidRPr="00BA0059">
        <w:rPr>
          <w:lang w:val="en-US"/>
        </w:rPr>
        <w:tab/>
      </w:r>
    </w:p>
    <w:p w14:paraId="0CB9C77A" w14:textId="6C16A86D" w:rsidR="00BA0059" w:rsidRPr="00BA0059" w:rsidRDefault="000D520E" w:rsidP="00D75B27">
      <w:pPr>
        <w:rPr>
          <w:noProof/>
          <w:lang w:val="en-US"/>
        </w:rPr>
      </w:pPr>
      <w:r w:rsidRPr="00850C67">
        <w:rPr>
          <w:noProof/>
          <w:lang w:val="en-GB" w:eastAsia="zh-CN" w:bidi="he-IL"/>
        </w:rPr>
        <w:drawing>
          <wp:inline distT="0" distB="0" distL="0" distR="0" wp14:anchorId="6EBBF1D3" wp14:editId="3FF9C566">
            <wp:extent cx="5181600" cy="3200400"/>
            <wp:effectExtent l="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81600" cy="3200400"/>
                    </a:xfrm>
                    <a:prstGeom prst="rect">
                      <a:avLst/>
                    </a:prstGeom>
                    <a:noFill/>
                    <a:ln>
                      <a:noFill/>
                    </a:ln>
                  </pic:spPr>
                </pic:pic>
              </a:graphicData>
            </a:graphic>
          </wp:inline>
        </w:drawing>
      </w:r>
    </w:p>
    <w:p w14:paraId="4E265C4D" w14:textId="77777777" w:rsidR="00BA0059" w:rsidRPr="00BA0059" w:rsidRDefault="00BA0059" w:rsidP="00117FBB">
      <w:pPr>
        <w:pStyle w:val="Caption"/>
        <w:ind w:right="28"/>
        <w:rPr>
          <w:lang w:val="en-US"/>
        </w:rPr>
      </w:pPr>
      <w:bookmarkStart w:id="360" w:name="_Toc338324209"/>
      <w:bookmarkStart w:id="361" w:name="_Toc373485036"/>
      <w:r w:rsidRPr="00BA0059">
        <w:rPr>
          <w:lang w:val="en-US"/>
        </w:rPr>
        <w:t xml:space="preserve">Figure </w:t>
      </w:r>
      <w:r w:rsidRPr="00BA0059">
        <w:rPr>
          <w:lang w:val="en-US"/>
        </w:rPr>
        <w:fldChar w:fldCharType="begin"/>
      </w:r>
      <w:r w:rsidRPr="00BA0059">
        <w:rPr>
          <w:lang w:val="en-US"/>
        </w:rPr>
        <w:instrText xml:space="preserve"> STYLEREF 1 \s </w:instrText>
      </w:r>
      <w:r w:rsidRPr="00BA0059">
        <w:rPr>
          <w:lang w:val="en-US"/>
        </w:rPr>
        <w:fldChar w:fldCharType="separate"/>
      </w:r>
      <w:r w:rsidR="00A87DE6">
        <w:rPr>
          <w:noProof/>
          <w:lang w:val="en-US"/>
        </w:rPr>
        <w:t>1</w:t>
      </w:r>
      <w:r w:rsidRPr="00BA0059">
        <w:rPr>
          <w:lang w:val="en-US"/>
        </w:rPr>
        <w:fldChar w:fldCharType="end"/>
      </w:r>
      <w:r w:rsidRPr="00BA0059">
        <w:rPr>
          <w:lang w:val="en-US"/>
        </w:rPr>
        <w:noBreakHyphen/>
      </w:r>
      <w:r w:rsidRPr="00BA0059">
        <w:rPr>
          <w:lang w:val="en-US"/>
        </w:rPr>
        <w:fldChar w:fldCharType="begin"/>
      </w:r>
      <w:r w:rsidRPr="00BA0059">
        <w:rPr>
          <w:lang w:val="en-US"/>
        </w:rPr>
        <w:instrText xml:space="preserve"> SEQ Figure \* ARABIC \s 1 </w:instrText>
      </w:r>
      <w:r w:rsidRPr="00BA0059">
        <w:rPr>
          <w:lang w:val="en-US"/>
        </w:rPr>
        <w:fldChar w:fldCharType="separate"/>
      </w:r>
      <w:r w:rsidR="00A87DE6">
        <w:rPr>
          <w:noProof/>
          <w:lang w:val="en-US"/>
        </w:rPr>
        <w:t>68</w:t>
      </w:r>
      <w:r w:rsidRPr="00BA0059">
        <w:rPr>
          <w:lang w:val="en-US"/>
        </w:rPr>
        <w:fldChar w:fldCharType="end"/>
      </w:r>
      <w:r w:rsidRPr="00BA0059">
        <w:rPr>
          <w:lang w:val="en-US"/>
        </w:rPr>
        <w:t xml:space="preserve"> VTAM </w:t>
      </w:r>
      <w:r w:rsidR="000553C0">
        <w:rPr>
          <w:lang w:val="en-US"/>
        </w:rPr>
        <w:t xml:space="preserve">logon screen in </w:t>
      </w:r>
      <w:r w:rsidRPr="00BA0059">
        <w:rPr>
          <w:lang w:val="en-US"/>
        </w:rPr>
        <w:t xml:space="preserve">VIRTEL </w:t>
      </w:r>
      <w:r w:rsidR="000553C0" w:rsidRPr="00BA0059">
        <w:rPr>
          <w:lang w:val="en-US"/>
        </w:rPr>
        <w:t>Web Access</w:t>
      </w:r>
      <w:bookmarkEnd w:id="360"/>
      <w:r w:rsidR="000553C0">
        <w:rPr>
          <w:lang w:val="en-US"/>
        </w:rPr>
        <w:t xml:space="preserve"> mode</w:t>
      </w:r>
      <w:bookmarkEnd w:id="361"/>
    </w:p>
    <w:p w14:paraId="30AFCCAA" w14:textId="77777777" w:rsidR="00BA0059" w:rsidRPr="00BA0059" w:rsidRDefault="000553C0" w:rsidP="00BA0059">
      <w:pPr>
        <w:rPr>
          <w:lang w:val="en-US"/>
        </w:rPr>
      </w:pPr>
      <w:r>
        <w:rPr>
          <w:lang w:val="en-US"/>
        </w:rPr>
        <w:t>To access, fo</w:t>
      </w:r>
      <w:r w:rsidR="00BA0059" w:rsidRPr="00BA0059">
        <w:rPr>
          <w:lang w:val="en-US"/>
        </w:rPr>
        <w:t>r ex</w:t>
      </w:r>
      <w:r>
        <w:rPr>
          <w:lang w:val="en-US"/>
        </w:rPr>
        <w:t>a</w:t>
      </w:r>
      <w:r w:rsidR="00BA0059" w:rsidRPr="00BA0059">
        <w:rPr>
          <w:lang w:val="en-US"/>
        </w:rPr>
        <w:t xml:space="preserve">mple, TSO </w:t>
      </w:r>
      <w:r>
        <w:rPr>
          <w:lang w:val="en-US"/>
        </w:rPr>
        <w:t xml:space="preserve">with </w:t>
      </w:r>
      <w:r w:rsidRPr="00BA0059">
        <w:rPr>
          <w:lang w:val="en-US"/>
        </w:rPr>
        <w:t xml:space="preserve">logmode </w:t>
      </w:r>
      <w:r w:rsidR="00BA0059" w:rsidRPr="00BA0059">
        <w:rPr>
          <w:lang w:val="en-US"/>
        </w:rPr>
        <w:t xml:space="preserve">SNX32705, </w:t>
      </w:r>
      <w:r>
        <w:rPr>
          <w:lang w:val="en-US"/>
        </w:rPr>
        <w:t xml:space="preserve">type </w:t>
      </w:r>
      <w:r w:rsidR="00BA0059" w:rsidRPr="00BA0059">
        <w:rPr>
          <w:lang w:val="en-US"/>
        </w:rPr>
        <w:t>TSO</w:t>
      </w:r>
      <w:r>
        <w:rPr>
          <w:lang w:val="en-US"/>
        </w:rPr>
        <w:t xml:space="preserve"> in the “</w:t>
      </w:r>
      <w:r w:rsidR="00BA0059" w:rsidRPr="00BA0059">
        <w:rPr>
          <w:lang w:val="en-US"/>
        </w:rPr>
        <w:t>LOGON APPLID</w:t>
      </w:r>
      <w:r>
        <w:rPr>
          <w:lang w:val="en-US"/>
        </w:rPr>
        <w:t xml:space="preserve">” field and </w:t>
      </w:r>
      <w:r w:rsidR="00BA0059" w:rsidRPr="00BA0059">
        <w:rPr>
          <w:lang w:val="en-US"/>
        </w:rPr>
        <w:t xml:space="preserve">SNX32705 </w:t>
      </w:r>
      <w:r>
        <w:rPr>
          <w:lang w:val="en-US"/>
        </w:rPr>
        <w:t>in the “</w:t>
      </w:r>
      <w:r w:rsidR="00BA0059" w:rsidRPr="00BA0059">
        <w:rPr>
          <w:lang w:val="en-US"/>
        </w:rPr>
        <w:t>LOGMODE</w:t>
      </w:r>
      <w:r>
        <w:rPr>
          <w:lang w:val="en-US"/>
        </w:rPr>
        <w:t>” field, then press enter</w:t>
      </w:r>
      <w:r w:rsidR="00BA0059" w:rsidRPr="00BA0059">
        <w:rPr>
          <w:lang w:val="en-US"/>
        </w:rPr>
        <w:t>.</w:t>
      </w:r>
    </w:p>
    <w:p w14:paraId="634B75AA" w14:textId="77777777" w:rsidR="00BA0059" w:rsidRPr="00BA0059" w:rsidRDefault="00BA0059" w:rsidP="00BA0059">
      <w:pPr>
        <w:rPr>
          <w:lang w:val="en-US"/>
        </w:rPr>
      </w:pPr>
    </w:p>
    <w:p w14:paraId="60EDE7C7" w14:textId="77777777" w:rsidR="00BA0059" w:rsidRPr="00BA0059" w:rsidRDefault="000553C0" w:rsidP="00BA0059">
      <w:pPr>
        <w:rPr>
          <w:lang w:val="en-US"/>
        </w:rPr>
      </w:pPr>
      <w:r>
        <w:rPr>
          <w:lang w:val="en-US"/>
        </w:rPr>
        <w:t xml:space="preserve">You can exit this screen by pressing </w:t>
      </w:r>
      <w:r w:rsidR="00BA0059" w:rsidRPr="00BA0059">
        <w:rPr>
          <w:lang w:val="en-US"/>
        </w:rPr>
        <w:t>F3.</w:t>
      </w:r>
    </w:p>
    <w:p w14:paraId="21E1A226" w14:textId="77777777" w:rsidR="00BA0059" w:rsidRPr="00BA0059" w:rsidRDefault="00BA0059" w:rsidP="00BA0059">
      <w:pPr>
        <w:rPr>
          <w:lang w:val="en-US"/>
        </w:rPr>
      </w:pPr>
    </w:p>
    <w:p w14:paraId="68165203" w14:textId="77777777" w:rsidR="00BA0059" w:rsidRPr="00BA0059" w:rsidRDefault="00BA0059" w:rsidP="00BA0059">
      <w:pPr>
        <w:rPr>
          <w:lang w:val="en-US"/>
        </w:rPr>
      </w:pPr>
      <w:r w:rsidRPr="00BA0059">
        <w:rPr>
          <w:lang w:val="en-US"/>
        </w:rPr>
        <w:t xml:space="preserve">Lines 3 </w:t>
      </w:r>
      <w:r w:rsidR="000553C0">
        <w:rPr>
          <w:lang w:val="en-US"/>
        </w:rPr>
        <w:t>and</w:t>
      </w:r>
      <w:r w:rsidRPr="00BA0059">
        <w:rPr>
          <w:lang w:val="en-US"/>
        </w:rPr>
        <w:t xml:space="preserve"> 4 </w:t>
      </w:r>
      <w:r w:rsidR="000553C0">
        <w:rPr>
          <w:lang w:val="en-US"/>
        </w:rPr>
        <w:t xml:space="preserve">of the screen indicate the name of your installation and are taken from the </w:t>
      </w:r>
      <w:r w:rsidRPr="00BA0059">
        <w:rPr>
          <w:lang w:val="en-US"/>
        </w:rPr>
        <w:t xml:space="preserve">TITRE1 </w:t>
      </w:r>
      <w:r w:rsidR="000553C0">
        <w:rPr>
          <w:lang w:val="en-US"/>
        </w:rPr>
        <w:t>and</w:t>
      </w:r>
      <w:r w:rsidRPr="00BA0059">
        <w:rPr>
          <w:lang w:val="en-US"/>
        </w:rPr>
        <w:t xml:space="preserve"> TITRE2 </w:t>
      </w:r>
      <w:r w:rsidR="000553C0">
        <w:rPr>
          <w:lang w:val="en-US"/>
        </w:rPr>
        <w:t xml:space="preserve">parameters of the </w:t>
      </w:r>
      <w:r w:rsidRPr="00BA0059">
        <w:rPr>
          <w:lang w:val="en-US"/>
        </w:rPr>
        <w:t>VIRTCT</w:t>
      </w:r>
      <w:r w:rsidR="00850C67">
        <w:rPr>
          <w:lang w:val="en-US"/>
        </w:rPr>
        <w:t xml:space="preserve"> (see </w:t>
      </w:r>
      <w:r w:rsidR="00850C67">
        <w:rPr>
          <w:i/>
          <w:lang w:val="en-US"/>
        </w:rPr>
        <w:t>VIRTEL Installation Guide</w:t>
      </w:r>
      <w:r w:rsidR="00850C67">
        <w:rPr>
          <w:lang w:val="en-US"/>
        </w:rPr>
        <w:t>)</w:t>
      </w:r>
      <w:r w:rsidRPr="00BA0059">
        <w:rPr>
          <w:lang w:val="en-US"/>
        </w:rPr>
        <w:t>.</w:t>
      </w:r>
    </w:p>
    <w:p w14:paraId="3B551E7F" w14:textId="77777777" w:rsidR="00BA0059" w:rsidRPr="00BA0059" w:rsidRDefault="00BA0059" w:rsidP="00BA0059">
      <w:pPr>
        <w:rPr>
          <w:lang w:val="en-US"/>
        </w:rPr>
      </w:pPr>
    </w:p>
    <w:p w14:paraId="4B7FCD12" w14:textId="77777777" w:rsidR="00BA0059" w:rsidRPr="00BA0059" w:rsidRDefault="000553C0" w:rsidP="00BA0059">
      <w:pPr>
        <w:rPr>
          <w:lang w:val="en-US"/>
        </w:rPr>
      </w:pPr>
      <w:r>
        <w:rPr>
          <w:lang w:val="en-US"/>
        </w:rPr>
        <w:t xml:space="preserve">The layout of the </w:t>
      </w:r>
      <w:r w:rsidR="00BA0059" w:rsidRPr="00BA0059">
        <w:rPr>
          <w:lang w:val="en-US"/>
        </w:rPr>
        <w:t xml:space="preserve">VTAM </w:t>
      </w:r>
      <w:r>
        <w:rPr>
          <w:lang w:val="en-US"/>
        </w:rPr>
        <w:t xml:space="preserve">logon screen can be customized by assembling the map in member </w:t>
      </w:r>
      <w:r w:rsidR="00BA0059" w:rsidRPr="00BA0059">
        <w:rPr>
          <w:lang w:val="en-US"/>
        </w:rPr>
        <w:t>EIRM00U</w:t>
      </w:r>
      <w:r>
        <w:rPr>
          <w:lang w:val="en-US"/>
        </w:rPr>
        <w:t xml:space="preserve"> in the VIRTEL SAMPLIB</w:t>
      </w:r>
      <w:r w:rsidR="00BA0059" w:rsidRPr="00BA0059">
        <w:rPr>
          <w:lang w:val="en-US"/>
        </w:rPr>
        <w:t>.</w:t>
      </w:r>
    </w:p>
    <w:p w14:paraId="00EB0AB4" w14:textId="77777777" w:rsidR="00BA0059" w:rsidRPr="00BA0059" w:rsidRDefault="000113DC" w:rsidP="00BA0059">
      <w:pPr>
        <w:pStyle w:val="Heading4"/>
        <w:rPr>
          <w:lang w:val="en-US"/>
        </w:rPr>
      </w:pPr>
      <w:r>
        <w:rPr>
          <w:lang w:val="en-US"/>
        </w:rPr>
        <w:t>Installing the VTAM logon transaction</w:t>
      </w:r>
    </w:p>
    <w:p w14:paraId="540642BA" w14:textId="77777777" w:rsidR="00BA0059" w:rsidRPr="00BA0059" w:rsidRDefault="00E865DC" w:rsidP="00117FBB">
      <w:pPr>
        <w:keepNext/>
        <w:rPr>
          <w:lang w:val="en-US"/>
        </w:rPr>
      </w:pPr>
      <w:r>
        <w:rPr>
          <w:lang w:val="en-US"/>
        </w:rPr>
        <w:t xml:space="preserve">To permit access to the VTAM logon screen, the administrator defines a VIRTEL </w:t>
      </w:r>
      <w:r w:rsidR="00BA0059" w:rsidRPr="00BA0059">
        <w:rPr>
          <w:lang w:val="en-US"/>
        </w:rPr>
        <w:t xml:space="preserve">transaction </w:t>
      </w:r>
      <w:r>
        <w:rPr>
          <w:lang w:val="en-US"/>
        </w:rPr>
        <w:t xml:space="preserve">which calls VIRTEL </w:t>
      </w:r>
      <w:r w:rsidR="00BA0059" w:rsidRPr="00BA0059">
        <w:rPr>
          <w:lang w:val="en-US"/>
        </w:rPr>
        <w:t>program VIR0021U</w:t>
      </w:r>
      <w:r>
        <w:rPr>
          <w:lang w:val="en-US"/>
        </w:rPr>
        <w:t xml:space="preserve">, as shown in the </w:t>
      </w:r>
      <w:r w:rsidR="00BA0059" w:rsidRPr="00BA0059">
        <w:rPr>
          <w:lang w:val="en-US"/>
        </w:rPr>
        <w:t>ex</w:t>
      </w:r>
      <w:r>
        <w:rPr>
          <w:lang w:val="en-US"/>
        </w:rPr>
        <w:t>a</w:t>
      </w:r>
      <w:r w:rsidR="00BA0059" w:rsidRPr="00BA0059">
        <w:rPr>
          <w:lang w:val="en-US"/>
        </w:rPr>
        <w:t xml:space="preserve">mple </w:t>
      </w:r>
      <w:r>
        <w:rPr>
          <w:lang w:val="en-US"/>
        </w:rPr>
        <w:t>below.  The transaction should have “Securuty” set to 1 to force the user to sign on before the screen is displayed.</w:t>
      </w:r>
    </w:p>
    <w:p w14:paraId="0F3AC147" w14:textId="77777777" w:rsidR="00BA0059" w:rsidRPr="00BA0059" w:rsidRDefault="00E865DC" w:rsidP="00117FBB">
      <w:pPr>
        <w:pStyle w:val="ecran0"/>
        <w:rPr>
          <w:lang w:val="en-US"/>
        </w:rPr>
      </w:pPr>
      <w:r>
        <w:rPr>
          <w:lang w:val="en-US"/>
        </w:rPr>
        <w:t>The V</w:t>
      </w:r>
      <w:r w:rsidR="00BA0059" w:rsidRPr="00BA0059">
        <w:rPr>
          <w:lang w:val="en-US"/>
        </w:rPr>
        <w:t xml:space="preserve">TAM </w:t>
      </w:r>
      <w:r>
        <w:rPr>
          <w:lang w:val="en-US"/>
        </w:rPr>
        <w:t xml:space="preserve">logon screen is protected by a security resource named </w:t>
      </w:r>
      <w:r>
        <w:rPr>
          <w:i/>
          <w:lang w:val="en-US"/>
        </w:rPr>
        <w:t>pre</w:t>
      </w:r>
      <w:r w:rsidR="00BA0059" w:rsidRPr="00BA0059">
        <w:rPr>
          <w:i/>
          <w:lang w:val="en-US"/>
        </w:rPr>
        <w:t>fix</w:t>
      </w:r>
      <w:r w:rsidR="00BA0059" w:rsidRPr="00BA0059">
        <w:rPr>
          <w:lang w:val="en-US"/>
        </w:rPr>
        <w:t>.W2H-16</w:t>
      </w:r>
      <w:r w:rsidR="00C1535C">
        <w:rPr>
          <w:lang w:val="en-US"/>
        </w:rPr>
        <w:t xml:space="preserve"> or </w:t>
      </w:r>
      <w:r w:rsidR="00C1535C">
        <w:rPr>
          <w:i/>
          <w:lang w:val="en-US"/>
        </w:rPr>
        <w:t>prefix</w:t>
      </w:r>
      <w:r w:rsidR="00C1535C">
        <w:rPr>
          <w:lang w:val="en-US"/>
        </w:rPr>
        <w:t>.CLI-16</w:t>
      </w:r>
      <w:r w:rsidR="00BA0059" w:rsidRPr="00BA0059">
        <w:rPr>
          <w:lang w:val="en-US"/>
        </w:rPr>
        <w:t xml:space="preserve"> (</w:t>
      </w:r>
      <w:r>
        <w:rPr>
          <w:lang w:val="en-US"/>
        </w:rPr>
        <w:t xml:space="preserve">where </w:t>
      </w:r>
      <w:r w:rsidR="00BA0059" w:rsidRPr="00BA0059">
        <w:rPr>
          <w:i/>
          <w:lang w:val="en-US"/>
        </w:rPr>
        <w:t>pr</w:t>
      </w:r>
      <w:r>
        <w:rPr>
          <w:i/>
          <w:lang w:val="en-US"/>
        </w:rPr>
        <w:t>e</w:t>
      </w:r>
      <w:r w:rsidR="00BA0059" w:rsidRPr="00BA0059">
        <w:rPr>
          <w:i/>
          <w:lang w:val="en-US"/>
        </w:rPr>
        <w:t>fix</w:t>
      </w:r>
      <w:r w:rsidR="00BA0059" w:rsidRPr="00BA0059">
        <w:rPr>
          <w:lang w:val="en-US"/>
        </w:rPr>
        <w:t xml:space="preserve"> </w:t>
      </w:r>
      <w:r>
        <w:rPr>
          <w:lang w:val="en-US"/>
        </w:rPr>
        <w:t xml:space="preserve">is the value of the </w:t>
      </w:r>
      <w:r w:rsidR="00BA0059" w:rsidRPr="00BA0059">
        <w:rPr>
          <w:lang w:val="en-US"/>
        </w:rPr>
        <w:t xml:space="preserve">PRFSECU </w:t>
      </w:r>
      <w:r>
        <w:rPr>
          <w:lang w:val="en-US"/>
        </w:rPr>
        <w:t xml:space="preserve">parameter in the </w:t>
      </w:r>
      <w:r w:rsidR="00BA0059" w:rsidRPr="00BA0059">
        <w:rPr>
          <w:lang w:val="en-US"/>
        </w:rPr>
        <w:t xml:space="preserve">VIRTCT) </w:t>
      </w:r>
      <w:r>
        <w:rPr>
          <w:lang w:val="en-US"/>
        </w:rPr>
        <w:t xml:space="preserve">in the RACF </w:t>
      </w:r>
      <w:r w:rsidR="00BA0059" w:rsidRPr="00BA0059">
        <w:rPr>
          <w:lang w:val="en-US"/>
        </w:rPr>
        <w:t xml:space="preserve">FACILITY </w:t>
      </w:r>
      <w:r>
        <w:rPr>
          <w:lang w:val="en-US"/>
        </w:rPr>
        <w:t>class</w:t>
      </w:r>
      <w:r w:rsidR="00BA0059" w:rsidRPr="00BA0059">
        <w:rPr>
          <w:lang w:val="en-US"/>
        </w:rPr>
        <w:t xml:space="preserve">. </w:t>
      </w:r>
      <w:r>
        <w:rPr>
          <w:lang w:val="en-US"/>
        </w:rPr>
        <w:t>Provided the “</w:t>
      </w:r>
      <w:r w:rsidR="00BA0059" w:rsidRPr="00BA0059">
        <w:rPr>
          <w:lang w:val="en-US"/>
        </w:rPr>
        <w:t>S</w:t>
      </w:r>
      <w:r>
        <w:rPr>
          <w:lang w:val="en-US"/>
        </w:rPr>
        <w:t>e</w:t>
      </w:r>
      <w:r w:rsidR="00BA0059" w:rsidRPr="00BA0059">
        <w:rPr>
          <w:lang w:val="en-US"/>
        </w:rPr>
        <w:t>curit</w:t>
      </w:r>
      <w:r>
        <w:rPr>
          <w:lang w:val="en-US"/>
        </w:rPr>
        <w:t xml:space="preserve">y” field is set to </w:t>
      </w:r>
      <w:r w:rsidR="00BA0059" w:rsidRPr="00BA0059">
        <w:rPr>
          <w:lang w:val="en-US"/>
        </w:rPr>
        <w:t xml:space="preserve">1, </w:t>
      </w:r>
      <w:r>
        <w:rPr>
          <w:lang w:val="en-US"/>
        </w:rPr>
        <w:t xml:space="preserve">and security is activated in the VIRTCT, only those users having </w:t>
      </w:r>
      <w:r w:rsidR="00BA0059" w:rsidRPr="00BA0059">
        <w:rPr>
          <w:lang w:val="en-US"/>
        </w:rPr>
        <w:t xml:space="preserve">READ </w:t>
      </w:r>
      <w:r>
        <w:rPr>
          <w:lang w:val="en-US"/>
        </w:rPr>
        <w:t xml:space="preserve">access to the resource can obtain the </w:t>
      </w:r>
      <w:r w:rsidR="00BA0059" w:rsidRPr="00BA0059">
        <w:rPr>
          <w:lang w:val="en-US"/>
        </w:rPr>
        <w:t>VTAM</w:t>
      </w:r>
      <w:r>
        <w:rPr>
          <w:lang w:val="en-US"/>
        </w:rPr>
        <w:t xml:space="preserve"> logon screen</w:t>
      </w:r>
      <w:r w:rsidR="00BA0059" w:rsidRPr="00BA0059">
        <w:rPr>
          <w:lang w:val="en-US"/>
        </w:rPr>
        <w:t>.</w:t>
      </w:r>
    </w:p>
    <w:p w14:paraId="5C15685B" w14:textId="6D399F66" w:rsidR="00BA0059" w:rsidRPr="00BA0059" w:rsidRDefault="000D520E" w:rsidP="00BA0059">
      <w:pPr>
        <w:rPr>
          <w:noProof/>
          <w:lang w:val="en-US"/>
        </w:rPr>
      </w:pPr>
      <w:r w:rsidRPr="00C1535C">
        <w:rPr>
          <w:noProof/>
          <w:lang w:val="en-GB" w:eastAsia="zh-CN" w:bidi="he-IL"/>
        </w:rPr>
        <w:drawing>
          <wp:inline distT="0" distB="0" distL="0" distR="0" wp14:anchorId="3B392ABB" wp14:editId="0701DAF5">
            <wp:extent cx="5219700" cy="3248025"/>
            <wp:effectExtent l="0" t="0" r="0" b="9525"/>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19700" cy="3248025"/>
                    </a:xfrm>
                    <a:prstGeom prst="rect">
                      <a:avLst/>
                    </a:prstGeom>
                    <a:noFill/>
                    <a:ln>
                      <a:noFill/>
                    </a:ln>
                  </pic:spPr>
                </pic:pic>
              </a:graphicData>
            </a:graphic>
          </wp:inline>
        </w:drawing>
      </w:r>
    </w:p>
    <w:p w14:paraId="3C51414D" w14:textId="77777777" w:rsidR="00BA0059" w:rsidRDefault="00BA0059" w:rsidP="00117FBB">
      <w:pPr>
        <w:pStyle w:val="Caption"/>
        <w:ind w:right="28"/>
        <w:rPr>
          <w:lang w:val="en-US"/>
        </w:rPr>
      </w:pPr>
      <w:bookmarkStart w:id="362" w:name="_Toc338324210"/>
      <w:bookmarkStart w:id="363" w:name="_Toc373485037"/>
      <w:r w:rsidRPr="00BA0059">
        <w:rPr>
          <w:lang w:val="en-US"/>
        </w:rPr>
        <w:t xml:space="preserve">Figure </w:t>
      </w:r>
      <w:r w:rsidRPr="00BA0059">
        <w:rPr>
          <w:lang w:val="en-US"/>
        </w:rPr>
        <w:fldChar w:fldCharType="begin"/>
      </w:r>
      <w:r w:rsidRPr="00117FBB">
        <w:rPr>
          <w:lang w:val="en-US"/>
        </w:rPr>
        <w:instrText xml:space="preserve"> STYLEREF 1 \s </w:instrText>
      </w:r>
      <w:r w:rsidRPr="00117FBB">
        <w:rPr>
          <w:lang w:val="en-US"/>
        </w:rPr>
        <w:fldChar w:fldCharType="separate"/>
      </w:r>
      <w:r w:rsidR="00A87DE6">
        <w:rPr>
          <w:noProof/>
          <w:lang w:val="en-US"/>
        </w:rPr>
        <w:t>1</w:t>
      </w:r>
      <w:r w:rsidRPr="00BA0059">
        <w:rPr>
          <w:lang w:val="en-US"/>
        </w:rPr>
        <w:fldChar w:fldCharType="end"/>
      </w:r>
      <w:r w:rsidRPr="00BA0059">
        <w:rPr>
          <w:lang w:val="en-US"/>
        </w:rPr>
        <w:noBreakHyphen/>
      </w:r>
      <w:r w:rsidRPr="00BA0059">
        <w:rPr>
          <w:lang w:val="en-US"/>
        </w:rPr>
        <w:fldChar w:fldCharType="begin"/>
      </w:r>
      <w:r w:rsidRPr="00117FBB">
        <w:rPr>
          <w:lang w:val="en-US"/>
        </w:rPr>
        <w:instrText xml:space="preserve"> SEQ Figure \* ARABIC \s 1 </w:instrText>
      </w:r>
      <w:r w:rsidRPr="00117FBB">
        <w:rPr>
          <w:lang w:val="en-US"/>
        </w:rPr>
        <w:fldChar w:fldCharType="separate"/>
      </w:r>
      <w:r w:rsidR="00A87DE6">
        <w:rPr>
          <w:noProof/>
          <w:lang w:val="en-US"/>
        </w:rPr>
        <w:t>69</w:t>
      </w:r>
      <w:r w:rsidRPr="00BA0059">
        <w:rPr>
          <w:lang w:val="en-US"/>
        </w:rPr>
        <w:fldChar w:fldCharType="end"/>
      </w:r>
      <w:r w:rsidRPr="00BA0059">
        <w:rPr>
          <w:lang w:val="en-US"/>
        </w:rPr>
        <w:t xml:space="preserve"> </w:t>
      </w:r>
      <w:r w:rsidR="00E865DC">
        <w:rPr>
          <w:lang w:val="en-US"/>
        </w:rPr>
        <w:t>Exa</w:t>
      </w:r>
      <w:r w:rsidRPr="00BA0059">
        <w:rPr>
          <w:lang w:val="en-US"/>
        </w:rPr>
        <w:t xml:space="preserve">mple </w:t>
      </w:r>
      <w:r w:rsidR="00E865DC" w:rsidRPr="00BA0059">
        <w:rPr>
          <w:lang w:val="en-US"/>
        </w:rPr>
        <w:t xml:space="preserve">VIRTEL </w:t>
      </w:r>
      <w:r w:rsidRPr="00BA0059">
        <w:rPr>
          <w:lang w:val="en-US"/>
        </w:rPr>
        <w:t xml:space="preserve">transaction </w:t>
      </w:r>
      <w:r w:rsidR="00E865DC">
        <w:rPr>
          <w:lang w:val="en-US"/>
        </w:rPr>
        <w:t xml:space="preserve">for </w:t>
      </w:r>
      <w:r w:rsidRPr="00BA0059">
        <w:rPr>
          <w:lang w:val="en-US"/>
        </w:rPr>
        <w:t xml:space="preserve">VTAM </w:t>
      </w:r>
      <w:r w:rsidR="00E865DC">
        <w:rPr>
          <w:lang w:val="en-US"/>
        </w:rPr>
        <w:t xml:space="preserve">logon via </w:t>
      </w:r>
      <w:r w:rsidR="00E865DC" w:rsidRPr="00BA0059">
        <w:rPr>
          <w:lang w:val="en-US"/>
        </w:rPr>
        <w:t>Web Access</w:t>
      </w:r>
      <w:bookmarkEnd w:id="362"/>
      <w:bookmarkEnd w:id="363"/>
    </w:p>
    <w:p w14:paraId="14430370" w14:textId="77777777" w:rsidR="00DE7050" w:rsidRPr="00DE7050" w:rsidRDefault="00DE7050" w:rsidP="00DE7050">
      <w:pPr>
        <w:pStyle w:val="Heading3"/>
        <w:pageBreakBefore/>
        <w:tabs>
          <w:tab w:val="num" w:pos="2781"/>
        </w:tabs>
        <w:ind w:left="2126" w:hanging="425"/>
        <w:rPr>
          <w:lang w:val="en-US"/>
        </w:rPr>
      </w:pPr>
      <w:bookmarkStart w:id="364" w:name="_Toc373484918"/>
      <w:r>
        <w:rPr>
          <w:lang w:val="en-US"/>
        </w:rPr>
        <w:t>Site customization of colors and logo</w:t>
      </w:r>
      <w:bookmarkEnd w:id="364"/>
    </w:p>
    <w:p w14:paraId="69E798B5" w14:textId="77777777" w:rsidR="00DE7050" w:rsidRPr="00DE7050" w:rsidRDefault="00DE7050" w:rsidP="00DE7050">
      <w:pPr>
        <w:rPr>
          <w:lang w:val="en-US"/>
        </w:rPr>
      </w:pPr>
      <w:r>
        <w:rPr>
          <w:lang w:val="en-US"/>
        </w:rPr>
        <w:t xml:space="preserve">The </w:t>
      </w:r>
      <w:r w:rsidRPr="00DE7050">
        <w:rPr>
          <w:lang w:val="en-US"/>
        </w:rPr>
        <w:t xml:space="preserve">VIRTEL </w:t>
      </w:r>
      <w:r>
        <w:rPr>
          <w:lang w:val="en-US"/>
        </w:rPr>
        <w:t>administrator can customize the color</w:t>
      </w:r>
      <w:r w:rsidR="004E3FB8">
        <w:rPr>
          <w:lang w:val="en-US"/>
        </w:rPr>
        <w:fldChar w:fldCharType="begin"/>
      </w:r>
      <w:r w:rsidR="004E3FB8">
        <w:instrText xml:space="preserve"> XE "</w:instrText>
      </w:r>
      <w:r w:rsidR="004E3FB8" w:rsidRPr="005B34FD">
        <w:rPr>
          <w:lang w:val="en-US"/>
        </w:rPr>
        <w:instrText>colors</w:instrText>
      </w:r>
      <w:r w:rsidR="004E3FB8" w:rsidRPr="005B34FD">
        <w:instrText>:customization</w:instrText>
      </w:r>
      <w:r w:rsidR="004E3FB8">
        <w:instrText xml:space="preserve">" </w:instrText>
      </w:r>
      <w:r w:rsidR="004E3FB8">
        <w:rPr>
          <w:lang w:val="en-US"/>
        </w:rPr>
        <w:fldChar w:fldCharType="end"/>
      </w:r>
      <w:r w:rsidR="004E3FB8">
        <w:rPr>
          <w:lang w:val="en-US"/>
        </w:rPr>
        <w:fldChar w:fldCharType="begin"/>
      </w:r>
      <w:r w:rsidR="004E3FB8">
        <w:instrText xml:space="preserve"> XE "</w:instrText>
      </w:r>
      <w:r w:rsidR="004E3FB8" w:rsidRPr="00821ED5">
        <w:rPr>
          <w:lang w:val="en-US"/>
        </w:rPr>
        <w:instrText>customize colors</w:instrText>
      </w:r>
      <w:r w:rsidR="004E3FB8">
        <w:instrText xml:space="preserve">" </w:instrText>
      </w:r>
      <w:r w:rsidR="004E3FB8">
        <w:rPr>
          <w:lang w:val="en-US"/>
        </w:rPr>
        <w:fldChar w:fldCharType="end"/>
      </w:r>
      <w:r>
        <w:rPr>
          <w:lang w:val="en-US"/>
        </w:rPr>
        <w:t xml:space="preserve"> settings for all applications or for specific applications. The custom settings are defined in a style sheet called </w:t>
      </w:r>
      <w:r>
        <w:rPr>
          <w:i/>
          <w:lang w:val="en-US"/>
        </w:rPr>
        <w:t>custom.css</w:t>
      </w:r>
      <w:r w:rsidR="004E3FB8" w:rsidRPr="004E3FB8">
        <w:rPr>
          <w:lang w:val="en-US"/>
        </w:rPr>
        <w:fldChar w:fldCharType="begin"/>
      </w:r>
      <w:r w:rsidR="004E3FB8" w:rsidRPr="004E3FB8">
        <w:instrText xml:space="preserve"> XE "</w:instrText>
      </w:r>
      <w:r w:rsidR="004E3FB8" w:rsidRPr="004E3FB8">
        <w:rPr>
          <w:lang w:val="en-US"/>
        </w:rPr>
        <w:instrText>custom.css</w:instrText>
      </w:r>
      <w:r w:rsidR="004E3FB8" w:rsidRPr="004E3FB8">
        <w:instrText xml:space="preserve">" </w:instrText>
      </w:r>
      <w:r w:rsidR="004E3FB8" w:rsidRPr="004E3FB8">
        <w:rPr>
          <w:lang w:val="en-US"/>
        </w:rPr>
        <w:fldChar w:fldCharType="end"/>
      </w:r>
      <w:r>
        <w:rPr>
          <w:lang w:val="en-US"/>
        </w:rPr>
        <w:t xml:space="preserve"> which the administrator uploads to a VIRTEL directory designated for storage of customer files (usually CLI-DIR)</w:t>
      </w:r>
      <w:r w:rsidRPr="00DE7050">
        <w:rPr>
          <w:lang w:val="en-US"/>
        </w:rPr>
        <w:t>.</w:t>
      </w:r>
    </w:p>
    <w:p w14:paraId="74DA3A5B" w14:textId="77777777" w:rsidR="00DE7050" w:rsidRPr="00DE7050" w:rsidRDefault="00DE7050" w:rsidP="00DE7050">
      <w:pPr>
        <w:pStyle w:val="Heading4"/>
        <w:rPr>
          <w:lang w:val="en-US"/>
        </w:rPr>
      </w:pPr>
      <w:r>
        <w:rPr>
          <w:lang w:val="en-US"/>
        </w:rPr>
        <w:t>VIRTEL de</w:t>
      </w:r>
      <w:r w:rsidRPr="00DE7050">
        <w:rPr>
          <w:lang w:val="en-US"/>
        </w:rPr>
        <w:t xml:space="preserve">finitions </w:t>
      </w:r>
      <w:r>
        <w:rPr>
          <w:lang w:val="en-US"/>
        </w:rPr>
        <w:t>required</w:t>
      </w:r>
    </w:p>
    <w:p w14:paraId="72FDB6C2" w14:textId="77777777" w:rsidR="00DE7050" w:rsidRPr="00DE7050" w:rsidRDefault="00DE7050" w:rsidP="00DE7050">
      <w:pPr>
        <w:rPr>
          <w:lang w:val="en-US"/>
        </w:rPr>
      </w:pPr>
      <w:r>
        <w:rPr>
          <w:lang w:val="en-US"/>
        </w:rPr>
        <w:t xml:space="preserve">The </w:t>
      </w:r>
      <w:r>
        <w:rPr>
          <w:i/>
          <w:lang w:val="en-US"/>
        </w:rPr>
        <w:t>custom.css</w:t>
      </w:r>
      <w:r>
        <w:rPr>
          <w:lang w:val="en-US"/>
        </w:rPr>
        <w:t xml:space="preserve"> file is loaded from the directory designated by the transaction </w:t>
      </w:r>
      <w:r w:rsidRPr="00DE7050">
        <w:rPr>
          <w:lang w:val="en-US"/>
        </w:rPr>
        <w:t>W2H-03CC</w:t>
      </w:r>
      <w:r>
        <w:rPr>
          <w:lang w:val="en-US"/>
        </w:rPr>
        <w:t xml:space="preserve"> (for entry point WEB2HOST on port 41001) or </w:t>
      </w:r>
      <w:r w:rsidRPr="00DE7050">
        <w:rPr>
          <w:lang w:val="en-US"/>
        </w:rPr>
        <w:t xml:space="preserve">CLI-03CC </w:t>
      </w:r>
      <w:r>
        <w:rPr>
          <w:lang w:val="en-US"/>
        </w:rPr>
        <w:t xml:space="preserve">(for entry point CLIWHOST on port 41002). These transactions have external name </w:t>
      </w:r>
      <w:r w:rsidRPr="00117FBB">
        <w:rPr>
          <w:i/>
          <w:lang w:val="en-US"/>
        </w:rPr>
        <w:t>w2h</w:t>
      </w:r>
      <w:r w:rsidRPr="00DE7050">
        <w:rPr>
          <w:lang w:val="en-US"/>
        </w:rPr>
        <w:t xml:space="preserve"> </w:t>
      </w:r>
      <w:r>
        <w:rPr>
          <w:lang w:val="en-US"/>
        </w:rPr>
        <w:t xml:space="preserve">and specify the path name </w:t>
      </w:r>
      <w:r w:rsidRPr="00117FBB">
        <w:rPr>
          <w:i/>
          <w:lang w:val="en-US"/>
        </w:rPr>
        <w:t>/w2h/custom-css</w:t>
      </w:r>
      <w:r w:rsidRPr="00DE7050">
        <w:rPr>
          <w:lang w:val="en-US"/>
        </w:rPr>
        <w:t xml:space="preserve"> </w:t>
      </w:r>
      <w:r>
        <w:rPr>
          <w:lang w:val="en-US"/>
        </w:rPr>
        <w:t xml:space="preserve">in the </w:t>
      </w:r>
      <w:r w:rsidRPr="00DE7050">
        <w:rPr>
          <w:lang w:val="en-US"/>
        </w:rPr>
        <w:t xml:space="preserve">URL </w:t>
      </w:r>
      <w:r>
        <w:rPr>
          <w:lang w:val="en-US"/>
        </w:rPr>
        <w:t xml:space="preserve">Prefix field. When VIRTEL is first installed, these transactions point to directory W2H-DIR which contains a dummy version of the file </w:t>
      </w:r>
      <w:r>
        <w:rPr>
          <w:i/>
          <w:lang w:val="en-US"/>
        </w:rPr>
        <w:t>custom.css</w:t>
      </w:r>
      <w:r>
        <w:rPr>
          <w:lang w:val="en-US"/>
        </w:rPr>
        <w:t>.</w:t>
      </w:r>
    </w:p>
    <w:p w14:paraId="0A591A81" w14:textId="77777777" w:rsidR="00DE7050" w:rsidRPr="00DE7050" w:rsidRDefault="00DE7050" w:rsidP="00DE7050">
      <w:pPr>
        <w:rPr>
          <w:lang w:val="en-US"/>
        </w:rPr>
      </w:pPr>
    </w:p>
    <w:p w14:paraId="175A7B3E" w14:textId="77777777" w:rsidR="00DE7050" w:rsidRPr="00DE7050" w:rsidRDefault="00DE7050" w:rsidP="00DE7050">
      <w:pPr>
        <w:rPr>
          <w:lang w:val="en-US"/>
        </w:rPr>
      </w:pPr>
      <w:r>
        <w:rPr>
          <w:lang w:val="en-US"/>
        </w:rPr>
        <w:t>The procedure for activating customized settings is</w:t>
      </w:r>
      <w:r w:rsidRPr="00DE7050">
        <w:rPr>
          <w:lang w:val="en-US"/>
        </w:rPr>
        <w:t>:</w:t>
      </w:r>
    </w:p>
    <w:p w14:paraId="0536ABBB" w14:textId="77777777" w:rsidR="00DE7050" w:rsidRPr="00DE7050" w:rsidRDefault="00DE7050" w:rsidP="00DE7050">
      <w:pPr>
        <w:rPr>
          <w:lang w:val="en-US"/>
        </w:rPr>
      </w:pPr>
    </w:p>
    <w:p w14:paraId="1D66CCDF" w14:textId="77777777" w:rsidR="00DE7050" w:rsidRPr="00DE7050" w:rsidRDefault="00DE7050" w:rsidP="0086102C">
      <w:pPr>
        <w:numPr>
          <w:ilvl w:val="0"/>
          <w:numId w:val="34"/>
        </w:numPr>
        <w:rPr>
          <w:lang w:val="en-US"/>
        </w:rPr>
      </w:pPr>
      <w:r>
        <w:rPr>
          <w:lang w:val="en-US"/>
        </w:rPr>
        <w:t xml:space="preserve">Download the dummy </w:t>
      </w:r>
      <w:r>
        <w:rPr>
          <w:i/>
          <w:lang w:val="en-US"/>
        </w:rPr>
        <w:t>custom.css</w:t>
      </w:r>
      <w:r>
        <w:rPr>
          <w:lang w:val="en-US"/>
        </w:rPr>
        <w:t xml:space="preserve"> from </w:t>
      </w:r>
      <w:r w:rsidRPr="00DE7050">
        <w:rPr>
          <w:lang w:val="en-US"/>
        </w:rPr>
        <w:t xml:space="preserve">W2H-DIR </w:t>
      </w:r>
      <w:r>
        <w:rPr>
          <w:lang w:val="en-US"/>
        </w:rPr>
        <w:t xml:space="preserve">by opening this </w:t>
      </w:r>
      <w:r w:rsidRPr="00DE7050">
        <w:rPr>
          <w:lang w:val="en-US"/>
        </w:rPr>
        <w:t>URL</w:t>
      </w:r>
      <w:r>
        <w:rPr>
          <w:lang w:val="en-US"/>
        </w:rPr>
        <w:t xml:space="preserve"> in your browser:</w:t>
      </w:r>
      <w:r w:rsidRPr="00DE7050">
        <w:rPr>
          <w:lang w:val="en-US"/>
        </w:rPr>
        <w:t xml:space="preserve"> </w:t>
      </w:r>
      <w:r w:rsidRPr="00117FBB">
        <w:rPr>
          <w:i/>
          <w:lang w:val="en-US"/>
        </w:rPr>
        <w:t>http://n.n.n.n:41001/w2h/custom.css</w:t>
      </w:r>
      <w:r w:rsidRPr="00DE7050">
        <w:rPr>
          <w:lang w:val="en-US"/>
        </w:rPr>
        <w:t xml:space="preserve"> (</w:t>
      </w:r>
      <w:r>
        <w:rPr>
          <w:lang w:val="en-US"/>
        </w:rPr>
        <w:t xml:space="preserve">where </w:t>
      </w:r>
      <w:r w:rsidRPr="00117FBB">
        <w:rPr>
          <w:i/>
          <w:lang w:val="en-US"/>
        </w:rPr>
        <w:t>n.n.n.n</w:t>
      </w:r>
      <w:r w:rsidRPr="00DE7050">
        <w:rPr>
          <w:lang w:val="en-US"/>
        </w:rPr>
        <w:t xml:space="preserve"> </w:t>
      </w:r>
      <w:r>
        <w:rPr>
          <w:lang w:val="en-US"/>
        </w:rPr>
        <w:t xml:space="preserve">is the </w:t>
      </w:r>
      <w:r w:rsidRPr="00DE7050">
        <w:rPr>
          <w:lang w:val="en-US"/>
        </w:rPr>
        <w:t xml:space="preserve">IP </w:t>
      </w:r>
      <w:r>
        <w:rPr>
          <w:lang w:val="en-US"/>
        </w:rPr>
        <w:t xml:space="preserve">address of your </w:t>
      </w:r>
      <w:r w:rsidRPr="00DE7050">
        <w:rPr>
          <w:lang w:val="en-US"/>
        </w:rPr>
        <w:t>VIRTEL)</w:t>
      </w:r>
    </w:p>
    <w:p w14:paraId="0BCE59BC" w14:textId="77777777" w:rsidR="00DE7050" w:rsidRPr="00DE7050" w:rsidRDefault="00DE7050" w:rsidP="0086102C">
      <w:pPr>
        <w:numPr>
          <w:ilvl w:val="0"/>
          <w:numId w:val="34"/>
        </w:numPr>
        <w:rPr>
          <w:lang w:val="en-US"/>
        </w:rPr>
      </w:pPr>
      <w:r w:rsidRPr="00DE7050">
        <w:rPr>
          <w:lang w:val="en-US"/>
        </w:rPr>
        <w:t>Sa</w:t>
      </w:r>
      <w:r>
        <w:rPr>
          <w:lang w:val="en-US"/>
        </w:rPr>
        <w:t>v</w:t>
      </w:r>
      <w:r w:rsidRPr="00DE7050">
        <w:rPr>
          <w:lang w:val="en-US"/>
        </w:rPr>
        <w:t>e</w:t>
      </w:r>
      <w:r>
        <w:rPr>
          <w:lang w:val="en-US"/>
        </w:rPr>
        <w:t xml:space="preserve"> the </w:t>
      </w:r>
      <w:r w:rsidRPr="00DE7050">
        <w:rPr>
          <w:i/>
          <w:lang w:val="en-US"/>
        </w:rPr>
        <w:t>custom.css</w:t>
      </w:r>
      <w:r w:rsidRPr="00DE7050">
        <w:rPr>
          <w:lang w:val="en-US"/>
        </w:rPr>
        <w:t xml:space="preserve"> </w:t>
      </w:r>
      <w:r>
        <w:rPr>
          <w:lang w:val="en-US"/>
        </w:rPr>
        <w:t>file in a directory on your workstation</w:t>
      </w:r>
      <w:r w:rsidRPr="00DE7050">
        <w:rPr>
          <w:lang w:val="en-US"/>
        </w:rPr>
        <w:t>.</w:t>
      </w:r>
    </w:p>
    <w:p w14:paraId="06554928" w14:textId="77777777" w:rsidR="00DE7050" w:rsidRPr="00DE7050" w:rsidRDefault="00DE7050" w:rsidP="0086102C">
      <w:pPr>
        <w:numPr>
          <w:ilvl w:val="0"/>
          <w:numId w:val="34"/>
        </w:numPr>
        <w:rPr>
          <w:lang w:val="en-US"/>
        </w:rPr>
      </w:pPr>
      <w:r w:rsidRPr="00DE7050">
        <w:rPr>
          <w:lang w:val="en-US"/>
        </w:rPr>
        <w:t>O</w:t>
      </w:r>
      <w:r>
        <w:rPr>
          <w:lang w:val="en-US"/>
        </w:rPr>
        <w:t xml:space="preserve">pen the </w:t>
      </w:r>
      <w:r w:rsidRPr="00DE7050">
        <w:rPr>
          <w:i/>
          <w:lang w:val="en-US"/>
        </w:rPr>
        <w:t>custom.css</w:t>
      </w:r>
      <w:r w:rsidRPr="00DE7050">
        <w:rPr>
          <w:lang w:val="en-US"/>
        </w:rPr>
        <w:t xml:space="preserve"> </w:t>
      </w:r>
      <w:r>
        <w:rPr>
          <w:lang w:val="en-US"/>
        </w:rPr>
        <w:t>file using a text editor such as notepad</w:t>
      </w:r>
      <w:r w:rsidRPr="00DE7050">
        <w:rPr>
          <w:lang w:val="en-US"/>
        </w:rPr>
        <w:t>.</w:t>
      </w:r>
    </w:p>
    <w:p w14:paraId="10E43E6E" w14:textId="77777777" w:rsidR="00DE7050" w:rsidRPr="00DE7050" w:rsidRDefault="00DE7050" w:rsidP="0086102C">
      <w:pPr>
        <w:numPr>
          <w:ilvl w:val="0"/>
          <w:numId w:val="34"/>
        </w:numPr>
        <w:rPr>
          <w:lang w:val="en-US"/>
        </w:rPr>
      </w:pPr>
      <w:r w:rsidRPr="00DE7050">
        <w:rPr>
          <w:lang w:val="en-US"/>
        </w:rPr>
        <w:t xml:space="preserve">Edit </w:t>
      </w:r>
      <w:r w:rsidR="00DA00EB">
        <w:rPr>
          <w:lang w:val="en-US"/>
        </w:rPr>
        <w:t xml:space="preserve">the </w:t>
      </w:r>
      <w:r w:rsidR="00DA00EB" w:rsidRPr="00DE7050">
        <w:rPr>
          <w:i/>
          <w:lang w:val="en-US"/>
        </w:rPr>
        <w:t>custom.css</w:t>
      </w:r>
      <w:r w:rsidR="00DA00EB" w:rsidRPr="00DE7050">
        <w:rPr>
          <w:lang w:val="en-US"/>
        </w:rPr>
        <w:t xml:space="preserve"> </w:t>
      </w:r>
      <w:r w:rsidR="00DA00EB">
        <w:rPr>
          <w:lang w:val="en-US"/>
        </w:rPr>
        <w:t>file</w:t>
      </w:r>
      <w:r w:rsidR="00DA00EB" w:rsidRPr="00DE7050" w:rsidDel="00DA00EB">
        <w:rPr>
          <w:lang w:val="en-US"/>
        </w:rPr>
        <w:t xml:space="preserve"> </w:t>
      </w:r>
      <w:r w:rsidR="00DA00EB">
        <w:rPr>
          <w:lang w:val="en-US"/>
        </w:rPr>
        <w:t>with the color and/or logo settings you require (see</w:t>
      </w:r>
      <w:r w:rsidRPr="00DE7050">
        <w:rPr>
          <w:lang w:val="en-US"/>
        </w:rPr>
        <w:t xml:space="preserve"> ex</w:t>
      </w:r>
      <w:r w:rsidR="00DA00EB">
        <w:rPr>
          <w:lang w:val="en-US"/>
        </w:rPr>
        <w:t>a</w:t>
      </w:r>
      <w:r w:rsidRPr="00DE7050">
        <w:rPr>
          <w:lang w:val="en-US"/>
        </w:rPr>
        <w:t xml:space="preserve">mples </w:t>
      </w:r>
      <w:r w:rsidR="00DA00EB">
        <w:rPr>
          <w:lang w:val="en-US"/>
        </w:rPr>
        <w:t>below</w:t>
      </w:r>
      <w:r w:rsidRPr="00DE7050">
        <w:rPr>
          <w:lang w:val="en-US"/>
        </w:rPr>
        <w:t xml:space="preserve">), </w:t>
      </w:r>
      <w:r w:rsidR="00DA00EB">
        <w:rPr>
          <w:lang w:val="en-US"/>
        </w:rPr>
        <w:t>then save the updated file</w:t>
      </w:r>
      <w:r w:rsidRPr="00DE7050">
        <w:rPr>
          <w:lang w:val="en-US"/>
        </w:rPr>
        <w:t>.</w:t>
      </w:r>
    </w:p>
    <w:p w14:paraId="1F3BAC99" w14:textId="77777777" w:rsidR="00DE7050" w:rsidRPr="00DE7050" w:rsidRDefault="00DA00EB" w:rsidP="0086102C">
      <w:pPr>
        <w:numPr>
          <w:ilvl w:val="0"/>
          <w:numId w:val="34"/>
        </w:numPr>
        <w:rPr>
          <w:lang w:val="en-US"/>
        </w:rPr>
      </w:pPr>
      <w:r>
        <w:rPr>
          <w:lang w:val="en-US"/>
        </w:rPr>
        <w:t>Open the VIRTEL Web Access menu (</w:t>
      </w:r>
      <w:r w:rsidR="00DE7050" w:rsidRPr="00DE7050">
        <w:rPr>
          <w:lang w:val="en-US"/>
        </w:rPr>
        <w:t xml:space="preserve">URL </w:t>
      </w:r>
      <w:r w:rsidR="00DE7050" w:rsidRPr="00117FBB">
        <w:rPr>
          <w:i/>
          <w:lang w:val="en-US"/>
        </w:rPr>
        <w:t>http://n.n.n.n:41001</w:t>
      </w:r>
      <w:r>
        <w:rPr>
          <w:lang w:val="en-US"/>
        </w:rPr>
        <w:t>)</w:t>
      </w:r>
      <w:r w:rsidR="00DE7050" w:rsidRPr="00DE7050">
        <w:rPr>
          <w:lang w:val="en-US"/>
        </w:rPr>
        <w:t xml:space="preserve"> </w:t>
      </w:r>
      <w:r>
        <w:rPr>
          <w:lang w:val="en-US"/>
        </w:rPr>
        <w:t xml:space="preserve">and </w:t>
      </w:r>
      <w:r w:rsidR="00DE7050" w:rsidRPr="00DE7050">
        <w:rPr>
          <w:lang w:val="en-US"/>
        </w:rPr>
        <w:t>cli</w:t>
      </w:r>
      <w:r>
        <w:rPr>
          <w:lang w:val="en-US"/>
        </w:rPr>
        <w:t>ck the “</w:t>
      </w:r>
      <w:r w:rsidR="00DE7050" w:rsidRPr="00DE7050">
        <w:rPr>
          <w:lang w:val="en-US"/>
        </w:rPr>
        <w:t>Upload</w:t>
      </w:r>
      <w:r>
        <w:rPr>
          <w:lang w:val="en-US"/>
        </w:rPr>
        <w:t>” link</w:t>
      </w:r>
    </w:p>
    <w:p w14:paraId="4F592A9F" w14:textId="77777777" w:rsidR="00DE7050" w:rsidRPr="00DE7050" w:rsidRDefault="00DE7050" w:rsidP="0086102C">
      <w:pPr>
        <w:numPr>
          <w:ilvl w:val="0"/>
          <w:numId w:val="34"/>
        </w:numPr>
        <w:rPr>
          <w:lang w:val="en-US"/>
        </w:rPr>
      </w:pPr>
      <w:r w:rsidRPr="00DE7050">
        <w:rPr>
          <w:lang w:val="en-US"/>
        </w:rPr>
        <w:t>Cli</w:t>
      </w:r>
      <w:r w:rsidR="00DA00EB">
        <w:rPr>
          <w:lang w:val="en-US"/>
        </w:rPr>
        <w:t xml:space="preserve">ck “Browse” and navigate to the directory where you saved the updated </w:t>
      </w:r>
      <w:r w:rsidR="00DA00EB">
        <w:rPr>
          <w:i/>
          <w:lang w:val="en-US"/>
        </w:rPr>
        <w:t>custom.css</w:t>
      </w:r>
      <w:r w:rsidRPr="00DE7050">
        <w:rPr>
          <w:lang w:val="en-US"/>
        </w:rPr>
        <w:t>. Cli</w:t>
      </w:r>
      <w:r w:rsidR="00DA00EB">
        <w:rPr>
          <w:lang w:val="en-US"/>
        </w:rPr>
        <w:t xml:space="preserve">ck on the </w:t>
      </w:r>
      <w:r w:rsidRPr="00DA00EB">
        <w:rPr>
          <w:i/>
          <w:lang w:val="en-US"/>
        </w:rPr>
        <w:t>custom.css</w:t>
      </w:r>
      <w:r w:rsidR="00DA00EB">
        <w:rPr>
          <w:lang w:val="en-US"/>
        </w:rPr>
        <w:t xml:space="preserve"> file</w:t>
      </w:r>
      <w:r w:rsidRPr="00DE7050">
        <w:rPr>
          <w:lang w:val="en-US"/>
        </w:rPr>
        <w:t xml:space="preserve">, </w:t>
      </w:r>
      <w:r w:rsidR="00DA00EB">
        <w:rPr>
          <w:lang w:val="en-US"/>
        </w:rPr>
        <w:t>then click the “</w:t>
      </w:r>
      <w:r w:rsidRPr="00DE7050">
        <w:rPr>
          <w:lang w:val="en-US"/>
        </w:rPr>
        <w:t>CLI-DIR</w:t>
      </w:r>
      <w:r w:rsidR="00DA00EB">
        <w:rPr>
          <w:lang w:val="en-US"/>
        </w:rPr>
        <w:t xml:space="preserve">” button to upload the file to </w:t>
      </w:r>
      <w:r w:rsidRPr="00DE7050">
        <w:rPr>
          <w:lang w:val="en-US"/>
        </w:rPr>
        <w:t>VIRTEL.</w:t>
      </w:r>
    </w:p>
    <w:p w14:paraId="2AC4E2B7" w14:textId="77777777" w:rsidR="00DE7050" w:rsidRPr="00DE7050" w:rsidRDefault="00DA00EB" w:rsidP="0086102C">
      <w:pPr>
        <w:numPr>
          <w:ilvl w:val="0"/>
          <w:numId w:val="34"/>
        </w:numPr>
        <w:rPr>
          <w:lang w:val="en-US"/>
        </w:rPr>
      </w:pPr>
      <w:r>
        <w:rPr>
          <w:lang w:val="en-US"/>
        </w:rPr>
        <w:t>From the VIRTEL Web Access menu (</w:t>
      </w:r>
      <w:r w:rsidR="00DE7050" w:rsidRPr="00DE7050">
        <w:rPr>
          <w:lang w:val="en-US"/>
        </w:rPr>
        <w:t xml:space="preserve">URL </w:t>
      </w:r>
      <w:r w:rsidR="00DE7050" w:rsidRPr="00117FBB">
        <w:rPr>
          <w:i/>
          <w:lang w:val="en-US"/>
        </w:rPr>
        <w:t>http://n.n.n.n:41001</w:t>
      </w:r>
      <w:r>
        <w:rPr>
          <w:lang w:val="en-US"/>
        </w:rPr>
        <w:t>)</w:t>
      </w:r>
      <w:r w:rsidR="00DE7050" w:rsidRPr="00DE7050">
        <w:rPr>
          <w:lang w:val="en-US"/>
        </w:rPr>
        <w:t xml:space="preserve"> </w:t>
      </w:r>
      <w:r>
        <w:rPr>
          <w:lang w:val="en-US"/>
        </w:rPr>
        <w:t>click the “</w:t>
      </w:r>
      <w:r w:rsidR="00DE7050" w:rsidRPr="00DE7050">
        <w:rPr>
          <w:lang w:val="en-US"/>
        </w:rPr>
        <w:t>Admin</w:t>
      </w:r>
      <w:r>
        <w:rPr>
          <w:lang w:val="en-US"/>
        </w:rPr>
        <w:t>” link</w:t>
      </w:r>
      <w:r w:rsidR="00DE7050" w:rsidRPr="00DE7050">
        <w:rPr>
          <w:lang w:val="en-US"/>
        </w:rPr>
        <w:t>.</w:t>
      </w:r>
    </w:p>
    <w:p w14:paraId="5E3A4EDC" w14:textId="77777777" w:rsidR="00DE7050" w:rsidRPr="00DE7050" w:rsidRDefault="00DE7050" w:rsidP="0086102C">
      <w:pPr>
        <w:numPr>
          <w:ilvl w:val="0"/>
          <w:numId w:val="34"/>
        </w:numPr>
        <w:rPr>
          <w:lang w:val="en-US"/>
        </w:rPr>
      </w:pPr>
      <w:r w:rsidRPr="00DE7050">
        <w:rPr>
          <w:lang w:val="en-US"/>
        </w:rPr>
        <w:t xml:space="preserve">Press </w:t>
      </w:r>
      <w:r w:rsidR="00DA00EB">
        <w:rPr>
          <w:lang w:val="en-US"/>
        </w:rPr>
        <w:t>“</w:t>
      </w:r>
      <w:r w:rsidRPr="00DE7050">
        <w:rPr>
          <w:lang w:val="en-US"/>
        </w:rPr>
        <w:t>F3</w:t>
      </w:r>
      <w:r w:rsidR="00B6274F">
        <w:rPr>
          <w:lang w:val="en-US"/>
        </w:rPr>
        <w:t xml:space="preserve"> - </w:t>
      </w:r>
      <w:r w:rsidR="00DA00EB">
        <w:rPr>
          <w:lang w:val="en-US"/>
        </w:rPr>
        <w:t xml:space="preserve">Entry </w:t>
      </w:r>
      <w:r w:rsidRPr="00DE7050">
        <w:rPr>
          <w:lang w:val="en-US"/>
        </w:rPr>
        <w:t>Point</w:t>
      </w:r>
      <w:r w:rsidR="00DA00EB">
        <w:rPr>
          <w:lang w:val="en-US"/>
        </w:rPr>
        <w:t>s”</w:t>
      </w:r>
      <w:r w:rsidRPr="00DE7050">
        <w:rPr>
          <w:lang w:val="en-US"/>
        </w:rPr>
        <w:t xml:space="preserve"> </w:t>
      </w:r>
      <w:r w:rsidR="00DA00EB">
        <w:rPr>
          <w:lang w:val="en-US"/>
        </w:rPr>
        <w:t xml:space="preserve">then </w:t>
      </w:r>
      <w:r w:rsidRPr="00DE7050">
        <w:rPr>
          <w:lang w:val="en-US"/>
        </w:rPr>
        <w:t>cli</w:t>
      </w:r>
      <w:r w:rsidR="00DA00EB">
        <w:rPr>
          <w:lang w:val="en-US"/>
        </w:rPr>
        <w:t>ck “</w:t>
      </w:r>
      <w:r w:rsidRPr="00DE7050">
        <w:rPr>
          <w:lang w:val="en-US"/>
        </w:rPr>
        <w:t>CLIWHOST</w:t>
      </w:r>
      <w:r w:rsidR="00DA00EB">
        <w:rPr>
          <w:lang w:val="en-US"/>
        </w:rPr>
        <w:t>”</w:t>
      </w:r>
    </w:p>
    <w:p w14:paraId="7DF03997" w14:textId="77777777" w:rsidR="00DE7050" w:rsidRPr="00DE7050" w:rsidRDefault="00DE7050" w:rsidP="0086102C">
      <w:pPr>
        <w:numPr>
          <w:ilvl w:val="0"/>
          <w:numId w:val="34"/>
        </w:numPr>
        <w:rPr>
          <w:lang w:val="en-US"/>
        </w:rPr>
      </w:pPr>
      <w:r w:rsidRPr="00DE7050">
        <w:rPr>
          <w:lang w:val="en-US"/>
        </w:rPr>
        <w:t xml:space="preserve">Press </w:t>
      </w:r>
      <w:r w:rsidR="00DA00EB">
        <w:rPr>
          <w:lang w:val="en-US"/>
        </w:rPr>
        <w:t>“</w:t>
      </w:r>
      <w:r w:rsidRPr="00DE7050">
        <w:rPr>
          <w:lang w:val="en-US"/>
        </w:rPr>
        <w:t>F4</w:t>
      </w:r>
      <w:r w:rsidR="00B6274F">
        <w:rPr>
          <w:lang w:val="en-US"/>
        </w:rPr>
        <w:t xml:space="preserve"> - </w:t>
      </w:r>
      <w:r w:rsidRPr="00DE7050">
        <w:rPr>
          <w:lang w:val="en-US"/>
        </w:rPr>
        <w:t>Transactions</w:t>
      </w:r>
      <w:r w:rsidR="00DA00EB">
        <w:rPr>
          <w:lang w:val="en-US"/>
        </w:rPr>
        <w:t>”</w:t>
      </w:r>
      <w:r w:rsidRPr="00DE7050">
        <w:rPr>
          <w:lang w:val="en-US"/>
        </w:rPr>
        <w:t xml:space="preserve"> </w:t>
      </w:r>
      <w:r w:rsidR="00DA00EB">
        <w:rPr>
          <w:lang w:val="en-US"/>
        </w:rPr>
        <w:t>then click “</w:t>
      </w:r>
      <w:r w:rsidRPr="00DE7050">
        <w:rPr>
          <w:lang w:val="en-US"/>
        </w:rPr>
        <w:t>CLI-03CC</w:t>
      </w:r>
      <w:r w:rsidR="00DA00EB">
        <w:rPr>
          <w:lang w:val="en-US"/>
        </w:rPr>
        <w:t>”</w:t>
      </w:r>
    </w:p>
    <w:p w14:paraId="03DE56BC" w14:textId="77777777" w:rsidR="00DE7050" w:rsidRPr="00DE7050" w:rsidRDefault="00DE7050" w:rsidP="0086102C">
      <w:pPr>
        <w:numPr>
          <w:ilvl w:val="0"/>
          <w:numId w:val="34"/>
        </w:numPr>
        <w:rPr>
          <w:lang w:val="en-US"/>
        </w:rPr>
      </w:pPr>
      <w:r w:rsidRPr="00DE7050">
        <w:rPr>
          <w:lang w:val="en-US"/>
        </w:rPr>
        <w:t xml:space="preserve">Press </w:t>
      </w:r>
      <w:r w:rsidR="00DA00EB">
        <w:rPr>
          <w:lang w:val="en-US"/>
        </w:rPr>
        <w:t>“</w:t>
      </w:r>
      <w:r w:rsidRPr="00DE7050">
        <w:rPr>
          <w:lang w:val="en-US"/>
        </w:rPr>
        <w:t>F12</w:t>
      </w:r>
      <w:r w:rsidR="00B6274F">
        <w:rPr>
          <w:lang w:val="en-US"/>
        </w:rPr>
        <w:t xml:space="preserve"> -</w:t>
      </w:r>
      <w:r w:rsidRPr="00DE7050">
        <w:rPr>
          <w:lang w:val="en-US"/>
        </w:rPr>
        <w:t xml:space="preserve"> </w:t>
      </w:r>
      <w:r w:rsidR="00DA00EB">
        <w:rPr>
          <w:lang w:val="en-US"/>
        </w:rPr>
        <w:t>View/Add”</w:t>
      </w:r>
      <w:r w:rsidRPr="00DE7050">
        <w:rPr>
          <w:lang w:val="en-US"/>
        </w:rPr>
        <w:t xml:space="preserve"> </w:t>
      </w:r>
      <w:r w:rsidR="00DA00EB">
        <w:rPr>
          <w:lang w:val="en-US"/>
        </w:rPr>
        <w:t>and type CLI-DIR in the “</w:t>
      </w:r>
      <w:r w:rsidRPr="00DE7050">
        <w:rPr>
          <w:lang w:val="en-US"/>
        </w:rPr>
        <w:t>Application</w:t>
      </w:r>
      <w:r w:rsidR="00DA00EB">
        <w:rPr>
          <w:lang w:val="en-US"/>
        </w:rPr>
        <w:t>”</w:t>
      </w:r>
      <w:r w:rsidRPr="00DE7050">
        <w:rPr>
          <w:lang w:val="en-US"/>
        </w:rPr>
        <w:t xml:space="preserve"> </w:t>
      </w:r>
      <w:r w:rsidR="00DA00EB">
        <w:rPr>
          <w:lang w:val="en-US"/>
        </w:rPr>
        <w:t xml:space="preserve">field, overwriting the original value </w:t>
      </w:r>
      <w:r w:rsidRPr="00DE7050">
        <w:rPr>
          <w:lang w:val="en-US"/>
        </w:rPr>
        <w:t>W2H-DIR</w:t>
      </w:r>
    </w:p>
    <w:p w14:paraId="03B22DF6" w14:textId="77777777" w:rsidR="00DE7050" w:rsidRPr="00DE7050" w:rsidRDefault="00DE7050" w:rsidP="0086102C">
      <w:pPr>
        <w:numPr>
          <w:ilvl w:val="0"/>
          <w:numId w:val="34"/>
        </w:numPr>
        <w:rPr>
          <w:lang w:val="en-US"/>
        </w:rPr>
      </w:pPr>
      <w:r w:rsidRPr="00DE7050">
        <w:rPr>
          <w:lang w:val="en-US"/>
        </w:rPr>
        <w:t xml:space="preserve">Press </w:t>
      </w:r>
      <w:r w:rsidR="00DA00EB">
        <w:rPr>
          <w:lang w:val="en-US"/>
        </w:rPr>
        <w:t>“</w:t>
      </w:r>
      <w:r w:rsidRPr="00DE7050">
        <w:rPr>
          <w:lang w:val="en-US"/>
        </w:rPr>
        <w:t xml:space="preserve">F1 </w:t>
      </w:r>
      <w:r w:rsidR="00B6274F">
        <w:rPr>
          <w:lang w:val="en-US"/>
        </w:rPr>
        <w:t xml:space="preserve">- </w:t>
      </w:r>
      <w:r w:rsidR="00DA00EB">
        <w:rPr>
          <w:lang w:val="en-US"/>
        </w:rPr>
        <w:t>Update”</w:t>
      </w:r>
      <w:r w:rsidRPr="00DE7050">
        <w:rPr>
          <w:lang w:val="en-US"/>
        </w:rPr>
        <w:t xml:space="preserve"> </w:t>
      </w:r>
      <w:r w:rsidR="00DA00EB">
        <w:rPr>
          <w:lang w:val="en-US"/>
        </w:rPr>
        <w:t>at the T</w:t>
      </w:r>
      <w:r w:rsidRPr="00DE7050">
        <w:rPr>
          <w:lang w:val="en-US"/>
        </w:rPr>
        <w:t>ransaction</w:t>
      </w:r>
      <w:r w:rsidR="00DA00EB">
        <w:rPr>
          <w:lang w:val="en-US"/>
        </w:rPr>
        <w:t xml:space="preserve"> Detail Definition screen</w:t>
      </w:r>
      <w:r w:rsidRPr="00DE7050">
        <w:rPr>
          <w:lang w:val="en-US"/>
        </w:rPr>
        <w:t xml:space="preserve">, </w:t>
      </w:r>
      <w:r w:rsidR="00DA00EB">
        <w:rPr>
          <w:lang w:val="en-US"/>
        </w:rPr>
        <w:t>then “</w:t>
      </w:r>
      <w:r w:rsidRPr="00DE7050">
        <w:rPr>
          <w:lang w:val="en-US"/>
        </w:rPr>
        <w:t>F3 – Retur</w:t>
      </w:r>
      <w:r w:rsidR="00DA00EB">
        <w:rPr>
          <w:lang w:val="en-US"/>
        </w:rPr>
        <w:t>n”</w:t>
      </w:r>
      <w:r w:rsidRPr="00DE7050">
        <w:rPr>
          <w:lang w:val="en-US"/>
        </w:rPr>
        <w:t xml:space="preserve"> </w:t>
      </w:r>
      <w:r w:rsidR="00DA00EB">
        <w:rPr>
          <w:lang w:val="en-US"/>
        </w:rPr>
        <w:t>twice</w:t>
      </w:r>
      <w:r w:rsidR="00B6274F">
        <w:rPr>
          <w:lang w:val="en-US"/>
        </w:rPr>
        <w:t xml:space="preserve"> to return to the List of Entry Points screen</w:t>
      </w:r>
      <w:r w:rsidR="00DA00EB">
        <w:rPr>
          <w:lang w:val="en-US"/>
        </w:rPr>
        <w:t>, then “</w:t>
      </w:r>
      <w:r w:rsidRPr="00DE7050">
        <w:rPr>
          <w:lang w:val="en-US"/>
        </w:rPr>
        <w:t>F1 –</w:t>
      </w:r>
      <w:r w:rsidR="00B6274F">
        <w:rPr>
          <w:lang w:val="en-US"/>
        </w:rPr>
        <w:t xml:space="preserve"> Update” again to update the entry point.</w:t>
      </w:r>
    </w:p>
    <w:p w14:paraId="6599EAAA" w14:textId="77777777" w:rsidR="00DE7050" w:rsidRPr="00DE7050" w:rsidRDefault="00DE7050" w:rsidP="00117FBB">
      <w:pPr>
        <w:pStyle w:val="Heading4"/>
        <w:keepLines/>
        <w:rPr>
          <w:lang w:val="en-US"/>
        </w:rPr>
      </w:pPr>
      <w:r w:rsidRPr="00DE7050">
        <w:rPr>
          <w:lang w:val="en-US"/>
        </w:rPr>
        <w:t>Ex</w:t>
      </w:r>
      <w:r w:rsidR="00C87BB9">
        <w:rPr>
          <w:lang w:val="en-US"/>
        </w:rPr>
        <w:t>a</w:t>
      </w:r>
      <w:r w:rsidRPr="00DE7050">
        <w:rPr>
          <w:lang w:val="en-US"/>
        </w:rPr>
        <w:t>mple</w:t>
      </w:r>
      <w:r w:rsidR="00C87BB9">
        <w:rPr>
          <w:lang w:val="en-US"/>
        </w:rPr>
        <w:t>:</w:t>
      </w:r>
      <w:r w:rsidRPr="00DE7050">
        <w:rPr>
          <w:lang w:val="en-US"/>
        </w:rPr>
        <w:t xml:space="preserve"> </w:t>
      </w:r>
      <w:r w:rsidR="00C87BB9">
        <w:rPr>
          <w:lang w:val="en-US"/>
        </w:rPr>
        <w:t>Customizing the toolbar color by application</w:t>
      </w:r>
    </w:p>
    <w:p w14:paraId="5CCC73B7" w14:textId="77777777" w:rsidR="00DE7050" w:rsidRPr="00DE7050" w:rsidRDefault="00C87BB9" w:rsidP="00117FBB">
      <w:pPr>
        <w:keepNext/>
        <w:keepLines/>
        <w:spacing w:after="120"/>
        <w:rPr>
          <w:lang w:val="en-US"/>
        </w:rPr>
      </w:pPr>
      <w:r>
        <w:rPr>
          <w:lang w:val="en-US"/>
        </w:rPr>
        <w:t xml:space="preserve">It is sometimes useful for the user to have a clear visual indication of which system he or she is logged on to. This example shows how to set the color of the toolbar to </w:t>
      </w:r>
      <w:r w:rsidR="008207BE">
        <w:rPr>
          <w:lang w:val="en-US"/>
        </w:rPr>
        <w:t>yellow</w:t>
      </w:r>
      <w:r>
        <w:rPr>
          <w:lang w:val="en-US"/>
        </w:rPr>
        <w:t xml:space="preserve"> for </w:t>
      </w:r>
      <w:r w:rsidR="00B504D7">
        <w:rPr>
          <w:lang w:val="en-US"/>
        </w:rPr>
        <w:t>SP</w:t>
      </w:r>
      <w:r w:rsidR="00DE7050" w:rsidRPr="00DE7050">
        <w:rPr>
          <w:lang w:val="en-US"/>
        </w:rPr>
        <w:t>CICS</w:t>
      </w:r>
      <w:r w:rsidR="00B504D7">
        <w:rPr>
          <w:lang w:val="en-US"/>
        </w:rPr>
        <w:t>P</w:t>
      </w:r>
      <w:r w:rsidR="00DE7050" w:rsidRPr="00DE7050">
        <w:rPr>
          <w:lang w:val="en-US"/>
        </w:rPr>
        <w:t xml:space="preserve"> </w:t>
      </w:r>
      <w:r>
        <w:rPr>
          <w:lang w:val="en-US"/>
        </w:rPr>
        <w:t xml:space="preserve">and </w:t>
      </w:r>
      <w:r w:rsidR="008207BE">
        <w:rPr>
          <w:lang w:val="en-US"/>
        </w:rPr>
        <w:t>pink</w:t>
      </w:r>
      <w:r>
        <w:rPr>
          <w:lang w:val="en-US"/>
        </w:rPr>
        <w:t xml:space="preserve"> for </w:t>
      </w:r>
      <w:r w:rsidR="00B504D7">
        <w:rPr>
          <w:lang w:val="en-US"/>
        </w:rPr>
        <w:t>SP</w:t>
      </w:r>
      <w:r w:rsidR="00DE7050" w:rsidRPr="00DE7050">
        <w:rPr>
          <w:lang w:val="en-US"/>
        </w:rPr>
        <w:t>CICS</w:t>
      </w:r>
      <w:r w:rsidR="008207BE">
        <w:rPr>
          <w:lang w:val="en-US"/>
        </w:rPr>
        <w:t>Q</w:t>
      </w:r>
      <w:r>
        <w:rPr>
          <w:lang w:val="en-US"/>
        </w:rPr>
        <w:t>.</w:t>
      </w:r>
    </w:p>
    <w:p w14:paraId="2A802C44" w14:textId="77777777" w:rsidR="00DE7050" w:rsidRPr="00DE7050" w:rsidRDefault="00DE7050" w:rsidP="00DE7050">
      <w:pPr>
        <w:pStyle w:val="Listing"/>
        <w:rPr>
          <w:lang w:val="en-US"/>
        </w:rPr>
      </w:pPr>
      <w:r w:rsidRPr="00DE7050">
        <w:rPr>
          <w:lang w:val="en-US"/>
        </w:rPr>
        <w:t>/* VIRTEL Web Access style sheet for site customization</w:t>
      </w:r>
    </w:p>
    <w:p w14:paraId="122EFF0D" w14:textId="77777777" w:rsidR="00DE7050" w:rsidRPr="00DE7050" w:rsidRDefault="00DE7050" w:rsidP="00DE7050">
      <w:pPr>
        <w:pStyle w:val="Listing"/>
        <w:rPr>
          <w:lang w:val="en-US"/>
        </w:rPr>
      </w:pPr>
      <w:r w:rsidRPr="00DE7050">
        <w:rPr>
          <w:lang w:val="en-US"/>
        </w:rPr>
        <w:t xml:space="preserve"> * (c)Copyright SysperTec Communication 2007,2010 All Rights Reserved</w:t>
      </w:r>
    </w:p>
    <w:p w14:paraId="2FFB611A" w14:textId="77777777" w:rsidR="00DE7050" w:rsidRPr="00DE7050" w:rsidRDefault="00DE7050" w:rsidP="00DE7050">
      <w:pPr>
        <w:pStyle w:val="Listing"/>
        <w:rPr>
          <w:lang w:val="en-US"/>
        </w:rPr>
      </w:pPr>
      <w:r w:rsidRPr="00DE7050">
        <w:rPr>
          <w:lang w:val="en-US"/>
        </w:rPr>
        <w:t xml:space="preserve"> */</w:t>
      </w:r>
    </w:p>
    <w:p w14:paraId="59C8F1F1" w14:textId="77777777" w:rsidR="00DE7050" w:rsidRPr="00DE7050" w:rsidRDefault="00DE7050" w:rsidP="00DE7050">
      <w:pPr>
        <w:pStyle w:val="Listing"/>
        <w:rPr>
          <w:lang w:val="en-US"/>
        </w:rPr>
      </w:pPr>
      <w:r w:rsidRPr="00DE7050">
        <w:rPr>
          <w:lang w:val="en-US"/>
        </w:rPr>
        <w:t>.</w:t>
      </w:r>
      <w:r w:rsidR="00B504D7">
        <w:rPr>
          <w:lang w:val="en-US"/>
        </w:rPr>
        <w:t>SP</w:t>
      </w:r>
      <w:r w:rsidRPr="00DE7050">
        <w:rPr>
          <w:lang w:val="en-US"/>
        </w:rPr>
        <w:t>CICS</w:t>
      </w:r>
      <w:r w:rsidR="00B504D7">
        <w:rPr>
          <w:lang w:val="en-US"/>
        </w:rPr>
        <w:t>P</w:t>
      </w:r>
      <w:r w:rsidRPr="00DE7050">
        <w:rPr>
          <w:lang w:val="en-US"/>
        </w:rPr>
        <w:t xml:space="preserve"> #toolbar {background-color:</w:t>
      </w:r>
      <w:r w:rsidR="008207BE">
        <w:rPr>
          <w:lang w:val="en-US"/>
        </w:rPr>
        <w:t>yellow</w:t>
      </w:r>
      <w:r w:rsidRPr="00DE7050">
        <w:rPr>
          <w:lang w:val="en-US"/>
        </w:rPr>
        <w:t>;}</w:t>
      </w:r>
    </w:p>
    <w:p w14:paraId="0CF6A00B" w14:textId="77777777" w:rsidR="00DE7050" w:rsidRPr="00DE7050" w:rsidRDefault="00DE7050" w:rsidP="00DE7050">
      <w:pPr>
        <w:pStyle w:val="Listing"/>
        <w:rPr>
          <w:lang w:val="en-US"/>
        </w:rPr>
      </w:pPr>
      <w:r w:rsidRPr="00DE7050">
        <w:rPr>
          <w:lang w:val="en-US"/>
        </w:rPr>
        <w:t>.</w:t>
      </w:r>
      <w:r w:rsidR="00B504D7">
        <w:rPr>
          <w:lang w:val="en-US"/>
        </w:rPr>
        <w:t>SP</w:t>
      </w:r>
      <w:r w:rsidRPr="00DE7050">
        <w:rPr>
          <w:lang w:val="en-US"/>
        </w:rPr>
        <w:t>CICS</w:t>
      </w:r>
      <w:r w:rsidR="008207BE">
        <w:rPr>
          <w:lang w:val="en-US"/>
        </w:rPr>
        <w:t>Q</w:t>
      </w:r>
      <w:r w:rsidR="00B504D7">
        <w:rPr>
          <w:lang w:val="en-US"/>
        </w:rPr>
        <w:t xml:space="preserve"> #toolbar {background-color:</w:t>
      </w:r>
      <w:r w:rsidR="008207BE">
        <w:rPr>
          <w:lang w:val="en-US"/>
        </w:rPr>
        <w:t>pink</w:t>
      </w:r>
      <w:r w:rsidRPr="00DE7050">
        <w:rPr>
          <w:lang w:val="en-US"/>
        </w:rPr>
        <w:t>;}</w:t>
      </w:r>
    </w:p>
    <w:p w14:paraId="6C667247" w14:textId="77777777" w:rsidR="00DE7050" w:rsidRPr="00DE7050" w:rsidRDefault="00DE7050" w:rsidP="00DE7050">
      <w:pPr>
        <w:pStyle w:val="Listing"/>
        <w:rPr>
          <w:lang w:val="en-US"/>
        </w:rPr>
      </w:pPr>
      <w:r w:rsidRPr="00DE7050">
        <w:rPr>
          <w:lang w:val="en-US"/>
        </w:rPr>
        <w:t>/*</w:t>
      </w:r>
    </w:p>
    <w:p w14:paraId="313AF50C" w14:textId="77777777" w:rsidR="00DE7050" w:rsidRPr="00DE7050" w:rsidRDefault="00DE7050" w:rsidP="00DE7050">
      <w:pPr>
        <w:pStyle w:val="Caption"/>
        <w:rPr>
          <w:lang w:val="en-US"/>
        </w:rPr>
      </w:pPr>
      <w:bookmarkStart w:id="365" w:name="_Toc373485038"/>
      <w:r w:rsidRPr="00DE7050">
        <w:rPr>
          <w:lang w:val="en-US"/>
        </w:rPr>
        <w:t xml:space="preserve">Figure </w:t>
      </w:r>
      <w:r w:rsidRPr="00DE7050">
        <w:rPr>
          <w:lang w:val="en-US"/>
        </w:rPr>
        <w:fldChar w:fldCharType="begin"/>
      </w:r>
      <w:r w:rsidRPr="00DE7050">
        <w:rPr>
          <w:lang w:val="en-US"/>
        </w:rPr>
        <w:instrText xml:space="preserve"> STYLEREF 1 \s </w:instrText>
      </w:r>
      <w:r w:rsidRPr="00DE7050">
        <w:rPr>
          <w:lang w:val="en-US"/>
        </w:rPr>
        <w:fldChar w:fldCharType="separate"/>
      </w:r>
      <w:r w:rsidR="00A87DE6">
        <w:rPr>
          <w:noProof/>
          <w:lang w:val="en-US"/>
        </w:rPr>
        <w:t>1</w:t>
      </w:r>
      <w:r w:rsidRPr="00DE7050">
        <w:rPr>
          <w:lang w:val="en-US"/>
        </w:rPr>
        <w:fldChar w:fldCharType="end"/>
      </w:r>
      <w:r w:rsidRPr="00DE7050">
        <w:rPr>
          <w:lang w:val="en-US"/>
        </w:rPr>
        <w:noBreakHyphen/>
      </w:r>
      <w:r w:rsidRPr="00DE7050">
        <w:rPr>
          <w:lang w:val="en-US"/>
        </w:rPr>
        <w:fldChar w:fldCharType="begin"/>
      </w:r>
      <w:r w:rsidRPr="00DE7050">
        <w:rPr>
          <w:lang w:val="en-US"/>
        </w:rPr>
        <w:instrText xml:space="preserve"> SEQ Figure \* ARABIC \s 1 </w:instrText>
      </w:r>
      <w:r w:rsidRPr="00DE7050">
        <w:rPr>
          <w:lang w:val="en-US"/>
        </w:rPr>
        <w:fldChar w:fldCharType="separate"/>
      </w:r>
      <w:r w:rsidR="00A87DE6">
        <w:rPr>
          <w:noProof/>
          <w:lang w:val="en-US"/>
        </w:rPr>
        <w:t>70</w:t>
      </w:r>
      <w:r w:rsidRPr="00DE7050">
        <w:rPr>
          <w:lang w:val="en-US"/>
        </w:rPr>
        <w:fldChar w:fldCharType="end"/>
      </w:r>
      <w:r w:rsidRPr="00DE7050">
        <w:rPr>
          <w:lang w:val="en-US"/>
        </w:rPr>
        <w:t xml:space="preserve"> Ex</w:t>
      </w:r>
      <w:r w:rsidR="00C87BB9">
        <w:rPr>
          <w:lang w:val="en-US"/>
        </w:rPr>
        <w:t>a</w:t>
      </w:r>
      <w:r w:rsidRPr="00DE7050">
        <w:rPr>
          <w:lang w:val="en-US"/>
        </w:rPr>
        <w:t xml:space="preserve">mple custom.css </w:t>
      </w:r>
      <w:r w:rsidR="00C87BB9">
        <w:rPr>
          <w:lang w:val="en-US"/>
        </w:rPr>
        <w:t xml:space="preserve">for coloring the toolbar according to </w:t>
      </w:r>
      <w:r w:rsidRPr="00DE7050">
        <w:rPr>
          <w:lang w:val="en-US"/>
        </w:rPr>
        <w:t>CICS</w:t>
      </w:r>
      <w:r w:rsidR="00C87BB9">
        <w:rPr>
          <w:lang w:val="en-US"/>
        </w:rPr>
        <w:t xml:space="preserve"> region</w:t>
      </w:r>
      <w:bookmarkEnd w:id="365"/>
    </w:p>
    <w:p w14:paraId="3DD78C86" w14:textId="66CCDCF6" w:rsidR="00DE7050" w:rsidRPr="00DE7050" w:rsidRDefault="000D520E" w:rsidP="00DE7050">
      <w:pPr>
        <w:rPr>
          <w:noProof/>
          <w:lang w:val="en-US"/>
        </w:rPr>
      </w:pPr>
      <w:r w:rsidRPr="008207BE">
        <w:rPr>
          <w:noProof/>
          <w:lang w:val="en-GB" w:eastAsia="zh-CN" w:bidi="he-IL"/>
        </w:rPr>
        <w:drawing>
          <wp:inline distT="0" distB="0" distL="0" distR="0" wp14:anchorId="1B29242C" wp14:editId="516690C6">
            <wp:extent cx="5114925" cy="1238250"/>
            <wp:effectExtent l="0" t="0" r="9525" b="0"/>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14925" cy="1238250"/>
                    </a:xfrm>
                    <a:prstGeom prst="rect">
                      <a:avLst/>
                    </a:prstGeom>
                    <a:noFill/>
                    <a:ln>
                      <a:noFill/>
                    </a:ln>
                  </pic:spPr>
                </pic:pic>
              </a:graphicData>
            </a:graphic>
          </wp:inline>
        </w:drawing>
      </w:r>
    </w:p>
    <w:p w14:paraId="1136CF3E" w14:textId="77777777" w:rsidR="00DE7050" w:rsidRPr="00DE7050" w:rsidRDefault="00DE7050" w:rsidP="00DE7050">
      <w:pPr>
        <w:pStyle w:val="Caption"/>
        <w:rPr>
          <w:noProof/>
          <w:lang w:val="en-US"/>
        </w:rPr>
      </w:pPr>
      <w:bookmarkStart w:id="366" w:name="_Toc373485039"/>
      <w:r w:rsidRPr="00DE7050">
        <w:rPr>
          <w:lang w:val="en-US"/>
        </w:rPr>
        <w:t xml:space="preserve">Figure </w:t>
      </w:r>
      <w:r w:rsidRPr="00DE7050">
        <w:rPr>
          <w:lang w:val="en-US"/>
        </w:rPr>
        <w:fldChar w:fldCharType="begin"/>
      </w:r>
      <w:r w:rsidRPr="00DE7050">
        <w:rPr>
          <w:lang w:val="en-US"/>
        </w:rPr>
        <w:instrText xml:space="preserve"> STYLEREF 1 \s </w:instrText>
      </w:r>
      <w:r w:rsidRPr="00DE7050">
        <w:rPr>
          <w:lang w:val="en-US"/>
        </w:rPr>
        <w:fldChar w:fldCharType="separate"/>
      </w:r>
      <w:r w:rsidR="00A87DE6">
        <w:rPr>
          <w:noProof/>
          <w:lang w:val="en-US"/>
        </w:rPr>
        <w:t>1</w:t>
      </w:r>
      <w:r w:rsidRPr="00DE7050">
        <w:rPr>
          <w:lang w:val="en-US"/>
        </w:rPr>
        <w:fldChar w:fldCharType="end"/>
      </w:r>
      <w:r w:rsidRPr="00DE7050">
        <w:rPr>
          <w:lang w:val="en-US"/>
        </w:rPr>
        <w:noBreakHyphen/>
      </w:r>
      <w:r w:rsidRPr="00DE7050">
        <w:rPr>
          <w:lang w:val="en-US"/>
        </w:rPr>
        <w:fldChar w:fldCharType="begin"/>
      </w:r>
      <w:r w:rsidRPr="00DE7050">
        <w:rPr>
          <w:lang w:val="en-US"/>
        </w:rPr>
        <w:instrText xml:space="preserve"> SEQ Figure \* ARABIC \s 1 </w:instrText>
      </w:r>
      <w:r w:rsidRPr="00DE7050">
        <w:rPr>
          <w:lang w:val="en-US"/>
        </w:rPr>
        <w:fldChar w:fldCharType="separate"/>
      </w:r>
      <w:r w:rsidR="00A87DE6">
        <w:rPr>
          <w:noProof/>
          <w:lang w:val="en-US"/>
        </w:rPr>
        <w:t>71</w:t>
      </w:r>
      <w:r w:rsidRPr="00DE7050">
        <w:rPr>
          <w:lang w:val="en-US"/>
        </w:rPr>
        <w:fldChar w:fldCharType="end"/>
      </w:r>
      <w:r w:rsidRPr="00DE7050">
        <w:rPr>
          <w:lang w:val="en-US"/>
        </w:rPr>
        <w:t xml:space="preserve"> </w:t>
      </w:r>
      <w:r w:rsidR="00C87BB9">
        <w:rPr>
          <w:lang w:val="en-US"/>
        </w:rPr>
        <w:t xml:space="preserve">Web Access screen with yellow toolbar for </w:t>
      </w:r>
      <w:r w:rsidR="00B504D7">
        <w:rPr>
          <w:lang w:val="en-US"/>
        </w:rPr>
        <w:t>SP</w:t>
      </w:r>
      <w:r w:rsidRPr="00DE7050">
        <w:rPr>
          <w:lang w:val="en-US"/>
        </w:rPr>
        <w:t>CICS</w:t>
      </w:r>
      <w:r w:rsidR="008207BE">
        <w:rPr>
          <w:lang w:val="en-US"/>
        </w:rPr>
        <w:t>P</w:t>
      </w:r>
      <w:bookmarkEnd w:id="366"/>
    </w:p>
    <w:p w14:paraId="7EB939D6" w14:textId="1DADFAB3" w:rsidR="00DE7050" w:rsidRPr="00DE7050" w:rsidRDefault="000D520E" w:rsidP="00DE7050">
      <w:pPr>
        <w:rPr>
          <w:lang w:val="en-US"/>
        </w:rPr>
      </w:pPr>
      <w:r w:rsidRPr="008207BE">
        <w:rPr>
          <w:noProof/>
          <w:lang w:val="en-GB" w:eastAsia="zh-CN" w:bidi="he-IL"/>
        </w:rPr>
        <w:drawing>
          <wp:inline distT="0" distB="0" distL="0" distR="0" wp14:anchorId="145D7677" wp14:editId="1AFAAC3A">
            <wp:extent cx="5114925" cy="1257300"/>
            <wp:effectExtent l="0" t="0" r="9525" b="0"/>
            <wp:docPr id="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14925" cy="1257300"/>
                    </a:xfrm>
                    <a:prstGeom prst="rect">
                      <a:avLst/>
                    </a:prstGeom>
                    <a:noFill/>
                    <a:ln>
                      <a:noFill/>
                    </a:ln>
                  </pic:spPr>
                </pic:pic>
              </a:graphicData>
            </a:graphic>
          </wp:inline>
        </w:drawing>
      </w:r>
    </w:p>
    <w:p w14:paraId="22ECCF6A" w14:textId="77777777" w:rsidR="00DE7050" w:rsidRPr="00DE7050" w:rsidRDefault="00DE7050" w:rsidP="00DE7050">
      <w:pPr>
        <w:pStyle w:val="Caption"/>
        <w:rPr>
          <w:lang w:val="en-US"/>
        </w:rPr>
      </w:pPr>
      <w:bookmarkStart w:id="367" w:name="_Toc373485040"/>
      <w:r w:rsidRPr="00DE7050">
        <w:rPr>
          <w:lang w:val="en-US"/>
        </w:rPr>
        <w:t xml:space="preserve">Figure </w:t>
      </w:r>
      <w:r w:rsidRPr="00DE7050">
        <w:rPr>
          <w:lang w:val="en-US"/>
        </w:rPr>
        <w:fldChar w:fldCharType="begin"/>
      </w:r>
      <w:r w:rsidRPr="00DE7050">
        <w:rPr>
          <w:lang w:val="en-US"/>
        </w:rPr>
        <w:instrText xml:space="preserve"> STYLEREF 1 \s </w:instrText>
      </w:r>
      <w:r w:rsidRPr="00DE7050">
        <w:rPr>
          <w:lang w:val="en-US"/>
        </w:rPr>
        <w:fldChar w:fldCharType="separate"/>
      </w:r>
      <w:r w:rsidR="00A87DE6">
        <w:rPr>
          <w:noProof/>
          <w:lang w:val="en-US"/>
        </w:rPr>
        <w:t>1</w:t>
      </w:r>
      <w:r w:rsidRPr="00DE7050">
        <w:rPr>
          <w:lang w:val="en-US"/>
        </w:rPr>
        <w:fldChar w:fldCharType="end"/>
      </w:r>
      <w:r w:rsidRPr="00DE7050">
        <w:rPr>
          <w:lang w:val="en-US"/>
        </w:rPr>
        <w:noBreakHyphen/>
      </w:r>
      <w:r w:rsidRPr="00DE7050">
        <w:rPr>
          <w:lang w:val="en-US"/>
        </w:rPr>
        <w:fldChar w:fldCharType="begin"/>
      </w:r>
      <w:r w:rsidRPr="00DE7050">
        <w:rPr>
          <w:lang w:val="en-US"/>
        </w:rPr>
        <w:instrText xml:space="preserve"> SEQ Figure \* ARABIC \s 1 </w:instrText>
      </w:r>
      <w:r w:rsidRPr="00DE7050">
        <w:rPr>
          <w:lang w:val="en-US"/>
        </w:rPr>
        <w:fldChar w:fldCharType="separate"/>
      </w:r>
      <w:r w:rsidR="00A87DE6">
        <w:rPr>
          <w:noProof/>
          <w:lang w:val="en-US"/>
        </w:rPr>
        <w:t>72</w:t>
      </w:r>
      <w:r w:rsidRPr="00DE7050">
        <w:rPr>
          <w:lang w:val="en-US"/>
        </w:rPr>
        <w:fldChar w:fldCharType="end"/>
      </w:r>
      <w:r w:rsidRPr="00DE7050">
        <w:rPr>
          <w:lang w:val="en-US"/>
        </w:rPr>
        <w:t xml:space="preserve"> </w:t>
      </w:r>
      <w:r w:rsidR="00C87BB9">
        <w:rPr>
          <w:lang w:val="en-US"/>
        </w:rPr>
        <w:t xml:space="preserve">Web Access screen with pink toolbar for </w:t>
      </w:r>
      <w:r w:rsidR="00B504D7">
        <w:rPr>
          <w:lang w:val="en-US"/>
        </w:rPr>
        <w:t>SP</w:t>
      </w:r>
      <w:r w:rsidR="00C87BB9" w:rsidRPr="00DE7050">
        <w:rPr>
          <w:lang w:val="en-US"/>
        </w:rPr>
        <w:t>CICS</w:t>
      </w:r>
      <w:r w:rsidR="00B504D7">
        <w:rPr>
          <w:lang w:val="en-US"/>
        </w:rPr>
        <w:t>Q</w:t>
      </w:r>
      <w:bookmarkEnd w:id="367"/>
    </w:p>
    <w:p w14:paraId="71DDD4F8" w14:textId="77777777" w:rsidR="0086102C" w:rsidRPr="00DE7050" w:rsidRDefault="0086102C" w:rsidP="0086102C">
      <w:pPr>
        <w:pStyle w:val="Heading4"/>
        <w:keepLines/>
        <w:rPr>
          <w:lang w:val="en-US"/>
        </w:rPr>
      </w:pPr>
      <w:r w:rsidRPr="00DE7050">
        <w:rPr>
          <w:lang w:val="en-US"/>
        </w:rPr>
        <w:t>Ex</w:t>
      </w:r>
      <w:r>
        <w:rPr>
          <w:lang w:val="en-US"/>
        </w:rPr>
        <w:t>a</w:t>
      </w:r>
      <w:r w:rsidRPr="00DE7050">
        <w:rPr>
          <w:lang w:val="en-US"/>
        </w:rPr>
        <w:t>mple</w:t>
      </w:r>
      <w:r>
        <w:rPr>
          <w:lang w:val="en-US"/>
        </w:rPr>
        <w:t>:</w:t>
      </w:r>
      <w:r w:rsidRPr="00DE7050">
        <w:rPr>
          <w:lang w:val="en-US"/>
        </w:rPr>
        <w:t xml:space="preserve"> </w:t>
      </w:r>
      <w:r>
        <w:rPr>
          <w:lang w:val="en-US"/>
        </w:rPr>
        <w:t>Adding custom text to the toolbar</w:t>
      </w:r>
    </w:p>
    <w:p w14:paraId="66402886" w14:textId="77777777" w:rsidR="0086102C" w:rsidRPr="00DE7050" w:rsidRDefault="0086102C" w:rsidP="0086102C">
      <w:pPr>
        <w:keepNext/>
        <w:keepLines/>
        <w:spacing w:after="120"/>
        <w:rPr>
          <w:lang w:val="en-US"/>
        </w:rPr>
      </w:pPr>
      <w:r>
        <w:rPr>
          <w:lang w:val="en-US"/>
        </w:rPr>
        <w:t xml:space="preserve">Another way of providing a clear visual indication of which application the user is logged on to is to add a text label to the toolbar. In this example the text “MVS1” is displayed </w:t>
      </w:r>
      <w:r w:rsidR="00F76836">
        <w:rPr>
          <w:lang w:val="en-US"/>
        </w:rPr>
        <w:t xml:space="preserve">when logged on to </w:t>
      </w:r>
      <w:r>
        <w:rPr>
          <w:lang w:val="en-US"/>
        </w:rPr>
        <w:t>application TSO1A, and “MVS2” is displayed for application TSO2A.</w:t>
      </w:r>
    </w:p>
    <w:p w14:paraId="465F9564" w14:textId="77777777" w:rsidR="0086102C" w:rsidRPr="0086102C" w:rsidRDefault="0086102C" w:rsidP="0086102C">
      <w:pPr>
        <w:pStyle w:val="Listing"/>
      </w:pPr>
      <w:r w:rsidRPr="0086102C">
        <w:t>/*</w:t>
      </w:r>
    </w:p>
    <w:p w14:paraId="5BF2E8B4" w14:textId="77777777" w:rsidR="0086102C" w:rsidRPr="0086102C" w:rsidRDefault="0086102C" w:rsidP="0086102C">
      <w:pPr>
        <w:pStyle w:val="Listing"/>
      </w:pPr>
      <w:r w:rsidRPr="0086102C">
        <w:t xml:space="preserve"> * VIRTEL Web Access style sheet for site customisation</w:t>
      </w:r>
    </w:p>
    <w:p w14:paraId="10D63742" w14:textId="77777777" w:rsidR="0086102C" w:rsidRPr="0086102C" w:rsidRDefault="0086102C" w:rsidP="0086102C">
      <w:pPr>
        <w:pStyle w:val="Listing"/>
      </w:pPr>
      <w:r w:rsidRPr="0086102C">
        <w:t xml:space="preserve"> * (c)Copyright SysperTec Communication 2007,2010 All Rights Reserved</w:t>
      </w:r>
    </w:p>
    <w:p w14:paraId="051287BE" w14:textId="77777777" w:rsidR="0086102C" w:rsidRPr="0086102C" w:rsidRDefault="0086102C" w:rsidP="0086102C">
      <w:pPr>
        <w:pStyle w:val="Listing"/>
      </w:pPr>
      <w:r w:rsidRPr="0086102C">
        <w:t>*/</w:t>
      </w:r>
    </w:p>
    <w:p w14:paraId="32EE304F" w14:textId="77777777" w:rsidR="0086102C" w:rsidRPr="0086102C" w:rsidRDefault="0086102C" w:rsidP="0086102C">
      <w:pPr>
        <w:pStyle w:val="Listing"/>
      </w:pPr>
      <w:r w:rsidRPr="0086102C">
        <w:t>.TSO1A .toolbarLast:before {</w:t>
      </w:r>
    </w:p>
    <w:p w14:paraId="76C00796" w14:textId="77777777" w:rsidR="0086102C" w:rsidRPr="0086102C" w:rsidRDefault="00F76836" w:rsidP="0086102C">
      <w:pPr>
        <w:pStyle w:val="Listing"/>
      </w:pPr>
      <w:r>
        <w:t xml:space="preserve">    content: "</w:t>
      </w:r>
      <w:r w:rsidR="0086102C" w:rsidRPr="0086102C">
        <w:t>MVS1";</w:t>
      </w:r>
    </w:p>
    <w:p w14:paraId="3FEFEADF" w14:textId="77777777" w:rsidR="0086102C" w:rsidRPr="0086102C" w:rsidRDefault="0086102C" w:rsidP="0086102C">
      <w:pPr>
        <w:pStyle w:val="Listing"/>
      </w:pPr>
      <w:r w:rsidRPr="0086102C">
        <w:t xml:space="preserve">    color: gray;</w:t>
      </w:r>
    </w:p>
    <w:p w14:paraId="72123DB5" w14:textId="77777777" w:rsidR="0086102C" w:rsidRPr="0086102C" w:rsidRDefault="0086102C" w:rsidP="0086102C">
      <w:pPr>
        <w:pStyle w:val="Listing"/>
      </w:pPr>
      <w:r w:rsidRPr="0086102C">
        <w:t xml:space="preserve">    opacity: 0.25;</w:t>
      </w:r>
    </w:p>
    <w:p w14:paraId="40D63AA5" w14:textId="77777777" w:rsidR="0086102C" w:rsidRPr="0086102C" w:rsidRDefault="0086102C" w:rsidP="0086102C">
      <w:pPr>
        <w:pStyle w:val="Listing"/>
      </w:pPr>
      <w:r w:rsidRPr="0086102C">
        <w:t xml:space="preserve">    font-size: 30px;</w:t>
      </w:r>
    </w:p>
    <w:p w14:paraId="7594A960" w14:textId="77777777" w:rsidR="0086102C" w:rsidRPr="0086102C" w:rsidRDefault="0086102C" w:rsidP="0086102C">
      <w:pPr>
        <w:pStyle w:val="Listing"/>
      </w:pPr>
      <w:r w:rsidRPr="0086102C">
        <w:t xml:space="preserve">    width: 100%;</w:t>
      </w:r>
    </w:p>
    <w:p w14:paraId="6332B51E" w14:textId="77777777" w:rsidR="0086102C" w:rsidRPr="0086102C" w:rsidRDefault="0086102C" w:rsidP="0086102C">
      <w:pPr>
        <w:pStyle w:val="Listing"/>
      </w:pPr>
      <w:r w:rsidRPr="0086102C">
        <w:t xml:space="preserve">    text-align: center;</w:t>
      </w:r>
    </w:p>
    <w:p w14:paraId="2B5B39CF" w14:textId="77777777" w:rsidR="0086102C" w:rsidRPr="0086102C" w:rsidRDefault="0086102C" w:rsidP="0086102C">
      <w:pPr>
        <w:pStyle w:val="Listing"/>
      </w:pPr>
      <w:r w:rsidRPr="0086102C">
        <w:t xml:space="preserve">    z-index: 1000;</w:t>
      </w:r>
    </w:p>
    <w:p w14:paraId="65C581FB" w14:textId="77777777" w:rsidR="0086102C" w:rsidRPr="0086102C" w:rsidRDefault="0086102C" w:rsidP="0086102C">
      <w:pPr>
        <w:pStyle w:val="Listing"/>
      </w:pPr>
      <w:r w:rsidRPr="0086102C">
        <w:t xml:space="preserve">    -webkit-text-stroke: 1px #000;</w:t>
      </w:r>
    </w:p>
    <w:p w14:paraId="65185478" w14:textId="77777777" w:rsidR="0086102C" w:rsidRPr="0086102C" w:rsidRDefault="0086102C" w:rsidP="0086102C">
      <w:pPr>
        <w:pStyle w:val="Listing"/>
      </w:pPr>
      <w:r w:rsidRPr="0086102C">
        <w:t xml:space="preserve">    -webkit-text-fill-color: transparent;</w:t>
      </w:r>
    </w:p>
    <w:p w14:paraId="716D7B13" w14:textId="77777777" w:rsidR="0086102C" w:rsidRPr="0086102C" w:rsidRDefault="0086102C" w:rsidP="0086102C">
      <w:pPr>
        <w:pStyle w:val="Listing"/>
      </w:pPr>
      <w:r w:rsidRPr="0086102C">
        <w:t>}</w:t>
      </w:r>
    </w:p>
    <w:p w14:paraId="10176EEF" w14:textId="77777777" w:rsidR="0086102C" w:rsidRPr="0086102C" w:rsidRDefault="0086102C" w:rsidP="0086102C">
      <w:pPr>
        <w:pStyle w:val="Listing"/>
      </w:pPr>
      <w:r w:rsidRPr="0086102C">
        <w:t>.TSO2A .toolbarLast:before {</w:t>
      </w:r>
    </w:p>
    <w:p w14:paraId="6E077102" w14:textId="77777777" w:rsidR="0086102C" w:rsidRPr="0086102C" w:rsidRDefault="00F76836" w:rsidP="0086102C">
      <w:pPr>
        <w:pStyle w:val="Listing"/>
      </w:pPr>
      <w:r>
        <w:t xml:space="preserve">    content: "</w:t>
      </w:r>
      <w:r w:rsidR="0086102C" w:rsidRPr="0086102C">
        <w:t>MVS2";</w:t>
      </w:r>
    </w:p>
    <w:p w14:paraId="2E873DAF" w14:textId="77777777" w:rsidR="0086102C" w:rsidRPr="0086102C" w:rsidRDefault="0086102C" w:rsidP="0086102C">
      <w:pPr>
        <w:pStyle w:val="Listing"/>
      </w:pPr>
      <w:r w:rsidRPr="0086102C">
        <w:t xml:space="preserve">    color: red;</w:t>
      </w:r>
    </w:p>
    <w:p w14:paraId="1556220B" w14:textId="77777777" w:rsidR="0086102C" w:rsidRPr="0086102C" w:rsidRDefault="0086102C" w:rsidP="0086102C">
      <w:pPr>
        <w:pStyle w:val="Listing"/>
      </w:pPr>
      <w:r w:rsidRPr="0086102C">
        <w:t xml:space="preserve">    opacity: 0.25;</w:t>
      </w:r>
    </w:p>
    <w:p w14:paraId="2464ADB4" w14:textId="77777777" w:rsidR="0086102C" w:rsidRPr="0086102C" w:rsidRDefault="0086102C" w:rsidP="0086102C">
      <w:pPr>
        <w:pStyle w:val="Listing"/>
      </w:pPr>
      <w:r w:rsidRPr="0086102C">
        <w:t xml:space="preserve">    font-size: 30px;</w:t>
      </w:r>
    </w:p>
    <w:p w14:paraId="4568A496" w14:textId="77777777" w:rsidR="0086102C" w:rsidRPr="0086102C" w:rsidRDefault="0086102C" w:rsidP="0086102C">
      <w:pPr>
        <w:pStyle w:val="Listing"/>
      </w:pPr>
      <w:r w:rsidRPr="0086102C">
        <w:t xml:space="preserve">    width: 100%;</w:t>
      </w:r>
    </w:p>
    <w:p w14:paraId="5A7EF24C" w14:textId="77777777" w:rsidR="0086102C" w:rsidRPr="0086102C" w:rsidRDefault="0086102C" w:rsidP="0086102C">
      <w:pPr>
        <w:pStyle w:val="Listing"/>
      </w:pPr>
      <w:r w:rsidRPr="0086102C">
        <w:t xml:space="preserve">    text-align: center;</w:t>
      </w:r>
    </w:p>
    <w:p w14:paraId="53222559" w14:textId="77777777" w:rsidR="0086102C" w:rsidRPr="0086102C" w:rsidRDefault="0086102C" w:rsidP="0086102C">
      <w:pPr>
        <w:pStyle w:val="Listing"/>
      </w:pPr>
      <w:r w:rsidRPr="0086102C">
        <w:t xml:space="preserve">    z-index: 1000;</w:t>
      </w:r>
    </w:p>
    <w:p w14:paraId="5FFFBC12" w14:textId="77777777" w:rsidR="0086102C" w:rsidRPr="0086102C" w:rsidRDefault="0086102C" w:rsidP="0086102C">
      <w:pPr>
        <w:pStyle w:val="Listing"/>
      </w:pPr>
      <w:r w:rsidRPr="0086102C">
        <w:t xml:space="preserve">    -webkit-text-stroke: 1px red;</w:t>
      </w:r>
    </w:p>
    <w:p w14:paraId="70DED83A" w14:textId="77777777" w:rsidR="0086102C" w:rsidRPr="0086102C" w:rsidRDefault="0086102C" w:rsidP="0086102C">
      <w:pPr>
        <w:pStyle w:val="Listing"/>
      </w:pPr>
      <w:r w:rsidRPr="0086102C">
        <w:t xml:space="preserve">    -webkit-text-fill-color: transparent;</w:t>
      </w:r>
    </w:p>
    <w:p w14:paraId="301A132C" w14:textId="77777777" w:rsidR="00F76836" w:rsidRDefault="0086102C" w:rsidP="00F76836">
      <w:pPr>
        <w:pStyle w:val="Listing"/>
      </w:pPr>
      <w:r w:rsidRPr="0086102C">
        <w:t>}</w:t>
      </w:r>
    </w:p>
    <w:p w14:paraId="735E3A40" w14:textId="77777777" w:rsidR="0086102C" w:rsidRPr="00DE7050" w:rsidRDefault="0086102C" w:rsidP="0086102C">
      <w:pPr>
        <w:pStyle w:val="Caption"/>
        <w:rPr>
          <w:lang w:val="en-US"/>
        </w:rPr>
      </w:pPr>
      <w:bookmarkStart w:id="368" w:name="_Toc373485041"/>
      <w:r w:rsidRPr="00DE7050">
        <w:rPr>
          <w:lang w:val="en-US"/>
        </w:rPr>
        <w:t xml:space="preserve">Figure </w:t>
      </w:r>
      <w:r w:rsidRPr="00DE7050">
        <w:rPr>
          <w:lang w:val="en-US"/>
        </w:rPr>
        <w:fldChar w:fldCharType="begin"/>
      </w:r>
      <w:r w:rsidRPr="00DE7050">
        <w:rPr>
          <w:lang w:val="en-US"/>
        </w:rPr>
        <w:instrText xml:space="preserve"> STYLEREF 1 \s </w:instrText>
      </w:r>
      <w:r w:rsidRPr="00DE7050">
        <w:rPr>
          <w:lang w:val="en-US"/>
        </w:rPr>
        <w:fldChar w:fldCharType="separate"/>
      </w:r>
      <w:r w:rsidR="00A87DE6">
        <w:rPr>
          <w:noProof/>
          <w:lang w:val="en-US"/>
        </w:rPr>
        <w:t>1</w:t>
      </w:r>
      <w:r w:rsidRPr="00DE7050">
        <w:rPr>
          <w:lang w:val="en-US"/>
        </w:rPr>
        <w:fldChar w:fldCharType="end"/>
      </w:r>
      <w:r w:rsidRPr="00DE7050">
        <w:rPr>
          <w:lang w:val="en-US"/>
        </w:rPr>
        <w:noBreakHyphen/>
      </w:r>
      <w:r w:rsidRPr="00DE7050">
        <w:rPr>
          <w:lang w:val="en-US"/>
        </w:rPr>
        <w:fldChar w:fldCharType="begin"/>
      </w:r>
      <w:r w:rsidRPr="00DE7050">
        <w:rPr>
          <w:lang w:val="en-US"/>
        </w:rPr>
        <w:instrText xml:space="preserve"> SEQ Figure \* ARABIC \s 1 </w:instrText>
      </w:r>
      <w:r w:rsidRPr="00DE7050">
        <w:rPr>
          <w:lang w:val="en-US"/>
        </w:rPr>
        <w:fldChar w:fldCharType="separate"/>
      </w:r>
      <w:r w:rsidR="00A87DE6">
        <w:rPr>
          <w:noProof/>
          <w:lang w:val="en-US"/>
        </w:rPr>
        <w:t>73</w:t>
      </w:r>
      <w:r w:rsidRPr="00DE7050">
        <w:rPr>
          <w:lang w:val="en-US"/>
        </w:rPr>
        <w:fldChar w:fldCharType="end"/>
      </w:r>
      <w:r w:rsidRPr="00DE7050">
        <w:rPr>
          <w:lang w:val="en-US"/>
        </w:rPr>
        <w:t xml:space="preserve"> Ex</w:t>
      </w:r>
      <w:r>
        <w:rPr>
          <w:lang w:val="en-US"/>
        </w:rPr>
        <w:t>a</w:t>
      </w:r>
      <w:r w:rsidRPr="00DE7050">
        <w:rPr>
          <w:lang w:val="en-US"/>
        </w:rPr>
        <w:t xml:space="preserve">mple custom.css </w:t>
      </w:r>
      <w:r>
        <w:rPr>
          <w:lang w:val="en-US"/>
        </w:rPr>
        <w:t>for adding custom text to the toolbar</w:t>
      </w:r>
      <w:bookmarkEnd w:id="368"/>
    </w:p>
    <w:p w14:paraId="00ED9D18" w14:textId="100FC255" w:rsidR="0086102C" w:rsidRPr="00DE7050" w:rsidRDefault="000D520E" w:rsidP="0086102C">
      <w:pPr>
        <w:rPr>
          <w:noProof/>
          <w:lang w:val="en-US"/>
        </w:rPr>
      </w:pPr>
      <w:r w:rsidRPr="00F76836">
        <w:rPr>
          <w:noProof/>
          <w:lang w:val="en-GB" w:eastAsia="zh-CN" w:bidi="he-IL"/>
        </w:rPr>
        <w:drawing>
          <wp:inline distT="0" distB="0" distL="0" distR="0" wp14:anchorId="60967BD6" wp14:editId="46323B0A">
            <wp:extent cx="5067300" cy="1257300"/>
            <wp:effectExtent l="0" t="0" r="0" b="0"/>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67300" cy="1257300"/>
                    </a:xfrm>
                    <a:prstGeom prst="rect">
                      <a:avLst/>
                    </a:prstGeom>
                    <a:noFill/>
                    <a:ln>
                      <a:noFill/>
                    </a:ln>
                  </pic:spPr>
                </pic:pic>
              </a:graphicData>
            </a:graphic>
          </wp:inline>
        </w:drawing>
      </w:r>
    </w:p>
    <w:p w14:paraId="36B04E4D" w14:textId="77777777" w:rsidR="0086102C" w:rsidRPr="00DE7050" w:rsidRDefault="0086102C" w:rsidP="0086102C">
      <w:pPr>
        <w:pStyle w:val="Caption"/>
        <w:rPr>
          <w:noProof/>
          <w:lang w:val="en-US"/>
        </w:rPr>
      </w:pPr>
      <w:bookmarkStart w:id="369" w:name="_Toc373485042"/>
      <w:r w:rsidRPr="00DE7050">
        <w:rPr>
          <w:lang w:val="en-US"/>
        </w:rPr>
        <w:t xml:space="preserve">Figure </w:t>
      </w:r>
      <w:r w:rsidRPr="00DE7050">
        <w:rPr>
          <w:lang w:val="en-US"/>
        </w:rPr>
        <w:fldChar w:fldCharType="begin"/>
      </w:r>
      <w:r w:rsidRPr="00DE7050">
        <w:rPr>
          <w:lang w:val="en-US"/>
        </w:rPr>
        <w:instrText xml:space="preserve"> STYLEREF 1 \s </w:instrText>
      </w:r>
      <w:r w:rsidRPr="00DE7050">
        <w:rPr>
          <w:lang w:val="en-US"/>
        </w:rPr>
        <w:fldChar w:fldCharType="separate"/>
      </w:r>
      <w:r w:rsidR="00A87DE6">
        <w:rPr>
          <w:noProof/>
          <w:lang w:val="en-US"/>
        </w:rPr>
        <w:t>1</w:t>
      </w:r>
      <w:r w:rsidRPr="00DE7050">
        <w:rPr>
          <w:lang w:val="en-US"/>
        </w:rPr>
        <w:fldChar w:fldCharType="end"/>
      </w:r>
      <w:r w:rsidRPr="00DE7050">
        <w:rPr>
          <w:lang w:val="en-US"/>
        </w:rPr>
        <w:noBreakHyphen/>
      </w:r>
      <w:r w:rsidRPr="00DE7050">
        <w:rPr>
          <w:lang w:val="en-US"/>
        </w:rPr>
        <w:fldChar w:fldCharType="begin"/>
      </w:r>
      <w:r w:rsidRPr="00DE7050">
        <w:rPr>
          <w:lang w:val="en-US"/>
        </w:rPr>
        <w:instrText xml:space="preserve"> SEQ Figure \* ARABIC \s 1 </w:instrText>
      </w:r>
      <w:r w:rsidRPr="00DE7050">
        <w:rPr>
          <w:lang w:val="en-US"/>
        </w:rPr>
        <w:fldChar w:fldCharType="separate"/>
      </w:r>
      <w:r w:rsidR="00A87DE6">
        <w:rPr>
          <w:noProof/>
          <w:lang w:val="en-US"/>
        </w:rPr>
        <w:t>74</w:t>
      </w:r>
      <w:r w:rsidRPr="00DE7050">
        <w:rPr>
          <w:lang w:val="en-US"/>
        </w:rPr>
        <w:fldChar w:fldCharType="end"/>
      </w:r>
      <w:r w:rsidRPr="00DE7050">
        <w:rPr>
          <w:lang w:val="en-US"/>
        </w:rPr>
        <w:t xml:space="preserve"> </w:t>
      </w:r>
      <w:r>
        <w:rPr>
          <w:lang w:val="en-US"/>
        </w:rPr>
        <w:t xml:space="preserve">Web Access screen with </w:t>
      </w:r>
      <w:r w:rsidR="00B504D7">
        <w:rPr>
          <w:lang w:val="en-US"/>
        </w:rPr>
        <w:t>custom text in the toolbar</w:t>
      </w:r>
      <w:bookmarkEnd w:id="369"/>
    </w:p>
    <w:p w14:paraId="24B8BCBD" w14:textId="77777777" w:rsidR="00DE7050" w:rsidRPr="00DE7050" w:rsidRDefault="00DE7050" w:rsidP="00117FBB">
      <w:pPr>
        <w:pStyle w:val="Heading4"/>
        <w:keepLines/>
        <w:rPr>
          <w:lang w:val="en-US"/>
        </w:rPr>
      </w:pPr>
      <w:bookmarkStart w:id="370" w:name="_Ref352920214"/>
      <w:r w:rsidRPr="00DE7050">
        <w:rPr>
          <w:lang w:val="en-US"/>
        </w:rPr>
        <w:t>Ex</w:t>
      </w:r>
      <w:r w:rsidR="008006FF">
        <w:rPr>
          <w:lang w:val="en-US"/>
        </w:rPr>
        <w:t>a</w:t>
      </w:r>
      <w:r w:rsidRPr="00DE7050">
        <w:rPr>
          <w:lang w:val="en-US"/>
        </w:rPr>
        <w:t>mple</w:t>
      </w:r>
      <w:r w:rsidR="008006FF">
        <w:rPr>
          <w:lang w:val="en-US"/>
        </w:rPr>
        <w:t>:</w:t>
      </w:r>
      <w:r w:rsidRPr="00DE7050">
        <w:rPr>
          <w:lang w:val="en-US"/>
        </w:rPr>
        <w:t xml:space="preserve"> </w:t>
      </w:r>
      <w:r w:rsidR="008006FF">
        <w:rPr>
          <w:lang w:val="en-US"/>
        </w:rPr>
        <w:t>Hiding the toolbar</w:t>
      </w:r>
      <w:bookmarkEnd w:id="370"/>
    </w:p>
    <w:p w14:paraId="5E2D58A7" w14:textId="77777777" w:rsidR="00DE7050" w:rsidRPr="00DE7050" w:rsidRDefault="008006FF" w:rsidP="00117FBB">
      <w:pPr>
        <w:keepNext/>
        <w:keepLines/>
        <w:spacing w:after="120"/>
        <w:rPr>
          <w:lang w:val="en-US"/>
        </w:rPr>
      </w:pPr>
      <w:r>
        <w:rPr>
          <w:lang w:val="en-US"/>
        </w:rPr>
        <w:t xml:space="preserve">The administrator may wish to prevent users from accessing features like copy/paste, print, and settings. This example shows how to hide the toolbar using a </w:t>
      </w:r>
      <w:r>
        <w:rPr>
          <w:i/>
          <w:lang w:val="en-US"/>
        </w:rPr>
        <w:t>custom.css</w:t>
      </w:r>
      <w:r>
        <w:rPr>
          <w:lang w:val="en-US"/>
        </w:rPr>
        <w:t xml:space="preserve"> file</w:t>
      </w:r>
      <w:r w:rsidR="00DE7050" w:rsidRPr="00DE7050">
        <w:rPr>
          <w:lang w:val="en-US"/>
        </w:rPr>
        <w:t>:</w:t>
      </w:r>
    </w:p>
    <w:p w14:paraId="0CAEEF24" w14:textId="77777777" w:rsidR="00DE7050" w:rsidRPr="00DE7050" w:rsidRDefault="00DE7050" w:rsidP="00DE7050">
      <w:pPr>
        <w:pStyle w:val="Listing"/>
        <w:rPr>
          <w:lang w:val="en-US"/>
        </w:rPr>
      </w:pPr>
      <w:r w:rsidRPr="00DE7050">
        <w:rPr>
          <w:lang w:val="en-US"/>
        </w:rPr>
        <w:t>/* VIRTEL Web Access style sheet for site customization</w:t>
      </w:r>
    </w:p>
    <w:p w14:paraId="2E18DDD8" w14:textId="77777777" w:rsidR="00DE7050" w:rsidRPr="00DE7050" w:rsidRDefault="00DE7050" w:rsidP="00DE7050">
      <w:pPr>
        <w:pStyle w:val="Listing"/>
        <w:rPr>
          <w:lang w:val="en-US"/>
        </w:rPr>
      </w:pPr>
      <w:r w:rsidRPr="00DE7050">
        <w:rPr>
          <w:lang w:val="en-US"/>
        </w:rPr>
        <w:t xml:space="preserve"> * (c)Copyright SysperTec Communication 2007,2010 All Rights Reserved</w:t>
      </w:r>
    </w:p>
    <w:p w14:paraId="0B036FEE" w14:textId="77777777" w:rsidR="00DE7050" w:rsidRPr="00DE7050" w:rsidRDefault="00DE7050" w:rsidP="00DE7050">
      <w:pPr>
        <w:pStyle w:val="Listing"/>
        <w:rPr>
          <w:lang w:val="en-US"/>
        </w:rPr>
      </w:pPr>
      <w:r w:rsidRPr="00DE7050">
        <w:rPr>
          <w:lang w:val="en-US"/>
        </w:rPr>
        <w:t xml:space="preserve"> */</w:t>
      </w:r>
    </w:p>
    <w:p w14:paraId="1DE9A361" w14:textId="77777777" w:rsidR="00DE7050" w:rsidRPr="00DE7050" w:rsidRDefault="00DE7050" w:rsidP="00DE7050">
      <w:pPr>
        <w:pStyle w:val="Listing"/>
        <w:rPr>
          <w:lang w:val="en-US"/>
        </w:rPr>
      </w:pPr>
      <w:r w:rsidRPr="00DE7050">
        <w:rPr>
          <w:lang w:val="en-US"/>
        </w:rPr>
        <w:t>#toolbar {display:none;}/*</w:t>
      </w:r>
    </w:p>
    <w:p w14:paraId="272D7045" w14:textId="77777777" w:rsidR="00DE7050" w:rsidRDefault="00DE7050" w:rsidP="00DE7050">
      <w:pPr>
        <w:pStyle w:val="Caption"/>
        <w:rPr>
          <w:lang w:val="en-US"/>
        </w:rPr>
      </w:pPr>
      <w:bookmarkStart w:id="371" w:name="_Toc373485043"/>
      <w:r w:rsidRPr="00DE7050">
        <w:rPr>
          <w:lang w:val="en-US"/>
        </w:rPr>
        <w:t xml:space="preserve">Figure </w:t>
      </w:r>
      <w:r w:rsidRPr="00DE7050">
        <w:rPr>
          <w:lang w:val="en-US"/>
        </w:rPr>
        <w:fldChar w:fldCharType="begin"/>
      </w:r>
      <w:r w:rsidRPr="00DE7050">
        <w:rPr>
          <w:lang w:val="en-US"/>
        </w:rPr>
        <w:instrText xml:space="preserve"> STYLEREF 1 \s </w:instrText>
      </w:r>
      <w:r w:rsidRPr="00DE7050">
        <w:rPr>
          <w:lang w:val="en-US"/>
        </w:rPr>
        <w:fldChar w:fldCharType="separate"/>
      </w:r>
      <w:r w:rsidR="00A87DE6">
        <w:rPr>
          <w:noProof/>
          <w:lang w:val="en-US"/>
        </w:rPr>
        <w:t>1</w:t>
      </w:r>
      <w:r w:rsidRPr="00DE7050">
        <w:rPr>
          <w:lang w:val="en-US"/>
        </w:rPr>
        <w:fldChar w:fldCharType="end"/>
      </w:r>
      <w:r w:rsidRPr="00DE7050">
        <w:rPr>
          <w:lang w:val="en-US"/>
        </w:rPr>
        <w:noBreakHyphen/>
      </w:r>
      <w:r w:rsidRPr="00DE7050">
        <w:rPr>
          <w:lang w:val="en-US"/>
        </w:rPr>
        <w:fldChar w:fldCharType="begin"/>
      </w:r>
      <w:r w:rsidRPr="00DE7050">
        <w:rPr>
          <w:lang w:val="en-US"/>
        </w:rPr>
        <w:instrText xml:space="preserve"> SEQ Figure \* ARABIC \s 1 </w:instrText>
      </w:r>
      <w:r w:rsidRPr="00DE7050">
        <w:rPr>
          <w:lang w:val="en-US"/>
        </w:rPr>
        <w:fldChar w:fldCharType="separate"/>
      </w:r>
      <w:r w:rsidR="00A87DE6">
        <w:rPr>
          <w:noProof/>
          <w:lang w:val="en-US"/>
        </w:rPr>
        <w:t>75</w:t>
      </w:r>
      <w:r w:rsidRPr="00DE7050">
        <w:rPr>
          <w:lang w:val="en-US"/>
        </w:rPr>
        <w:fldChar w:fldCharType="end"/>
      </w:r>
      <w:r w:rsidRPr="00DE7050">
        <w:rPr>
          <w:lang w:val="en-US"/>
        </w:rPr>
        <w:t xml:space="preserve"> </w:t>
      </w:r>
      <w:r w:rsidR="008006FF" w:rsidRPr="00DE7050">
        <w:rPr>
          <w:lang w:val="en-US"/>
        </w:rPr>
        <w:t>Ex</w:t>
      </w:r>
      <w:r w:rsidR="008006FF">
        <w:rPr>
          <w:lang w:val="en-US"/>
        </w:rPr>
        <w:t>a</w:t>
      </w:r>
      <w:r w:rsidR="008006FF" w:rsidRPr="00DE7050">
        <w:rPr>
          <w:lang w:val="en-US"/>
        </w:rPr>
        <w:t xml:space="preserve">mple custom.css </w:t>
      </w:r>
      <w:r w:rsidR="008006FF">
        <w:rPr>
          <w:lang w:val="en-US"/>
        </w:rPr>
        <w:t>for hiding the toolbar</w:t>
      </w:r>
      <w:bookmarkEnd w:id="371"/>
    </w:p>
    <w:p w14:paraId="1538CB1B" w14:textId="77777777" w:rsidR="00B000C9" w:rsidRPr="00B000C9" w:rsidRDefault="00B000C9" w:rsidP="00B000C9">
      <w:pPr>
        <w:rPr>
          <w:lang w:val="en-US"/>
        </w:rPr>
      </w:pPr>
      <w:r>
        <w:rPr>
          <w:lang w:val="en-US"/>
        </w:rPr>
        <w:t xml:space="preserve">You can also use </w:t>
      </w:r>
      <w:r>
        <w:rPr>
          <w:i/>
          <w:lang w:val="en-US"/>
        </w:rPr>
        <w:t>custom.js</w:t>
      </w:r>
      <w:r>
        <w:rPr>
          <w:lang w:val="en-US"/>
        </w:rPr>
        <w:t xml:space="preserve"> to remove icons individually from the toolbar, see “Removing unwanted toolbar icons” </w:t>
      </w:r>
      <w:r>
        <w:rPr>
          <w:lang w:val="en-US"/>
        </w:rPr>
        <w:fldChar w:fldCharType="begin"/>
      </w:r>
      <w:r>
        <w:rPr>
          <w:lang w:val="en-US"/>
        </w:rPr>
        <w:instrText xml:space="preserve"> PAGEREF _Ref352920308 \p \h </w:instrText>
      </w:r>
      <w:r>
        <w:rPr>
          <w:lang w:val="en-US"/>
        </w:rPr>
      </w:r>
      <w:r>
        <w:rPr>
          <w:lang w:val="en-US"/>
        </w:rPr>
        <w:fldChar w:fldCharType="separate"/>
      </w:r>
      <w:r w:rsidR="00A87DE6">
        <w:rPr>
          <w:noProof/>
          <w:lang w:val="en-US"/>
        </w:rPr>
        <w:t>sur la page 142</w:t>
      </w:r>
      <w:r>
        <w:rPr>
          <w:lang w:val="en-US"/>
        </w:rPr>
        <w:fldChar w:fldCharType="end"/>
      </w:r>
      <w:r>
        <w:rPr>
          <w:lang w:val="en-US"/>
        </w:rPr>
        <w:t>.</w:t>
      </w:r>
    </w:p>
    <w:p w14:paraId="3ED47B96" w14:textId="77777777" w:rsidR="00DE7050" w:rsidRPr="00DE7050" w:rsidRDefault="00DE7050" w:rsidP="00117FBB">
      <w:pPr>
        <w:pStyle w:val="Heading4"/>
        <w:keepLines/>
        <w:rPr>
          <w:lang w:val="en-US"/>
        </w:rPr>
      </w:pPr>
      <w:r w:rsidRPr="00DE7050">
        <w:rPr>
          <w:lang w:val="en-US"/>
        </w:rPr>
        <w:t>Ex</w:t>
      </w:r>
      <w:r w:rsidR="008006FF">
        <w:rPr>
          <w:lang w:val="en-US"/>
        </w:rPr>
        <w:t>a</w:t>
      </w:r>
      <w:r w:rsidRPr="00DE7050">
        <w:rPr>
          <w:lang w:val="en-US"/>
        </w:rPr>
        <w:t>mple</w:t>
      </w:r>
      <w:r w:rsidR="008006FF">
        <w:rPr>
          <w:lang w:val="en-US"/>
        </w:rPr>
        <w:t>: M</w:t>
      </w:r>
      <w:r w:rsidRPr="00DE7050">
        <w:rPr>
          <w:lang w:val="en-US"/>
        </w:rPr>
        <w:t>odif</w:t>
      </w:r>
      <w:r w:rsidR="008006FF">
        <w:rPr>
          <w:lang w:val="en-US"/>
        </w:rPr>
        <w:t>y</w:t>
      </w:r>
      <w:r w:rsidRPr="00DE7050">
        <w:rPr>
          <w:lang w:val="en-US"/>
        </w:rPr>
        <w:t>in</w:t>
      </w:r>
      <w:r w:rsidR="008006FF">
        <w:rPr>
          <w:lang w:val="en-US"/>
        </w:rPr>
        <w:t>g</w:t>
      </w:r>
      <w:r w:rsidRPr="00DE7050">
        <w:rPr>
          <w:lang w:val="en-US"/>
        </w:rPr>
        <w:t xml:space="preserve"> </w:t>
      </w:r>
      <w:r w:rsidR="00A93D2A">
        <w:rPr>
          <w:lang w:val="en-US"/>
        </w:rPr>
        <w:t xml:space="preserve">the </w:t>
      </w:r>
      <w:r w:rsidRPr="00DE7050">
        <w:rPr>
          <w:lang w:val="en-US"/>
        </w:rPr>
        <w:t>3270</w:t>
      </w:r>
      <w:r w:rsidR="008006FF">
        <w:rPr>
          <w:lang w:val="en-US"/>
        </w:rPr>
        <w:t xml:space="preserve"> colors</w:t>
      </w:r>
    </w:p>
    <w:p w14:paraId="78960CD8" w14:textId="77777777" w:rsidR="00DE7050" w:rsidRPr="00DE7050" w:rsidRDefault="00A93D2A" w:rsidP="00117FBB">
      <w:pPr>
        <w:keepNext/>
        <w:keepLines/>
        <w:spacing w:after="120"/>
        <w:rPr>
          <w:lang w:val="en-US"/>
        </w:rPr>
      </w:pPr>
      <w:r>
        <w:rPr>
          <w:lang w:val="en-US"/>
        </w:rPr>
        <w:t xml:space="preserve">Some installations prefer to modify the colors displayed on the 3270 screen to make the characters more readable. This example shows how to modify the colors used by </w:t>
      </w:r>
      <w:r w:rsidR="00DE7050" w:rsidRPr="00DE7050">
        <w:rPr>
          <w:lang w:val="en-US"/>
        </w:rPr>
        <w:t>VIRTEL Web Access:</w:t>
      </w:r>
    </w:p>
    <w:p w14:paraId="2F77B521" w14:textId="77777777" w:rsidR="00DE7050" w:rsidRPr="00DE7050" w:rsidRDefault="00DE7050" w:rsidP="00DE7050">
      <w:pPr>
        <w:pStyle w:val="Listing"/>
        <w:rPr>
          <w:lang w:val="en-US"/>
        </w:rPr>
      </w:pPr>
      <w:r w:rsidRPr="00DE7050">
        <w:rPr>
          <w:lang w:val="en-US"/>
        </w:rPr>
        <w:t>/*</w:t>
      </w:r>
    </w:p>
    <w:p w14:paraId="1E6C73CE" w14:textId="77777777" w:rsidR="00DE7050" w:rsidRPr="00DE7050" w:rsidRDefault="00DE7050" w:rsidP="00DE7050">
      <w:pPr>
        <w:pStyle w:val="Listing"/>
        <w:rPr>
          <w:lang w:val="en-US"/>
        </w:rPr>
      </w:pPr>
      <w:r w:rsidRPr="00DE7050">
        <w:rPr>
          <w:lang w:val="en-US"/>
        </w:rPr>
        <w:t xml:space="preserve"> * VIRTEL Web Access style sheet customisation for 3270 colors</w:t>
      </w:r>
    </w:p>
    <w:p w14:paraId="41A35DE2" w14:textId="77777777" w:rsidR="00DE7050" w:rsidRPr="00DE7050" w:rsidRDefault="00DE7050" w:rsidP="00DE7050">
      <w:pPr>
        <w:pStyle w:val="Listing"/>
        <w:rPr>
          <w:lang w:val="en-US"/>
        </w:rPr>
      </w:pPr>
      <w:r w:rsidRPr="00DE7050">
        <w:rPr>
          <w:lang w:val="en-US"/>
        </w:rPr>
        <w:t xml:space="preserve"> * (c)Copyright SysperTec Communication 2012 All Rights Reserved</w:t>
      </w:r>
    </w:p>
    <w:p w14:paraId="33557BD9" w14:textId="77777777" w:rsidR="00DE7050" w:rsidRPr="00DE7050" w:rsidRDefault="00DE7050" w:rsidP="00DE7050">
      <w:pPr>
        <w:pStyle w:val="Listing"/>
        <w:rPr>
          <w:lang w:val="en-US"/>
        </w:rPr>
      </w:pPr>
      <w:r w:rsidRPr="00DE7050">
        <w:rPr>
          <w:lang w:val="en-US"/>
        </w:rPr>
        <w:t>*/</w:t>
      </w:r>
    </w:p>
    <w:p w14:paraId="717CF804" w14:textId="77777777" w:rsidR="00DE7050" w:rsidRPr="00DE7050" w:rsidRDefault="00DE7050" w:rsidP="00DE7050">
      <w:pPr>
        <w:pStyle w:val="Listing"/>
        <w:rPr>
          <w:lang w:val="en-US"/>
        </w:rPr>
      </w:pPr>
    </w:p>
    <w:p w14:paraId="62439688" w14:textId="77777777" w:rsidR="00DE7050" w:rsidRPr="00DE7050" w:rsidRDefault="00DE7050" w:rsidP="00DE7050">
      <w:pPr>
        <w:pStyle w:val="Listing"/>
        <w:rPr>
          <w:lang w:val="en-US"/>
        </w:rPr>
      </w:pPr>
      <w:r w:rsidRPr="00DE7050">
        <w:rPr>
          <w:lang w:val="en-US"/>
        </w:rPr>
        <w:t>.NBLUE, .UBLUE, .BBLUE {color:#7890F0;}</w:t>
      </w:r>
    </w:p>
    <w:p w14:paraId="55F2BA98" w14:textId="77777777" w:rsidR="00DE7050" w:rsidRPr="00DE7050" w:rsidRDefault="00DE7050" w:rsidP="00DE7050">
      <w:pPr>
        <w:pStyle w:val="Listing"/>
        <w:rPr>
          <w:lang w:val="en-US"/>
        </w:rPr>
      </w:pPr>
      <w:r w:rsidRPr="00DE7050">
        <w:rPr>
          <w:lang w:val="en-US"/>
        </w:rPr>
        <w:t>.RBLUE {background-color:#7890F0;}</w:t>
      </w:r>
    </w:p>
    <w:p w14:paraId="5BED353B" w14:textId="77777777" w:rsidR="00DE7050" w:rsidRPr="00DE7050" w:rsidRDefault="00DE7050" w:rsidP="00DE7050">
      <w:pPr>
        <w:pStyle w:val="Listing"/>
        <w:rPr>
          <w:lang w:val="en-US"/>
        </w:rPr>
      </w:pPr>
    </w:p>
    <w:p w14:paraId="361FF45F" w14:textId="77777777" w:rsidR="00DE7050" w:rsidRPr="00DE7050" w:rsidRDefault="00DE7050" w:rsidP="00DE7050">
      <w:pPr>
        <w:pStyle w:val="Listing"/>
        <w:rPr>
          <w:lang w:val="en-US"/>
        </w:rPr>
      </w:pPr>
      <w:r w:rsidRPr="00DE7050">
        <w:rPr>
          <w:lang w:val="en-US"/>
        </w:rPr>
        <w:t>.NRED, .URED, .BRED {color:#F21816;}</w:t>
      </w:r>
    </w:p>
    <w:p w14:paraId="02EEB57C" w14:textId="77777777" w:rsidR="00DE7050" w:rsidRPr="00DE7050" w:rsidRDefault="00DE7050" w:rsidP="00DE7050">
      <w:pPr>
        <w:pStyle w:val="Listing"/>
        <w:rPr>
          <w:lang w:val="en-US"/>
        </w:rPr>
      </w:pPr>
      <w:r w:rsidRPr="00DE7050">
        <w:rPr>
          <w:lang w:val="en-US"/>
        </w:rPr>
        <w:t>.RRED {background-color:#F21816;}</w:t>
      </w:r>
    </w:p>
    <w:p w14:paraId="1AB508C7" w14:textId="77777777" w:rsidR="00DE7050" w:rsidRPr="00DE7050" w:rsidRDefault="00DE7050" w:rsidP="00DE7050">
      <w:pPr>
        <w:pStyle w:val="Listing"/>
        <w:rPr>
          <w:lang w:val="en-US"/>
        </w:rPr>
      </w:pPr>
    </w:p>
    <w:p w14:paraId="2E1E6CA6" w14:textId="77777777" w:rsidR="00DE7050" w:rsidRPr="00DE7050" w:rsidRDefault="00DE7050" w:rsidP="00DE7050">
      <w:pPr>
        <w:pStyle w:val="Listing"/>
        <w:rPr>
          <w:lang w:val="en-US"/>
        </w:rPr>
      </w:pPr>
      <w:r w:rsidRPr="00DE7050">
        <w:rPr>
          <w:lang w:val="en-US"/>
        </w:rPr>
        <w:t>.NPINK, .UPINK, .BPINK {color:#FF00FE;}</w:t>
      </w:r>
    </w:p>
    <w:p w14:paraId="603AE92E" w14:textId="77777777" w:rsidR="00DE7050" w:rsidRPr="00DE7050" w:rsidRDefault="00DE7050" w:rsidP="00DE7050">
      <w:pPr>
        <w:pStyle w:val="Listing"/>
        <w:rPr>
          <w:lang w:val="en-US"/>
        </w:rPr>
      </w:pPr>
      <w:r w:rsidRPr="00DE7050">
        <w:rPr>
          <w:lang w:val="en-US"/>
        </w:rPr>
        <w:t>.RPINK {background-color:#FF00FE;}</w:t>
      </w:r>
    </w:p>
    <w:p w14:paraId="4F10717C" w14:textId="77777777" w:rsidR="00DE7050" w:rsidRPr="00DE7050" w:rsidRDefault="00DE7050" w:rsidP="00DE7050">
      <w:pPr>
        <w:pStyle w:val="Listing"/>
        <w:rPr>
          <w:lang w:val="en-US"/>
        </w:rPr>
      </w:pPr>
    </w:p>
    <w:p w14:paraId="44DE91D7" w14:textId="77777777" w:rsidR="00DE7050" w:rsidRPr="00DE7050" w:rsidRDefault="00DE7050" w:rsidP="00DE7050">
      <w:pPr>
        <w:pStyle w:val="Listing"/>
        <w:rPr>
          <w:lang w:val="en-US"/>
        </w:rPr>
      </w:pPr>
      <w:r w:rsidRPr="00DE7050">
        <w:rPr>
          <w:lang w:val="en-US"/>
        </w:rPr>
        <w:t>.NGREEN, .UGREEN, .BGREEN {color:#24D82F;}</w:t>
      </w:r>
    </w:p>
    <w:p w14:paraId="298DBF3F" w14:textId="77777777" w:rsidR="00DE7050" w:rsidRPr="00DE7050" w:rsidRDefault="00DE7050" w:rsidP="00DE7050">
      <w:pPr>
        <w:pStyle w:val="Listing"/>
        <w:rPr>
          <w:lang w:val="en-US"/>
        </w:rPr>
      </w:pPr>
      <w:r w:rsidRPr="00DE7050">
        <w:rPr>
          <w:lang w:val="en-US"/>
        </w:rPr>
        <w:t>.RGREEN {background-color:#24D82F;}</w:t>
      </w:r>
    </w:p>
    <w:p w14:paraId="3DEE9B12" w14:textId="77777777" w:rsidR="00DE7050" w:rsidRPr="00DE7050" w:rsidRDefault="00DE7050" w:rsidP="00DE7050">
      <w:pPr>
        <w:pStyle w:val="Listing"/>
        <w:rPr>
          <w:lang w:val="en-US"/>
        </w:rPr>
      </w:pPr>
    </w:p>
    <w:p w14:paraId="05BFCA73" w14:textId="77777777" w:rsidR="00DE7050" w:rsidRPr="00DE7050" w:rsidRDefault="00DE7050" w:rsidP="00DE7050">
      <w:pPr>
        <w:pStyle w:val="Listing"/>
        <w:rPr>
          <w:lang w:val="en-US"/>
        </w:rPr>
      </w:pPr>
      <w:r w:rsidRPr="00DE7050">
        <w:rPr>
          <w:lang w:val="en-US"/>
        </w:rPr>
        <w:t>.NTURQUOISE, .UTURQUOISE, .BTURQUOISE {color:#58F0F1;}</w:t>
      </w:r>
    </w:p>
    <w:p w14:paraId="29C64724" w14:textId="77777777" w:rsidR="00DE7050" w:rsidRPr="00DE7050" w:rsidRDefault="00DE7050" w:rsidP="00DE7050">
      <w:pPr>
        <w:pStyle w:val="Listing"/>
        <w:rPr>
          <w:lang w:val="en-US"/>
        </w:rPr>
      </w:pPr>
      <w:r w:rsidRPr="00DE7050">
        <w:rPr>
          <w:lang w:val="en-US"/>
        </w:rPr>
        <w:t>.RTURQUOISE {background-color:#58F0F1;}</w:t>
      </w:r>
    </w:p>
    <w:p w14:paraId="36A3EDBF" w14:textId="77777777" w:rsidR="00DE7050" w:rsidRPr="00DE7050" w:rsidRDefault="00DE7050" w:rsidP="00DE7050">
      <w:pPr>
        <w:pStyle w:val="Listing"/>
        <w:rPr>
          <w:lang w:val="en-US"/>
        </w:rPr>
      </w:pPr>
    </w:p>
    <w:p w14:paraId="49E47EAB" w14:textId="77777777" w:rsidR="00DE7050" w:rsidRPr="00DE7050" w:rsidRDefault="00DE7050" w:rsidP="00DE7050">
      <w:pPr>
        <w:pStyle w:val="Listing"/>
        <w:rPr>
          <w:lang w:val="en-US"/>
        </w:rPr>
      </w:pPr>
      <w:r w:rsidRPr="00DE7050">
        <w:rPr>
          <w:lang w:val="en-US"/>
        </w:rPr>
        <w:t>.NYELLOW, .UYELLOW, .BYELLOW {color:#FFFF00;}</w:t>
      </w:r>
    </w:p>
    <w:p w14:paraId="5DDC4E7F" w14:textId="77777777" w:rsidR="00DE7050" w:rsidRPr="00DE7050" w:rsidRDefault="00DE7050" w:rsidP="00DE7050">
      <w:pPr>
        <w:pStyle w:val="Listing"/>
        <w:rPr>
          <w:lang w:val="en-US"/>
        </w:rPr>
      </w:pPr>
      <w:r w:rsidRPr="00DE7050">
        <w:rPr>
          <w:lang w:val="en-US"/>
        </w:rPr>
        <w:t>.RYELLOW {background-color:#FFFF00;}</w:t>
      </w:r>
    </w:p>
    <w:p w14:paraId="67BC38F3" w14:textId="77777777" w:rsidR="00DE7050" w:rsidRPr="00DE7050" w:rsidRDefault="00DE7050" w:rsidP="00DE7050">
      <w:pPr>
        <w:pStyle w:val="Listing"/>
        <w:rPr>
          <w:lang w:val="en-US"/>
        </w:rPr>
      </w:pPr>
    </w:p>
    <w:p w14:paraId="3AE1A1D0" w14:textId="77777777" w:rsidR="00DE7050" w:rsidRPr="00DE7050" w:rsidRDefault="00DE7050" w:rsidP="00DE7050">
      <w:pPr>
        <w:pStyle w:val="Listing"/>
        <w:rPr>
          <w:lang w:val="en-US"/>
        </w:rPr>
      </w:pPr>
      <w:r w:rsidRPr="00DE7050">
        <w:rPr>
          <w:lang w:val="en-US"/>
        </w:rPr>
        <w:t>.NWHITE, .UWHITE, .BWHITE {color:#FFFFFF;}</w:t>
      </w:r>
    </w:p>
    <w:p w14:paraId="7D0972BD" w14:textId="77777777" w:rsidR="00DE7050" w:rsidRPr="00DE7050" w:rsidRDefault="00DE7050" w:rsidP="00DE7050">
      <w:pPr>
        <w:pStyle w:val="Listing"/>
        <w:rPr>
          <w:lang w:val="en-US"/>
        </w:rPr>
      </w:pPr>
      <w:r w:rsidRPr="00DE7050">
        <w:rPr>
          <w:lang w:val="en-US"/>
        </w:rPr>
        <w:t>.RWHITE {background-color:#FFFFFF;}</w:t>
      </w:r>
    </w:p>
    <w:p w14:paraId="6E83B61E" w14:textId="77777777" w:rsidR="00DE7050" w:rsidRPr="00DE7050" w:rsidRDefault="00DE7050" w:rsidP="00DE7050">
      <w:pPr>
        <w:pStyle w:val="Listing"/>
        <w:rPr>
          <w:lang w:val="en-US"/>
        </w:rPr>
      </w:pPr>
    </w:p>
    <w:p w14:paraId="4DEE87AC" w14:textId="77777777" w:rsidR="00DE7050" w:rsidRPr="00DE7050" w:rsidRDefault="00DE7050" w:rsidP="00DE7050">
      <w:pPr>
        <w:pStyle w:val="Caption"/>
        <w:rPr>
          <w:lang w:val="en-US"/>
        </w:rPr>
      </w:pPr>
      <w:bookmarkStart w:id="372" w:name="_Toc373485044"/>
      <w:r w:rsidRPr="00DE7050">
        <w:rPr>
          <w:lang w:val="en-US"/>
        </w:rPr>
        <w:t xml:space="preserve">Figure </w:t>
      </w:r>
      <w:r w:rsidRPr="00DE7050">
        <w:rPr>
          <w:lang w:val="en-US"/>
        </w:rPr>
        <w:fldChar w:fldCharType="begin"/>
      </w:r>
      <w:r w:rsidRPr="00DE7050">
        <w:rPr>
          <w:lang w:val="en-US"/>
        </w:rPr>
        <w:instrText xml:space="preserve"> STYLEREF 1 \s </w:instrText>
      </w:r>
      <w:r w:rsidRPr="00DE7050">
        <w:rPr>
          <w:lang w:val="en-US"/>
        </w:rPr>
        <w:fldChar w:fldCharType="separate"/>
      </w:r>
      <w:r w:rsidR="00A87DE6">
        <w:rPr>
          <w:noProof/>
          <w:lang w:val="en-US"/>
        </w:rPr>
        <w:t>1</w:t>
      </w:r>
      <w:r w:rsidRPr="00DE7050">
        <w:rPr>
          <w:lang w:val="en-US"/>
        </w:rPr>
        <w:fldChar w:fldCharType="end"/>
      </w:r>
      <w:r w:rsidRPr="00DE7050">
        <w:rPr>
          <w:lang w:val="en-US"/>
        </w:rPr>
        <w:noBreakHyphen/>
      </w:r>
      <w:r w:rsidRPr="00DE7050">
        <w:rPr>
          <w:lang w:val="en-US"/>
        </w:rPr>
        <w:fldChar w:fldCharType="begin"/>
      </w:r>
      <w:r w:rsidRPr="00DE7050">
        <w:rPr>
          <w:lang w:val="en-US"/>
        </w:rPr>
        <w:instrText xml:space="preserve"> SEQ Figure \* ARABIC \s 1 </w:instrText>
      </w:r>
      <w:r w:rsidRPr="00DE7050">
        <w:rPr>
          <w:lang w:val="en-US"/>
        </w:rPr>
        <w:fldChar w:fldCharType="separate"/>
      </w:r>
      <w:r w:rsidR="00A87DE6">
        <w:rPr>
          <w:noProof/>
          <w:lang w:val="en-US"/>
        </w:rPr>
        <w:t>76</w:t>
      </w:r>
      <w:r w:rsidRPr="00DE7050">
        <w:rPr>
          <w:lang w:val="en-US"/>
        </w:rPr>
        <w:fldChar w:fldCharType="end"/>
      </w:r>
      <w:r w:rsidRPr="00DE7050">
        <w:rPr>
          <w:lang w:val="en-US"/>
        </w:rPr>
        <w:t xml:space="preserve"> </w:t>
      </w:r>
      <w:r w:rsidR="00A93D2A" w:rsidRPr="00DE7050">
        <w:rPr>
          <w:lang w:val="en-US"/>
        </w:rPr>
        <w:t>Ex</w:t>
      </w:r>
      <w:r w:rsidR="00A93D2A">
        <w:rPr>
          <w:lang w:val="en-US"/>
        </w:rPr>
        <w:t>a</w:t>
      </w:r>
      <w:r w:rsidR="00A93D2A" w:rsidRPr="00DE7050">
        <w:rPr>
          <w:lang w:val="en-US"/>
        </w:rPr>
        <w:t xml:space="preserve">mple custom.css </w:t>
      </w:r>
      <w:r w:rsidR="00A93D2A">
        <w:rPr>
          <w:lang w:val="en-US"/>
        </w:rPr>
        <w:t>for</w:t>
      </w:r>
      <w:r w:rsidRPr="00DE7050">
        <w:rPr>
          <w:lang w:val="en-US"/>
        </w:rPr>
        <w:t xml:space="preserve"> modif</w:t>
      </w:r>
      <w:r w:rsidR="00A93D2A">
        <w:rPr>
          <w:lang w:val="en-US"/>
        </w:rPr>
        <w:t>y</w:t>
      </w:r>
      <w:r w:rsidRPr="00DE7050">
        <w:rPr>
          <w:lang w:val="en-US"/>
        </w:rPr>
        <w:t>i</w:t>
      </w:r>
      <w:r w:rsidR="00A93D2A">
        <w:rPr>
          <w:lang w:val="en-US"/>
        </w:rPr>
        <w:t>ng</w:t>
      </w:r>
      <w:r w:rsidRPr="00DE7050">
        <w:rPr>
          <w:lang w:val="en-US"/>
        </w:rPr>
        <w:t xml:space="preserve"> </w:t>
      </w:r>
      <w:r w:rsidR="00A93D2A">
        <w:rPr>
          <w:lang w:val="en-US"/>
        </w:rPr>
        <w:t xml:space="preserve">the </w:t>
      </w:r>
      <w:r w:rsidRPr="00DE7050">
        <w:rPr>
          <w:lang w:val="en-US"/>
        </w:rPr>
        <w:t>3270</w:t>
      </w:r>
      <w:r w:rsidR="00A93D2A">
        <w:rPr>
          <w:lang w:val="en-US"/>
        </w:rPr>
        <w:t xml:space="preserve"> colors</w:t>
      </w:r>
      <w:bookmarkEnd w:id="372"/>
    </w:p>
    <w:p w14:paraId="52D7A52E" w14:textId="77777777" w:rsidR="00DE7050" w:rsidRPr="00DE7050" w:rsidRDefault="00A93D2A" w:rsidP="00DE7050">
      <w:pPr>
        <w:rPr>
          <w:lang w:val="en-US"/>
        </w:rPr>
      </w:pPr>
      <w:r>
        <w:rPr>
          <w:lang w:val="en-US"/>
        </w:rPr>
        <w:t>In this stylesheet</w:t>
      </w:r>
      <w:r w:rsidR="00DE7050" w:rsidRPr="00DE7050">
        <w:rPr>
          <w:lang w:val="en-US"/>
        </w:rPr>
        <w:t xml:space="preserve">, BLUE, RED, PINK, GREEN, TURQUOISE, YELLOW, </w:t>
      </w:r>
      <w:r>
        <w:rPr>
          <w:lang w:val="en-US"/>
        </w:rPr>
        <w:t>and</w:t>
      </w:r>
      <w:r w:rsidR="00DE7050" w:rsidRPr="00DE7050">
        <w:rPr>
          <w:lang w:val="en-US"/>
        </w:rPr>
        <w:t xml:space="preserve"> WHITE r</w:t>
      </w:r>
      <w:r>
        <w:rPr>
          <w:lang w:val="en-US"/>
        </w:rPr>
        <w:t>e</w:t>
      </w:r>
      <w:r w:rsidR="00DE7050" w:rsidRPr="00DE7050">
        <w:rPr>
          <w:lang w:val="en-US"/>
        </w:rPr>
        <w:t>pr</w:t>
      </w:r>
      <w:r>
        <w:rPr>
          <w:lang w:val="en-US"/>
        </w:rPr>
        <w:t>e</w:t>
      </w:r>
      <w:r w:rsidR="00DE7050" w:rsidRPr="00DE7050">
        <w:rPr>
          <w:lang w:val="en-US"/>
        </w:rPr>
        <w:t xml:space="preserve">sent </w:t>
      </w:r>
      <w:r>
        <w:rPr>
          <w:lang w:val="en-US"/>
        </w:rPr>
        <w:t>the</w:t>
      </w:r>
      <w:r w:rsidR="00DE7050" w:rsidRPr="00DE7050">
        <w:rPr>
          <w:lang w:val="en-US"/>
        </w:rPr>
        <w:t xml:space="preserve"> 7 col</w:t>
      </w:r>
      <w:r>
        <w:rPr>
          <w:lang w:val="en-US"/>
        </w:rPr>
        <w:t>o</w:t>
      </w:r>
      <w:r w:rsidR="00DE7050" w:rsidRPr="00DE7050">
        <w:rPr>
          <w:lang w:val="en-US"/>
        </w:rPr>
        <w:t xml:space="preserve">rs </w:t>
      </w:r>
      <w:r>
        <w:rPr>
          <w:lang w:val="en-US"/>
        </w:rPr>
        <w:t xml:space="preserve">of the 3270 </w:t>
      </w:r>
      <w:r w:rsidR="00DE7050" w:rsidRPr="00DE7050">
        <w:rPr>
          <w:lang w:val="en-US"/>
        </w:rPr>
        <w:t xml:space="preserve">pallette, </w:t>
      </w:r>
      <w:r>
        <w:rPr>
          <w:lang w:val="en-US"/>
        </w:rPr>
        <w:t>with a</w:t>
      </w:r>
      <w:r w:rsidR="00DE7050" w:rsidRPr="00DE7050">
        <w:rPr>
          <w:lang w:val="en-US"/>
        </w:rPr>
        <w:t xml:space="preserve"> pr</w:t>
      </w:r>
      <w:r>
        <w:rPr>
          <w:lang w:val="en-US"/>
        </w:rPr>
        <w:t>e</w:t>
      </w:r>
      <w:r w:rsidR="00DE7050" w:rsidRPr="00DE7050">
        <w:rPr>
          <w:lang w:val="en-US"/>
        </w:rPr>
        <w:t>fix</w:t>
      </w:r>
      <w:r w:rsidRPr="00A93D2A">
        <w:rPr>
          <w:lang w:val="en-US"/>
        </w:rPr>
        <w:t xml:space="preserve"> </w:t>
      </w:r>
      <w:r w:rsidRPr="00DE7050">
        <w:rPr>
          <w:lang w:val="en-US"/>
        </w:rPr>
        <w:t>indi</w:t>
      </w:r>
      <w:r>
        <w:rPr>
          <w:lang w:val="en-US"/>
        </w:rPr>
        <w:t xml:space="preserve">cating the highlighting mode: </w:t>
      </w:r>
      <w:r w:rsidR="00DE7050" w:rsidRPr="00DE7050">
        <w:rPr>
          <w:lang w:val="en-US"/>
        </w:rPr>
        <w:t>N</w:t>
      </w:r>
      <w:r>
        <w:rPr>
          <w:lang w:val="en-US"/>
        </w:rPr>
        <w:t>=</w:t>
      </w:r>
      <w:r w:rsidR="00DE7050" w:rsidRPr="00DE7050">
        <w:rPr>
          <w:lang w:val="en-US"/>
        </w:rPr>
        <w:t>normal, U</w:t>
      </w:r>
      <w:r>
        <w:rPr>
          <w:lang w:val="en-US"/>
        </w:rPr>
        <w:t>=</w:t>
      </w:r>
      <w:r w:rsidR="00DE7050" w:rsidRPr="00DE7050">
        <w:rPr>
          <w:lang w:val="en-US"/>
        </w:rPr>
        <w:t>underscore, B</w:t>
      </w:r>
      <w:r>
        <w:rPr>
          <w:lang w:val="en-US"/>
        </w:rPr>
        <w:t>=</w:t>
      </w:r>
      <w:r w:rsidR="00DE7050" w:rsidRPr="00DE7050">
        <w:rPr>
          <w:lang w:val="en-US"/>
        </w:rPr>
        <w:t>blink</w:t>
      </w:r>
      <w:r>
        <w:rPr>
          <w:lang w:val="en-US"/>
        </w:rPr>
        <w:t xml:space="preserve">, </w:t>
      </w:r>
      <w:r w:rsidR="00DE7050" w:rsidRPr="00DE7050">
        <w:rPr>
          <w:lang w:val="en-US"/>
        </w:rPr>
        <w:t>R</w:t>
      </w:r>
      <w:r>
        <w:rPr>
          <w:lang w:val="en-US"/>
        </w:rPr>
        <w:t>=</w:t>
      </w:r>
      <w:r w:rsidR="00DE7050" w:rsidRPr="00DE7050">
        <w:rPr>
          <w:lang w:val="en-US"/>
        </w:rPr>
        <w:t>reverse video.</w:t>
      </w:r>
    </w:p>
    <w:p w14:paraId="35E8AB6E" w14:textId="77777777" w:rsidR="00DE7050" w:rsidRPr="00DE7050" w:rsidRDefault="00DE7050" w:rsidP="00DE7050">
      <w:pPr>
        <w:rPr>
          <w:lang w:val="en-US"/>
        </w:rPr>
      </w:pPr>
    </w:p>
    <w:p w14:paraId="3A056D02" w14:textId="77777777" w:rsidR="00DE7050" w:rsidRPr="00DE7050" w:rsidRDefault="00A93D2A" w:rsidP="00DE7050">
      <w:pPr>
        <w:rPr>
          <w:lang w:val="en-US"/>
        </w:rPr>
      </w:pPr>
      <w:r>
        <w:rPr>
          <w:lang w:val="en-US"/>
        </w:rPr>
        <w:t xml:space="preserve">The color </w:t>
      </w:r>
      <w:r w:rsidR="00E64B12">
        <w:rPr>
          <w:lang w:val="en-US"/>
        </w:rPr>
        <w:t>values</w:t>
      </w:r>
      <w:r w:rsidR="00DE7050" w:rsidRPr="00DE7050">
        <w:rPr>
          <w:lang w:val="en-US"/>
        </w:rPr>
        <w:t xml:space="preserve"> (</w:t>
      </w:r>
      <w:r w:rsidR="00E64B12">
        <w:rPr>
          <w:lang w:val="en-US"/>
        </w:rPr>
        <w:t xml:space="preserve">for </w:t>
      </w:r>
      <w:r w:rsidR="00DE7050" w:rsidRPr="00DE7050">
        <w:rPr>
          <w:lang w:val="en-US"/>
        </w:rPr>
        <w:t xml:space="preserve">example, #7890F0) </w:t>
      </w:r>
      <w:r w:rsidR="00E64B12">
        <w:rPr>
          <w:lang w:val="en-US"/>
        </w:rPr>
        <w:t xml:space="preserve">are expressed in hexadecimal </w:t>
      </w:r>
      <w:r w:rsidR="00DE7050" w:rsidRPr="00DE7050">
        <w:rPr>
          <w:lang w:val="en-US"/>
        </w:rPr>
        <w:t xml:space="preserve">RGB </w:t>
      </w:r>
      <w:r w:rsidR="00E64B12">
        <w:rPr>
          <w:lang w:val="en-US"/>
        </w:rPr>
        <w:t xml:space="preserve">encoding or as color names. For more explanation, see </w:t>
      </w:r>
      <w:r w:rsidR="00DE7050" w:rsidRPr="00DE7050">
        <w:rPr>
          <w:lang w:val="en-US"/>
        </w:rPr>
        <w:t>:</w:t>
      </w:r>
      <w:r w:rsidR="00DE7050" w:rsidRPr="00DE7050">
        <w:rPr>
          <w:lang w:val="en-US"/>
        </w:rPr>
        <w:tab/>
      </w:r>
      <w:r w:rsidR="00E64B12">
        <w:rPr>
          <w:lang w:val="en-US"/>
        </w:rPr>
        <w:br/>
      </w:r>
      <w:hyperlink r:id="rId69" w:history="1">
        <w:r w:rsidR="00E64B12" w:rsidRPr="00E64B12">
          <w:rPr>
            <w:rStyle w:val="Hyperlink"/>
            <w:lang w:val="en-US"/>
          </w:rPr>
          <w:t>http://en.wikipedia.org/wiki/Web_colors</w:t>
        </w:r>
      </w:hyperlink>
      <w:r w:rsidR="00E64B12">
        <w:rPr>
          <w:lang w:val="en-US"/>
        </w:rPr>
        <w:t xml:space="preserve"> or</w:t>
      </w:r>
      <w:r w:rsidR="00E64B12">
        <w:rPr>
          <w:lang w:val="en-US"/>
        </w:rPr>
        <w:tab/>
      </w:r>
      <w:r w:rsidR="00DE7050" w:rsidRPr="00DE7050">
        <w:rPr>
          <w:lang w:val="en-US"/>
        </w:rPr>
        <w:br/>
      </w:r>
      <w:hyperlink r:id="rId70" w:history="1">
        <w:r w:rsidR="0014375F" w:rsidRPr="007740D7">
          <w:rPr>
            <w:rStyle w:val="Hyperlink"/>
            <w:lang w:val="en-US"/>
          </w:rPr>
          <w:t>http://www.w3schools.com/html/html_colorn</w:t>
        </w:r>
        <w:r w:rsidR="0014375F" w:rsidRPr="007740D7">
          <w:rPr>
            <w:rStyle w:val="Hyperlink"/>
            <w:lang w:val="en-US"/>
          </w:rPr>
          <w:t>a</w:t>
        </w:r>
        <w:r w:rsidR="0014375F" w:rsidRPr="007740D7">
          <w:rPr>
            <w:rStyle w:val="Hyperlink"/>
            <w:lang w:val="en-US"/>
          </w:rPr>
          <w:t>mes.asp</w:t>
        </w:r>
      </w:hyperlink>
    </w:p>
    <w:p w14:paraId="7D33BB97" w14:textId="77777777" w:rsidR="00DE7050" w:rsidRPr="00DE7050" w:rsidRDefault="00DE7050" w:rsidP="00DE7050">
      <w:pPr>
        <w:rPr>
          <w:lang w:val="en-US"/>
        </w:rPr>
      </w:pPr>
    </w:p>
    <w:p w14:paraId="44B09634" w14:textId="77777777" w:rsidR="00DE7050" w:rsidRPr="00DE7050" w:rsidRDefault="00DE7050" w:rsidP="00117FBB">
      <w:pPr>
        <w:pStyle w:val="Heading4"/>
        <w:keepLines/>
        <w:rPr>
          <w:lang w:val="en-US"/>
        </w:rPr>
      </w:pPr>
      <w:r w:rsidRPr="00DE7050">
        <w:rPr>
          <w:lang w:val="en-US"/>
        </w:rPr>
        <w:t>Ex</w:t>
      </w:r>
      <w:r w:rsidR="00E64B12">
        <w:rPr>
          <w:lang w:val="en-US"/>
        </w:rPr>
        <w:t>a</w:t>
      </w:r>
      <w:r w:rsidRPr="00DE7050">
        <w:rPr>
          <w:lang w:val="en-US"/>
        </w:rPr>
        <w:t>mple</w:t>
      </w:r>
      <w:r w:rsidR="00E64B12">
        <w:rPr>
          <w:lang w:val="en-US"/>
        </w:rPr>
        <w:t>: Adding a company logo</w:t>
      </w:r>
    </w:p>
    <w:p w14:paraId="457F1697" w14:textId="77777777" w:rsidR="00DE7050" w:rsidRPr="00DE7050" w:rsidRDefault="00E64B12" w:rsidP="00117FBB">
      <w:pPr>
        <w:keepNext/>
        <w:keepLines/>
        <w:spacing w:after="120"/>
        <w:rPr>
          <w:lang w:val="en-US"/>
        </w:rPr>
      </w:pPr>
      <w:r>
        <w:rPr>
          <w:lang w:val="en-US"/>
        </w:rPr>
        <w:t>This example shows how to display an icon (for example, a company logo)</w:t>
      </w:r>
      <w:r w:rsidR="004E3FB8" w:rsidRPr="004E3FB8">
        <w:rPr>
          <w:lang w:val="en-US"/>
        </w:rPr>
        <w:t xml:space="preserve"> </w:t>
      </w:r>
      <w:r>
        <w:rPr>
          <w:lang w:val="en-US"/>
        </w:rPr>
        <w:t>at the left of the toolbar:</w:t>
      </w:r>
      <w:r w:rsidR="004E3FB8">
        <w:rPr>
          <w:lang w:val="en-US"/>
        </w:rPr>
        <w:fldChar w:fldCharType="begin"/>
      </w:r>
      <w:r w:rsidR="004E3FB8">
        <w:instrText xml:space="preserve"> XE "</w:instrText>
      </w:r>
      <w:r w:rsidR="004E3FB8" w:rsidRPr="002D1968">
        <w:rPr>
          <w:lang w:val="en-US"/>
        </w:rPr>
        <w:instrText>logo</w:instrText>
      </w:r>
      <w:r w:rsidR="004E3FB8">
        <w:instrText xml:space="preserve">" </w:instrText>
      </w:r>
      <w:r w:rsidR="004E3FB8">
        <w:rPr>
          <w:lang w:val="en-US"/>
        </w:rPr>
        <w:fldChar w:fldCharType="end"/>
      </w:r>
    </w:p>
    <w:p w14:paraId="3792868F" w14:textId="77777777" w:rsidR="00DE7050" w:rsidRPr="00DE7050" w:rsidRDefault="00DE7050" w:rsidP="00DE7050">
      <w:pPr>
        <w:pStyle w:val="Listing"/>
        <w:rPr>
          <w:lang w:val="en-US"/>
        </w:rPr>
      </w:pPr>
      <w:r w:rsidRPr="00DE7050">
        <w:rPr>
          <w:lang w:val="en-US"/>
        </w:rPr>
        <w:t>/*</w:t>
      </w:r>
    </w:p>
    <w:p w14:paraId="0B40DE6A" w14:textId="77777777" w:rsidR="00DE7050" w:rsidRPr="00DE7050" w:rsidRDefault="00DE7050" w:rsidP="00DE7050">
      <w:pPr>
        <w:pStyle w:val="Listing"/>
        <w:rPr>
          <w:lang w:val="en-US"/>
        </w:rPr>
      </w:pPr>
      <w:r w:rsidRPr="00DE7050">
        <w:rPr>
          <w:lang w:val="en-US"/>
        </w:rPr>
        <w:t xml:space="preserve"> * VIRTEL Web Access style sheet customisation for company logo</w:t>
      </w:r>
    </w:p>
    <w:p w14:paraId="52A14067" w14:textId="77777777" w:rsidR="00DE7050" w:rsidRPr="00DE7050" w:rsidRDefault="00DE7050" w:rsidP="00DE7050">
      <w:pPr>
        <w:pStyle w:val="Listing"/>
        <w:rPr>
          <w:lang w:val="en-US"/>
        </w:rPr>
      </w:pPr>
      <w:r w:rsidRPr="00DE7050">
        <w:rPr>
          <w:lang w:val="en-US"/>
        </w:rPr>
        <w:t xml:space="preserve"> * (c)Copyright SysperTec Communication 2012 All Rights Reserved</w:t>
      </w:r>
    </w:p>
    <w:p w14:paraId="0F309C97" w14:textId="77777777" w:rsidR="00DE7050" w:rsidRPr="00DE7050" w:rsidRDefault="00DE7050" w:rsidP="00DE7050">
      <w:pPr>
        <w:pStyle w:val="Listing"/>
        <w:rPr>
          <w:lang w:val="en-US"/>
        </w:rPr>
      </w:pPr>
      <w:r w:rsidRPr="00DE7050">
        <w:rPr>
          <w:lang w:val="en-US"/>
        </w:rPr>
        <w:t>*/</w:t>
      </w:r>
    </w:p>
    <w:p w14:paraId="56F41948" w14:textId="77777777" w:rsidR="00DE7050" w:rsidRPr="00DE7050" w:rsidRDefault="00DE7050" w:rsidP="00DE7050">
      <w:pPr>
        <w:pStyle w:val="Listing"/>
        <w:rPr>
          <w:lang w:val="en-US"/>
        </w:rPr>
      </w:pPr>
      <w:r w:rsidRPr="00DE7050">
        <w:rPr>
          <w:lang w:val="en-US"/>
        </w:rPr>
        <w:t>#toolbar td#companyIcon {</w:t>
      </w:r>
    </w:p>
    <w:p w14:paraId="6D7AC37C" w14:textId="77777777" w:rsidR="00DE7050" w:rsidRPr="00DE7050" w:rsidRDefault="00DE7050" w:rsidP="00DE7050">
      <w:pPr>
        <w:pStyle w:val="Listing"/>
        <w:rPr>
          <w:lang w:val="en-US"/>
        </w:rPr>
      </w:pPr>
      <w:r w:rsidRPr="00DE7050">
        <w:rPr>
          <w:lang w:val="en-US"/>
        </w:rPr>
        <w:t xml:space="preserve">  height:30px;</w:t>
      </w:r>
    </w:p>
    <w:p w14:paraId="19AA4E35" w14:textId="77777777" w:rsidR="00DE7050" w:rsidRPr="00DE7050" w:rsidRDefault="00DE7050" w:rsidP="00DE7050">
      <w:pPr>
        <w:pStyle w:val="Listing"/>
        <w:rPr>
          <w:lang w:val="en-US"/>
        </w:rPr>
      </w:pPr>
      <w:r w:rsidRPr="00DE7050">
        <w:rPr>
          <w:lang w:val="en-US"/>
        </w:rPr>
        <w:t xml:space="preserve">  display:table-cell;</w:t>
      </w:r>
    </w:p>
    <w:p w14:paraId="3586F8EF" w14:textId="77777777" w:rsidR="00DE7050" w:rsidRPr="00DE7050" w:rsidRDefault="00DE7050" w:rsidP="00DE7050">
      <w:pPr>
        <w:pStyle w:val="Listing"/>
        <w:rPr>
          <w:lang w:val="en-US"/>
        </w:rPr>
      </w:pPr>
      <w:r w:rsidRPr="00DE7050">
        <w:rPr>
          <w:lang w:val="en-US"/>
        </w:rPr>
        <w:t>}</w:t>
      </w:r>
    </w:p>
    <w:p w14:paraId="1608ACB6" w14:textId="77777777" w:rsidR="00DE7050" w:rsidRPr="00DE7050" w:rsidRDefault="00DE7050" w:rsidP="00DE7050">
      <w:pPr>
        <w:pStyle w:val="Listing"/>
        <w:rPr>
          <w:lang w:val="en-US"/>
        </w:rPr>
      </w:pPr>
      <w:r w:rsidRPr="00DE7050">
        <w:rPr>
          <w:lang w:val="en-US"/>
        </w:rPr>
        <w:t>#companyIcon div {</w:t>
      </w:r>
    </w:p>
    <w:p w14:paraId="65D68B52" w14:textId="77777777" w:rsidR="00DE7050" w:rsidRPr="00DE7050" w:rsidRDefault="00DE7050" w:rsidP="00DE7050">
      <w:pPr>
        <w:pStyle w:val="Listing"/>
        <w:rPr>
          <w:lang w:val="en-US"/>
        </w:rPr>
      </w:pPr>
      <w:r w:rsidRPr="00DE7050">
        <w:rPr>
          <w:lang w:val="en-US"/>
        </w:rPr>
        <w:t xml:space="preserve">  background-image:url("/w2h/virtblue.jpg");</w:t>
      </w:r>
    </w:p>
    <w:p w14:paraId="72ABB462" w14:textId="77777777" w:rsidR="00DE7050" w:rsidRPr="00DE7050" w:rsidRDefault="00DE7050" w:rsidP="00DE7050">
      <w:pPr>
        <w:pStyle w:val="Listing"/>
        <w:rPr>
          <w:lang w:val="en-US"/>
        </w:rPr>
      </w:pPr>
      <w:r w:rsidRPr="00DE7050">
        <w:rPr>
          <w:lang w:val="en-US"/>
        </w:rPr>
        <w:t xml:space="preserve">  background-position:0px -4px;</w:t>
      </w:r>
    </w:p>
    <w:p w14:paraId="40340D83" w14:textId="77777777" w:rsidR="00DE7050" w:rsidRPr="00DE7050" w:rsidRDefault="00DE7050" w:rsidP="00DE7050">
      <w:pPr>
        <w:pStyle w:val="Listing"/>
        <w:rPr>
          <w:lang w:val="en-US"/>
        </w:rPr>
      </w:pPr>
      <w:r w:rsidRPr="00DE7050">
        <w:rPr>
          <w:lang w:val="en-US"/>
        </w:rPr>
        <w:t xml:space="preserve">  background-repeat:no-repeat;</w:t>
      </w:r>
    </w:p>
    <w:p w14:paraId="27F72273" w14:textId="77777777" w:rsidR="00DE7050" w:rsidRPr="00DE7050" w:rsidRDefault="00DE7050" w:rsidP="00DE7050">
      <w:pPr>
        <w:pStyle w:val="Listing"/>
        <w:rPr>
          <w:lang w:val="en-US"/>
        </w:rPr>
      </w:pPr>
      <w:r w:rsidRPr="00DE7050">
        <w:rPr>
          <w:lang w:val="en-US"/>
        </w:rPr>
        <w:t xml:space="preserve">  height:26px;</w:t>
      </w:r>
    </w:p>
    <w:p w14:paraId="4EF150AC" w14:textId="77777777" w:rsidR="00DE7050" w:rsidRPr="00DE7050" w:rsidRDefault="00DE7050" w:rsidP="00DE7050">
      <w:pPr>
        <w:pStyle w:val="Listing"/>
        <w:rPr>
          <w:lang w:val="en-US"/>
        </w:rPr>
      </w:pPr>
      <w:r w:rsidRPr="00DE7050">
        <w:rPr>
          <w:lang w:val="en-US"/>
        </w:rPr>
        <w:t xml:space="preserve">  width:145px;</w:t>
      </w:r>
    </w:p>
    <w:p w14:paraId="1AB0A77C" w14:textId="77777777" w:rsidR="00DE7050" w:rsidRPr="00DE7050" w:rsidRDefault="00DE7050" w:rsidP="00DE7050">
      <w:pPr>
        <w:pStyle w:val="Listing"/>
        <w:rPr>
          <w:lang w:val="en-US"/>
        </w:rPr>
      </w:pPr>
      <w:r w:rsidRPr="00DE7050">
        <w:rPr>
          <w:lang w:val="en-US"/>
        </w:rPr>
        <w:t>}</w:t>
      </w:r>
    </w:p>
    <w:p w14:paraId="06160117" w14:textId="77777777" w:rsidR="00DE7050" w:rsidRPr="00DE7050" w:rsidRDefault="00DE7050" w:rsidP="00DE7050">
      <w:pPr>
        <w:pStyle w:val="Caption"/>
        <w:rPr>
          <w:lang w:val="en-US"/>
        </w:rPr>
      </w:pPr>
      <w:bookmarkStart w:id="373" w:name="_Toc373485045"/>
      <w:r w:rsidRPr="00DE7050">
        <w:rPr>
          <w:lang w:val="en-US"/>
        </w:rPr>
        <w:t xml:space="preserve">Figure </w:t>
      </w:r>
      <w:r w:rsidRPr="00DE7050">
        <w:rPr>
          <w:lang w:val="en-US"/>
        </w:rPr>
        <w:fldChar w:fldCharType="begin"/>
      </w:r>
      <w:r w:rsidRPr="00DE7050">
        <w:rPr>
          <w:lang w:val="en-US"/>
        </w:rPr>
        <w:instrText xml:space="preserve"> STYLEREF 1 \s </w:instrText>
      </w:r>
      <w:r w:rsidRPr="00DE7050">
        <w:rPr>
          <w:lang w:val="en-US"/>
        </w:rPr>
        <w:fldChar w:fldCharType="separate"/>
      </w:r>
      <w:r w:rsidR="00A87DE6">
        <w:rPr>
          <w:noProof/>
          <w:lang w:val="en-US"/>
        </w:rPr>
        <w:t>1</w:t>
      </w:r>
      <w:r w:rsidRPr="00DE7050">
        <w:rPr>
          <w:lang w:val="en-US"/>
        </w:rPr>
        <w:fldChar w:fldCharType="end"/>
      </w:r>
      <w:r w:rsidRPr="00DE7050">
        <w:rPr>
          <w:lang w:val="en-US"/>
        </w:rPr>
        <w:noBreakHyphen/>
      </w:r>
      <w:r w:rsidRPr="00DE7050">
        <w:rPr>
          <w:lang w:val="en-US"/>
        </w:rPr>
        <w:fldChar w:fldCharType="begin"/>
      </w:r>
      <w:r w:rsidRPr="00DE7050">
        <w:rPr>
          <w:lang w:val="en-US"/>
        </w:rPr>
        <w:instrText xml:space="preserve"> SEQ Figure \* ARABIC \s 1 </w:instrText>
      </w:r>
      <w:r w:rsidRPr="00DE7050">
        <w:rPr>
          <w:lang w:val="en-US"/>
        </w:rPr>
        <w:fldChar w:fldCharType="separate"/>
      </w:r>
      <w:r w:rsidR="00A87DE6">
        <w:rPr>
          <w:noProof/>
          <w:lang w:val="en-US"/>
        </w:rPr>
        <w:t>77</w:t>
      </w:r>
      <w:r w:rsidRPr="00DE7050">
        <w:rPr>
          <w:lang w:val="en-US"/>
        </w:rPr>
        <w:fldChar w:fldCharType="end"/>
      </w:r>
      <w:r w:rsidRPr="00DE7050">
        <w:rPr>
          <w:lang w:val="en-US"/>
        </w:rPr>
        <w:t xml:space="preserve"> </w:t>
      </w:r>
      <w:r w:rsidR="00E64B12" w:rsidRPr="00DE7050">
        <w:rPr>
          <w:lang w:val="en-US"/>
        </w:rPr>
        <w:t>Ex</w:t>
      </w:r>
      <w:r w:rsidR="00E64B12">
        <w:rPr>
          <w:lang w:val="en-US"/>
        </w:rPr>
        <w:t>a</w:t>
      </w:r>
      <w:r w:rsidR="00E64B12" w:rsidRPr="00DE7050">
        <w:rPr>
          <w:lang w:val="en-US"/>
        </w:rPr>
        <w:t xml:space="preserve">mple custom.css </w:t>
      </w:r>
      <w:r w:rsidR="00E64B12">
        <w:rPr>
          <w:lang w:val="en-US"/>
        </w:rPr>
        <w:t>for displaying company logo in the toolbar</w:t>
      </w:r>
      <w:bookmarkEnd w:id="373"/>
    </w:p>
    <w:p w14:paraId="153475F2" w14:textId="77777777" w:rsidR="00D62769" w:rsidRPr="00DE7050" w:rsidRDefault="00D62769" w:rsidP="00D62769">
      <w:pPr>
        <w:keepNext/>
        <w:keepLines/>
        <w:spacing w:after="120"/>
        <w:rPr>
          <w:lang w:val="en-US"/>
        </w:rPr>
      </w:pPr>
      <w:r>
        <w:rPr>
          <w:lang w:val="en-US"/>
        </w:rPr>
        <w:t xml:space="preserve">This example shows how to replace the </w:t>
      </w:r>
      <w:r>
        <w:rPr>
          <w:i/>
          <w:lang w:val="en-US"/>
        </w:rPr>
        <w:t>Virtel</w:t>
      </w:r>
      <w:r>
        <w:rPr>
          <w:lang w:val="en-US"/>
        </w:rPr>
        <w:t xml:space="preserve"> logo in the VIRTEL Web Access menu and the Application menu by your company logo:</w:t>
      </w:r>
      <w:r>
        <w:rPr>
          <w:lang w:val="en-US"/>
        </w:rPr>
        <w:fldChar w:fldCharType="begin"/>
      </w:r>
      <w:r>
        <w:instrText xml:space="preserve"> XE "</w:instrText>
      </w:r>
      <w:r w:rsidRPr="002D1968">
        <w:rPr>
          <w:lang w:val="en-US"/>
        </w:rPr>
        <w:instrText>logo</w:instrText>
      </w:r>
      <w:r>
        <w:instrText xml:space="preserve">" </w:instrText>
      </w:r>
      <w:r>
        <w:rPr>
          <w:lang w:val="en-US"/>
        </w:rPr>
        <w:fldChar w:fldCharType="end"/>
      </w:r>
    </w:p>
    <w:p w14:paraId="189D8D4C" w14:textId="77777777" w:rsidR="00D62769" w:rsidRDefault="00D62769" w:rsidP="00D62769">
      <w:pPr>
        <w:pStyle w:val="Listing"/>
      </w:pPr>
      <w:r>
        <w:t>/*</w:t>
      </w:r>
    </w:p>
    <w:p w14:paraId="6F4261EA" w14:textId="77777777" w:rsidR="00D62769" w:rsidRDefault="00D62769" w:rsidP="00D62769">
      <w:pPr>
        <w:pStyle w:val="Listing"/>
      </w:pPr>
      <w:r>
        <w:t xml:space="preserve"> * VIRTEL Web Access style sheet for site customisation</w:t>
      </w:r>
    </w:p>
    <w:p w14:paraId="60B34EE2" w14:textId="77777777" w:rsidR="00D62769" w:rsidRDefault="00D62769" w:rsidP="00D62769">
      <w:pPr>
        <w:pStyle w:val="Listing"/>
      </w:pPr>
      <w:r>
        <w:t xml:space="preserve"> * (c)Copyright SysperTec Communication 2013 All Rights Reserved</w:t>
      </w:r>
    </w:p>
    <w:p w14:paraId="59E61E20" w14:textId="77777777" w:rsidR="00D62769" w:rsidRDefault="00D62769" w:rsidP="00D62769">
      <w:pPr>
        <w:pStyle w:val="Listing"/>
      </w:pPr>
      <w:r>
        <w:t xml:space="preserve"> * $Id$</w:t>
      </w:r>
    </w:p>
    <w:p w14:paraId="6C1E8C49" w14:textId="77777777" w:rsidR="00D62769" w:rsidRDefault="00D62769" w:rsidP="00D62769">
      <w:pPr>
        <w:pStyle w:val="Listing"/>
      </w:pPr>
      <w:r>
        <w:t xml:space="preserve"> */</w:t>
      </w:r>
    </w:p>
    <w:p w14:paraId="6AF8C47A" w14:textId="77777777" w:rsidR="00D62769" w:rsidRDefault="00D62769" w:rsidP="00D62769">
      <w:pPr>
        <w:pStyle w:val="Listing"/>
      </w:pPr>
      <w:r>
        <w:t>#appmenulogo {</w:t>
      </w:r>
    </w:p>
    <w:p w14:paraId="6496752E" w14:textId="77777777" w:rsidR="00D62769" w:rsidRDefault="00D62769" w:rsidP="00D62769">
      <w:pPr>
        <w:pStyle w:val="Listing"/>
      </w:pPr>
      <w:r>
        <w:t xml:space="preserve">  background-image: url("mycompany.gif");</w:t>
      </w:r>
    </w:p>
    <w:p w14:paraId="7B1A3F19" w14:textId="77777777" w:rsidR="00D62769" w:rsidRDefault="00D62769" w:rsidP="00D62769">
      <w:pPr>
        <w:pStyle w:val="Listing"/>
      </w:pPr>
      <w:r>
        <w:t xml:space="preserve">  height: 65px;</w:t>
      </w:r>
    </w:p>
    <w:p w14:paraId="38F396AC" w14:textId="77777777" w:rsidR="00D62769" w:rsidRDefault="00D62769" w:rsidP="00D62769">
      <w:pPr>
        <w:pStyle w:val="Listing"/>
      </w:pPr>
      <w:r>
        <w:t xml:space="preserve">  width: 266px;</w:t>
      </w:r>
    </w:p>
    <w:p w14:paraId="73E8103C" w14:textId="77777777" w:rsidR="00D62769" w:rsidRPr="00DE7050" w:rsidRDefault="00D62769" w:rsidP="00D62769">
      <w:pPr>
        <w:pStyle w:val="Listing"/>
        <w:rPr>
          <w:lang w:val="en-US"/>
        </w:rPr>
      </w:pPr>
      <w:r>
        <w:rPr>
          <w:rFonts w:cs="Courier New"/>
          <w:color w:val="000000"/>
          <w:sz w:val="20"/>
          <w:lang w:val="en-US"/>
        </w:rPr>
        <w:t>}</w:t>
      </w:r>
    </w:p>
    <w:p w14:paraId="28C3C024" w14:textId="77777777" w:rsidR="00D62769" w:rsidRPr="00DE7050" w:rsidRDefault="00D62769" w:rsidP="00D62769">
      <w:pPr>
        <w:pStyle w:val="Caption"/>
        <w:rPr>
          <w:lang w:val="en-US"/>
        </w:rPr>
      </w:pPr>
      <w:bookmarkStart w:id="374" w:name="_Toc373485046"/>
      <w:r w:rsidRPr="00DE7050">
        <w:rPr>
          <w:lang w:val="en-US"/>
        </w:rPr>
        <w:t xml:space="preserve">Figure </w:t>
      </w:r>
      <w:r w:rsidRPr="00DE7050">
        <w:rPr>
          <w:lang w:val="en-US"/>
        </w:rPr>
        <w:fldChar w:fldCharType="begin"/>
      </w:r>
      <w:r w:rsidRPr="00DE7050">
        <w:rPr>
          <w:lang w:val="en-US"/>
        </w:rPr>
        <w:instrText xml:space="preserve"> STYLEREF 1 \s </w:instrText>
      </w:r>
      <w:r w:rsidRPr="00DE7050">
        <w:rPr>
          <w:lang w:val="en-US"/>
        </w:rPr>
        <w:fldChar w:fldCharType="separate"/>
      </w:r>
      <w:r w:rsidR="00A87DE6">
        <w:rPr>
          <w:noProof/>
          <w:lang w:val="en-US"/>
        </w:rPr>
        <w:t>1</w:t>
      </w:r>
      <w:r w:rsidRPr="00DE7050">
        <w:rPr>
          <w:lang w:val="en-US"/>
        </w:rPr>
        <w:fldChar w:fldCharType="end"/>
      </w:r>
      <w:r w:rsidRPr="00DE7050">
        <w:rPr>
          <w:lang w:val="en-US"/>
        </w:rPr>
        <w:noBreakHyphen/>
      </w:r>
      <w:r w:rsidRPr="00DE7050">
        <w:rPr>
          <w:lang w:val="en-US"/>
        </w:rPr>
        <w:fldChar w:fldCharType="begin"/>
      </w:r>
      <w:r w:rsidRPr="00DE7050">
        <w:rPr>
          <w:lang w:val="en-US"/>
        </w:rPr>
        <w:instrText xml:space="preserve"> SEQ Figure \* ARABIC \s 1 </w:instrText>
      </w:r>
      <w:r w:rsidRPr="00DE7050">
        <w:rPr>
          <w:lang w:val="en-US"/>
        </w:rPr>
        <w:fldChar w:fldCharType="separate"/>
      </w:r>
      <w:r w:rsidR="00A87DE6">
        <w:rPr>
          <w:noProof/>
          <w:lang w:val="en-US"/>
        </w:rPr>
        <w:t>78</w:t>
      </w:r>
      <w:r w:rsidRPr="00DE7050">
        <w:rPr>
          <w:lang w:val="en-US"/>
        </w:rPr>
        <w:fldChar w:fldCharType="end"/>
      </w:r>
      <w:r w:rsidRPr="00DE7050">
        <w:rPr>
          <w:lang w:val="en-US"/>
        </w:rPr>
        <w:t xml:space="preserve"> Ex</w:t>
      </w:r>
      <w:r>
        <w:rPr>
          <w:lang w:val="en-US"/>
        </w:rPr>
        <w:t>a</w:t>
      </w:r>
      <w:r w:rsidRPr="00DE7050">
        <w:rPr>
          <w:lang w:val="en-US"/>
        </w:rPr>
        <w:t xml:space="preserve">mple custom.css </w:t>
      </w:r>
      <w:r>
        <w:rPr>
          <w:lang w:val="en-US"/>
        </w:rPr>
        <w:t>for replacing the Virtel logo by a company logo</w:t>
      </w:r>
      <w:bookmarkEnd w:id="374"/>
    </w:p>
    <w:p w14:paraId="78AEDFBE" w14:textId="77777777" w:rsidR="00DE7050" w:rsidRPr="00D62769" w:rsidRDefault="00D62769" w:rsidP="00DE7050">
      <w:r w:rsidRPr="00D62769">
        <w:t>Note: If no explicit path is given, the c</w:t>
      </w:r>
      <w:r>
        <w:t xml:space="preserve">ompany </w:t>
      </w:r>
      <w:r w:rsidRPr="00D62769">
        <w:t>logo will be loaded from the same directory as the custom.css file.</w:t>
      </w:r>
    </w:p>
    <w:p w14:paraId="67CA84D7" w14:textId="77777777" w:rsidR="00D62769" w:rsidRPr="00DE7050" w:rsidRDefault="00D62769" w:rsidP="00DE7050">
      <w:pPr>
        <w:rPr>
          <w:lang w:val="en-US"/>
        </w:rPr>
      </w:pPr>
    </w:p>
    <w:p w14:paraId="5F572005" w14:textId="77777777" w:rsidR="00F05271" w:rsidRPr="00F05271" w:rsidRDefault="00F05271" w:rsidP="00F05271">
      <w:pPr>
        <w:pStyle w:val="Heading3"/>
        <w:pageBreakBefore/>
        <w:tabs>
          <w:tab w:val="num" w:pos="2781"/>
        </w:tabs>
        <w:ind w:left="2126" w:hanging="425"/>
        <w:rPr>
          <w:lang w:val="en-US"/>
        </w:rPr>
      </w:pPr>
      <w:bookmarkStart w:id="375" w:name="_Ref353361556"/>
      <w:bookmarkStart w:id="376" w:name="_Toc373484919"/>
      <w:r>
        <w:rPr>
          <w:lang w:val="en-US"/>
        </w:rPr>
        <w:t xml:space="preserve">Site customization of </w:t>
      </w:r>
      <w:r w:rsidRPr="00F05271">
        <w:rPr>
          <w:lang w:val="en-US"/>
        </w:rPr>
        <w:t>Javascript</w:t>
      </w:r>
      <w:r>
        <w:rPr>
          <w:lang w:val="en-US"/>
        </w:rPr>
        <w:t xml:space="preserve"> functions</w:t>
      </w:r>
      <w:bookmarkEnd w:id="375"/>
      <w:bookmarkEnd w:id="376"/>
    </w:p>
    <w:p w14:paraId="2C743995" w14:textId="77777777" w:rsidR="00F05271" w:rsidRPr="00F05271" w:rsidRDefault="001E33F9" w:rsidP="00F05271">
      <w:pPr>
        <w:rPr>
          <w:lang w:val="en-US"/>
        </w:rPr>
      </w:pPr>
      <w:r>
        <w:rPr>
          <w:lang w:val="en-US"/>
        </w:rPr>
        <w:t xml:space="preserve">To take into account </w:t>
      </w:r>
      <w:r w:rsidR="00F05271">
        <w:rPr>
          <w:lang w:val="en-US"/>
        </w:rPr>
        <w:t xml:space="preserve">site-specific </w:t>
      </w:r>
      <w:r w:rsidR="00F05271" w:rsidRPr="00F05271">
        <w:rPr>
          <w:lang w:val="en-US"/>
        </w:rPr>
        <w:t>Javascript extensions</w:t>
      </w:r>
      <w:r>
        <w:rPr>
          <w:lang w:val="en-US"/>
        </w:rPr>
        <w:t xml:space="preserve"> for Web Access,</w:t>
      </w:r>
      <w:r w:rsidR="00F05271">
        <w:rPr>
          <w:lang w:val="en-US"/>
        </w:rPr>
        <w:t xml:space="preserve"> </w:t>
      </w:r>
      <w:r>
        <w:rPr>
          <w:lang w:val="en-US"/>
        </w:rPr>
        <w:t xml:space="preserve">the </w:t>
      </w:r>
      <w:r w:rsidR="00F05271" w:rsidRPr="00F05271">
        <w:rPr>
          <w:lang w:val="en-US"/>
        </w:rPr>
        <w:t xml:space="preserve">WEB2AJAX.htm </w:t>
      </w:r>
      <w:r>
        <w:rPr>
          <w:lang w:val="en-US"/>
        </w:rPr>
        <w:t xml:space="preserve">page template loads the </w:t>
      </w:r>
      <w:r w:rsidRPr="00F05271">
        <w:rPr>
          <w:i/>
          <w:lang w:val="en-US"/>
        </w:rPr>
        <w:t>/w2h/custom-js/</w:t>
      </w:r>
      <w:r w:rsidR="00F05271" w:rsidRPr="00F05271">
        <w:rPr>
          <w:i/>
          <w:lang w:val="en-US"/>
        </w:rPr>
        <w:t>custom.js</w:t>
      </w:r>
      <w:r w:rsidR="00F05271" w:rsidRPr="00F05271">
        <w:rPr>
          <w:lang w:val="en-US"/>
        </w:rPr>
        <w:t xml:space="preserve"> </w:t>
      </w:r>
      <w:r>
        <w:rPr>
          <w:lang w:val="en-US"/>
        </w:rPr>
        <w:t>file when a session is started.</w:t>
      </w:r>
      <w:r w:rsidR="00F05271" w:rsidRPr="00F05271">
        <w:rPr>
          <w:lang w:val="en-US"/>
        </w:rPr>
        <w:t xml:space="preserve"> </w:t>
      </w:r>
      <w:r>
        <w:rPr>
          <w:lang w:val="en-US"/>
        </w:rPr>
        <w:t xml:space="preserve">An empty </w:t>
      </w:r>
      <w:r w:rsidR="00F05271" w:rsidRPr="00F05271">
        <w:rPr>
          <w:i/>
          <w:lang w:val="en-US"/>
        </w:rPr>
        <w:t>custom.js</w:t>
      </w:r>
      <w:r w:rsidR="00F05271" w:rsidRPr="00F05271">
        <w:rPr>
          <w:lang w:val="en-US"/>
        </w:rPr>
        <w:t xml:space="preserve"> </w:t>
      </w:r>
      <w:r>
        <w:rPr>
          <w:lang w:val="en-US"/>
        </w:rPr>
        <w:t xml:space="preserve">file is delivered as </w:t>
      </w:r>
      <w:r w:rsidR="00F05271" w:rsidRPr="00F05271">
        <w:rPr>
          <w:lang w:val="en-US"/>
        </w:rPr>
        <w:t>standard</w:t>
      </w:r>
      <w:r>
        <w:rPr>
          <w:lang w:val="en-US"/>
        </w:rPr>
        <w:t xml:space="preserve"> in the </w:t>
      </w:r>
      <w:r w:rsidR="00F05271" w:rsidRPr="00F05271">
        <w:rPr>
          <w:lang w:val="en-US"/>
        </w:rPr>
        <w:t>W2H-DIR</w:t>
      </w:r>
      <w:r>
        <w:rPr>
          <w:lang w:val="en-US"/>
        </w:rPr>
        <w:t xml:space="preserve"> directory</w:t>
      </w:r>
      <w:r w:rsidR="00F05271" w:rsidRPr="00F05271">
        <w:rPr>
          <w:lang w:val="en-US"/>
        </w:rPr>
        <w:t xml:space="preserve">. </w:t>
      </w:r>
      <w:r>
        <w:rPr>
          <w:lang w:val="en-US"/>
        </w:rPr>
        <w:t xml:space="preserve">The </w:t>
      </w:r>
      <w:r w:rsidR="00F05271" w:rsidRPr="00F05271">
        <w:rPr>
          <w:lang w:val="en-US"/>
        </w:rPr>
        <w:t>CLI-03CJ (</w:t>
      </w:r>
      <w:r w:rsidR="00F05271" w:rsidRPr="00F05271">
        <w:rPr>
          <w:i/>
          <w:lang w:val="en-US"/>
        </w:rPr>
        <w:t>/w2h/custom-js</w:t>
      </w:r>
      <w:r w:rsidR="00F05271" w:rsidRPr="00F05271">
        <w:rPr>
          <w:lang w:val="en-US"/>
        </w:rPr>
        <w:t xml:space="preserve">) </w:t>
      </w:r>
      <w:r w:rsidRPr="00F05271">
        <w:rPr>
          <w:lang w:val="en-US"/>
        </w:rPr>
        <w:t xml:space="preserve">transaction </w:t>
      </w:r>
      <w:r>
        <w:rPr>
          <w:lang w:val="en-US"/>
        </w:rPr>
        <w:t xml:space="preserve">delivered as </w:t>
      </w:r>
      <w:r w:rsidR="00F05271" w:rsidRPr="00F05271">
        <w:rPr>
          <w:lang w:val="en-US"/>
        </w:rPr>
        <w:t xml:space="preserve">standard </w:t>
      </w:r>
      <w:r>
        <w:rPr>
          <w:lang w:val="en-US"/>
        </w:rPr>
        <w:t xml:space="preserve">under the </w:t>
      </w:r>
      <w:r w:rsidR="00F05271" w:rsidRPr="00F05271">
        <w:rPr>
          <w:lang w:val="en-US"/>
        </w:rPr>
        <w:t xml:space="preserve">CLIWHOST </w:t>
      </w:r>
      <w:r>
        <w:rPr>
          <w:lang w:val="en-US"/>
        </w:rPr>
        <w:t xml:space="preserve">entry point </w:t>
      </w:r>
      <w:r w:rsidR="00F05271" w:rsidRPr="00F05271">
        <w:rPr>
          <w:lang w:val="en-US"/>
        </w:rPr>
        <w:t>r</w:t>
      </w:r>
      <w:r>
        <w:rPr>
          <w:lang w:val="en-US"/>
        </w:rPr>
        <w:t>e</w:t>
      </w:r>
      <w:r w:rsidR="00F05271" w:rsidRPr="00F05271">
        <w:rPr>
          <w:lang w:val="en-US"/>
        </w:rPr>
        <w:t>f</w:t>
      </w:r>
      <w:r>
        <w:rPr>
          <w:lang w:val="en-US"/>
        </w:rPr>
        <w:t>e</w:t>
      </w:r>
      <w:r w:rsidR="00F05271" w:rsidRPr="00F05271">
        <w:rPr>
          <w:lang w:val="en-US"/>
        </w:rPr>
        <w:t>rence</w:t>
      </w:r>
      <w:r>
        <w:rPr>
          <w:lang w:val="en-US"/>
        </w:rPr>
        <w:t>s</w:t>
      </w:r>
      <w:r w:rsidR="00F05271" w:rsidRPr="00F05271">
        <w:rPr>
          <w:lang w:val="en-US"/>
        </w:rPr>
        <w:t xml:space="preserve"> </w:t>
      </w:r>
      <w:r>
        <w:rPr>
          <w:lang w:val="en-US"/>
        </w:rPr>
        <w:t xml:space="preserve">the </w:t>
      </w:r>
      <w:r w:rsidR="00F05271" w:rsidRPr="00F05271">
        <w:rPr>
          <w:lang w:val="en-US"/>
        </w:rPr>
        <w:t xml:space="preserve">W2H-DIR </w:t>
      </w:r>
      <w:r>
        <w:rPr>
          <w:lang w:val="en-US"/>
        </w:rPr>
        <w:t>directory, but the administrato</w:t>
      </w:r>
      <w:r w:rsidR="00F05271" w:rsidRPr="00F05271">
        <w:rPr>
          <w:lang w:val="en-US"/>
        </w:rPr>
        <w:t xml:space="preserve">r </w:t>
      </w:r>
      <w:r>
        <w:rPr>
          <w:lang w:val="en-US"/>
        </w:rPr>
        <w:t xml:space="preserve">can </w:t>
      </w:r>
      <w:r w:rsidR="00F05271" w:rsidRPr="00F05271">
        <w:rPr>
          <w:lang w:val="en-US"/>
        </w:rPr>
        <w:t>modif</w:t>
      </w:r>
      <w:r>
        <w:rPr>
          <w:lang w:val="en-US"/>
        </w:rPr>
        <w:t>y</w:t>
      </w:r>
      <w:r w:rsidR="00F05271" w:rsidRPr="00F05271">
        <w:rPr>
          <w:lang w:val="en-US"/>
        </w:rPr>
        <w:t xml:space="preserve"> </w:t>
      </w:r>
      <w:r>
        <w:rPr>
          <w:lang w:val="en-US"/>
        </w:rPr>
        <w:t xml:space="preserve">this </w:t>
      </w:r>
      <w:r w:rsidR="00F05271" w:rsidRPr="00F05271">
        <w:rPr>
          <w:lang w:val="en-US"/>
        </w:rPr>
        <w:t xml:space="preserve">transaction </w:t>
      </w:r>
      <w:r>
        <w:rPr>
          <w:lang w:val="en-US"/>
        </w:rPr>
        <w:t xml:space="preserve">to </w:t>
      </w:r>
      <w:r w:rsidR="00F05271" w:rsidRPr="00F05271">
        <w:rPr>
          <w:lang w:val="en-US"/>
        </w:rPr>
        <w:t>r</w:t>
      </w:r>
      <w:r>
        <w:rPr>
          <w:lang w:val="en-US"/>
        </w:rPr>
        <w:t>e</w:t>
      </w:r>
      <w:r w:rsidR="00F05271" w:rsidRPr="00F05271">
        <w:rPr>
          <w:lang w:val="en-US"/>
        </w:rPr>
        <w:t>f</w:t>
      </w:r>
      <w:r>
        <w:rPr>
          <w:lang w:val="en-US"/>
        </w:rPr>
        <w:t>e</w:t>
      </w:r>
      <w:r w:rsidR="00F05271" w:rsidRPr="00F05271">
        <w:rPr>
          <w:lang w:val="en-US"/>
        </w:rPr>
        <w:t xml:space="preserve">rence </w:t>
      </w:r>
      <w:r>
        <w:rPr>
          <w:lang w:val="en-US"/>
        </w:rPr>
        <w:t xml:space="preserve">a different directory containing a site-specific version of </w:t>
      </w:r>
      <w:r w:rsidR="00F05271" w:rsidRPr="00F05271">
        <w:rPr>
          <w:i/>
          <w:lang w:val="en-US"/>
        </w:rPr>
        <w:t>custom.js</w:t>
      </w:r>
      <w:r>
        <w:rPr>
          <w:i/>
          <w:lang w:val="en-US"/>
        </w:rPr>
        <w:t>.</w:t>
      </w:r>
      <w:r w:rsidR="00F05271" w:rsidRPr="00F05271">
        <w:rPr>
          <w:lang w:val="en-US"/>
        </w:rPr>
        <w:t xml:space="preserve"> </w:t>
      </w:r>
      <w:r>
        <w:rPr>
          <w:lang w:val="en-US"/>
        </w:rPr>
        <w:t>The CLI-DIR</w:t>
      </w:r>
      <w:r w:rsidRPr="001E33F9">
        <w:rPr>
          <w:lang w:val="en-US"/>
        </w:rPr>
        <w:t xml:space="preserve"> </w:t>
      </w:r>
      <w:r>
        <w:rPr>
          <w:lang w:val="en-US"/>
        </w:rPr>
        <w:t>directory, which is intended for client-specific files, may be used for this purpose</w:t>
      </w:r>
      <w:r w:rsidR="00F05271" w:rsidRPr="00F05271">
        <w:rPr>
          <w:lang w:val="en-US"/>
        </w:rPr>
        <w:t>.</w:t>
      </w:r>
    </w:p>
    <w:p w14:paraId="01D1D3D6" w14:textId="77777777" w:rsidR="00F05271" w:rsidRPr="00F05271" w:rsidRDefault="00F05271" w:rsidP="00F05271">
      <w:pPr>
        <w:rPr>
          <w:lang w:val="en-US"/>
        </w:rPr>
      </w:pPr>
    </w:p>
    <w:p w14:paraId="69B86FE3" w14:textId="77777777" w:rsidR="00F05271" w:rsidRPr="00F05271" w:rsidRDefault="004F261C" w:rsidP="00F05271">
      <w:pPr>
        <w:rPr>
          <w:lang w:val="en-US"/>
        </w:rPr>
      </w:pPr>
      <w:r>
        <w:rPr>
          <w:lang w:val="en-US"/>
        </w:rPr>
        <w:t>To</w:t>
      </w:r>
      <w:r w:rsidR="00F05271" w:rsidRPr="00F05271">
        <w:rPr>
          <w:lang w:val="en-US"/>
        </w:rPr>
        <w:t xml:space="preserve"> facilit</w:t>
      </w:r>
      <w:r>
        <w:rPr>
          <w:lang w:val="en-US"/>
        </w:rPr>
        <w:t>ate</w:t>
      </w:r>
      <w:r w:rsidR="00F05271" w:rsidRPr="00F05271">
        <w:rPr>
          <w:lang w:val="en-US"/>
        </w:rPr>
        <w:t xml:space="preserve"> </w:t>
      </w:r>
      <w:r>
        <w:rPr>
          <w:lang w:val="en-US"/>
        </w:rPr>
        <w:t xml:space="preserve">site-specific </w:t>
      </w:r>
      <w:r w:rsidR="00F05271" w:rsidRPr="00F05271">
        <w:rPr>
          <w:lang w:val="en-US"/>
        </w:rPr>
        <w:t xml:space="preserve">modifications </w:t>
      </w:r>
      <w:r>
        <w:rPr>
          <w:lang w:val="en-US"/>
        </w:rPr>
        <w:t xml:space="preserve">to </w:t>
      </w:r>
      <w:r w:rsidR="00F05271" w:rsidRPr="00F05271">
        <w:rPr>
          <w:i/>
          <w:lang w:val="en-US"/>
        </w:rPr>
        <w:t>custom.js</w:t>
      </w:r>
      <w:r w:rsidR="00F05271" w:rsidRPr="00F05271">
        <w:rPr>
          <w:lang w:val="en-US"/>
        </w:rPr>
        <w:t xml:space="preserve">, VIRTEL Web Access </w:t>
      </w:r>
      <w:r>
        <w:rPr>
          <w:lang w:val="en-US"/>
        </w:rPr>
        <w:t xml:space="preserve">calls various </w:t>
      </w:r>
      <w:r w:rsidRPr="00F05271">
        <w:rPr>
          <w:lang w:val="en-US"/>
        </w:rPr>
        <w:t xml:space="preserve">custom </w:t>
      </w:r>
      <w:r w:rsidR="00F05271" w:rsidRPr="00F05271">
        <w:rPr>
          <w:lang w:val="en-US"/>
        </w:rPr>
        <w:t>exits</w:t>
      </w:r>
      <w:r>
        <w:rPr>
          <w:lang w:val="en-US"/>
        </w:rPr>
        <w:t xml:space="preserve"> at strategic points in its processing</w:t>
      </w:r>
      <w:r w:rsidR="00F05271" w:rsidRPr="00F05271">
        <w:rPr>
          <w:lang w:val="en-US"/>
        </w:rPr>
        <w:t xml:space="preserve">. </w:t>
      </w:r>
      <w:r>
        <w:rPr>
          <w:lang w:val="en-US"/>
        </w:rPr>
        <w:t xml:space="preserve">These exits are optional Javascript functions which can be codes </w:t>
      </w:r>
      <w:r w:rsidR="00F05271" w:rsidRPr="00F05271">
        <w:rPr>
          <w:i/>
          <w:lang w:val="en-US"/>
        </w:rPr>
        <w:t>custom.js</w:t>
      </w:r>
      <w:r w:rsidR="00F05271" w:rsidRPr="00F05271">
        <w:rPr>
          <w:lang w:val="en-US"/>
        </w:rPr>
        <w:t xml:space="preserve"> </w:t>
      </w:r>
      <w:r>
        <w:rPr>
          <w:lang w:val="en-US"/>
        </w:rPr>
        <w:t>if required</w:t>
      </w:r>
      <w:r w:rsidR="00F05271" w:rsidRPr="00F05271">
        <w:rPr>
          <w:lang w:val="en-US"/>
        </w:rPr>
        <w:t xml:space="preserve">. </w:t>
      </w:r>
      <w:r>
        <w:rPr>
          <w:lang w:val="en-US"/>
        </w:rPr>
        <w:t xml:space="preserve">The </w:t>
      </w:r>
      <w:r w:rsidR="00F05271" w:rsidRPr="00F05271">
        <w:rPr>
          <w:lang w:val="en-US"/>
        </w:rPr>
        <w:t xml:space="preserve">exits </w:t>
      </w:r>
      <w:r>
        <w:rPr>
          <w:lang w:val="en-US"/>
        </w:rPr>
        <w:t>are described below</w:t>
      </w:r>
      <w:r w:rsidR="00F05271" w:rsidRPr="00F05271">
        <w:rPr>
          <w:lang w:val="en-US"/>
        </w:rPr>
        <w:t>.</w:t>
      </w:r>
    </w:p>
    <w:p w14:paraId="63A94BAE" w14:textId="77777777" w:rsidR="00F05271" w:rsidRPr="00F05271" w:rsidRDefault="004F261C" w:rsidP="00F05271">
      <w:pPr>
        <w:pStyle w:val="Heading4"/>
        <w:rPr>
          <w:lang w:val="en-US"/>
        </w:rPr>
      </w:pPr>
      <w:r>
        <w:rPr>
          <w:lang w:val="en-US"/>
        </w:rPr>
        <w:t>E</w:t>
      </w:r>
      <w:r w:rsidR="00F05271" w:rsidRPr="00F05271">
        <w:rPr>
          <w:lang w:val="en-US"/>
        </w:rPr>
        <w:t xml:space="preserve">xits </w:t>
      </w:r>
      <w:r>
        <w:rPr>
          <w:lang w:val="en-US"/>
        </w:rPr>
        <w:t>which can be code</w:t>
      </w:r>
      <w:r w:rsidR="00023956">
        <w:rPr>
          <w:lang w:val="en-US"/>
        </w:rPr>
        <w:t>d</w:t>
      </w:r>
      <w:r>
        <w:rPr>
          <w:lang w:val="en-US"/>
        </w:rPr>
        <w:t xml:space="preserve"> in </w:t>
      </w:r>
      <w:r w:rsidR="00F05271" w:rsidRPr="00F05271">
        <w:rPr>
          <w:lang w:val="en-US"/>
        </w:rPr>
        <w:t>custom.js</w:t>
      </w:r>
    </w:p>
    <w:p w14:paraId="70C9387C" w14:textId="77777777" w:rsidR="00F05271" w:rsidRPr="00F05271" w:rsidRDefault="00F05271" w:rsidP="00F05271">
      <w:pPr>
        <w:rPr>
          <w:lang w:val="en-US"/>
        </w:rPr>
      </w:pPr>
    </w:p>
    <w:p w14:paraId="7288EAEC" w14:textId="77777777" w:rsidR="00F05271" w:rsidRPr="003523C9" w:rsidRDefault="00F05271" w:rsidP="00F05271">
      <w:pPr>
        <w:pStyle w:val="Ecran"/>
        <w:rPr>
          <w:lang w:val="en-US"/>
        </w:rPr>
      </w:pPr>
      <w:r w:rsidRPr="003523C9">
        <w:rPr>
          <w:lang w:val="en-US"/>
        </w:rPr>
        <w:t>after_standardInit()</w:t>
      </w:r>
    </w:p>
    <w:p w14:paraId="09A965EF" w14:textId="77777777" w:rsidR="00F05271" w:rsidRPr="003523C9" w:rsidRDefault="00F05271" w:rsidP="00F05271">
      <w:pPr>
        <w:rPr>
          <w:lang w:val="en-US"/>
        </w:rPr>
      </w:pPr>
    </w:p>
    <w:p w14:paraId="42B84197" w14:textId="77777777" w:rsidR="00F05271" w:rsidRPr="003523C9" w:rsidRDefault="004F261C" w:rsidP="00F05271">
      <w:pPr>
        <w:rPr>
          <w:lang w:val="en-US"/>
        </w:rPr>
      </w:pPr>
      <w:r w:rsidRPr="003523C9">
        <w:rPr>
          <w:lang w:val="en-US"/>
        </w:rPr>
        <w:t xml:space="preserve">This function is called after the </w:t>
      </w:r>
      <w:r w:rsidR="00F05271" w:rsidRPr="003523C9">
        <w:rPr>
          <w:lang w:val="en-US"/>
        </w:rPr>
        <w:t xml:space="preserve">session </w:t>
      </w:r>
      <w:r w:rsidRPr="003523C9">
        <w:rPr>
          <w:lang w:val="en-US"/>
        </w:rPr>
        <w:t xml:space="preserve">with the host </w:t>
      </w:r>
      <w:r w:rsidR="00F05271" w:rsidRPr="003523C9">
        <w:rPr>
          <w:lang w:val="en-US"/>
        </w:rPr>
        <w:t xml:space="preserve">application </w:t>
      </w:r>
      <w:r w:rsidRPr="003523C9">
        <w:rPr>
          <w:lang w:val="en-US"/>
        </w:rPr>
        <w:t>has started.</w:t>
      </w:r>
    </w:p>
    <w:p w14:paraId="31B90770" w14:textId="77777777" w:rsidR="00F05271" w:rsidRPr="003523C9" w:rsidRDefault="00F05271" w:rsidP="00F05271">
      <w:pPr>
        <w:rPr>
          <w:lang w:val="en-US"/>
        </w:rPr>
      </w:pPr>
    </w:p>
    <w:p w14:paraId="225F1567" w14:textId="77777777" w:rsidR="00F05271" w:rsidRPr="003523C9" w:rsidRDefault="00F05271" w:rsidP="00F05271">
      <w:pPr>
        <w:pStyle w:val="Ecran"/>
        <w:rPr>
          <w:lang w:val="en-US"/>
        </w:rPr>
      </w:pPr>
      <w:r w:rsidRPr="003523C9">
        <w:rPr>
          <w:lang w:val="en-US"/>
        </w:rPr>
        <w:t>before_submitForm(pfKey,oForm)</w:t>
      </w:r>
    </w:p>
    <w:p w14:paraId="34C4CF5C" w14:textId="77777777" w:rsidR="00F05271" w:rsidRPr="003523C9" w:rsidRDefault="00F05271" w:rsidP="00F05271">
      <w:pPr>
        <w:rPr>
          <w:lang w:val="en-US"/>
        </w:rPr>
      </w:pPr>
    </w:p>
    <w:p w14:paraId="7D53C613" w14:textId="77777777" w:rsidR="00F05271" w:rsidRPr="003523C9" w:rsidRDefault="004F261C" w:rsidP="00F05271">
      <w:pPr>
        <w:rPr>
          <w:lang w:val="en-US"/>
        </w:rPr>
      </w:pPr>
      <w:r w:rsidRPr="003523C9">
        <w:rPr>
          <w:lang w:val="en-US"/>
        </w:rPr>
        <w:t xml:space="preserve">This function is called before submitting a request to the </w:t>
      </w:r>
      <w:r w:rsidR="00F05271" w:rsidRPr="003523C9">
        <w:rPr>
          <w:lang w:val="en-US"/>
        </w:rPr>
        <w:t>VIRTEL</w:t>
      </w:r>
      <w:r w:rsidRPr="003523C9">
        <w:rPr>
          <w:lang w:val="en-US"/>
        </w:rPr>
        <w:t xml:space="preserve"> server</w:t>
      </w:r>
      <w:r w:rsidR="00F05271" w:rsidRPr="003523C9">
        <w:rPr>
          <w:lang w:val="en-US"/>
        </w:rPr>
        <w:t>.</w:t>
      </w:r>
    </w:p>
    <w:p w14:paraId="11E2B5F3" w14:textId="77777777" w:rsidR="00F05271" w:rsidRPr="003523C9" w:rsidRDefault="00F05271" w:rsidP="00F05271">
      <w:pPr>
        <w:rPr>
          <w:lang w:val="en-US"/>
        </w:rPr>
      </w:pPr>
    </w:p>
    <w:p w14:paraId="416AE63F" w14:textId="77777777" w:rsidR="00F05271" w:rsidRPr="003523C9" w:rsidRDefault="004F261C" w:rsidP="00F05271">
      <w:pPr>
        <w:rPr>
          <w:lang w:val="en-US"/>
        </w:rPr>
      </w:pPr>
      <w:r w:rsidRPr="003523C9">
        <w:rPr>
          <w:lang w:val="en-US"/>
        </w:rPr>
        <w:t xml:space="preserve">The </w:t>
      </w:r>
      <w:r w:rsidR="00F05271" w:rsidRPr="003523C9">
        <w:rPr>
          <w:lang w:val="en-US"/>
        </w:rPr>
        <w:t>arguments pass</w:t>
      </w:r>
      <w:r w:rsidRPr="003523C9">
        <w:rPr>
          <w:lang w:val="en-US"/>
        </w:rPr>
        <w:t xml:space="preserve">ed to </w:t>
      </w:r>
      <w:r w:rsidR="00F05271" w:rsidRPr="003523C9">
        <w:rPr>
          <w:b/>
          <w:lang w:val="en-US"/>
        </w:rPr>
        <w:t>before_submitForm</w:t>
      </w:r>
      <w:r w:rsidR="00F05271" w:rsidRPr="003523C9">
        <w:rPr>
          <w:lang w:val="en-US"/>
        </w:rPr>
        <w:t xml:space="preserve"> </w:t>
      </w:r>
      <w:r w:rsidRPr="003523C9">
        <w:rPr>
          <w:lang w:val="en-US"/>
        </w:rPr>
        <w:t>are</w:t>
      </w:r>
      <w:r w:rsidR="00F05271" w:rsidRPr="003523C9">
        <w:rPr>
          <w:lang w:val="en-US"/>
        </w:rPr>
        <w:t>:</w:t>
      </w:r>
    </w:p>
    <w:p w14:paraId="3D0FD6DA" w14:textId="77777777" w:rsidR="00F05271" w:rsidRPr="003523C9" w:rsidRDefault="00F05271" w:rsidP="00F05271">
      <w:pPr>
        <w:rPr>
          <w:lang w:val="en-US"/>
        </w:rPr>
      </w:pPr>
    </w:p>
    <w:p w14:paraId="23B24C7A" w14:textId="77777777" w:rsidR="00F05271" w:rsidRPr="003523C9" w:rsidRDefault="00F05271" w:rsidP="00F05271">
      <w:pPr>
        <w:pStyle w:val="RefrenceChamp"/>
        <w:rPr>
          <w:lang w:val="en-US"/>
        </w:rPr>
      </w:pPr>
      <w:r w:rsidRPr="003523C9">
        <w:rPr>
          <w:b/>
          <w:lang w:val="en-US"/>
        </w:rPr>
        <w:t>pfKey</w:t>
      </w:r>
      <w:r w:rsidRPr="003523C9">
        <w:rPr>
          <w:lang w:val="en-US"/>
        </w:rPr>
        <w:tab/>
      </w:r>
      <w:r w:rsidR="004F261C" w:rsidRPr="003523C9">
        <w:rPr>
          <w:lang w:val="en-US"/>
        </w:rPr>
        <w:t>the name of the key pressed: "ENTER", "PF1", etc.</w:t>
      </w:r>
    </w:p>
    <w:p w14:paraId="0A2CB1A6" w14:textId="77777777" w:rsidR="00F05271" w:rsidRPr="003523C9" w:rsidRDefault="00F05271" w:rsidP="00F05271">
      <w:pPr>
        <w:pStyle w:val="RefrenceChamp"/>
        <w:rPr>
          <w:lang w:val="en-US"/>
        </w:rPr>
      </w:pPr>
      <w:r w:rsidRPr="003523C9">
        <w:rPr>
          <w:b/>
          <w:lang w:val="en-US"/>
        </w:rPr>
        <w:t>oForm</w:t>
      </w:r>
      <w:r w:rsidRPr="003523C9">
        <w:rPr>
          <w:b/>
          <w:lang w:val="en-US"/>
        </w:rPr>
        <w:tab/>
      </w:r>
      <w:r w:rsidR="004F261C" w:rsidRPr="003523C9">
        <w:rPr>
          <w:lang w:val="en-US"/>
        </w:rPr>
        <w:t>a DOM object representing the form to be submitted (usually document.virtelForm)</w:t>
      </w:r>
    </w:p>
    <w:p w14:paraId="6FA7F229" w14:textId="77777777" w:rsidR="00F05271" w:rsidRPr="003523C9" w:rsidRDefault="00F05271" w:rsidP="00F05271">
      <w:pPr>
        <w:pStyle w:val="Ecran"/>
        <w:rPr>
          <w:lang w:val="en-US"/>
        </w:rPr>
      </w:pPr>
      <w:r w:rsidRPr="003523C9">
        <w:rPr>
          <w:lang w:val="en-US"/>
        </w:rPr>
        <w:t>after_responseHandle(o,url,xtim)</w:t>
      </w:r>
    </w:p>
    <w:p w14:paraId="19020C54" w14:textId="77777777" w:rsidR="00F05271" w:rsidRPr="003523C9" w:rsidRDefault="00F05271" w:rsidP="00F05271">
      <w:pPr>
        <w:rPr>
          <w:lang w:val="en-US"/>
        </w:rPr>
      </w:pPr>
    </w:p>
    <w:p w14:paraId="7E9FA8AF" w14:textId="77777777" w:rsidR="00F05271" w:rsidRPr="003523C9" w:rsidRDefault="004F261C" w:rsidP="00F05271">
      <w:pPr>
        <w:rPr>
          <w:lang w:val="en-US"/>
        </w:rPr>
      </w:pPr>
      <w:r w:rsidRPr="003523C9">
        <w:rPr>
          <w:lang w:val="en-US"/>
        </w:rPr>
        <w:t xml:space="preserve">This function is called after receiving </w:t>
      </w:r>
      <w:r w:rsidR="003523C9" w:rsidRPr="003523C9">
        <w:rPr>
          <w:lang w:val="en-US"/>
        </w:rPr>
        <w:t xml:space="preserve">a response from the </w:t>
      </w:r>
      <w:r w:rsidR="00F05271" w:rsidRPr="003523C9">
        <w:rPr>
          <w:lang w:val="en-US"/>
        </w:rPr>
        <w:t>VIRTEL</w:t>
      </w:r>
      <w:r w:rsidR="003523C9" w:rsidRPr="003523C9">
        <w:rPr>
          <w:lang w:val="en-US"/>
        </w:rPr>
        <w:t xml:space="preserve"> server</w:t>
      </w:r>
      <w:r w:rsidR="00F05271" w:rsidRPr="003523C9">
        <w:rPr>
          <w:lang w:val="en-US"/>
        </w:rPr>
        <w:t>.</w:t>
      </w:r>
    </w:p>
    <w:p w14:paraId="4E174E4A" w14:textId="77777777" w:rsidR="00F05271" w:rsidRPr="003523C9" w:rsidRDefault="00F05271" w:rsidP="00F05271">
      <w:pPr>
        <w:rPr>
          <w:lang w:val="en-US"/>
        </w:rPr>
      </w:pPr>
    </w:p>
    <w:p w14:paraId="6F234B84" w14:textId="77777777" w:rsidR="00F05271" w:rsidRPr="003523C9" w:rsidRDefault="003523C9" w:rsidP="00F05271">
      <w:pPr>
        <w:rPr>
          <w:lang w:val="en-US"/>
        </w:rPr>
      </w:pPr>
      <w:r w:rsidRPr="003523C9">
        <w:rPr>
          <w:lang w:val="en-US"/>
        </w:rPr>
        <w:t xml:space="preserve">The </w:t>
      </w:r>
      <w:r w:rsidR="00F05271" w:rsidRPr="003523C9">
        <w:rPr>
          <w:lang w:val="en-US"/>
        </w:rPr>
        <w:t>arguments pass</w:t>
      </w:r>
      <w:r w:rsidRPr="003523C9">
        <w:rPr>
          <w:lang w:val="en-US"/>
        </w:rPr>
        <w:t>ed</w:t>
      </w:r>
      <w:r w:rsidR="00F05271" w:rsidRPr="003523C9">
        <w:rPr>
          <w:lang w:val="en-US"/>
        </w:rPr>
        <w:t xml:space="preserve"> </w:t>
      </w:r>
      <w:r w:rsidRPr="003523C9">
        <w:rPr>
          <w:lang w:val="en-US"/>
        </w:rPr>
        <w:t xml:space="preserve">to </w:t>
      </w:r>
      <w:r w:rsidR="00F05271" w:rsidRPr="003523C9">
        <w:rPr>
          <w:b/>
          <w:lang w:val="en-US"/>
        </w:rPr>
        <w:t>after_responseHandle</w:t>
      </w:r>
      <w:r w:rsidR="00F05271" w:rsidRPr="003523C9">
        <w:rPr>
          <w:lang w:val="en-US"/>
        </w:rPr>
        <w:t xml:space="preserve"> </w:t>
      </w:r>
      <w:r w:rsidRPr="003523C9">
        <w:rPr>
          <w:lang w:val="en-US"/>
        </w:rPr>
        <w:t>are</w:t>
      </w:r>
      <w:r w:rsidR="00F05271" w:rsidRPr="003523C9">
        <w:rPr>
          <w:lang w:val="en-US"/>
        </w:rPr>
        <w:t>:</w:t>
      </w:r>
    </w:p>
    <w:p w14:paraId="3814F09A" w14:textId="77777777" w:rsidR="00F05271" w:rsidRPr="003523C9" w:rsidRDefault="00F05271" w:rsidP="00F05271">
      <w:pPr>
        <w:rPr>
          <w:lang w:val="en-US"/>
        </w:rPr>
      </w:pPr>
    </w:p>
    <w:p w14:paraId="165F2248" w14:textId="77777777" w:rsidR="00F05271" w:rsidRPr="003523C9" w:rsidRDefault="00F05271" w:rsidP="00F05271">
      <w:pPr>
        <w:pStyle w:val="RefrenceChamp"/>
        <w:rPr>
          <w:lang w:val="en-US"/>
        </w:rPr>
      </w:pPr>
      <w:r w:rsidRPr="003523C9">
        <w:rPr>
          <w:b/>
          <w:lang w:val="en-US"/>
        </w:rPr>
        <w:t>o</w:t>
      </w:r>
      <w:r w:rsidRPr="003523C9">
        <w:rPr>
          <w:b/>
          <w:lang w:val="en-US"/>
        </w:rPr>
        <w:tab/>
      </w:r>
      <w:r w:rsidR="003523C9" w:rsidRPr="003523C9">
        <w:rPr>
          <w:lang w:val="en-US"/>
        </w:rPr>
        <w:t>the XMLHttpRequest object (contains the status and responseText)</w:t>
      </w:r>
    </w:p>
    <w:p w14:paraId="5AB2F1EE" w14:textId="77777777" w:rsidR="00F05271" w:rsidRPr="003523C9" w:rsidRDefault="00F05271" w:rsidP="00F05271">
      <w:pPr>
        <w:pStyle w:val="RefrenceChamp"/>
        <w:rPr>
          <w:lang w:val="en-US"/>
        </w:rPr>
      </w:pPr>
      <w:r w:rsidRPr="003523C9">
        <w:rPr>
          <w:b/>
          <w:lang w:val="en-US"/>
        </w:rPr>
        <w:t>url</w:t>
      </w:r>
      <w:r w:rsidRPr="003523C9">
        <w:rPr>
          <w:lang w:val="en-US"/>
        </w:rPr>
        <w:tab/>
      </w:r>
      <w:r w:rsidR="003523C9" w:rsidRPr="003523C9">
        <w:rPr>
          <w:lang w:val="en-US"/>
        </w:rPr>
        <w:t>the URL which was used in the request</w:t>
      </w:r>
    </w:p>
    <w:p w14:paraId="1DF82622" w14:textId="77777777" w:rsidR="00F05271" w:rsidRPr="003523C9" w:rsidRDefault="00F05271" w:rsidP="00F05271">
      <w:pPr>
        <w:pStyle w:val="RefrenceChamp"/>
        <w:rPr>
          <w:lang w:val="en-US"/>
        </w:rPr>
      </w:pPr>
      <w:r w:rsidRPr="003523C9">
        <w:rPr>
          <w:b/>
          <w:lang w:val="en-US"/>
        </w:rPr>
        <w:t>xtim</w:t>
      </w:r>
      <w:r w:rsidRPr="003523C9">
        <w:rPr>
          <w:lang w:val="en-US"/>
        </w:rPr>
        <w:tab/>
      </w:r>
      <w:r w:rsidR="00520712" w:rsidRPr="00520712">
        <w:t>a Javascript Date object representing the time the request was sent to the server</w:t>
      </w:r>
    </w:p>
    <w:p w14:paraId="53DBA4B1" w14:textId="77777777" w:rsidR="006058BF" w:rsidRPr="006058BF" w:rsidRDefault="006058BF" w:rsidP="006058BF">
      <w:pPr>
        <w:pStyle w:val="Ecran"/>
        <w:rPr>
          <w:lang w:val="en-US"/>
        </w:rPr>
      </w:pPr>
      <w:r w:rsidRPr="006058BF">
        <w:rPr>
          <w:lang w:val="en-US"/>
        </w:rPr>
        <w:t>modify_settingsValues(name,values)</w:t>
      </w:r>
    </w:p>
    <w:p w14:paraId="2C49F8F0" w14:textId="77777777" w:rsidR="006058BF" w:rsidRPr="006058BF" w:rsidRDefault="006058BF" w:rsidP="006058BF">
      <w:pPr>
        <w:keepNext/>
        <w:keepLines/>
        <w:rPr>
          <w:lang w:val="en-US"/>
        </w:rPr>
      </w:pPr>
    </w:p>
    <w:p w14:paraId="2CDFD279" w14:textId="77777777" w:rsidR="006058BF" w:rsidRPr="006058BF" w:rsidRDefault="006058BF" w:rsidP="006058BF">
      <w:pPr>
        <w:keepNext/>
        <w:keepLines/>
        <w:rPr>
          <w:lang w:val="en-US"/>
        </w:rPr>
      </w:pPr>
      <w:r>
        <w:rPr>
          <w:lang w:val="en-US"/>
        </w:rPr>
        <w:t xml:space="preserve">This </w:t>
      </w:r>
      <w:r w:rsidRPr="006058BF">
        <w:rPr>
          <w:lang w:val="en-US"/>
        </w:rPr>
        <w:t>f</w:t>
      </w:r>
      <w:r>
        <w:rPr>
          <w:lang w:val="en-US"/>
        </w:rPr>
        <w:t>u</w:t>
      </w:r>
      <w:r w:rsidRPr="006058BF">
        <w:rPr>
          <w:lang w:val="en-US"/>
        </w:rPr>
        <w:t xml:space="preserve">nction </w:t>
      </w:r>
      <w:r>
        <w:rPr>
          <w:lang w:val="en-US"/>
        </w:rPr>
        <w:t>i</w:t>
      </w:r>
      <w:r w:rsidRPr="006058BF">
        <w:rPr>
          <w:lang w:val="en-US"/>
        </w:rPr>
        <w:t>s</w:t>
      </w:r>
      <w:r>
        <w:rPr>
          <w:lang w:val="en-US"/>
        </w:rPr>
        <w:t xml:space="preserve"> called before the list of possible values for a parameter is displayed in the </w:t>
      </w:r>
      <w:r w:rsidRPr="006058BF">
        <w:rPr>
          <w:lang w:val="en-US"/>
        </w:rPr>
        <w:t>VIRTEL Web Access</w:t>
      </w:r>
      <w:r>
        <w:rPr>
          <w:lang w:val="en-US"/>
        </w:rPr>
        <w:t xml:space="preserve"> Settings menu</w:t>
      </w:r>
      <w:r w:rsidRPr="006058BF">
        <w:rPr>
          <w:lang w:val="en-US"/>
        </w:rPr>
        <w:t xml:space="preserve">. </w:t>
      </w:r>
      <w:r>
        <w:rPr>
          <w:lang w:val="en-US"/>
        </w:rPr>
        <w:t>It allows the list of values to be modified.</w:t>
      </w:r>
    </w:p>
    <w:p w14:paraId="219A4A25" w14:textId="77777777" w:rsidR="006058BF" w:rsidRPr="006058BF" w:rsidRDefault="006058BF" w:rsidP="006058BF">
      <w:pPr>
        <w:keepNext/>
        <w:keepLines/>
        <w:rPr>
          <w:lang w:val="en-US"/>
        </w:rPr>
      </w:pPr>
    </w:p>
    <w:p w14:paraId="371B2D48" w14:textId="77777777" w:rsidR="006058BF" w:rsidRPr="006058BF" w:rsidRDefault="006058BF" w:rsidP="006058BF">
      <w:pPr>
        <w:keepNext/>
        <w:keepLines/>
        <w:rPr>
          <w:lang w:val="en-US"/>
        </w:rPr>
      </w:pPr>
      <w:r>
        <w:rPr>
          <w:lang w:val="en-US"/>
        </w:rPr>
        <w:t xml:space="preserve">The </w:t>
      </w:r>
      <w:r w:rsidRPr="006058BF">
        <w:rPr>
          <w:lang w:val="en-US"/>
        </w:rPr>
        <w:t>arguments pass</w:t>
      </w:r>
      <w:r>
        <w:rPr>
          <w:lang w:val="en-US"/>
        </w:rPr>
        <w:t>ed</w:t>
      </w:r>
      <w:r w:rsidRPr="006058BF">
        <w:rPr>
          <w:lang w:val="en-US"/>
        </w:rPr>
        <w:t xml:space="preserve"> </w:t>
      </w:r>
      <w:r>
        <w:rPr>
          <w:lang w:val="en-US"/>
        </w:rPr>
        <w:t>to</w:t>
      </w:r>
      <w:r w:rsidRPr="006058BF">
        <w:rPr>
          <w:lang w:val="en-US"/>
        </w:rPr>
        <w:t xml:space="preserve"> </w:t>
      </w:r>
      <w:r w:rsidRPr="006058BF">
        <w:rPr>
          <w:b/>
          <w:lang w:val="en-US"/>
        </w:rPr>
        <w:t>modify_settingsValues</w:t>
      </w:r>
      <w:r w:rsidRPr="006058BF">
        <w:rPr>
          <w:lang w:val="en-US"/>
        </w:rPr>
        <w:t xml:space="preserve"> </w:t>
      </w:r>
      <w:r>
        <w:rPr>
          <w:lang w:val="en-US"/>
        </w:rPr>
        <w:t>are</w:t>
      </w:r>
      <w:r w:rsidRPr="006058BF">
        <w:rPr>
          <w:lang w:val="en-US"/>
        </w:rPr>
        <w:t>:</w:t>
      </w:r>
    </w:p>
    <w:p w14:paraId="28A4F3B5" w14:textId="77777777" w:rsidR="006058BF" w:rsidRPr="006058BF" w:rsidRDefault="006058BF" w:rsidP="006058BF">
      <w:pPr>
        <w:keepNext/>
        <w:keepLines/>
        <w:rPr>
          <w:lang w:val="en-US"/>
        </w:rPr>
      </w:pPr>
    </w:p>
    <w:p w14:paraId="5B262458" w14:textId="77777777" w:rsidR="006058BF" w:rsidRPr="006058BF" w:rsidRDefault="006058BF" w:rsidP="006058BF">
      <w:pPr>
        <w:pStyle w:val="RefrenceChamp"/>
        <w:keepNext/>
        <w:keepLines/>
        <w:rPr>
          <w:lang w:val="en-US"/>
        </w:rPr>
      </w:pPr>
      <w:r w:rsidRPr="006058BF">
        <w:rPr>
          <w:b/>
          <w:lang w:val="en-US"/>
        </w:rPr>
        <w:t>name</w:t>
      </w:r>
      <w:r w:rsidRPr="006058BF">
        <w:rPr>
          <w:lang w:val="en-US"/>
        </w:rPr>
        <w:tab/>
      </w:r>
      <w:r>
        <w:rPr>
          <w:lang w:val="en-US"/>
        </w:rPr>
        <w:t xml:space="preserve">the </w:t>
      </w:r>
      <w:r w:rsidRPr="006058BF">
        <w:rPr>
          <w:lang w:val="en-US"/>
        </w:rPr>
        <w:t>param</w:t>
      </w:r>
      <w:r>
        <w:rPr>
          <w:lang w:val="en-US"/>
        </w:rPr>
        <w:t>e</w:t>
      </w:r>
      <w:r w:rsidRPr="006058BF">
        <w:rPr>
          <w:lang w:val="en-US"/>
        </w:rPr>
        <w:t>t</w:t>
      </w:r>
      <w:r>
        <w:rPr>
          <w:lang w:val="en-US"/>
        </w:rPr>
        <w:t>e</w:t>
      </w:r>
      <w:r w:rsidRPr="006058BF">
        <w:rPr>
          <w:lang w:val="en-US"/>
        </w:rPr>
        <w:t>r</w:t>
      </w:r>
      <w:r>
        <w:rPr>
          <w:lang w:val="en-US"/>
        </w:rPr>
        <w:t xml:space="preserve"> nam</w:t>
      </w:r>
      <w:r w:rsidRPr="006058BF">
        <w:rPr>
          <w:lang w:val="en-US"/>
        </w:rPr>
        <w:t>e</w:t>
      </w:r>
    </w:p>
    <w:p w14:paraId="614D29A5" w14:textId="77777777" w:rsidR="006058BF" w:rsidRPr="006058BF" w:rsidRDefault="006058BF" w:rsidP="006058BF">
      <w:pPr>
        <w:pStyle w:val="RefrenceChamp"/>
        <w:keepNext/>
        <w:keepLines/>
        <w:rPr>
          <w:lang w:val="en-US"/>
        </w:rPr>
      </w:pPr>
      <w:r w:rsidRPr="006058BF">
        <w:rPr>
          <w:b/>
          <w:lang w:val="en-US"/>
        </w:rPr>
        <w:t>values</w:t>
      </w:r>
      <w:r w:rsidRPr="006058BF">
        <w:rPr>
          <w:lang w:val="en-US"/>
        </w:rPr>
        <w:tab/>
      </w:r>
      <w:r>
        <w:rPr>
          <w:lang w:val="en-US"/>
        </w:rPr>
        <w:t xml:space="preserve">the </w:t>
      </w:r>
      <w:r w:rsidRPr="006058BF">
        <w:rPr>
          <w:lang w:val="en-US"/>
        </w:rPr>
        <w:t>list</w:t>
      </w:r>
      <w:r>
        <w:rPr>
          <w:lang w:val="en-US"/>
        </w:rPr>
        <w:t xml:space="preserve"> of </w:t>
      </w:r>
      <w:r w:rsidRPr="006058BF">
        <w:rPr>
          <w:lang w:val="en-US"/>
        </w:rPr>
        <w:t>possible</w:t>
      </w:r>
      <w:r>
        <w:rPr>
          <w:lang w:val="en-US"/>
        </w:rPr>
        <w:t xml:space="preserve"> value</w:t>
      </w:r>
      <w:r w:rsidRPr="006058BF">
        <w:rPr>
          <w:lang w:val="en-US"/>
        </w:rPr>
        <w:t>s</w:t>
      </w:r>
    </w:p>
    <w:p w14:paraId="68438B6F" w14:textId="77777777" w:rsidR="006058BF" w:rsidRPr="006058BF" w:rsidRDefault="006058BF" w:rsidP="006058BF">
      <w:pPr>
        <w:rPr>
          <w:lang w:val="en-US"/>
        </w:rPr>
      </w:pPr>
      <w:r>
        <w:rPr>
          <w:lang w:val="en-US"/>
        </w:rPr>
        <w:t xml:space="preserve">The return value is treated as the new list of </w:t>
      </w:r>
      <w:r w:rsidRPr="006058BF">
        <w:rPr>
          <w:lang w:val="en-US"/>
        </w:rPr>
        <w:t>possible</w:t>
      </w:r>
      <w:r>
        <w:rPr>
          <w:lang w:val="en-US"/>
        </w:rPr>
        <w:t xml:space="preserve"> value</w:t>
      </w:r>
      <w:r w:rsidRPr="006058BF">
        <w:rPr>
          <w:lang w:val="en-US"/>
        </w:rPr>
        <w:t xml:space="preserve">s. </w:t>
      </w:r>
      <w:r>
        <w:rPr>
          <w:lang w:val="en-US"/>
        </w:rPr>
        <w:t xml:space="preserve">If the </w:t>
      </w:r>
      <w:r w:rsidRPr="006058BF">
        <w:rPr>
          <w:lang w:val="en-US"/>
        </w:rPr>
        <w:t>f</w:t>
      </w:r>
      <w:r>
        <w:rPr>
          <w:lang w:val="en-US"/>
        </w:rPr>
        <w:t>u</w:t>
      </w:r>
      <w:r w:rsidRPr="006058BF">
        <w:rPr>
          <w:lang w:val="en-US"/>
        </w:rPr>
        <w:t xml:space="preserve">nction </w:t>
      </w:r>
      <w:r>
        <w:rPr>
          <w:lang w:val="en-US"/>
        </w:rPr>
        <w:t xml:space="preserve">returns </w:t>
      </w:r>
      <w:r w:rsidRPr="006058BF">
        <w:rPr>
          <w:rFonts w:ascii="Courier New" w:hAnsi="Courier New" w:cs="Courier New"/>
          <w:lang w:val="en-US"/>
        </w:rPr>
        <w:t>null</w:t>
      </w:r>
      <w:r w:rsidRPr="006058BF">
        <w:rPr>
          <w:lang w:val="en-US"/>
        </w:rPr>
        <w:t xml:space="preserve"> o</w:t>
      </w:r>
      <w:r>
        <w:rPr>
          <w:lang w:val="en-US"/>
        </w:rPr>
        <w:t>r</w:t>
      </w:r>
      <w:r w:rsidRPr="006058BF">
        <w:rPr>
          <w:lang w:val="en-US"/>
        </w:rPr>
        <w:t xml:space="preserve"> </w:t>
      </w:r>
      <w:r w:rsidRPr="006058BF">
        <w:rPr>
          <w:rFonts w:ascii="Courier New" w:hAnsi="Courier New" w:cs="Courier New"/>
          <w:lang w:val="en-US"/>
        </w:rPr>
        <w:t>undefined</w:t>
      </w:r>
      <w:r w:rsidRPr="006058BF">
        <w:rPr>
          <w:lang w:val="en-US"/>
        </w:rPr>
        <w:t xml:space="preserve">, </w:t>
      </w:r>
      <w:r>
        <w:rPr>
          <w:lang w:val="en-US"/>
        </w:rPr>
        <w:t>the</w:t>
      </w:r>
      <w:r w:rsidRPr="006058BF">
        <w:rPr>
          <w:lang w:val="en-US"/>
        </w:rPr>
        <w:t xml:space="preserve"> list re</w:t>
      </w:r>
      <w:r>
        <w:rPr>
          <w:lang w:val="en-US"/>
        </w:rPr>
        <w:t>main</w:t>
      </w:r>
      <w:r w:rsidRPr="006058BF">
        <w:rPr>
          <w:lang w:val="en-US"/>
        </w:rPr>
        <w:t xml:space="preserve">s </w:t>
      </w:r>
      <w:r>
        <w:rPr>
          <w:lang w:val="en-US"/>
        </w:rPr>
        <w:t>u</w:t>
      </w:r>
      <w:r w:rsidRPr="006058BF">
        <w:rPr>
          <w:lang w:val="en-US"/>
        </w:rPr>
        <w:t>nchange</w:t>
      </w:r>
      <w:r>
        <w:rPr>
          <w:lang w:val="en-US"/>
        </w:rPr>
        <w:t>d</w:t>
      </w:r>
      <w:r w:rsidRPr="006058BF">
        <w:rPr>
          <w:lang w:val="en-US"/>
        </w:rPr>
        <w:t>.</w:t>
      </w:r>
    </w:p>
    <w:p w14:paraId="02492221" w14:textId="77777777" w:rsidR="006058BF" w:rsidRPr="006058BF" w:rsidRDefault="006058BF" w:rsidP="006058BF">
      <w:pPr>
        <w:rPr>
          <w:lang w:val="en-US"/>
        </w:rPr>
      </w:pPr>
    </w:p>
    <w:p w14:paraId="4AAF08AE" w14:textId="77777777" w:rsidR="00F05271" w:rsidRPr="003523C9" w:rsidRDefault="00F05271" w:rsidP="00F05271">
      <w:pPr>
        <w:pStyle w:val="Ecran"/>
        <w:rPr>
          <w:lang w:val="en-US"/>
        </w:rPr>
      </w:pPr>
      <w:r w:rsidRPr="003523C9">
        <w:rPr>
          <w:lang w:val="en-US"/>
        </w:rPr>
        <w:t>when_init()</w:t>
      </w:r>
    </w:p>
    <w:p w14:paraId="37ECDA00" w14:textId="77777777" w:rsidR="00F05271" w:rsidRPr="003523C9" w:rsidRDefault="00F05271" w:rsidP="00F05271">
      <w:pPr>
        <w:rPr>
          <w:lang w:val="en-US"/>
        </w:rPr>
      </w:pPr>
    </w:p>
    <w:p w14:paraId="1473F3DD" w14:textId="77777777" w:rsidR="00F05271" w:rsidRPr="00520712" w:rsidRDefault="00520712" w:rsidP="00F05271">
      <w:pPr>
        <w:rPr>
          <w:lang w:val="en-US"/>
        </w:rPr>
      </w:pPr>
      <w:r w:rsidRPr="00520712">
        <w:t>This function is called for each subpage after vir3270 initialisation</w:t>
      </w:r>
      <w:r w:rsidR="00F05271" w:rsidRPr="00520712">
        <w:rPr>
          <w:lang w:val="en-US"/>
        </w:rPr>
        <w:t>.</w:t>
      </w:r>
    </w:p>
    <w:p w14:paraId="3F5F3229" w14:textId="77777777" w:rsidR="00F05271" w:rsidRPr="003523C9" w:rsidRDefault="00F05271" w:rsidP="00F05271">
      <w:pPr>
        <w:rPr>
          <w:lang w:val="en-US"/>
        </w:rPr>
      </w:pPr>
    </w:p>
    <w:p w14:paraId="421436AC" w14:textId="77777777" w:rsidR="00F05271" w:rsidRPr="003523C9" w:rsidRDefault="00F05271" w:rsidP="00F05271">
      <w:pPr>
        <w:pStyle w:val="Ecran"/>
        <w:rPr>
          <w:lang w:val="en-US"/>
        </w:rPr>
      </w:pPr>
      <w:r w:rsidRPr="003523C9">
        <w:rPr>
          <w:lang w:val="en-US"/>
        </w:rPr>
        <w:t>when_focusGained()</w:t>
      </w:r>
    </w:p>
    <w:p w14:paraId="1C822DEB" w14:textId="77777777" w:rsidR="00F05271" w:rsidRPr="003523C9" w:rsidRDefault="00F05271" w:rsidP="00F05271">
      <w:pPr>
        <w:rPr>
          <w:lang w:val="en-US"/>
        </w:rPr>
      </w:pPr>
    </w:p>
    <w:p w14:paraId="49284425" w14:textId="77777777" w:rsidR="00F05271" w:rsidRPr="00520712" w:rsidRDefault="00520712" w:rsidP="00F05271">
      <w:pPr>
        <w:rPr>
          <w:lang w:val="en-US"/>
        </w:rPr>
      </w:pPr>
      <w:r w:rsidRPr="00520712">
        <w:t>This function is called whenever the 3270 window gains the focus</w:t>
      </w:r>
      <w:r w:rsidR="00F05271" w:rsidRPr="00520712">
        <w:rPr>
          <w:lang w:val="en-US"/>
        </w:rPr>
        <w:t>.</w:t>
      </w:r>
    </w:p>
    <w:p w14:paraId="28CB2CFD" w14:textId="77777777" w:rsidR="00F05271" w:rsidRPr="003523C9" w:rsidRDefault="00F05271" w:rsidP="00F05271">
      <w:pPr>
        <w:rPr>
          <w:lang w:val="en-US"/>
        </w:rPr>
      </w:pPr>
    </w:p>
    <w:p w14:paraId="1589AED1" w14:textId="77777777" w:rsidR="00F05271" w:rsidRPr="003523C9" w:rsidRDefault="00F05271" w:rsidP="00F05271">
      <w:pPr>
        <w:pStyle w:val="Ecran"/>
        <w:rPr>
          <w:lang w:val="en-US"/>
        </w:rPr>
      </w:pPr>
      <w:r w:rsidRPr="003523C9">
        <w:rPr>
          <w:lang w:val="en-US"/>
        </w:rPr>
        <w:t>when_focusLost()</w:t>
      </w:r>
    </w:p>
    <w:p w14:paraId="5E0457A6" w14:textId="77777777" w:rsidR="00F05271" w:rsidRPr="003523C9" w:rsidRDefault="00F05271" w:rsidP="00F05271">
      <w:pPr>
        <w:rPr>
          <w:lang w:val="en-US"/>
        </w:rPr>
      </w:pPr>
    </w:p>
    <w:p w14:paraId="67A35F55" w14:textId="77777777" w:rsidR="00F05271" w:rsidRPr="00520712" w:rsidRDefault="00520712" w:rsidP="00F05271">
      <w:pPr>
        <w:rPr>
          <w:lang w:val="en-US"/>
        </w:rPr>
      </w:pPr>
      <w:r w:rsidRPr="00520712">
        <w:t>This function is called whenever the 3270 window loses the focus</w:t>
      </w:r>
      <w:r w:rsidR="00F05271" w:rsidRPr="00520712">
        <w:rPr>
          <w:lang w:val="en-US"/>
        </w:rPr>
        <w:t>.</w:t>
      </w:r>
    </w:p>
    <w:p w14:paraId="018D2C87" w14:textId="77777777" w:rsidR="00F05271" w:rsidRPr="003523C9" w:rsidRDefault="00CB446A" w:rsidP="00F05271">
      <w:pPr>
        <w:pStyle w:val="Heading4"/>
        <w:rPr>
          <w:lang w:val="en-US"/>
        </w:rPr>
      </w:pPr>
      <w:r>
        <w:rPr>
          <w:lang w:val="en-US"/>
        </w:rPr>
        <w:t>Exa</w:t>
      </w:r>
      <w:r w:rsidR="00F05271" w:rsidRPr="003523C9">
        <w:rPr>
          <w:lang w:val="en-US"/>
        </w:rPr>
        <w:t>mple</w:t>
      </w:r>
      <w:r>
        <w:rPr>
          <w:lang w:val="en-US"/>
        </w:rPr>
        <w:t>:</w:t>
      </w:r>
      <w:r w:rsidR="00F05271" w:rsidRPr="003523C9">
        <w:rPr>
          <w:lang w:val="en-US"/>
        </w:rPr>
        <w:t xml:space="preserve"> </w:t>
      </w:r>
      <w:r>
        <w:rPr>
          <w:lang w:val="en-US"/>
        </w:rPr>
        <w:t>Customizing the toolbar icons</w:t>
      </w:r>
    </w:p>
    <w:p w14:paraId="1FF1F90F" w14:textId="77777777" w:rsidR="00F05271" w:rsidRPr="003523C9" w:rsidRDefault="00CB446A" w:rsidP="00F05271">
      <w:pPr>
        <w:pStyle w:val="ecran0"/>
        <w:rPr>
          <w:lang w:val="en-US"/>
        </w:rPr>
      </w:pPr>
      <w:r>
        <w:rPr>
          <w:lang w:val="en-US"/>
        </w:rPr>
        <w:t xml:space="preserve">This example uses the </w:t>
      </w:r>
      <w:r w:rsidR="00F05271" w:rsidRPr="003523C9">
        <w:rPr>
          <w:b/>
          <w:lang w:val="en-US"/>
        </w:rPr>
        <w:t>after_standardInit</w:t>
      </w:r>
      <w:r w:rsidR="00F05271" w:rsidRPr="003523C9">
        <w:rPr>
          <w:lang w:val="en-US"/>
        </w:rPr>
        <w:t xml:space="preserve"> </w:t>
      </w:r>
      <w:r>
        <w:rPr>
          <w:lang w:val="en-US"/>
        </w:rPr>
        <w:t>function to insert additional icons into the toolbar when the session is started.</w:t>
      </w:r>
      <w:r w:rsidR="00F05271" w:rsidRPr="003523C9">
        <w:rPr>
          <w:lang w:val="en-US"/>
        </w:rPr>
        <w:t xml:space="preserve"> </w:t>
      </w:r>
      <w:r>
        <w:rPr>
          <w:lang w:val="en-US"/>
        </w:rPr>
        <w:t xml:space="preserve"> Icon</w:t>
      </w:r>
      <w:r w:rsidR="00F05271" w:rsidRPr="003523C9">
        <w:rPr>
          <w:lang w:val="en-US"/>
        </w:rPr>
        <w:t xml:space="preserve">s </w:t>
      </w:r>
      <w:r>
        <w:rPr>
          <w:lang w:val="en-US"/>
        </w:rPr>
        <w:t>may subsequently be added or removed from the toolbar after each screen by means of the</w:t>
      </w:r>
      <w:r w:rsidR="00F05271" w:rsidRPr="003523C9">
        <w:rPr>
          <w:lang w:val="en-US"/>
        </w:rPr>
        <w:t xml:space="preserve"> after_responseHandle</w:t>
      </w:r>
      <w:r>
        <w:rPr>
          <w:lang w:val="en-US"/>
        </w:rPr>
        <w:t xml:space="preserve"> function</w:t>
      </w:r>
      <w:r w:rsidR="00F05271" w:rsidRPr="003523C9">
        <w:rPr>
          <w:lang w:val="en-US"/>
        </w:rPr>
        <w:t>.</w:t>
      </w:r>
    </w:p>
    <w:p w14:paraId="20EC68E7" w14:textId="77777777" w:rsidR="00F05271" w:rsidRPr="003523C9" w:rsidRDefault="00F05271" w:rsidP="00F05271">
      <w:pPr>
        <w:pStyle w:val="Listing"/>
        <w:rPr>
          <w:lang w:val="en-US"/>
        </w:rPr>
      </w:pPr>
      <w:r w:rsidRPr="003523C9">
        <w:rPr>
          <w:lang w:val="en-US"/>
        </w:rPr>
        <w:t>/*</w:t>
      </w:r>
    </w:p>
    <w:p w14:paraId="28812A97" w14:textId="77777777" w:rsidR="00F05271" w:rsidRPr="003523C9" w:rsidRDefault="00F05271" w:rsidP="00F05271">
      <w:pPr>
        <w:pStyle w:val="Listing"/>
        <w:rPr>
          <w:lang w:val="en-US"/>
        </w:rPr>
      </w:pPr>
      <w:r w:rsidRPr="003523C9">
        <w:rPr>
          <w:lang w:val="en-US"/>
        </w:rPr>
        <w:t xml:space="preserve"> * (c)Copyright SysperTec Communication 2012 All Rights Reserved</w:t>
      </w:r>
    </w:p>
    <w:p w14:paraId="7E4BBBAE" w14:textId="77777777" w:rsidR="00F05271" w:rsidRPr="003523C9" w:rsidRDefault="00F05271" w:rsidP="00F05271">
      <w:pPr>
        <w:pStyle w:val="Listing"/>
        <w:rPr>
          <w:lang w:val="en-US"/>
        </w:rPr>
      </w:pPr>
      <w:r w:rsidRPr="003523C9">
        <w:rPr>
          <w:lang w:val="en-US"/>
        </w:rPr>
        <w:t xml:space="preserve"> * VIRTEL Web Access customer-specific javascript functions</w:t>
      </w:r>
    </w:p>
    <w:p w14:paraId="3A6BFC15" w14:textId="77777777" w:rsidR="00F05271" w:rsidRPr="003523C9" w:rsidRDefault="00F05271" w:rsidP="00F05271">
      <w:pPr>
        <w:pStyle w:val="Listing"/>
        <w:rPr>
          <w:lang w:val="en-US"/>
        </w:rPr>
      </w:pPr>
      <w:r w:rsidRPr="003523C9">
        <w:rPr>
          <w:lang w:val="en-US"/>
        </w:rPr>
        <w:t xml:space="preserve"> */</w:t>
      </w:r>
    </w:p>
    <w:p w14:paraId="5BB28938" w14:textId="77777777" w:rsidR="00F05271" w:rsidRPr="003523C9" w:rsidRDefault="00F05271" w:rsidP="00F05271">
      <w:pPr>
        <w:pStyle w:val="Listing"/>
        <w:rPr>
          <w:lang w:val="en-US"/>
        </w:rPr>
      </w:pPr>
    </w:p>
    <w:p w14:paraId="6B471025" w14:textId="77777777" w:rsidR="00F05271" w:rsidRPr="003523C9" w:rsidRDefault="00F05271" w:rsidP="00F05271">
      <w:pPr>
        <w:pStyle w:val="Listing"/>
        <w:rPr>
          <w:lang w:val="en-US"/>
        </w:rPr>
      </w:pPr>
      <w:r w:rsidRPr="003523C9">
        <w:rPr>
          <w:lang w:val="en-US"/>
        </w:rPr>
        <w:t>/*</w:t>
      </w:r>
    </w:p>
    <w:p w14:paraId="20433D60" w14:textId="77777777" w:rsidR="00F05271" w:rsidRPr="003523C9" w:rsidRDefault="00F05271" w:rsidP="00F05271">
      <w:pPr>
        <w:pStyle w:val="Listing"/>
        <w:rPr>
          <w:lang w:val="en-US"/>
        </w:rPr>
      </w:pPr>
      <w:r w:rsidRPr="003523C9">
        <w:rPr>
          <w:lang w:val="en-US"/>
        </w:rPr>
        <w:t xml:space="preserve"> * Adds a button to the toolbar which performs a Google search for</w:t>
      </w:r>
    </w:p>
    <w:p w14:paraId="4E964EEF" w14:textId="77777777" w:rsidR="00F05271" w:rsidRPr="003523C9" w:rsidRDefault="00F05271" w:rsidP="00F05271">
      <w:pPr>
        <w:pStyle w:val="Listing"/>
        <w:rPr>
          <w:lang w:val="en-US"/>
        </w:rPr>
      </w:pPr>
      <w:r w:rsidRPr="003523C9">
        <w:rPr>
          <w:lang w:val="en-US"/>
        </w:rPr>
        <w:t xml:space="preserve"> * the text selected in the red box in the 3270 screen, or for the</w:t>
      </w:r>
    </w:p>
    <w:p w14:paraId="775F1677" w14:textId="77777777" w:rsidR="00F05271" w:rsidRPr="003523C9" w:rsidRDefault="00F05271" w:rsidP="00F05271">
      <w:pPr>
        <w:pStyle w:val="Listing"/>
        <w:rPr>
          <w:lang w:val="en-US"/>
        </w:rPr>
      </w:pPr>
      <w:r w:rsidRPr="003523C9">
        <w:rPr>
          <w:lang w:val="en-US"/>
        </w:rPr>
        <w:t xml:space="preserve"> * word at the cursor if no box is drawn</w:t>
      </w:r>
    </w:p>
    <w:p w14:paraId="15EDC5CC" w14:textId="77777777" w:rsidR="00F05271" w:rsidRPr="003523C9" w:rsidRDefault="00F05271" w:rsidP="00F05271">
      <w:pPr>
        <w:pStyle w:val="Listing"/>
        <w:rPr>
          <w:lang w:val="en-US"/>
        </w:rPr>
      </w:pPr>
      <w:r w:rsidRPr="003523C9">
        <w:rPr>
          <w:lang w:val="en-US"/>
        </w:rPr>
        <w:t xml:space="preserve"> */</w:t>
      </w:r>
    </w:p>
    <w:p w14:paraId="5DC9F29B" w14:textId="77777777" w:rsidR="00F05271" w:rsidRPr="003523C9" w:rsidRDefault="00F05271" w:rsidP="00F05271">
      <w:pPr>
        <w:pStyle w:val="Listing"/>
        <w:spacing w:line="240" w:lineRule="exact"/>
        <w:rPr>
          <w:lang w:val="en-US"/>
        </w:rPr>
      </w:pPr>
      <w:r w:rsidRPr="003523C9">
        <w:rPr>
          <w:lang w:val="en-US"/>
        </w:rPr>
        <w:t>function after_standardInit() {</w:t>
      </w:r>
    </w:p>
    <w:p w14:paraId="276D19CC" w14:textId="77777777" w:rsidR="00F05271" w:rsidRPr="003523C9" w:rsidRDefault="00F05271" w:rsidP="00F05271">
      <w:pPr>
        <w:pStyle w:val="Listing"/>
        <w:rPr>
          <w:lang w:val="en-US"/>
        </w:rPr>
      </w:pPr>
      <w:r w:rsidRPr="003523C9">
        <w:rPr>
          <w:lang w:val="en-US"/>
        </w:rPr>
        <w:t xml:space="preserve">  addtoolbarbutton(999, "http://www.google.com/favicon.ico",</w:t>
      </w:r>
    </w:p>
    <w:p w14:paraId="1F8379C2" w14:textId="77777777" w:rsidR="00F05271" w:rsidRPr="003523C9" w:rsidRDefault="00F05271" w:rsidP="00F05271">
      <w:pPr>
        <w:pStyle w:val="Listing"/>
        <w:spacing w:line="240" w:lineRule="exact"/>
        <w:rPr>
          <w:lang w:val="en-US"/>
        </w:rPr>
      </w:pPr>
      <w:r w:rsidRPr="003523C9">
        <w:rPr>
          <w:lang w:val="en-US"/>
        </w:rPr>
        <w:t xml:space="preserve">    "Search engine query", do_search);</w:t>
      </w:r>
    </w:p>
    <w:p w14:paraId="11E2C85E" w14:textId="77777777" w:rsidR="00F05271" w:rsidRPr="003523C9" w:rsidRDefault="00F05271" w:rsidP="00F05271">
      <w:pPr>
        <w:pStyle w:val="Listing"/>
        <w:rPr>
          <w:lang w:val="en-US"/>
        </w:rPr>
      </w:pPr>
      <w:r w:rsidRPr="003523C9">
        <w:rPr>
          <w:lang w:val="en-US"/>
        </w:rPr>
        <w:t>}</w:t>
      </w:r>
    </w:p>
    <w:p w14:paraId="442D7D2A" w14:textId="77777777" w:rsidR="00F05271" w:rsidRPr="003523C9" w:rsidRDefault="00F05271" w:rsidP="00F05271">
      <w:pPr>
        <w:pStyle w:val="Listing"/>
        <w:spacing w:line="240" w:lineRule="exact"/>
        <w:rPr>
          <w:lang w:val="en-US"/>
        </w:rPr>
      </w:pPr>
      <w:r w:rsidRPr="003523C9">
        <w:rPr>
          <w:lang w:val="en-US"/>
        </w:rPr>
        <w:t>function do_search() {</w:t>
      </w:r>
    </w:p>
    <w:p w14:paraId="202784E2" w14:textId="77777777" w:rsidR="00F05271" w:rsidRPr="003523C9" w:rsidRDefault="00F05271" w:rsidP="00F05271">
      <w:pPr>
        <w:pStyle w:val="Listing"/>
        <w:rPr>
          <w:lang w:val="en-US"/>
        </w:rPr>
      </w:pPr>
      <w:r w:rsidRPr="003523C9">
        <w:rPr>
          <w:lang w:val="en-US"/>
        </w:rPr>
        <w:t xml:space="preserve">  var searcharg = </w:t>
      </w:r>
      <w:r w:rsidR="00A06ED6">
        <w:rPr>
          <w:lang w:val="en-US"/>
        </w:rPr>
        <w:t>VIR3270.get</w:t>
      </w:r>
      <w:r w:rsidRPr="003523C9">
        <w:rPr>
          <w:lang w:val="en-US"/>
        </w:rPr>
        <w:t xml:space="preserve">BoxedText() || </w:t>
      </w:r>
      <w:r w:rsidR="00A06ED6">
        <w:rPr>
          <w:lang w:val="en-US"/>
        </w:rPr>
        <w:t>VIR3270.get</w:t>
      </w:r>
      <w:r w:rsidRPr="003523C9">
        <w:rPr>
          <w:lang w:val="en-US"/>
        </w:rPr>
        <w:t>WordAtCursor();</w:t>
      </w:r>
    </w:p>
    <w:p w14:paraId="272196AA" w14:textId="77777777" w:rsidR="00F05271" w:rsidRPr="003523C9" w:rsidRDefault="00F05271" w:rsidP="00F05271">
      <w:pPr>
        <w:pStyle w:val="Listing"/>
        <w:rPr>
          <w:lang w:val="en-US"/>
        </w:rPr>
      </w:pPr>
      <w:r w:rsidRPr="003523C9">
        <w:rPr>
          <w:lang w:val="en-US"/>
        </w:rPr>
        <w:t xml:space="preserve">  var windowname = "search";</w:t>
      </w:r>
    </w:p>
    <w:p w14:paraId="4E9DB2F3" w14:textId="77777777" w:rsidR="00F05271" w:rsidRPr="003523C9" w:rsidRDefault="00F05271" w:rsidP="00F05271">
      <w:pPr>
        <w:pStyle w:val="Listing"/>
        <w:rPr>
          <w:lang w:val="en-US"/>
        </w:rPr>
      </w:pPr>
      <w:r w:rsidRPr="003523C9">
        <w:rPr>
          <w:lang w:val="en-US"/>
        </w:rPr>
        <w:t xml:space="preserve">  var searchURL = "http://www.google.com";</w:t>
      </w:r>
    </w:p>
    <w:p w14:paraId="12E70127" w14:textId="77777777" w:rsidR="00F05271" w:rsidRPr="003523C9" w:rsidRDefault="00F05271" w:rsidP="00F05271">
      <w:pPr>
        <w:pStyle w:val="Listing"/>
        <w:rPr>
          <w:lang w:val="en-US"/>
        </w:rPr>
      </w:pPr>
      <w:r w:rsidRPr="003523C9">
        <w:rPr>
          <w:lang w:val="en-US"/>
        </w:rPr>
        <w:t xml:space="preserve">  if (searcharg) searchURL += "/search?q=" +</w:t>
      </w:r>
    </w:p>
    <w:p w14:paraId="4323E5B9" w14:textId="77777777" w:rsidR="00F05271" w:rsidRPr="003523C9" w:rsidRDefault="00F05271" w:rsidP="00F05271">
      <w:pPr>
        <w:pStyle w:val="Listing"/>
        <w:rPr>
          <w:lang w:val="en-US"/>
        </w:rPr>
      </w:pPr>
      <w:r w:rsidRPr="003523C9">
        <w:rPr>
          <w:lang w:val="en-US"/>
        </w:rPr>
        <w:t xml:space="preserve">    encodeURIComponent(searcharg.replace(/\s+/g," "));</w:t>
      </w:r>
    </w:p>
    <w:p w14:paraId="5330B8A8" w14:textId="77777777" w:rsidR="00F05271" w:rsidRPr="003523C9" w:rsidRDefault="00F05271" w:rsidP="00F05271">
      <w:pPr>
        <w:pStyle w:val="Listing"/>
        <w:rPr>
          <w:lang w:val="en-US"/>
        </w:rPr>
      </w:pPr>
      <w:r w:rsidRPr="003523C9">
        <w:rPr>
          <w:lang w:val="en-US"/>
        </w:rPr>
        <w:t xml:space="preserve">  var windowopts = "location=yes,status=yes,resizable=yes,"+</w:t>
      </w:r>
    </w:p>
    <w:p w14:paraId="0F28E5B1" w14:textId="77777777" w:rsidR="00F05271" w:rsidRPr="003523C9" w:rsidRDefault="00F05271" w:rsidP="00F05271">
      <w:pPr>
        <w:pStyle w:val="Listing"/>
        <w:rPr>
          <w:lang w:val="en-US"/>
        </w:rPr>
      </w:pPr>
      <w:r w:rsidRPr="003523C9">
        <w:rPr>
          <w:lang w:val="en-US"/>
        </w:rPr>
        <w:t xml:space="preserve">    "scrollbars=yes,toolbar=yes,menubar=yes,width=640,height=480";</w:t>
      </w:r>
    </w:p>
    <w:p w14:paraId="2F0076EB" w14:textId="77777777" w:rsidR="00F05271" w:rsidRPr="003523C9" w:rsidRDefault="00F05271" w:rsidP="00F05271">
      <w:pPr>
        <w:pStyle w:val="Listing"/>
        <w:rPr>
          <w:lang w:val="en-US"/>
        </w:rPr>
      </w:pPr>
      <w:r w:rsidRPr="003523C9">
        <w:rPr>
          <w:lang w:val="en-US"/>
        </w:rPr>
        <w:t xml:space="preserve">  var searchwin = window.open(searchURL, windowname, windowopts);</w:t>
      </w:r>
    </w:p>
    <w:p w14:paraId="3FDED104" w14:textId="77777777" w:rsidR="00F05271" w:rsidRPr="003523C9" w:rsidRDefault="00F05271" w:rsidP="00F05271">
      <w:pPr>
        <w:pStyle w:val="Listing"/>
        <w:rPr>
          <w:lang w:val="en-US"/>
        </w:rPr>
      </w:pPr>
      <w:r w:rsidRPr="003523C9">
        <w:rPr>
          <w:lang w:val="en-US"/>
        </w:rPr>
        <w:t xml:space="preserve">  if (searchwin) searchwin.focus();</w:t>
      </w:r>
    </w:p>
    <w:p w14:paraId="62055068" w14:textId="77777777" w:rsidR="00F05271" w:rsidRPr="003523C9" w:rsidRDefault="00F05271" w:rsidP="00F05271">
      <w:pPr>
        <w:pStyle w:val="Listing"/>
        <w:rPr>
          <w:lang w:val="en-US"/>
        </w:rPr>
      </w:pPr>
      <w:r w:rsidRPr="003523C9">
        <w:rPr>
          <w:lang w:val="en-US"/>
        </w:rPr>
        <w:t>}</w:t>
      </w:r>
    </w:p>
    <w:p w14:paraId="00EA8A57" w14:textId="77777777" w:rsidR="00F05271" w:rsidRPr="003523C9" w:rsidRDefault="00F05271" w:rsidP="00F05271">
      <w:pPr>
        <w:pStyle w:val="Caption"/>
        <w:rPr>
          <w:lang w:val="en-US"/>
        </w:rPr>
      </w:pPr>
      <w:bookmarkStart w:id="377" w:name="_Toc373485047"/>
      <w:r w:rsidRPr="003523C9">
        <w:rPr>
          <w:lang w:val="en-US"/>
        </w:rPr>
        <w:t xml:space="preserve">Figure </w:t>
      </w:r>
      <w:r w:rsidRPr="003523C9">
        <w:rPr>
          <w:lang w:val="en-US"/>
        </w:rPr>
        <w:fldChar w:fldCharType="begin"/>
      </w:r>
      <w:r w:rsidRPr="003523C9">
        <w:rPr>
          <w:lang w:val="en-US"/>
        </w:rPr>
        <w:instrText xml:space="preserve"> STYLEREF 1 \s </w:instrText>
      </w:r>
      <w:r w:rsidRPr="003523C9">
        <w:rPr>
          <w:lang w:val="en-US"/>
        </w:rPr>
        <w:fldChar w:fldCharType="separate"/>
      </w:r>
      <w:r w:rsidR="00A87DE6">
        <w:rPr>
          <w:noProof/>
          <w:lang w:val="en-US"/>
        </w:rPr>
        <w:t>1</w:t>
      </w:r>
      <w:r w:rsidRPr="003523C9">
        <w:rPr>
          <w:lang w:val="en-US"/>
        </w:rPr>
        <w:fldChar w:fldCharType="end"/>
      </w:r>
      <w:r w:rsidRPr="003523C9">
        <w:rPr>
          <w:lang w:val="en-US"/>
        </w:rPr>
        <w:noBreakHyphen/>
      </w:r>
      <w:r w:rsidRPr="003523C9">
        <w:rPr>
          <w:lang w:val="en-US"/>
        </w:rPr>
        <w:fldChar w:fldCharType="begin"/>
      </w:r>
      <w:r w:rsidRPr="003523C9">
        <w:rPr>
          <w:lang w:val="en-US"/>
        </w:rPr>
        <w:instrText xml:space="preserve"> SEQ Figure \* ARABIC \s 1 </w:instrText>
      </w:r>
      <w:r w:rsidRPr="003523C9">
        <w:rPr>
          <w:lang w:val="en-US"/>
        </w:rPr>
        <w:fldChar w:fldCharType="separate"/>
      </w:r>
      <w:r w:rsidR="00A87DE6">
        <w:rPr>
          <w:noProof/>
          <w:lang w:val="en-US"/>
        </w:rPr>
        <w:t>79</w:t>
      </w:r>
      <w:r w:rsidRPr="003523C9">
        <w:rPr>
          <w:lang w:val="en-US"/>
        </w:rPr>
        <w:fldChar w:fldCharType="end"/>
      </w:r>
      <w:r w:rsidR="007872D4">
        <w:rPr>
          <w:lang w:val="en-US"/>
        </w:rPr>
        <w:t xml:space="preserve"> Exa</w:t>
      </w:r>
      <w:r w:rsidRPr="003523C9">
        <w:rPr>
          <w:lang w:val="en-US"/>
        </w:rPr>
        <w:t xml:space="preserve">mple custom.js </w:t>
      </w:r>
      <w:r w:rsidR="00CB446A">
        <w:rPr>
          <w:lang w:val="en-US"/>
        </w:rPr>
        <w:t xml:space="preserve">to customize the toolbar </w:t>
      </w:r>
      <w:r w:rsidRPr="003523C9">
        <w:rPr>
          <w:lang w:val="en-US"/>
        </w:rPr>
        <w:t>ic</w:t>
      </w:r>
      <w:r w:rsidR="00CB446A">
        <w:rPr>
          <w:lang w:val="en-US"/>
        </w:rPr>
        <w:t>o</w:t>
      </w:r>
      <w:r w:rsidRPr="003523C9">
        <w:rPr>
          <w:lang w:val="en-US"/>
        </w:rPr>
        <w:t>ns</w:t>
      </w:r>
      <w:bookmarkEnd w:id="377"/>
    </w:p>
    <w:p w14:paraId="40C9D5F1" w14:textId="77777777" w:rsidR="00C8712A" w:rsidRPr="003523C9" w:rsidRDefault="00C8712A" w:rsidP="00C8712A">
      <w:pPr>
        <w:pStyle w:val="Heading4"/>
        <w:rPr>
          <w:lang w:val="en-US"/>
        </w:rPr>
      </w:pPr>
      <w:bookmarkStart w:id="378" w:name="_Ref352920308"/>
      <w:r>
        <w:rPr>
          <w:lang w:val="en-US"/>
        </w:rPr>
        <w:t>Exa</w:t>
      </w:r>
      <w:r w:rsidRPr="003523C9">
        <w:rPr>
          <w:lang w:val="en-US"/>
        </w:rPr>
        <w:t>mple</w:t>
      </w:r>
      <w:r>
        <w:rPr>
          <w:lang w:val="en-US"/>
        </w:rPr>
        <w:t>:</w:t>
      </w:r>
      <w:r w:rsidRPr="003523C9">
        <w:rPr>
          <w:lang w:val="en-US"/>
        </w:rPr>
        <w:t xml:space="preserve"> </w:t>
      </w:r>
      <w:r>
        <w:rPr>
          <w:lang w:val="en-US"/>
        </w:rPr>
        <w:t>Removing unwanted toolbar icons</w:t>
      </w:r>
      <w:bookmarkEnd w:id="378"/>
    </w:p>
    <w:p w14:paraId="1A214A15" w14:textId="77777777" w:rsidR="00C8712A" w:rsidRPr="003523C9" w:rsidRDefault="00C8712A" w:rsidP="00C8712A">
      <w:pPr>
        <w:pStyle w:val="ecran0"/>
        <w:rPr>
          <w:lang w:val="en-US"/>
        </w:rPr>
      </w:pPr>
      <w:r>
        <w:rPr>
          <w:lang w:val="en-US"/>
        </w:rPr>
        <w:t xml:space="preserve">This example uses the </w:t>
      </w:r>
      <w:r w:rsidRPr="003523C9">
        <w:rPr>
          <w:b/>
          <w:lang w:val="en-US"/>
        </w:rPr>
        <w:t>after_standardInit</w:t>
      </w:r>
      <w:r w:rsidRPr="003523C9">
        <w:rPr>
          <w:lang w:val="en-US"/>
        </w:rPr>
        <w:t xml:space="preserve"> </w:t>
      </w:r>
      <w:r>
        <w:rPr>
          <w:lang w:val="en-US"/>
        </w:rPr>
        <w:t>function to disable macro functions by removing the corresponding icons from the toolbar.</w:t>
      </w:r>
    </w:p>
    <w:p w14:paraId="0A23CA2B" w14:textId="77777777" w:rsidR="00C8712A" w:rsidRPr="003523C9" w:rsidRDefault="00C8712A" w:rsidP="00C8712A">
      <w:pPr>
        <w:pStyle w:val="Listing"/>
        <w:rPr>
          <w:lang w:val="en-US"/>
        </w:rPr>
      </w:pPr>
      <w:r w:rsidRPr="003523C9">
        <w:rPr>
          <w:lang w:val="en-US"/>
        </w:rPr>
        <w:t>/*</w:t>
      </w:r>
    </w:p>
    <w:p w14:paraId="1A0F927D" w14:textId="77777777" w:rsidR="00C8712A" w:rsidRPr="003523C9" w:rsidRDefault="00C8712A" w:rsidP="00C8712A">
      <w:pPr>
        <w:pStyle w:val="Listing"/>
        <w:rPr>
          <w:lang w:val="en-US"/>
        </w:rPr>
      </w:pPr>
      <w:r w:rsidRPr="003523C9">
        <w:rPr>
          <w:lang w:val="en-US"/>
        </w:rPr>
        <w:t xml:space="preserve"> * (c)Copyright SysperTec Communication 2012 All Rights Reserved</w:t>
      </w:r>
    </w:p>
    <w:p w14:paraId="62738818" w14:textId="77777777" w:rsidR="00C8712A" w:rsidRPr="003523C9" w:rsidRDefault="00C8712A" w:rsidP="00C8712A">
      <w:pPr>
        <w:pStyle w:val="Listing"/>
        <w:rPr>
          <w:lang w:val="en-US"/>
        </w:rPr>
      </w:pPr>
      <w:r w:rsidRPr="003523C9">
        <w:rPr>
          <w:lang w:val="en-US"/>
        </w:rPr>
        <w:t xml:space="preserve"> * VIRTEL Web Access customer-specific javascript functions</w:t>
      </w:r>
    </w:p>
    <w:p w14:paraId="0538F3E3" w14:textId="77777777" w:rsidR="00C8712A" w:rsidRPr="003523C9" w:rsidRDefault="00C8712A" w:rsidP="00C8712A">
      <w:pPr>
        <w:pStyle w:val="Listing"/>
        <w:rPr>
          <w:lang w:val="en-US"/>
        </w:rPr>
      </w:pPr>
      <w:r w:rsidRPr="003523C9">
        <w:rPr>
          <w:lang w:val="en-US"/>
        </w:rPr>
        <w:t xml:space="preserve"> */</w:t>
      </w:r>
    </w:p>
    <w:p w14:paraId="74F105E8" w14:textId="77777777" w:rsidR="00C8712A" w:rsidRPr="003523C9" w:rsidRDefault="00C8712A" w:rsidP="00C8712A">
      <w:pPr>
        <w:pStyle w:val="Listing"/>
        <w:rPr>
          <w:lang w:val="en-US"/>
        </w:rPr>
      </w:pPr>
    </w:p>
    <w:p w14:paraId="5D7C8932" w14:textId="77777777" w:rsidR="00C8712A" w:rsidRPr="00C8712A" w:rsidRDefault="00C8712A" w:rsidP="00C8712A">
      <w:pPr>
        <w:pStyle w:val="Listing"/>
        <w:rPr>
          <w:lang w:val="en-US"/>
        </w:rPr>
      </w:pPr>
      <w:r w:rsidRPr="00C8712A">
        <w:rPr>
          <w:lang w:val="en-US"/>
        </w:rPr>
        <w:t>function after_standardInit() {</w:t>
      </w:r>
    </w:p>
    <w:p w14:paraId="0DA81D02" w14:textId="77777777" w:rsidR="00C8712A" w:rsidRPr="00C8712A" w:rsidRDefault="00C8712A" w:rsidP="00C8712A">
      <w:pPr>
        <w:pStyle w:val="Listing"/>
        <w:rPr>
          <w:lang w:val="en-US"/>
        </w:rPr>
      </w:pPr>
      <w:r w:rsidRPr="00C8712A">
        <w:rPr>
          <w:lang w:val="en-US"/>
        </w:rPr>
        <w:t xml:space="preserve">  /* Remove macro buttons from the toolbar */</w:t>
      </w:r>
    </w:p>
    <w:p w14:paraId="056D810A" w14:textId="77777777" w:rsidR="00C8712A" w:rsidRPr="00C8712A" w:rsidRDefault="00C8712A" w:rsidP="00C8712A">
      <w:pPr>
        <w:pStyle w:val="Listing"/>
        <w:rPr>
          <w:lang w:val="en-US"/>
        </w:rPr>
      </w:pPr>
      <w:r w:rsidRPr="00C8712A">
        <w:rPr>
          <w:lang w:val="en-US"/>
        </w:rPr>
        <w:t xml:space="preserve">  removetoolbarbutton("startrecording");</w:t>
      </w:r>
    </w:p>
    <w:p w14:paraId="54FC0FA8" w14:textId="77777777" w:rsidR="00C8712A" w:rsidRPr="00C8712A" w:rsidRDefault="00C8712A" w:rsidP="00C8712A">
      <w:pPr>
        <w:pStyle w:val="Listing"/>
        <w:rPr>
          <w:lang w:val="en-US"/>
        </w:rPr>
      </w:pPr>
      <w:r w:rsidRPr="00C8712A">
        <w:rPr>
          <w:lang w:val="en-US"/>
        </w:rPr>
        <w:t xml:space="preserve">  removetoolbarbutton("playback");</w:t>
      </w:r>
    </w:p>
    <w:p w14:paraId="64F1949E" w14:textId="77777777" w:rsidR="00C8712A" w:rsidRPr="003523C9" w:rsidRDefault="00C8712A" w:rsidP="00C8712A">
      <w:pPr>
        <w:pStyle w:val="Listing"/>
        <w:rPr>
          <w:lang w:val="en-US"/>
        </w:rPr>
      </w:pPr>
      <w:r w:rsidRPr="00C8712A">
        <w:rPr>
          <w:lang w:val="en-US"/>
        </w:rPr>
        <w:t>}</w:t>
      </w:r>
    </w:p>
    <w:p w14:paraId="22DF6384" w14:textId="77777777" w:rsidR="00C8712A" w:rsidRDefault="00C8712A" w:rsidP="00C8712A">
      <w:pPr>
        <w:pStyle w:val="Caption"/>
        <w:rPr>
          <w:lang w:val="en-US"/>
        </w:rPr>
      </w:pPr>
      <w:bookmarkStart w:id="379" w:name="_Toc373485048"/>
      <w:r w:rsidRPr="003523C9">
        <w:rPr>
          <w:lang w:val="en-US"/>
        </w:rPr>
        <w:t xml:space="preserve">Figure </w:t>
      </w:r>
      <w:r w:rsidRPr="003523C9">
        <w:rPr>
          <w:lang w:val="en-US"/>
        </w:rPr>
        <w:fldChar w:fldCharType="begin"/>
      </w:r>
      <w:r w:rsidRPr="003523C9">
        <w:rPr>
          <w:lang w:val="en-US"/>
        </w:rPr>
        <w:instrText xml:space="preserve"> STYLEREF 1 \s </w:instrText>
      </w:r>
      <w:r w:rsidRPr="003523C9">
        <w:rPr>
          <w:lang w:val="en-US"/>
        </w:rPr>
        <w:fldChar w:fldCharType="separate"/>
      </w:r>
      <w:r w:rsidR="00A87DE6">
        <w:rPr>
          <w:noProof/>
          <w:lang w:val="en-US"/>
        </w:rPr>
        <w:t>1</w:t>
      </w:r>
      <w:r w:rsidRPr="003523C9">
        <w:rPr>
          <w:lang w:val="en-US"/>
        </w:rPr>
        <w:fldChar w:fldCharType="end"/>
      </w:r>
      <w:r w:rsidRPr="003523C9">
        <w:rPr>
          <w:lang w:val="en-US"/>
        </w:rPr>
        <w:noBreakHyphen/>
      </w:r>
      <w:r w:rsidRPr="003523C9">
        <w:rPr>
          <w:lang w:val="en-US"/>
        </w:rPr>
        <w:fldChar w:fldCharType="begin"/>
      </w:r>
      <w:r w:rsidRPr="003523C9">
        <w:rPr>
          <w:lang w:val="en-US"/>
        </w:rPr>
        <w:instrText xml:space="preserve"> SEQ Figure \* ARABIC \s 1 </w:instrText>
      </w:r>
      <w:r w:rsidRPr="003523C9">
        <w:rPr>
          <w:lang w:val="en-US"/>
        </w:rPr>
        <w:fldChar w:fldCharType="separate"/>
      </w:r>
      <w:r w:rsidR="00A87DE6">
        <w:rPr>
          <w:noProof/>
          <w:lang w:val="en-US"/>
        </w:rPr>
        <w:t>80</w:t>
      </w:r>
      <w:r w:rsidRPr="003523C9">
        <w:rPr>
          <w:lang w:val="en-US"/>
        </w:rPr>
        <w:fldChar w:fldCharType="end"/>
      </w:r>
      <w:r>
        <w:rPr>
          <w:lang w:val="en-US"/>
        </w:rPr>
        <w:t xml:space="preserve"> Exa</w:t>
      </w:r>
      <w:r w:rsidRPr="003523C9">
        <w:rPr>
          <w:lang w:val="en-US"/>
        </w:rPr>
        <w:t xml:space="preserve">mple custom.js </w:t>
      </w:r>
      <w:r>
        <w:rPr>
          <w:lang w:val="en-US"/>
        </w:rPr>
        <w:t xml:space="preserve">to remove selected toolbar </w:t>
      </w:r>
      <w:r w:rsidRPr="003523C9">
        <w:rPr>
          <w:lang w:val="en-US"/>
        </w:rPr>
        <w:t>ic</w:t>
      </w:r>
      <w:r>
        <w:rPr>
          <w:lang w:val="en-US"/>
        </w:rPr>
        <w:t>o</w:t>
      </w:r>
      <w:r w:rsidRPr="003523C9">
        <w:rPr>
          <w:lang w:val="en-US"/>
        </w:rPr>
        <w:t>ns</w:t>
      </w:r>
      <w:bookmarkEnd w:id="379"/>
    </w:p>
    <w:p w14:paraId="6EF98AEE" w14:textId="77777777" w:rsidR="00C8712A" w:rsidRPr="00C8712A" w:rsidRDefault="00C8712A" w:rsidP="00C8712A">
      <w:pPr>
        <w:rPr>
          <w:lang w:val="en-US"/>
        </w:rPr>
      </w:pPr>
      <w:r w:rsidRPr="00C8712A">
        <w:rPr>
          <w:lang w:val="en-US"/>
        </w:rPr>
        <w:t>The</w:t>
      </w:r>
      <w:r>
        <w:rPr>
          <w:lang w:val="en-US"/>
        </w:rPr>
        <w:t xml:space="preserve"> names of the </w:t>
      </w:r>
      <w:r w:rsidR="00B000C9">
        <w:rPr>
          <w:lang w:val="en-US"/>
        </w:rPr>
        <w:t xml:space="preserve">other </w:t>
      </w:r>
      <w:r>
        <w:rPr>
          <w:lang w:val="en-US"/>
        </w:rPr>
        <w:t>toolbar</w:t>
      </w:r>
      <w:r w:rsidRPr="00C8712A">
        <w:rPr>
          <w:lang w:val="en-US"/>
        </w:rPr>
        <w:t xml:space="preserve"> </w:t>
      </w:r>
      <w:r w:rsidR="00B000C9">
        <w:rPr>
          <w:lang w:val="en-US"/>
        </w:rPr>
        <w:t>icons which can be removed in this way</w:t>
      </w:r>
      <w:r w:rsidRPr="00C8712A">
        <w:rPr>
          <w:lang w:val="en-US"/>
        </w:rPr>
        <w:t xml:space="preserve"> </w:t>
      </w:r>
      <w:r>
        <w:rPr>
          <w:lang w:val="en-US"/>
        </w:rPr>
        <w:t>are:</w:t>
      </w:r>
    </w:p>
    <w:p w14:paraId="7653AD57" w14:textId="77777777" w:rsidR="00C8712A" w:rsidRDefault="00C8712A" w:rsidP="00C8712A">
      <w:pPr>
        <w:rPr>
          <w:lang w:val="en-US"/>
        </w:rPr>
      </w:pPr>
      <w:r w:rsidRPr="00C8712A">
        <w:rPr>
          <w:lang w:val="en-US"/>
        </w:rPr>
        <w:t>keypad</w:t>
      </w:r>
      <w:r>
        <w:rPr>
          <w:lang w:val="en-US"/>
        </w:rPr>
        <w:t xml:space="preserve">, </w:t>
      </w:r>
      <w:r w:rsidRPr="00C8712A">
        <w:rPr>
          <w:lang w:val="en-US"/>
        </w:rPr>
        <w:t>edit-copy</w:t>
      </w:r>
      <w:r>
        <w:rPr>
          <w:lang w:val="en-US"/>
        </w:rPr>
        <w:t xml:space="preserve">, </w:t>
      </w:r>
      <w:r w:rsidRPr="00C8712A">
        <w:rPr>
          <w:lang w:val="en-US"/>
        </w:rPr>
        <w:t>edit-cut</w:t>
      </w:r>
      <w:r>
        <w:rPr>
          <w:lang w:val="en-US"/>
        </w:rPr>
        <w:t xml:space="preserve">, </w:t>
      </w:r>
      <w:r w:rsidRPr="00C8712A">
        <w:rPr>
          <w:lang w:val="en-US"/>
        </w:rPr>
        <w:t>edit-paste</w:t>
      </w:r>
      <w:r>
        <w:rPr>
          <w:lang w:val="en-US"/>
        </w:rPr>
        <w:t xml:space="preserve">, </w:t>
      </w:r>
      <w:r w:rsidRPr="00C8712A">
        <w:rPr>
          <w:lang w:val="en-US"/>
        </w:rPr>
        <w:t>capture</w:t>
      </w:r>
      <w:r>
        <w:rPr>
          <w:lang w:val="en-US"/>
        </w:rPr>
        <w:t xml:space="preserve">, </w:t>
      </w:r>
      <w:r w:rsidRPr="00C8712A">
        <w:rPr>
          <w:lang w:val="en-US"/>
        </w:rPr>
        <w:t>emptybuf</w:t>
      </w:r>
      <w:r>
        <w:rPr>
          <w:lang w:val="en-US"/>
        </w:rPr>
        <w:t xml:space="preserve">, </w:t>
      </w:r>
      <w:r w:rsidRPr="00C8712A">
        <w:rPr>
          <w:lang w:val="en-US"/>
        </w:rPr>
        <w:t>settings</w:t>
      </w:r>
      <w:r>
        <w:rPr>
          <w:lang w:val="en-US"/>
        </w:rPr>
        <w:t xml:space="preserve">, </w:t>
      </w:r>
      <w:r w:rsidRPr="00C8712A">
        <w:rPr>
          <w:lang w:val="en-US"/>
        </w:rPr>
        <w:t>help</w:t>
      </w:r>
      <w:r w:rsidR="00B000C9">
        <w:rPr>
          <w:lang w:val="en-US"/>
        </w:rPr>
        <w:t xml:space="preserve">, </w:t>
      </w:r>
      <w:r w:rsidRPr="00C8712A">
        <w:rPr>
          <w:lang w:val="en-US"/>
        </w:rPr>
        <w:t>disconnect</w:t>
      </w:r>
    </w:p>
    <w:p w14:paraId="032DDD91" w14:textId="77777777" w:rsidR="00B000C9" w:rsidRPr="00C8712A" w:rsidRDefault="00B000C9" w:rsidP="00C8712A">
      <w:pPr>
        <w:rPr>
          <w:lang w:val="en-US"/>
        </w:rPr>
      </w:pPr>
      <w:r>
        <w:rPr>
          <w:lang w:val="en-US"/>
        </w:rPr>
        <w:t xml:space="preserve">To hide the toolbar completely, see “Hiding the toolbar” </w:t>
      </w:r>
      <w:r>
        <w:rPr>
          <w:lang w:val="en-US"/>
        </w:rPr>
        <w:fldChar w:fldCharType="begin"/>
      </w:r>
      <w:r>
        <w:rPr>
          <w:lang w:val="en-US"/>
        </w:rPr>
        <w:instrText xml:space="preserve"> PAGEREF _Ref352920214 \p \h </w:instrText>
      </w:r>
      <w:r>
        <w:rPr>
          <w:lang w:val="en-US"/>
        </w:rPr>
      </w:r>
      <w:r>
        <w:rPr>
          <w:lang w:val="en-US"/>
        </w:rPr>
        <w:fldChar w:fldCharType="separate"/>
      </w:r>
      <w:r w:rsidR="00A87DE6">
        <w:rPr>
          <w:noProof/>
          <w:lang w:val="en-US"/>
        </w:rPr>
        <w:t>sur la page 138</w:t>
      </w:r>
      <w:r>
        <w:rPr>
          <w:lang w:val="en-US"/>
        </w:rPr>
        <w:fldChar w:fldCharType="end"/>
      </w:r>
      <w:r>
        <w:rPr>
          <w:lang w:val="en-US"/>
        </w:rPr>
        <w:t>.</w:t>
      </w:r>
    </w:p>
    <w:p w14:paraId="1199BA01" w14:textId="77777777" w:rsidR="00F05271" w:rsidRPr="00F05271" w:rsidRDefault="00ED18D5" w:rsidP="00F05271">
      <w:pPr>
        <w:pStyle w:val="Heading4"/>
        <w:rPr>
          <w:lang w:val="en-US"/>
        </w:rPr>
      </w:pPr>
      <w:r>
        <w:rPr>
          <w:lang w:val="en-US"/>
        </w:rPr>
        <w:t>Exa</w:t>
      </w:r>
      <w:r w:rsidR="00F05271" w:rsidRPr="00F05271">
        <w:rPr>
          <w:lang w:val="en-US"/>
        </w:rPr>
        <w:t>mple</w:t>
      </w:r>
      <w:r>
        <w:rPr>
          <w:lang w:val="en-US"/>
        </w:rPr>
        <w:t>: Mod</w:t>
      </w:r>
      <w:r w:rsidR="00F05271" w:rsidRPr="00F05271">
        <w:rPr>
          <w:lang w:val="en-US"/>
        </w:rPr>
        <w:t>if</w:t>
      </w:r>
      <w:r>
        <w:rPr>
          <w:lang w:val="en-US"/>
        </w:rPr>
        <w:t>y</w:t>
      </w:r>
      <w:r w:rsidR="00F05271" w:rsidRPr="00F05271">
        <w:rPr>
          <w:lang w:val="en-US"/>
        </w:rPr>
        <w:t>in</w:t>
      </w:r>
      <w:r>
        <w:rPr>
          <w:lang w:val="en-US"/>
        </w:rPr>
        <w:t xml:space="preserve">g the text of the status </w:t>
      </w:r>
      <w:r w:rsidR="00F05271" w:rsidRPr="00F05271">
        <w:rPr>
          <w:lang w:val="en-US"/>
        </w:rPr>
        <w:t>bar</w:t>
      </w:r>
    </w:p>
    <w:p w14:paraId="51815FED" w14:textId="77777777" w:rsidR="00F05271" w:rsidRPr="00F05271" w:rsidRDefault="00ED18D5" w:rsidP="00F05271">
      <w:pPr>
        <w:pStyle w:val="ecran0"/>
        <w:rPr>
          <w:lang w:val="en-US"/>
        </w:rPr>
      </w:pPr>
      <w:r>
        <w:rPr>
          <w:lang w:val="en-US"/>
        </w:rPr>
        <w:t xml:space="preserve">This </w:t>
      </w:r>
      <w:r w:rsidR="00F05271" w:rsidRPr="00F05271">
        <w:rPr>
          <w:lang w:val="en-US"/>
        </w:rPr>
        <w:t>ex</w:t>
      </w:r>
      <w:r>
        <w:rPr>
          <w:lang w:val="en-US"/>
        </w:rPr>
        <w:t>a</w:t>
      </w:r>
      <w:r w:rsidR="00F05271" w:rsidRPr="00F05271">
        <w:rPr>
          <w:lang w:val="en-US"/>
        </w:rPr>
        <w:t>mple u</w:t>
      </w:r>
      <w:r>
        <w:rPr>
          <w:lang w:val="en-US"/>
        </w:rPr>
        <w:t>ses th</w:t>
      </w:r>
      <w:r w:rsidR="00F05271" w:rsidRPr="00F05271">
        <w:rPr>
          <w:lang w:val="en-US"/>
        </w:rPr>
        <w:t xml:space="preserve">e </w:t>
      </w:r>
      <w:r w:rsidR="00F05271" w:rsidRPr="00F05271">
        <w:rPr>
          <w:b/>
          <w:lang w:val="en-US"/>
        </w:rPr>
        <w:t>after_responseHandle</w:t>
      </w:r>
      <w:r w:rsidR="00F05271" w:rsidRPr="00F05271">
        <w:rPr>
          <w:lang w:val="en-US"/>
        </w:rPr>
        <w:t xml:space="preserve"> </w:t>
      </w:r>
      <w:r>
        <w:rPr>
          <w:lang w:val="en-US"/>
        </w:rPr>
        <w:t xml:space="preserve">function to </w:t>
      </w:r>
      <w:r w:rsidR="00F05271" w:rsidRPr="00F05271">
        <w:rPr>
          <w:lang w:val="en-US"/>
        </w:rPr>
        <w:t>modif</w:t>
      </w:r>
      <w:r>
        <w:rPr>
          <w:lang w:val="en-US"/>
        </w:rPr>
        <w:t xml:space="preserve">y the </w:t>
      </w:r>
      <w:r w:rsidR="00F05271" w:rsidRPr="00F05271">
        <w:rPr>
          <w:lang w:val="en-US"/>
        </w:rPr>
        <w:t>text</w:t>
      </w:r>
      <w:r>
        <w:rPr>
          <w:lang w:val="en-US"/>
        </w:rPr>
        <w:t xml:space="preserve"> in the status bar at the bottom of the </w:t>
      </w:r>
      <w:r w:rsidR="00F05271" w:rsidRPr="00F05271">
        <w:rPr>
          <w:lang w:val="en-US"/>
        </w:rPr>
        <w:t>Web Access</w:t>
      </w:r>
      <w:r>
        <w:rPr>
          <w:lang w:val="en-US"/>
        </w:rPr>
        <w:t xml:space="preserve"> screen</w:t>
      </w:r>
      <w:r w:rsidR="00F05271" w:rsidRPr="00F05271">
        <w:rPr>
          <w:lang w:val="en-US"/>
        </w:rPr>
        <w:t xml:space="preserve">. </w:t>
      </w:r>
      <w:r>
        <w:rPr>
          <w:lang w:val="en-US"/>
        </w:rPr>
        <w:t>The status bar</w:t>
      </w:r>
      <w:r w:rsidR="00F05271" w:rsidRPr="00F05271">
        <w:rPr>
          <w:lang w:val="en-US"/>
        </w:rPr>
        <w:t xml:space="preserve"> text</w:t>
      </w:r>
      <w:r>
        <w:rPr>
          <w:lang w:val="en-US"/>
        </w:rPr>
        <w:t xml:space="preserve"> is enclosed in </w:t>
      </w:r>
      <w:r w:rsidR="00F05271" w:rsidRPr="00F05271">
        <w:rPr>
          <w:i/>
          <w:lang w:val="en-US"/>
        </w:rPr>
        <w:t>&lt;span id=relayStatus&gt;&lt;/span&gt;</w:t>
      </w:r>
      <w:r w:rsidR="00F05271" w:rsidRPr="00F05271">
        <w:rPr>
          <w:lang w:val="en-US"/>
        </w:rPr>
        <w:t xml:space="preserve"> </w:t>
      </w:r>
      <w:r>
        <w:rPr>
          <w:lang w:val="en-US"/>
        </w:rPr>
        <w:t xml:space="preserve">tags to allow </w:t>
      </w:r>
      <w:r w:rsidR="00F05271" w:rsidRPr="00F05271">
        <w:rPr>
          <w:lang w:val="en-US"/>
        </w:rPr>
        <w:t xml:space="preserve">custom.js </w:t>
      </w:r>
      <w:r>
        <w:rPr>
          <w:lang w:val="en-US"/>
        </w:rPr>
        <w:t xml:space="preserve">to </w:t>
      </w:r>
      <w:r w:rsidR="00F05271" w:rsidRPr="00F05271">
        <w:rPr>
          <w:lang w:val="en-US"/>
        </w:rPr>
        <w:t>modif</w:t>
      </w:r>
      <w:r>
        <w:rPr>
          <w:lang w:val="en-US"/>
        </w:rPr>
        <w:t>y it</w:t>
      </w:r>
      <w:r w:rsidR="00F05271" w:rsidRPr="00F05271">
        <w:rPr>
          <w:lang w:val="en-US"/>
        </w:rPr>
        <w:t xml:space="preserve">. </w:t>
      </w:r>
      <w:r>
        <w:rPr>
          <w:lang w:val="en-US"/>
        </w:rPr>
        <w:t xml:space="preserve"> This example displays the text “</w:t>
      </w:r>
      <w:r w:rsidR="00F05271" w:rsidRPr="00F05271">
        <w:rPr>
          <w:lang w:val="en-US"/>
        </w:rPr>
        <w:t>Your printer name is xxxx</w:t>
      </w:r>
      <w:r>
        <w:rPr>
          <w:lang w:val="en-US"/>
        </w:rPr>
        <w:t>” in the status</w:t>
      </w:r>
      <w:r w:rsidR="00F05271" w:rsidRPr="00F05271">
        <w:rPr>
          <w:lang w:val="en-US"/>
        </w:rPr>
        <w:t xml:space="preserve"> bar:</w:t>
      </w:r>
    </w:p>
    <w:p w14:paraId="6B49F457" w14:textId="77777777" w:rsidR="00F05271" w:rsidRPr="00F05271" w:rsidRDefault="00F05271" w:rsidP="00F05271">
      <w:pPr>
        <w:pStyle w:val="Listing"/>
        <w:rPr>
          <w:lang w:val="en-US"/>
        </w:rPr>
      </w:pPr>
      <w:r w:rsidRPr="00F05271">
        <w:rPr>
          <w:lang w:val="en-US"/>
        </w:rPr>
        <w:t>/*</w:t>
      </w:r>
    </w:p>
    <w:p w14:paraId="0F2FA75E" w14:textId="77777777" w:rsidR="00F05271" w:rsidRPr="00F05271" w:rsidRDefault="00F05271" w:rsidP="00F05271">
      <w:pPr>
        <w:pStyle w:val="Listing"/>
        <w:rPr>
          <w:lang w:val="en-US"/>
        </w:rPr>
      </w:pPr>
      <w:r w:rsidRPr="00F05271">
        <w:rPr>
          <w:lang w:val="en-US"/>
        </w:rPr>
        <w:t xml:space="preserve"> * (c)Copyright SysperTec Communication 2012 All Rights Reserved</w:t>
      </w:r>
    </w:p>
    <w:p w14:paraId="32347B12" w14:textId="77777777" w:rsidR="00F05271" w:rsidRPr="00F05271" w:rsidRDefault="00F05271" w:rsidP="00F05271">
      <w:pPr>
        <w:pStyle w:val="Listing"/>
        <w:rPr>
          <w:lang w:val="en-US"/>
        </w:rPr>
      </w:pPr>
      <w:r w:rsidRPr="00F05271">
        <w:rPr>
          <w:lang w:val="en-US"/>
        </w:rPr>
        <w:t xml:space="preserve"> * VIRTEL Web Access customer-specific javascript functions</w:t>
      </w:r>
    </w:p>
    <w:p w14:paraId="226224AD" w14:textId="77777777" w:rsidR="00F05271" w:rsidRPr="00F05271" w:rsidRDefault="00F05271" w:rsidP="00F05271">
      <w:pPr>
        <w:pStyle w:val="Listing"/>
        <w:rPr>
          <w:lang w:val="en-US"/>
        </w:rPr>
      </w:pPr>
      <w:r w:rsidRPr="00F05271">
        <w:rPr>
          <w:lang w:val="en-US"/>
        </w:rPr>
        <w:t xml:space="preserve"> */</w:t>
      </w:r>
    </w:p>
    <w:p w14:paraId="2A25D119" w14:textId="77777777" w:rsidR="00F05271" w:rsidRPr="00F05271" w:rsidRDefault="00F05271" w:rsidP="00F05271">
      <w:pPr>
        <w:pStyle w:val="Listing"/>
        <w:spacing w:line="240" w:lineRule="exact"/>
        <w:rPr>
          <w:lang w:val="en-US"/>
        </w:rPr>
      </w:pPr>
      <w:r w:rsidRPr="00F05271">
        <w:rPr>
          <w:lang w:val="en-US"/>
        </w:rPr>
        <w:t>function after_responseHandle(httpXmlObj, url, xmitTimestamp) {</w:t>
      </w:r>
    </w:p>
    <w:p w14:paraId="07D3742B" w14:textId="77777777" w:rsidR="00F05271" w:rsidRPr="00F05271" w:rsidRDefault="00F05271" w:rsidP="00F05271">
      <w:pPr>
        <w:pStyle w:val="Listing"/>
        <w:rPr>
          <w:lang w:val="en-US"/>
        </w:rPr>
      </w:pPr>
      <w:r w:rsidRPr="00F05271">
        <w:rPr>
          <w:lang w:val="en-US"/>
        </w:rPr>
        <w:t xml:space="preserve">  var o = document.getElementById("relayStatus");</w:t>
      </w:r>
    </w:p>
    <w:p w14:paraId="561C3F0E" w14:textId="77777777" w:rsidR="00F05271" w:rsidRPr="00F05271" w:rsidRDefault="00F05271" w:rsidP="00F05271">
      <w:pPr>
        <w:pStyle w:val="Listing"/>
        <w:rPr>
          <w:lang w:val="en-US"/>
        </w:rPr>
      </w:pPr>
      <w:r w:rsidRPr="00F05271">
        <w:rPr>
          <w:lang w:val="en-US"/>
        </w:rPr>
        <w:t xml:space="preserve">  var p = document.getElementById("nameofprintrelay");</w:t>
      </w:r>
    </w:p>
    <w:p w14:paraId="14ABE716" w14:textId="77777777" w:rsidR="00F05271" w:rsidRPr="00F05271" w:rsidRDefault="00F05271" w:rsidP="00F05271">
      <w:pPr>
        <w:pStyle w:val="Listing"/>
        <w:rPr>
          <w:lang w:val="en-US"/>
        </w:rPr>
      </w:pPr>
      <w:r w:rsidRPr="00F05271">
        <w:rPr>
          <w:lang w:val="en-US"/>
        </w:rPr>
        <w:t xml:space="preserve">  if (o &amp;&amp; p) {</w:t>
      </w:r>
    </w:p>
    <w:p w14:paraId="21CCF928" w14:textId="77777777" w:rsidR="00F05271" w:rsidRPr="00F05271" w:rsidRDefault="00F05271" w:rsidP="00F05271">
      <w:pPr>
        <w:pStyle w:val="Listing"/>
        <w:rPr>
          <w:lang w:val="en-US"/>
        </w:rPr>
      </w:pPr>
      <w:r w:rsidRPr="00F05271">
        <w:rPr>
          <w:lang w:val="en-US"/>
        </w:rPr>
        <w:t xml:space="preserve">    o.innerHTML = "Your printer name is " + p.innerHTML;</w:t>
      </w:r>
    </w:p>
    <w:p w14:paraId="4F7F35EB" w14:textId="77777777" w:rsidR="00F05271" w:rsidRPr="00F05271" w:rsidRDefault="00F05271" w:rsidP="00F05271">
      <w:pPr>
        <w:pStyle w:val="Listing"/>
        <w:rPr>
          <w:lang w:val="en-US"/>
        </w:rPr>
      </w:pPr>
      <w:r w:rsidRPr="00F05271">
        <w:rPr>
          <w:lang w:val="en-US"/>
        </w:rPr>
        <w:t xml:space="preserve">  }</w:t>
      </w:r>
    </w:p>
    <w:p w14:paraId="5E444FA9" w14:textId="77777777" w:rsidR="00F05271" w:rsidRPr="00F05271" w:rsidRDefault="00F05271" w:rsidP="00F05271">
      <w:pPr>
        <w:pStyle w:val="Listing"/>
        <w:rPr>
          <w:lang w:val="en-US"/>
        </w:rPr>
      </w:pPr>
      <w:r w:rsidRPr="00F05271">
        <w:rPr>
          <w:lang w:val="en-US"/>
        </w:rPr>
        <w:t>}</w:t>
      </w:r>
    </w:p>
    <w:p w14:paraId="7DB0F7AF" w14:textId="77777777" w:rsidR="00F05271" w:rsidRPr="00F05271" w:rsidRDefault="00F05271" w:rsidP="00F05271">
      <w:pPr>
        <w:pStyle w:val="Caption"/>
        <w:rPr>
          <w:lang w:val="en-US"/>
        </w:rPr>
      </w:pPr>
      <w:bookmarkStart w:id="380" w:name="_Toc373485049"/>
      <w:r w:rsidRPr="00F05271">
        <w:rPr>
          <w:lang w:val="en-US"/>
        </w:rPr>
        <w:t xml:space="preserve">Figure </w:t>
      </w:r>
      <w:r w:rsidRPr="00F05271">
        <w:rPr>
          <w:lang w:val="en-US"/>
        </w:rPr>
        <w:fldChar w:fldCharType="begin"/>
      </w:r>
      <w:r w:rsidRPr="00F05271">
        <w:rPr>
          <w:lang w:val="en-US"/>
        </w:rPr>
        <w:instrText xml:space="preserve"> STYLEREF 1 \s </w:instrText>
      </w:r>
      <w:r w:rsidRPr="00F05271">
        <w:rPr>
          <w:lang w:val="en-US"/>
        </w:rPr>
        <w:fldChar w:fldCharType="separate"/>
      </w:r>
      <w:r w:rsidR="00A87DE6">
        <w:rPr>
          <w:noProof/>
          <w:lang w:val="en-US"/>
        </w:rPr>
        <w:t>1</w:t>
      </w:r>
      <w:r w:rsidRPr="00F05271">
        <w:rPr>
          <w:lang w:val="en-US"/>
        </w:rPr>
        <w:fldChar w:fldCharType="end"/>
      </w:r>
      <w:r w:rsidRPr="00F05271">
        <w:rPr>
          <w:lang w:val="en-US"/>
        </w:rPr>
        <w:noBreakHyphen/>
      </w:r>
      <w:r w:rsidRPr="00F05271">
        <w:rPr>
          <w:lang w:val="en-US"/>
        </w:rPr>
        <w:fldChar w:fldCharType="begin"/>
      </w:r>
      <w:r w:rsidRPr="00F05271">
        <w:rPr>
          <w:lang w:val="en-US"/>
        </w:rPr>
        <w:instrText xml:space="preserve"> SEQ Figure \* ARABIC \s 1 </w:instrText>
      </w:r>
      <w:r w:rsidRPr="00F05271">
        <w:rPr>
          <w:lang w:val="en-US"/>
        </w:rPr>
        <w:fldChar w:fldCharType="separate"/>
      </w:r>
      <w:r w:rsidR="00A87DE6">
        <w:rPr>
          <w:noProof/>
          <w:lang w:val="en-US"/>
        </w:rPr>
        <w:t>81</w:t>
      </w:r>
      <w:r w:rsidRPr="00F05271">
        <w:rPr>
          <w:lang w:val="en-US"/>
        </w:rPr>
        <w:fldChar w:fldCharType="end"/>
      </w:r>
      <w:r w:rsidR="007872D4">
        <w:rPr>
          <w:lang w:val="en-US"/>
        </w:rPr>
        <w:t xml:space="preserve"> Exa</w:t>
      </w:r>
      <w:r w:rsidRPr="00F05271">
        <w:rPr>
          <w:lang w:val="en-US"/>
        </w:rPr>
        <w:t xml:space="preserve">mple custom.js </w:t>
      </w:r>
      <w:r w:rsidR="007872D4">
        <w:rPr>
          <w:lang w:val="en-US"/>
        </w:rPr>
        <w:t xml:space="preserve">to </w:t>
      </w:r>
      <w:r w:rsidRPr="00F05271">
        <w:rPr>
          <w:lang w:val="en-US"/>
        </w:rPr>
        <w:t>modif</w:t>
      </w:r>
      <w:r w:rsidR="007872D4">
        <w:rPr>
          <w:lang w:val="en-US"/>
        </w:rPr>
        <w:t>y the text of the status bar</w:t>
      </w:r>
      <w:bookmarkEnd w:id="380"/>
    </w:p>
    <w:p w14:paraId="091AE6FE" w14:textId="77777777" w:rsidR="007A67D1" w:rsidRPr="00F05271" w:rsidRDefault="007A67D1" w:rsidP="007A67D1">
      <w:pPr>
        <w:pStyle w:val="Heading4"/>
        <w:rPr>
          <w:lang w:val="en-US"/>
        </w:rPr>
      </w:pPr>
      <w:r>
        <w:rPr>
          <w:lang w:val="en-US"/>
        </w:rPr>
        <w:t>Exa</w:t>
      </w:r>
      <w:r w:rsidRPr="00F05271">
        <w:rPr>
          <w:lang w:val="en-US"/>
        </w:rPr>
        <w:t>mple</w:t>
      </w:r>
      <w:r>
        <w:rPr>
          <w:lang w:val="en-US"/>
        </w:rPr>
        <w:t>: Custom hotspot recognition</w:t>
      </w:r>
    </w:p>
    <w:p w14:paraId="681C5FD5" w14:textId="77777777" w:rsidR="007A67D1" w:rsidRPr="00F05271" w:rsidRDefault="007A67D1" w:rsidP="007A67D1">
      <w:pPr>
        <w:pStyle w:val="ecran0"/>
        <w:rPr>
          <w:lang w:val="en-US"/>
        </w:rPr>
      </w:pPr>
      <w:r>
        <w:rPr>
          <w:lang w:val="en-US"/>
        </w:rPr>
        <w:t xml:space="preserve">This </w:t>
      </w:r>
      <w:r w:rsidRPr="00F05271">
        <w:rPr>
          <w:lang w:val="en-US"/>
        </w:rPr>
        <w:t>ex</w:t>
      </w:r>
      <w:r>
        <w:rPr>
          <w:lang w:val="en-US"/>
        </w:rPr>
        <w:t>a</w:t>
      </w:r>
      <w:r w:rsidRPr="00F05271">
        <w:rPr>
          <w:lang w:val="en-US"/>
        </w:rPr>
        <w:t xml:space="preserve">mple </w:t>
      </w:r>
      <w:r>
        <w:rPr>
          <w:lang w:val="en-US"/>
        </w:rPr>
        <w:t>uses th</w:t>
      </w:r>
      <w:r w:rsidRPr="00F05271">
        <w:rPr>
          <w:lang w:val="en-US"/>
        </w:rPr>
        <w:t xml:space="preserve">e </w:t>
      </w:r>
      <w:r w:rsidRPr="00F05271">
        <w:rPr>
          <w:b/>
          <w:lang w:val="en-US"/>
        </w:rPr>
        <w:t>after_</w:t>
      </w:r>
      <w:r>
        <w:rPr>
          <w:b/>
          <w:lang w:val="en-US"/>
        </w:rPr>
        <w:t>responseHandle</w:t>
      </w:r>
      <w:r w:rsidRPr="00F05271">
        <w:rPr>
          <w:lang w:val="en-US"/>
        </w:rPr>
        <w:t xml:space="preserve"> </w:t>
      </w:r>
      <w:r>
        <w:rPr>
          <w:lang w:val="en-US"/>
        </w:rPr>
        <w:t>function to modify the regular expression which is used to identify PF key hotspots.</w:t>
      </w:r>
    </w:p>
    <w:p w14:paraId="23956C1C" w14:textId="77777777" w:rsidR="007A67D1" w:rsidRPr="00023956" w:rsidRDefault="007A67D1" w:rsidP="007A67D1">
      <w:pPr>
        <w:pStyle w:val="Listing"/>
        <w:rPr>
          <w:lang w:val="en-US"/>
        </w:rPr>
      </w:pPr>
      <w:r w:rsidRPr="00023956">
        <w:rPr>
          <w:lang w:val="en-US"/>
        </w:rPr>
        <w:t>/*</w:t>
      </w:r>
    </w:p>
    <w:p w14:paraId="36614012" w14:textId="77777777" w:rsidR="007A67D1" w:rsidRPr="00023956" w:rsidRDefault="007A67D1" w:rsidP="007A67D1">
      <w:pPr>
        <w:pStyle w:val="Listing"/>
        <w:rPr>
          <w:lang w:val="en-US"/>
        </w:rPr>
      </w:pPr>
      <w:r w:rsidRPr="00023956">
        <w:rPr>
          <w:lang w:val="en-US"/>
        </w:rPr>
        <w:t xml:space="preserve"> * (c)Copyright SysperTec Communication 2012 All Rights Reserved</w:t>
      </w:r>
    </w:p>
    <w:p w14:paraId="4BE3BA78" w14:textId="77777777" w:rsidR="007A67D1" w:rsidRPr="00023956" w:rsidRDefault="007A67D1" w:rsidP="007A67D1">
      <w:pPr>
        <w:pStyle w:val="Listing"/>
        <w:rPr>
          <w:lang w:val="en-US"/>
        </w:rPr>
      </w:pPr>
      <w:r w:rsidRPr="00023956">
        <w:rPr>
          <w:lang w:val="en-US"/>
        </w:rPr>
        <w:t xml:space="preserve"> * VIRTEL Web Access customer-specific javascript functions</w:t>
      </w:r>
    </w:p>
    <w:p w14:paraId="7A7575D1" w14:textId="77777777" w:rsidR="007A67D1" w:rsidRPr="00023956" w:rsidRDefault="007A67D1" w:rsidP="007A67D1">
      <w:pPr>
        <w:pStyle w:val="Listing"/>
        <w:rPr>
          <w:lang w:val="en-US"/>
        </w:rPr>
      </w:pPr>
      <w:r w:rsidRPr="00023956">
        <w:rPr>
          <w:lang w:val="en-US"/>
        </w:rPr>
        <w:t xml:space="preserve"> */</w:t>
      </w:r>
    </w:p>
    <w:p w14:paraId="0735C62B" w14:textId="77777777" w:rsidR="007A67D1" w:rsidRPr="00023956" w:rsidRDefault="007A67D1" w:rsidP="007A67D1">
      <w:pPr>
        <w:pStyle w:val="Listing"/>
        <w:rPr>
          <w:lang w:val="en-US"/>
        </w:rPr>
      </w:pPr>
    </w:p>
    <w:p w14:paraId="3500212F" w14:textId="77777777" w:rsidR="007A67D1" w:rsidRPr="00F05271" w:rsidRDefault="007A67D1" w:rsidP="007A67D1">
      <w:pPr>
        <w:pStyle w:val="Listing"/>
        <w:spacing w:line="240" w:lineRule="exact"/>
        <w:rPr>
          <w:lang w:val="en-US"/>
        </w:rPr>
      </w:pPr>
      <w:r w:rsidRPr="00F05271">
        <w:rPr>
          <w:lang w:val="en-US"/>
        </w:rPr>
        <w:t>function after_responseHandle(httpXmlObj, url, xmitTimestamp) {</w:t>
      </w:r>
    </w:p>
    <w:p w14:paraId="6105DF70" w14:textId="77777777" w:rsidR="007A67D1" w:rsidRDefault="007A67D1" w:rsidP="007A67D1">
      <w:pPr>
        <w:pStyle w:val="Listing"/>
        <w:rPr>
          <w:lang w:val="en-US"/>
        </w:rPr>
      </w:pPr>
      <w:r w:rsidRPr="007A67D1">
        <w:rPr>
          <w:lang w:val="en-US"/>
        </w:rPr>
        <w:t xml:space="preserve">  VIR3270.customPfKeysHotspotRegex = </w:t>
      </w:r>
    </w:p>
    <w:p w14:paraId="3959C3F3" w14:textId="77777777" w:rsidR="007A67D1" w:rsidRDefault="007A67D1" w:rsidP="007A67D1">
      <w:pPr>
        <w:pStyle w:val="Listing"/>
        <w:rPr>
          <w:lang w:val="en-US"/>
        </w:rPr>
      </w:pPr>
      <w:r>
        <w:rPr>
          <w:lang w:val="en-US"/>
        </w:rPr>
        <w:t xml:space="preserve">    </w:t>
      </w:r>
      <w:r w:rsidRPr="007A67D1">
        <w:rPr>
          <w:lang w:val="en-US"/>
        </w:rPr>
        <w:t>/(P?F\d{1,2}|PA[1-3]|ENTER|CLEAR</w:t>
      </w:r>
      <w:r>
        <w:rPr>
          <w:lang w:val="en-US"/>
        </w:rPr>
        <w:t>)((?:\/P?F\d{1,2})?\s*[=:-])/;</w:t>
      </w:r>
    </w:p>
    <w:p w14:paraId="43BF0935" w14:textId="77777777" w:rsidR="007A67D1" w:rsidRPr="00F05271" w:rsidRDefault="007A67D1" w:rsidP="007A67D1">
      <w:pPr>
        <w:pStyle w:val="Listing"/>
        <w:rPr>
          <w:lang w:val="en-US"/>
        </w:rPr>
      </w:pPr>
      <w:r w:rsidRPr="00F05271">
        <w:rPr>
          <w:lang w:val="en-US"/>
        </w:rPr>
        <w:t>}</w:t>
      </w:r>
    </w:p>
    <w:p w14:paraId="12D11E7B" w14:textId="77777777" w:rsidR="007A67D1" w:rsidRPr="00F05271" w:rsidRDefault="007A67D1" w:rsidP="007A67D1">
      <w:pPr>
        <w:pStyle w:val="Caption"/>
        <w:rPr>
          <w:lang w:val="en-US"/>
        </w:rPr>
      </w:pPr>
      <w:bookmarkStart w:id="381" w:name="_Toc373485050"/>
      <w:r w:rsidRPr="00F05271">
        <w:rPr>
          <w:lang w:val="en-US"/>
        </w:rPr>
        <w:t xml:space="preserve">Figure </w:t>
      </w:r>
      <w:r w:rsidRPr="00F05271">
        <w:rPr>
          <w:lang w:val="en-US"/>
        </w:rPr>
        <w:fldChar w:fldCharType="begin"/>
      </w:r>
      <w:r w:rsidRPr="00F05271">
        <w:rPr>
          <w:lang w:val="en-US"/>
        </w:rPr>
        <w:instrText xml:space="preserve"> STYLEREF 1 \s </w:instrText>
      </w:r>
      <w:r w:rsidRPr="00F05271">
        <w:rPr>
          <w:lang w:val="en-US"/>
        </w:rPr>
        <w:fldChar w:fldCharType="separate"/>
      </w:r>
      <w:r w:rsidR="00A87DE6">
        <w:rPr>
          <w:noProof/>
          <w:lang w:val="en-US"/>
        </w:rPr>
        <w:t>1</w:t>
      </w:r>
      <w:r w:rsidRPr="00F05271">
        <w:rPr>
          <w:lang w:val="en-US"/>
        </w:rPr>
        <w:fldChar w:fldCharType="end"/>
      </w:r>
      <w:r w:rsidRPr="00F05271">
        <w:rPr>
          <w:lang w:val="en-US"/>
        </w:rPr>
        <w:noBreakHyphen/>
      </w:r>
      <w:r w:rsidRPr="00F05271">
        <w:rPr>
          <w:lang w:val="en-US"/>
        </w:rPr>
        <w:fldChar w:fldCharType="begin"/>
      </w:r>
      <w:r w:rsidRPr="00F05271">
        <w:rPr>
          <w:lang w:val="en-US"/>
        </w:rPr>
        <w:instrText xml:space="preserve"> SEQ Figure \* ARABIC \s 1 </w:instrText>
      </w:r>
      <w:r w:rsidRPr="00F05271">
        <w:rPr>
          <w:lang w:val="en-US"/>
        </w:rPr>
        <w:fldChar w:fldCharType="separate"/>
      </w:r>
      <w:r w:rsidR="00A87DE6">
        <w:rPr>
          <w:noProof/>
          <w:lang w:val="en-US"/>
        </w:rPr>
        <w:t>82</w:t>
      </w:r>
      <w:r w:rsidRPr="00F05271">
        <w:rPr>
          <w:lang w:val="en-US"/>
        </w:rPr>
        <w:fldChar w:fldCharType="end"/>
      </w:r>
      <w:r>
        <w:rPr>
          <w:lang w:val="en-US"/>
        </w:rPr>
        <w:t xml:space="preserve"> Exa</w:t>
      </w:r>
      <w:r w:rsidRPr="00F05271">
        <w:rPr>
          <w:lang w:val="en-US"/>
        </w:rPr>
        <w:t xml:space="preserve">mple custom.js </w:t>
      </w:r>
      <w:r>
        <w:rPr>
          <w:lang w:val="en-US"/>
        </w:rPr>
        <w:t>to modify PF key hotspot recognition</w:t>
      </w:r>
      <w:bookmarkEnd w:id="381"/>
    </w:p>
    <w:p w14:paraId="7B8B218F" w14:textId="77777777" w:rsidR="00023956" w:rsidRPr="00F05271" w:rsidRDefault="00023956" w:rsidP="00023956">
      <w:pPr>
        <w:pStyle w:val="Heading4"/>
        <w:rPr>
          <w:lang w:val="en-US"/>
        </w:rPr>
      </w:pPr>
      <w:r>
        <w:rPr>
          <w:lang w:val="en-US"/>
        </w:rPr>
        <w:t>Exa</w:t>
      </w:r>
      <w:r w:rsidRPr="00F05271">
        <w:rPr>
          <w:lang w:val="en-US"/>
        </w:rPr>
        <w:t>mple</w:t>
      </w:r>
      <w:r>
        <w:rPr>
          <w:lang w:val="en-US"/>
        </w:rPr>
        <w:t>: Adding a watermark to the 3270 screen</w:t>
      </w:r>
    </w:p>
    <w:p w14:paraId="239352BA" w14:textId="77777777" w:rsidR="00023956" w:rsidRPr="00F05271" w:rsidRDefault="00023956" w:rsidP="00023956">
      <w:pPr>
        <w:pStyle w:val="ecran0"/>
        <w:rPr>
          <w:lang w:val="en-US"/>
        </w:rPr>
      </w:pPr>
      <w:r>
        <w:rPr>
          <w:lang w:val="en-US"/>
        </w:rPr>
        <w:t xml:space="preserve">This </w:t>
      </w:r>
      <w:r w:rsidRPr="00F05271">
        <w:rPr>
          <w:lang w:val="en-US"/>
        </w:rPr>
        <w:t>ex</w:t>
      </w:r>
      <w:r>
        <w:rPr>
          <w:lang w:val="en-US"/>
        </w:rPr>
        <w:t>a</w:t>
      </w:r>
      <w:r w:rsidRPr="00F05271">
        <w:rPr>
          <w:lang w:val="en-US"/>
        </w:rPr>
        <w:t>mple u</w:t>
      </w:r>
      <w:r>
        <w:rPr>
          <w:lang w:val="en-US"/>
        </w:rPr>
        <w:t>ses th</w:t>
      </w:r>
      <w:r w:rsidRPr="00F05271">
        <w:rPr>
          <w:lang w:val="en-US"/>
        </w:rPr>
        <w:t xml:space="preserve">e </w:t>
      </w:r>
      <w:r w:rsidRPr="00F05271">
        <w:rPr>
          <w:b/>
          <w:lang w:val="en-US"/>
        </w:rPr>
        <w:t>after_</w:t>
      </w:r>
      <w:r>
        <w:rPr>
          <w:b/>
          <w:lang w:val="en-US"/>
        </w:rPr>
        <w:t>standardInit</w:t>
      </w:r>
      <w:r w:rsidRPr="00F05271">
        <w:rPr>
          <w:lang w:val="en-US"/>
        </w:rPr>
        <w:t xml:space="preserve"> </w:t>
      </w:r>
      <w:r>
        <w:rPr>
          <w:lang w:val="en-US"/>
        </w:rPr>
        <w:t xml:space="preserve">function in conjunction with a custom stylesheet to add a watermark to the </w:t>
      </w:r>
      <w:r w:rsidR="001062C7">
        <w:rPr>
          <w:lang w:val="en-US"/>
        </w:rPr>
        <w:t>Web Access</w:t>
      </w:r>
      <w:r>
        <w:rPr>
          <w:lang w:val="en-US"/>
        </w:rPr>
        <w:t xml:space="preserve"> screen. The watermark displays the application </w:t>
      </w:r>
      <w:r w:rsidR="001062C7">
        <w:rPr>
          <w:lang w:val="en-US"/>
        </w:rPr>
        <w:t>name in light text behind the 3270 screen content</w:t>
      </w:r>
      <w:r>
        <w:rPr>
          <w:lang w:val="en-US"/>
        </w:rPr>
        <w:t>. The application name is obtained from the class attribute of the body tag.</w:t>
      </w:r>
    </w:p>
    <w:p w14:paraId="65D97313" w14:textId="77777777" w:rsidR="001062C7" w:rsidRPr="00023956" w:rsidRDefault="001062C7" w:rsidP="001062C7">
      <w:pPr>
        <w:pStyle w:val="Listing"/>
        <w:rPr>
          <w:lang w:val="en-US"/>
        </w:rPr>
      </w:pPr>
      <w:r w:rsidRPr="00023956">
        <w:rPr>
          <w:lang w:val="en-US"/>
        </w:rPr>
        <w:t>/*</w:t>
      </w:r>
    </w:p>
    <w:p w14:paraId="62208102" w14:textId="77777777" w:rsidR="001062C7" w:rsidRPr="00023956" w:rsidRDefault="001062C7" w:rsidP="001062C7">
      <w:pPr>
        <w:pStyle w:val="Listing"/>
        <w:rPr>
          <w:lang w:val="en-US"/>
        </w:rPr>
      </w:pPr>
      <w:r w:rsidRPr="00023956">
        <w:rPr>
          <w:lang w:val="en-US"/>
        </w:rPr>
        <w:t xml:space="preserve"> * (c)Copyright SysperTec Communication 2012 All Rights Reserved</w:t>
      </w:r>
    </w:p>
    <w:p w14:paraId="14021327" w14:textId="77777777" w:rsidR="001062C7" w:rsidRPr="00023956" w:rsidRDefault="001062C7" w:rsidP="001062C7">
      <w:pPr>
        <w:pStyle w:val="Listing"/>
        <w:rPr>
          <w:lang w:val="en-US"/>
        </w:rPr>
      </w:pPr>
      <w:r w:rsidRPr="00023956">
        <w:rPr>
          <w:lang w:val="en-US"/>
        </w:rPr>
        <w:t xml:space="preserve"> * VIRTEL Web Access customer-specific javascript functions</w:t>
      </w:r>
    </w:p>
    <w:p w14:paraId="2EA58873" w14:textId="77777777" w:rsidR="001062C7" w:rsidRPr="00023956" w:rsidRDefault="001062C7" w:rsidP="001062C7">
      <w:pPr>
        <w:pStyle w:val="Listing"/>
        <w:rPr>
          <w:lang w:val="en-US"/>
        </w:rPr>
      </w:pPr>
      <w:r w:rsidRPr="00023956">
        <w:rPr>
          <w:lang w:val="en-US"/>
        </w:rPr>
        <w:t xml:space="preserve"> */</w:t>
      </w:r>
    </w:p>
    <w:p w14:paraId="1F706FFB" w14:textId="77777777" w:rsidR="001062C7" w:rsidRPr="00023956" w:rsidRDefault="001062C7" w:rsidP="001062C7">
      <w:pPr>
        <w:pStyle w:val="Listing"/>
        <w:rPr>
          <w:lang w:val="en-US"/>
        </w:rPr>
      </w:pPr>
    </w:p>
    <w:p w14:paraId="3784BF9C" w14:textId="77777777" w:rsidR="001062C7" w:rsidRPr="00023956" w:rsidRDefault="001062C7" w:rsidP="001062C7">
      <w:pPr>
        <w:pStyle w:val="Listing"/>
        <w:rPr>
          <w:lang w:val="en-US"/>
        </w:rPr>
      </w:pPr>
      <w:r w:rsidRPr="00023956">
        <w:rPr>
          <w:lang w:val="en-US"/>
        </w:rPr>
        <w:t>function after_standardInit() {</w:t>
      </w:r>
    </w:p>
    <w:p w14:paraId="7AB78BD3" w14:textId="77777777" w:rsidR="001062C7" w:rsidRPr="00023956" w:rsidRDefault="001062C7" w:rsidP="001062C7">
      <w:pPr>
        <w:pStyle w:val="Listing"/>
        <w:rPr>
          <w:lang w:val="en-US"/>
        </w:rPr>
      </w:pPr>
      <w:r w:rsidRPr="00023956">
        <w:rPr>
          <w:lang w:val="en-US"/>
        </w:rPr>
        <w:t xml:space="preserve">  var o = document.createElement("div");</w:t>
      </w:r>
    </w:p>
    <w:p w14:paraId="6E7C1AC8" w14:textId="77777777" w:rsidR="001062C7" w:rsidRPr="00023956" w:rsidRDefault="001062C7" w:rsidP="001062C7">
      <w:pPr>
        <w:pStyle w:val="Listing"/>
        <w:rPr>
          <w:lang w:val="en-US"/>
        </w:rPr>
      </w:pPr>
      <w:r w:rsidRPr="00023956">
        <w:rPr>
          <w:lang w:val="en-US"/>
        </w:rPr>
        <w:t xml:space="preserve">  o.className = "watermark";</w:t>
      </w:r>
    </w:p>
    <w:p w14:paraId="2A1C51AF" w14:textId="77777777" w:rsidR="001062C7" w:rsidRPr="00023956" w:rsidRDefault="001062C7" w:rsidP="001062C7">
      <w:pPr>
        <w:pStyle w:val="Listing"/>
        <w:rPr>
          <w:lang w:val="en-US"/>
        </w:rPr>
      </w:pPr>
      <w:r w:rsidRPr="00023956">
        <w:rPr>
          <w:lang w:val="en-US"/>
        </w:rPr>
        <w:t xml:space="preserve">  o.innerHTML = document.body.className;</w:t>
      </w:r>
    </w:p>
    <w:p w14:paraId="1B767720" w14:textId="77777777" w:rsidR="001062C7" w:rsidRPr="00023956" w:rsidRDefault="001062C7" w:rsidP="001062C7">
      <w:pPr>
        <w:pStyle w:val="Listing"/>
        <w:rPr>
          <w:lang w:val="en-US"/>
        </w:rPr>
      </w:pPr>
      <w:r w:rsidRPr="00023956">
        <w:rPr>
          <w:lang w:val="en-US"/>
        </w:rPr>
        <w:t xml:space="preserve">  document.body.appendChild(o);</w:t>
      </w:r>
    </w:p>
    <w:p w14:paraId="2AC4C438" w14:textId="77777777" w:rsidR="001062C7" w:rsidRPr="00F05271" w:rsidRDefault="001062C7" w:rsidP="001062C7">
      <w:pPr>
        <w:pStyle w:val="Listing"/>
        <w:rPr>
          <w:lang w:val="en-US"/>
        </w:rPr>
      </w:pPr>
      <w:r w:rsidRPr="00023956">
        <w:rPr>
          <w:lang w:val="en-US"/>
        </w:rPr>
        <w:t>}</w:t>
      </w:r>
    </w:p>
    <w:p w14:paraId="59A857A8" w14:textId="77777777" w:rsidR="001062C7" w:rsidRPr="00F05271" w:rsidRDefault="001062C7" w:rsidP="001062C7">
      <w:pPr>
        <w:pStyle w:val="Caption"/>
        <w:rPr>
          <w:lang w:val="en-US"/>
        </w:rPr>
      </w:pPr>
      <w:bookmarkStart w:id="382" w:name="_Toc373485051"/>
      <w:r w:rsidRPr="00F05271">
        <w:rPr>
          <w:lang w:val="en-US"/>
        </w:rPr>
        <w:t xml:space="preserve">Figure </w:t>
      </w:r>
      <w:r w:rsidRPr="00F05271">
        <w:rPr>
          <w:lang w:val="en-US"/>
        </w:rPr>
        <w:fldChar w:fldCharType="begin"/>
      </w:r>
      <w:r w:rsidRPr="00F05271">
        <w:rPr>
          <w:lang w:val="en-US"/>
        </w:rPr>
        <w:instrText xml:space="preserve"> STYLEREF 1 \s </w:instrText>
      </w:r>
      <w:r w:rsidRPr="00F05271">
        <w:rPr>
          <w:lang w:val="en-US"/>
        </w:rPr>
        <w:fldChar w:fldCharType="separate"/>
      </w:r>
      <w:r w:rsidR="00A87DE6">
        <w:rPr>
          <w:noProof/>
          <w:lang w:val="en-US"/>
        </w:rPr>
        <w:t>1</w:t>
      </w:r>
      <w:r w:rsidRPr="00F05271">
        <w:rPr>
          <w:lang w:val="en-US"/>
        </w:rPr>
        <w:fldChar w:fldCharType="end"/>
      </w:r>
      <w:r w:rsidRPr="00F05271">
        <w:rPr>
          <w:lang w:val="en-US"/>
        </w:rPr>
        <w:noBreakHyphen/>
      </w:r>
      <w:r w:rsidRPr="00F05271">
        <w:rPr>
          <w:lang w:val="en-US"/>
        </w:rPr>
        <w:fldChar w:fldCharType="begin"/>
      </w:r>
      <w:r w:rsidRPr="00F05271">
        <w:rPr>
          <w:lang w:val="en-US"/>
        </w:rPr>
        <w:instrText xml:space="preserve"> SEQ Figure \* ARABIC \s 1 </w:instrText>
      </w:r>
      <w:r w:rsidRPr="00F05271">
        <w:rPr>
          <w:lang w:val="en-US"/>
        </w:rPr>
        <w:fldChar w:fldCharType="separate"/>
      </w:r>
      <w:r w:rsidR="00A87DE6">
        <w:rPr>
          <w:noProof/>
          <w:lang w:val="en-US"/>
        </w:rPr>
        <w:t>83</w:t>
      </w:r>
      <w:r w:rsidRPr="00F05271">
        <w:rPr>
          <w:lang w:val="en-US"/>
        </w:rPr>
        <w:fldChar w:fldCharType="end"/>
      </w:r>
      <w:r>
        <w:rPr>
          <w:lang w:val="en-US"/>
        </w:rPr>
        <w:t xml:space="preserve"> Exa</w:t>
      </w:r>
      <w:r w:rsidRPr="00F05271">
        <w:rPr>
          <w:lang w:val="en-US"/>
        </w:rPr>
        <w:t xml:space="preserve">mple custom.js </w:t>
      </w:r>
      <w:r>
        <w:rPr>
          <w:lang w:val="en-US"/>
        </w:rPr>
        <w:t>to add a watermark to the Web Access 3270 screen</w:t>
      </w:r>
      <w:bookmarkEnd w:id="382"/>
    </w:p>
    <w:p w14:paraId="2A37B487" w14:textId="77777777" w:rsidR="00023956" w:rsidRPr="00023956" w:rsidRDefault="00023956" w:rsidP="00023956">
      <w:pPr>
        <w:pStyle w:val="Listing"/>
        <w:rPr>
          <w:lang w:val="en-US"/>
        </w:rPr>
      </w:pPr>
      <w:r w:rsidRPr="00023956">
        <w:rPr>
          <w:lang w:val="en-US"/>
        </w:rPr>
        <w:t>/*</w:t>
      </w:r>
    </w:p>
    <w:p w14:paraId="3615797B" w14:textId="77777777" w:rsidR="00023956" w:rsidRPr="00023956" w:rsidRDefault="00023956" w:rsidP="00023956">
      <w:pPr>
        <w:pStyle w:val="Listing"/>
        <w:rPr>
          <w:lang w:val="en-US"/>
        </w:rPr>
      </w:pPr>
      <w:r w:rsidRPr="00023956">
        <w:rPr>
          <w:lang w:val="en-US"/>
        </w:rPr>
        <w:t xml:space="preserve"> * (c)Copyright SysperTec Communication 2012 All Rights Reserved</w:t>
      </w:r>
    </w:p>
    <w:p w14:paraId="70E246BC" w14:textId="77777777" w:rsidR="001062C7" w:rsidRPr="001062C7" w:rsidRDefault="001062C7" w:rsidP="001062C7">
      <w:pPr>
        <w:pStyle w:val="Listing"/>
        <w:rPr>
          <w:lang w:val="en-US"/>
        </w:rPr>
      </w:pPr>
      <w:r>
        <w:rPr>
          <w:lang w:val="en-US"/>
        </w:rPr>
        <w:t xml:space="preserve"> </w:t>
      </w:r>
      <w:r w:rsidRPr="001062C7">
        <w:rPr>
          <w:lang w:val="en-US"/>
        </w:rPr>
        <w:t>* VIRTEL Web Access style sheet for site customisation</w:t>
      </w:r>
    </w:p>
    <w:p w14:paraId="33C09F72" w14:textId="77777777" w:rsidR="001062C7" w:rsidRPr="00023956" w:rsidRDefault="001062C7" w:rsidP="001062C7">
      <w:pPr>
        <w:pStyle w:val="Listing"/>
        <w:rPr>
          <w:lang w:val="en-US"/>
        </w:rPr>
      </w:pPr>
      <w:r w:rsidRPr="00023956">
        <w:rPr>
          <w:lang w:val="en-US"/>
        </w:rPr>
        <w:t>*/</w:t>
      </w:r>
    </w:p>
    <w:p w14:paraId="7FB1A9B5" w14:textId="77777777" w:rsidR="001062C7" w:rsidRPr="00023956" w:rsidRDefault="001062C7" w:rsidP="001062C7">
      <w:pPr>
        <w:pStyle w:val="Listing"/>
        <w:rPr>
          <w:lang w:val="en-US"/>
        </w:rPr>
      </w:pPr>
    </w:p>
    <w:p w14:paraId="5DC88807" w14:textId="77777777" w:rsidR="001062C7" w:rsidRPr="001062C7" w:rsidRDefault="001062C7" w:rsidP="001062C7">
      <w:pPr>
        <w:pStyle w:val="Listing"/>
        <w:rPr>
          <w:lang w:val="en-US"/>
        </w:rPr>
      </w:pPr>
      <w:r w:rsidRPr="001062C7">
        <w:rPr>
          <w:lang w:val="en-US"/>
        </w:rPr>
        <w:t>.watermark {</w:t>
      </w:r>
    </w:p>
    <w:p w14:paraId="7117575F" w14:textId="77777777" w:rsidR="001062C7" w:rsidRPr="001062C7" w:rsidRDefault="001062C7" w:rsidP="001062C7">
      <w:pPr>
        <w:pStyle w:val="Listing"/>
        <w:rPr>
          <w:lang w:val="en-US"/>
        </w:rPr>
      </w:pPr>
      <w:r w:rsidRPr="001062C7">
        <w:rPr>
          <w:lang w:val="en-US"/>
        </w:rPr>
        <w:t xml:space="preserve">    position: absolute;</w:t>
      </w:r>
    </w:p>
    <w:p w14:paraId="277FC7C2" w14:textId="77777777" w:rsidR="00D867FA" w:rsidRDefault="00D867FA" w:rsidP="001062C7">
      <w:pPr>
        <w:pStyle w:val="Listing"/>
        <w:rPr>
          <w:lang w:val="en-US"/>
        </w:rPr>
      </w:pPr>
      <w:r w:rsidRPr="00D867FA">
        <w:rPr>
          <w:lang w:val="en-US"/>
        </w:rPr>
        <w:t xml:space="preserve">    pointer-events: none;</w:t>
      </w:r>
    </w:p>
    <w:p w14:paraId="6C1F14D9" w14:textId="77777777" w:rsidR="001062C7" w:rsidRPr="001062C7" w:rsidRDefault="001062C7" w:rsidP="001062C7">
      <w:pPr>
        <w:pStyle w:val="Listing"/>
        <w:rPr>
          <w:lang w:val="en-US"/>
        </w:rPr>
      </w:pPr>
      <w:r w:rsidRPr="001062C7">
        <w:rPr>
          <w:lang w:val="en-US"/>
        </w:rPr>
        <w:t xml:space="preserve">    left: 150px;</w:t>
      </w:r>
    </w:p>
    <w:p w14:paraId="7F6FAB96" w14:textId="77777777" w:rsidR="001062C7" w:rsidRPr="001062C7" w:rsidRDefault="001062C7" w:rsidP="001062C7">
      <w:pPr>
        <w:pStyle w:val="Listing"/>
        <w:rPr>
          <w:lang w:val="en-US"/>
        </w:rPr>
      </w:pPr>
      <w:r w:rsidRPr="001062C7">
        <w:rPr>
          <w:lang w:val="en-US"/>
        </w:rPr>
        <w:t xml:space="preserve">    top: 100px;</w:t>
      </w:r>
    </w:p>
    <w:p w14:paraId="7A1682EA" w14:textId="77777777" w:rsidR="001062C7" w:rsidRPr="001062C7" w:rsidRDefault="001062C7" w:rsidP="001062C7">
      <w:pPr>
        <w:pStyle w:val="Listing"/>
        <w:rPr>
          <w:lang w:val="en-US"/>
        </w:rPr>
      </w:pPr>
      <w:r w:rsidRPr="001062C7">
        <w:rPr>
          <w:lang w:val="en-US"/>
        </w:rPr>
        <w:t xml:space="preserve">    color: gray;</w:t>
      </w:r>
    </w:p>
    <w:p w14:paraId="4CA93ABA" w14:textId="77777777" w:rsidR="001062C7" w:rsidRPr="001062C7" w:rsidRDefault="001062C7" w:rsidP="001062C7">
      <w:pPr>
        <w:pStyle w:val="Listing"/>
        <w:rPr>
          <w:lang w:val="en-US"/>
        </w:rPr>
      </w:pPr>
      <w:r w:rsidRPr="001062C7">
        <w:rPr>
          <w:lang w:val="en-US"/>
        </w:rPr>
        <w:t xml:space="preserve">    opacity: 0.25;</w:t>
      </w:r>
    </w:p>
    <w:p w14:paraId="133EC4D2" w14:textId="77777777" w:rsidR="001062C7" w:rsidRPr="001062C7" w:rsidRDefault="001062C7" w:rsidP="001062C7">
      <w:pPr>
        <w:pStyle w:val="Listing"/>
        <w:rPr>
          <w:lang w:val="en-US"/>
        </w:rPr>
      </w:pPr>
      <w:r w:rsidRPr="001062C7">
        <w:rPr>
          <w:lang w:val="en-US"/>
        </w:rPr>
        <w:t xml:space="preserve">    font-size: 10em;</w:t>
      </w:r>
    </w:p>
    <w:p w14:paraId="6A115832" w14:textId="77777777" w:rsidR="001062C7" w:rsidRPr="001062C7" w:rsidRDefault="001062C7" w:rsidP="001062C7">
      <w:pPr>
        <w:pStyle w:val="Listing"/>
        <w:rPr>
          <w:lang w:val="en-US"/>
        </w:rPr>
      </w:pPr>
      <w:r w:rsidRPr="001062C7">
        <w:rPr>
          <w:lang w:val="en-US"/>
        </w:rPr>
        <w:t xml:space="preserve">    width: 60%;</w:t>
      </w:r>
    </w:p>
    <w:p w14:paraId="367160F0" w14:textId="77777777" w:rsidR="001062C7" w:rsidRPr="001062C7" w:rsidRDefault="001062C7" w:rsidP="001062C7">
      <w:pPr>
        <w:pStyle w:val="Listing"/>
        <w:rPr>
          <w:lang w:val="en-US"/>
        </w:rPr>
      </w:pPr>
      <w:r w:rsidRPr="001062C7">
        <w:rPr>
          <w:lang w:val="en-US"/>
        </w:rPr>
        <w:t xml:space="preserve">    text-align: center;</w:t>
      </w:r>
    </w:p>
    <w:p w14:paraId="36A0AACF" w14:textId="77777777" w:rsidR="001062C7" w:rsidRPr="001062C7" w:rsidRDefault="001062C7" w:rsidP="001062C7">
      <w:pPr>
        <w:pStyle w:val="Listing"/>
        <w:rPr>
          <w:lang w:val="en-US"/>
        </w:rPr>
      </w:pPr>
      <w:r w:rsidRPr="001062C7">
        <w:rPr>
          <w:lang w:val="en-US"/>
        </w:rPr>
        <w:t xml:space="preserve">    z-index: 1000;</w:t>
      </w:r>
    </w:p>
    <w:p w14:paraId="4CC595F3" w14:textId="77777777" w:rsidR="001062C7" w:rsidRPr="001062C7" w:rsidRDefault="001062C7" w:rsidP="001062C7">
      <w:pPr>
        <w:pStyle w:val="Listing"/>
        <w:rPr>
          <w:lang w:val="en-US"/>
        </w:rPr>
      </w:pPr>
      <w:r w:rsidRPr="001062C7">
        <w:rPr>
          <w:lang w:val="en-US"/>
        </w:rPr>
        <w:t xml:space="preserve">    -webkit-text-stroke: 1px #FFF;</w:t>
      </w:r>
    </w:p>
    <w:p w14:paraId="53166172" w14:textId="77777777" w:rsidR="001062C7" w:rsidRPr="001062C7" w:rsidRDefault="001062C7" w:rsidP="001062C7">
      <w:pPr>
        <w:pStyle w:val="Listing"/>
        <w:rPr>
          <w:lang w:val="en-US"/>
        </w:rPr>
      </w:pPr>
      <w:r w:rsidRPr="001062C7">
        <w:rPr>
          <w:lang w:val="en-US"/>
        </w:rPr>
        <w:t xml:space="preserve">    -webkit-text-fill-color: transparent;</w:t>
      </w:r>
    </w:p>
    <w:p w14:paraId="1CA527E9" w14:textId="77777777" w:rsidR="001062C7" w:rsidRPr="001062C7" w:rsidRDefault="001062C7" w:rsidP="001062C7">
      <w:pPr>
        <w:pStyle w:val="Listing"/>
        <w:rPr>
          <w:lang w:val="en-US"/>
        </w:rPr>
      </w:pPr>
      <w:r w:rsidRPr="001062C7">
        <w:rPr>
          <w:lang w:val="en-US"/>
        </w:rPr>
        <w:t xml:space="preserve">    -webkit-transform: rotate(-40deg);</w:t>
      </w:r>
    </w:p>
    <w:p w14:paraId="06F8D2CA" w14:textId="77777777" w:rsidR="001062C7" w:rsidRPr="001062C7" w:rsidRDefault="001062C7" w:rsidP="001062C7">
      <w:pPr>
        <w:pStyle w:val="Listing"/>
        <w:rPr>
          <w:lang w:val="en-US"/>
        </w:rPr>
      </w:pPr>
      <w:r w:rsidRPr="001062C7">
        <w:rPr>
          <w:lang w:val="en-US"/>
        </w:rPr>
        <w:t xml:space="preserve">    -moz-transform: rotate(-40deg);</w:t>
      </w:r>
    </w:p>
    <w:p w14:paraId="12BB4B41" w14:textId="77777777" w:rsidR="001062C7" w:rsidRPr="001062C7" w:rsidRDefault="001062C7" w:rsidP="001062C7">
      <w:pPr>
        <w:pStyle w:val="Listing"/>
        <w:rPr>
          <w:lang w:val="en-US"/>
        </w:rPr>
      </w:pPr>
      <w:r w:rsidRPr="001062C7">
        <w:rPr>
          <w:lang w:val="en-US"/>
        </w:rPr>
        <w:t xml:space="preserve">    filter: alpha(opacity=25) progid:DXImageTransform.Microsoft.Matrix(M11=0.819, M12=0.574, M21=-0.574, M22=0.819, sizingMethod="auto expand");</w:t>
      </w:r>
    </w:p>
    <w:p w14:paraId="3642B51C" w14:textId="77777777" w:rsidR="00023956" w:rsidRPr="00F05271" w:rsidRDefault="001062C7" w:rsidP="001062C7">
      <w:pPr>
        <w:pStyle w:val="Listing"/>
        <w:rPr>
          <w:lang w:val="en-US"/>
        </w:rPr>
      </w:pPr>
      <w:r w:rsidRPr="001062C7">
        <w:rPr>
          <w:lang w:val="en-US"/>
        </w:rPr>
        <w:t>}</w:t>
      </w:r>
    </w:p>
    <w:p w14:paraId="382ACB5D" w14:textId="77777777" w:rsidR="00023956" w:rsidRPr="00F05271" w:rsidRDefault="00023956" w:rsidP="00023956">
      <w:pPr>
        <w:pStyle w:val="Caption"/>
        <w:rPr>
          <w:lang w:val="en-US"/>
        </w:rPr>
      </w:pPr>
      <w:bookmarkStart w:id="383" w:name="_Toc373485052"/>
      <w:r w:rsidRPr="00F05271">
        <w:rPr>
          <w:lang w:val="en-US"/>
        </w:rPr>
        <w:t xml:space="preserve">Figure </w:t>
      </w:r>
      <w:r w:rsidRPr="00F05271">
        <w:rPr>
          <w:lang w:val="en-US"/>
        </w:rPr>
        <w:fldChar w:fldCharType="begin"/>
      </w:r>
      <w:r w:rsidRPr="00F05271">
        <w:rPr>
          <w:lang w:val="en-US"/>
        </w:rPr>
        <w:instrText xml:space="preserve"> STYLEREF 1 \s </w:instrText>
      </w:r>
      <w:r w:rsidRPr="00F05271">
        <w:rPr>
          <w:lang w:val="en-US"/>
        </w:rPr>
        <w:fldChar w:fldCharType="separate"/>
      </w:r>
      <w:r w:rsidR="00A87DE6">
        <w:rPr>
          <w:noProof/>
          <w:lang w:val="en-US"/>
        </w:rPr>
        <w:t>1</w:t>
      </w:r>
      <w:r w:rsidRPr="00F05271">
        <w:rPr>
          <w:lang w:val="en-US"/>
        </w:rPr>
        <w:fldChar w:fldCharType="end"/>
      </w:r>
      <w:r w:rsidRPr="00F05271">
        <w:rPr>
          <w:lang w:val="en-US"/>
        </w:rPr>
        <w:noBreakHyphen/>
      </w:r>
      <w:r w:rsidRPr="00F05271">
        <w:rPr>
          <w:lang w:val="en-US"/>
        </w:rPr>
        <w:fldChar w:fldCharType="begin"/>
      </w:r>
      <w:r w:rsidRPr="00F05271">
        <w:rPr>
          <w:lang w:val="en-US"/>
        </w:rPr>
        <w:instrText xml:space="preserve"> SEQ Figure \* ARABIC \s 1 </w:instrText>
      </w:r>
      <w:r w:rsidRPr="00F05271">
        <w:rPr>
          <w:lang w:val="en-US"/>
        </w:rPr>
        <w:fldChar w:fldCharType="separate"/>
      </w:r>
      <w:r w:rsidR="00A87DE6">
        <w:rPr>
          <w:noProof/>
          <w:lang w:val="en-US"/>
        </w:rPr>
        <w:t>84</w:t>
      </w:r>
      <w:r w:rsidRPr="00F05271">
        <w:rPr>
          <w:lang w:val="en-US"/>
        </w:rPr>
        <w:fldChar w:fldCharType="end"/>
      </w:r>
      <w:r>
        <w:rPr>
          <w:lang w:val="en-US"/>
        </w:rPr>
        <w:t xml:space="preserve"> Exa</w:t>
      </w:r>
      <w:r w:rsidR="001062C7">
        <w:rPr>
          <w:lang w:val="en-US"/>
        </w:rPr>
        <w:t>mple custom.cs</w:t>
      </w:r>
      <w:r w:rsidRPr="00F05271">
        <w:rPr>
          <w:lang w:val="en-US"/>
        </w:rPr>
        <w:t xml:space="preserve">s </w:t>
      </w:r>
      <w:r>
        <w:rPr>
          <w:lang w:val="en-US"/>
        </w:rPr>
        <w:t xml:space="preserve">to </w:t>
      </w:r>
      <w:r w:rsidR="001062C7">
        <w:rPr>
          <w:lang w:val="en-US"/>
        </w:rPr>
        <w:t>define the style of the watermark</w:t>
      </w:r>
      <w:bookmarkEnd w:id="383"/>
    </w:p>
    <w:p w14:paraId="5CC8809B" w14:textId="3AFAEE7C" w:rsidR="00316C56" w:rsidRDefault="000D520E" w:rsidP="001062C7">
      <w:pPr>
        <w:pStyle w:val="Caption"/>
        <w:rPr>
          <w:noProof/>
          <w:lang w:val="en-US"/>
        </w:rPr>
      </w:pPr>
      <w:r w:rsidRPr="001062C7">
        <w:rPr>
          <w:noProof/>
          <w:lang w:val="en-GB" w:eastAsia="zh-CN" w:bidi="he-IL"/>
        </w:rPr>
        <w:drawing>
          <wp:inline distT="0" distB="0" distL="0" distR="0" wp14:anchorId="08199AF6" wp14:editId="5DAC6DBE">
            <wp:extent cx="5314950" cy="3724275"/>
            <wp:effectExtent l="0" t="0" r="0" b="9525"/>
            <wp:docPr id="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14950" cy="3724275"/>
                    </a:xfrm>
                    <a:prstGeom prst="rect">
                      <a:avLst/>
                    </a:prstGeom>
                    <a:noFill/>
                    <a:ln>
                      <a:noFill/>
                    </a:ln>
                  </pic:spPr>
                </pic:pic>
              </a:graphicData>
            </a:graphic>
          </wp:inline>
        </w:drawing>
      </w:r>
    </w:p>
    <w:p w14:paraId="12FAA1A3" w14:textId="77777777" w:rsidR="001062C7" w:rsidRPr="00F05271" w:rsidRDefault="001062C7" w:rsidP="001062C7">
      <w:pPr>
        <w:pStyle w:val="Caption"/>
        <w:rPr>
          <w:lang w:val="en-US"/>
        </w:rPr>
      </w:pPr>
      <w:bookmarkStart w:id="384" w:name="_Toc373485053"/>
      <w:r w:rsidRPr="00F05271">
        <w:rPr>
          <w:lang w:val="en-US"/>
        </w:rPr>
        <w:t xml:space="preserve">Figure </w:t>
      </w:r>
      <w:r w:rsidRPr="00F05271">
        <w:rPr>
          <w:lang w:val="en-US"/>
        </w:rPr>
        <w:fldChar w:fldCharType="begin"/>
      </w:r>
      <w:r w:rsidRPr="00F05271">
        <w:rPr>
          <w:lang w:val="en-US"/>
        </w:rPr>
        <w:instrText xml:space="preserve"> STYLEREF 1 \s </w:instrText>
      </w:r>
      <w:r w:rsidRPr="00F05271">
        <w:rPr>
          <w:lang w:val="en-US"/>
        </w:rPr>
        <w:fldChar w:fldCharType="separate"/>
      </w:r>
      <w:r w:rsidR="00A87DE6">
        <w:rPr>
          <w:noProof/>
          <w:lang w:val="en-US"/>
        </w:rPr>
        <w:t>1</w:t>
      </w:r>
      <w:r w:rsidRPr="00F05271">
        <w:rPr>
          <w:lang w:val="en-US"/>
        </w:rPr>
        <w:fldChar w:fldCharType="end"/>
      </w:r>
      <w:r w:rsidRPr="00F05271">
        <w:rPr>
          <w:lang w:val="en-US"/>
        </w:rPr>
        <w:noBreakHyphen/>
      </w:r>
      <w:r w:rsidRPr="00F05271">
        <w:rPr>
          <w:lang w:val="en-US"/>
        </w:rPr>
        <w:fldChar w:fldCharType="begin"/>
      </w:r>
      <w:r w:rsidRPr="00F05271">
        <w:rPr>
          <w:lang w:val="en-US"/>
        </w:rPr>
        <w:instrText xml:space="preserve"> SEQ Figure \* ARABIC \s 1 </w:instrText>
      </w:r>
      <w:r w:rsidRPr="00F05271">
        <w:rPr>
          <w:lang w:val="en-US"/>
        </w:rPr>
        <w:fldChar w:fldCharType="separate"/>
      </w:r>
      <w:r w:rsidR="00A87DE6">
        <w:rPr>
          <w:noProof/>
          <w:lang w:val="en-US"/>
        </w:rPr>
        <w:t>85</w:t>
      </w:r>
      <w:r w:rsidRPr="00F05271">
        <w:rPr>
          <w:lang w:val="en-US"/>
        </w:rPr>
        <w:fldChar w:fldCharType="end"/>
      </w:r>
      <w:r>
        <w:rPr>
          <w:lang w:val="en-US"/>
        </w:rPr>
        <w:t xml:space="preserve"> </w:t>
      </w:r>
      <w:r w:rsidR="00316C56">
        <w:rPr>
          <w:lang w:val="en-US"/>
        </w:rPr>
        <w:t>Web Access screen with application name as watermark</w:t>
      </w:r>
      <w:bookmarkEnd w:id="384"/>
    </w:p>
    <w:p w14:paraId="3417B033" w14:textId="77777777" w:rsidR="00A41A84" w:rsidRPr="00A41A84" w:rsidRDefault="00A41A84" w:rsidP="00A41A84">
      <w:pPr>
        <w:pStyle w:val="Heading4"/>
        <w:rPr>
          <w:lang w:val="en-US"/>
        </w:rPr>
      </w:pPr>
      <w:r w:rsidRPr="00A41A84">
        <w:rPr>
          <w:lang w:val="en-US"/>
        </w:rPr>
        <w:t xml:space="preserve">Example: </w:t>
      </w:r>
      <w:r>
        <w:rPr>
          <w:lang w:val="en-US"/>
        </w:rPr>
        <w:t xml:space="preserve">Modifying Web Access </w:t>
      </w:r>
      <w:r w:rsidRPr="00A41A84">
        <w:rPr>
          <w:lang w:val="en-US"/>
        </w:rPr>
        <w:t>Settings</w:t>
      </w:r>
    </w:p>
    <w:p w14:paraId="0BCF6108" w14:textId="77777777" w:rsidR="00A41A84" w:rsidRPr="00A41A84" w:rsidRDefault="00A41A84" w:rsidP="00A41A84">
      <w:pPr>
        <w:keepNext/>
        <w:rPr>
          <w:lang w:val="en-US"/>
        </w:rPr>
      </w:pPr>
      <w:r>
        <w:rPr>
          <w:lang w:val="en-US"/>
        </w:rPr>
        <w:t xml:space="preserve">The callback function </w:t>
      </w:r>
      <w:r w:rsidRPr="00A41A84">
        <w:rPr>
          <w:b/>
          <w:lang w:val="en-US"/>
        </w:rPr>
        <w:t>modify_settingsValues</w:t>
      </w:r>
      <w:r w:rsidRPr="00A41A84">
        <w:rPr>
          <w:lang w:val="en-US"/>
        </w:rPr>
        <w:t xml:space="preserve"> </w:t>
      </w:r>
      <w:r>
        <w:rPr>
          <w:lang w:val="en-US"/>
        </w:rPr>
        <w:t xml:space="preserve">allows the administrator to modify or replace the list of values allowed for specific parameters in the </w:t>
      </w:r>
      <w:r w:rsidRPr="00A41A84">
        <w:rPr>
          <w:lang w:val="en-US"/>
        </w:rPr>
        <w:t>VIRTEL Web Access</w:t>
      </w:r>
      <w:r>
        <w:rPr>
          <w:lang w:val="en-US"/>
        </w:rPr>
        <w:t xml:space="preserve"> Settings menu</w:t>
      </w:r>
      <w:r w:rsidRPr="00A41A84">
        <w:rPr>
          <w:lang w:val="en-US"/>
        </w:rPr>
        <w:t>.</w:t>
      </w:r>
    </w:p>
    <w:p w14:paraId="2DCA34D7" w14:textId="77777777" w:rsidR="00A41A84" w:rsidRPr="00A41A84" w:rsidRDefault="00A41A84" w:rsidP="00A41A84">
      <w:pPr>
        <w:pStyle w:val="ecran0"/>
        <w:rPr>
          <w:lang w:val="en-US"/>
        </w:rPr>
      </w:pPr>
      <w:r>
        <w:rPr>
          <w:lang w:val="en-US"/>
        </w:rPr>
        <w:t xml:space="preserve">The </w:t>
      </w:r>
      <w:r w:rsidRPr="00A41A84">
        <w:rPr>
          <w:lang w:val="en-US"/>
        </w:rPr>
        <w:t xml:space="preserve">example </w:t>
      </w:r>
      <w:r>
        <w:rPr>
          <w:lang w:val="en-US"/>
        </w:rPr>
        <w:t xml:space="preserve">shown below </w:t>
      </w:r>
      <w:r w:rsidRPr="00A41A84">
        <w:rPr>
          <w:lang w:val="en-US"/>
        </w:rPr>
        <w:t>replace</w:t>
      </w:r>
      <w:r>
        <w:rPr>
          <w:lang w:val="en-US"/>
        </w:rPr>
        <w:t>s</w:t>
      </w:r>
      <w:r w:rsidRPr="00A41A84">
        <w:rPr>
          <w:lang w:val="en-US"/>
        </w:rPr>
        <w:t xml:space="preserve"> the list of fonts, and add</w:t>
      </w:r>
      <w:r>
        <w:rPr>
          <w:lang w:val="en-US"/>
        </w:rPr>
        <w:t>s</w:t>
      </w:r>
      <w:r w:rsidRPr="00A41A84">
        <w:rPr>
          <w:lang w:val="en-US"/>
        </w:rPr>
        <w:t xml:space="preserve"> </w:t>
      </w:r>
      <w:r>
        <w:rPr>
          <w:lang w:val="en-US"/>
        </w:rPr>
        <w:t xml:space="preserve">two extra values </w:t>
      </w:r>
      <w:r w:rsidRPr="00A41A84">
        <w:rPr>
          <w:lang w:val="en-US"/>
        </w:rPr>
        <w:t>"20" and "24" to the list of fontsizes:</w:t>
      </w:r>
    </w:p>
    <w:p w14:paraId="4159FA24" w14:textId="77777777" w:rsidR="00A41A84" w:rsidRPr="00A41A84" w:rsidRDefault="00A41A84" w:rsidP="00A41A84">
      <w:pPr>
        <w:pStyle w:val="Listing"/>
        <w:rPr>
          <w:lang w:val="en-US"/>
        </w:rPr>
      </w:pPr>
      <w:r w:rsidRPr="00A41A84">
        <w:rPr>
          <w:lang w:val="en-US"/>
        </w:rPr>
        <w:t>/*</w:t>
      </w:r>
    </w:p>
    <w:p w14:paraId="33DE0F58" w14:textId="77777777" w:rsidR="00A41A84" w:rsidRPr="00A41A84" w:rsidRDefault="00A41A84" w:rsidP="00A41A84">
      <w:pPr>
        <w:pStyle w:val="Listing"/>
        <w:rPr>
          <w:lang w:val="en-US"/>
        </w:rPr>
      </w:pPr>
      <w:r w:rsidRPr="00A41A84">
        <w:rPr>
          <w:lang w:val="en-US"/>
        </w:rPr>
        <w:t xml:space="preserve"> * (c)Copyright SysperTec Communication 2012 All Rights Reserved</w:t>
      </w:r>
    </w:p>
    <w:p w14:paraId="68FF7BC2" w14:textId="77777777" w:rsidR="00A41A84" w:rsidRPr="00A41A84" w:rsidRDefault="00A41A84" w:rsidP="00A41A84">
      <w:pPr>
        <w:pStyle w:val="Listing"/>
        <w:rPr>
          <w:lang w:val="en-US"/>
        </w:rPr>
      </w:pPr>
      <w:r w:rsidRPr="00A41A84">
        <w:rPr>
          <w:lang w:val="en-US"/>
        </w:rPr>
        <w:t xml:space="preserve"> * VIRTEL Web Access customer-specific javascript functions</w:t>
      </w:r>
    </w:p>
    <w:p w14:paraId="2C3BA4AF" w14:textId="77777777" w:rsidR="00A41A84" w:rsidRPr="00A41A84" w:rsidRDefault="00A41A84" w:rsidP="00A41A84">
      <w:pPr>
        <w:pStyle w:val="Listing"/>
        <w:rPr>
          <w:lang w:val="en-US"/>
        </w:rPr>
      </w:pPr>
      <w:r w:rsidRPr="00A41A84">
        <w:rPr>
          <w:lang w:val="en-US"/>
        </w:rPr>
        <w:t xml:space="preserve"> */</w:t>
      </w:r>
    </w:p>
    <w:p w14:paraId="072993F0" w14:textId="77777777" w:rsidR="00A41A84" w:rsidRPr="00A41A84" w:rsidRDefault="00A41A84" w:rsidP="00A41A84">
      <w:pPr>
        <w:pStyle w:val="Listing"/>
        <w:rPr>
          <w:lang w:val="en-US"/>
        </w:rPr>
      </w:pPr>
    </w:p>
    <w:p w14:paraId="611D00CD" w14:textId="77777777" w:rsidR="00A41A84" w:rsidRPr="00A41A84" w:rsidRDefault="00A41A84" w:rsidP="00A41A84">
      <w:pPr>
        <w:pStyle w:val="Listing"/>
        <w:rPr>
          <w:lang w:val="en-US"/>
        </w:rPr>
      </w:pPr>
      <w:r w:rsidRPr="00A41A84">
        <w:rPr>
          <w:lang w:val="en-US"/>
        </w:rPr>
        <w:t>function modify_settingsValues(name, values) {</w:t>
      </w:r>
    </w:p>
    <w:p w14:paraId="30B4B587" w14:textId="77777777" w:rsidR="00A41A84" w:rsidRPr="00A41A84" w:rsidRDefault="00A41A84" w:rsidP="00A41A84">
      <w:pPr>
        <w:pStyle w:val="Listing"/>
        <w:rPr>
          <w:lang w:val="en-US"/>
        </w:rPr>
      </w:pPr>
      <w:r w:rsidRPr="00A41A84">
        <w:rPr>
          <w:lang w:val="en-US"/>
        </w:rPr>
        <w:t xml:space="preserve">  if (name == "font")</w:t>
      </w:r>
    </w:p>
    <w:p w14:paraId="1FA4DBF4" w14:textId="77777777" w:rsidR="00A41A84" w:rsidRPr="00A41A84" w:rsidRDefault="00A41A84" w:rsidP="00A41A84">
      <w:pPr>
        <w:pStyle w:val="Listing"/>
        <w:rPr>
          <w:lang w:val="en-US"/>
        </w:rPr>
      </w:pPr>
      <w:r w:rsidRPr="00A41A84">
        <w:rPr>
          <w:lang w:val="en-US"/>
        </w:rPr>
        <w:t xml:space="preserve">    return ["Courier New", "Lucida Console", "Consolas"];</w:t>
      </w:r>
    </w:p>
    <w:p w14:paraId="1296E64D" w14:textId="77777777" w:rsidR="00A41A84" w:rsidRPr="00A41A84" w:rsidRDefault="00A41A84" w:rsidP="00A41A84">
      <w:pPr>
        <w:pStyle w:val="Listing"/>
        <w:rPr>
          <w:lang w:val="en-US"/>
        </w:rPr>
      </w:pPr>
      <w:r w:rsidRPr="00A41A84">
        <w:rPr>
          <w:lang w:val="en-US"/>
        </w:rPr>
        <w:t xml:space="preserve">  if (name == "fontsize")</w:t>
      </w:r>
    </w:p>
    <w:p w14:paraId="420DD677" w14:textId="77777777" w:rsidR="00A41A84" w:rsidRPr="00A41A84" w:rsidRDefault="00A41A84" w:rsidP="00A41A84">
      <w:pPr>
        <w:pStyle w:val="Listing"/>
        <w:rPr>
          <w:lang w:val="en-US"/>
        </w:rPr>
      </w:pPr>
      <w:r w:rsidRPr="00A41A84">
        <w:rPr>
          <w:lang w:val="en-US"/>
        </w:rPr>
        <w:t xml:space="preserve">    return values.concat("20", "24");</w:t>
      </w:r>
    </w:p>
    <w:p w14:paraId="27E95971" w14:textId="77777777" w:rsidR="00A41A84" w:rsidRPr="00A41A84" w:rsidRDefault="00A41A84" w:rsidP="00A41A84">
      <w:pPr>
        <w:pStyle w:val="Listing"/>
        <w:rPr>
          <w:lang w:val="en-US"/>
        </w:rPr>
      </w:pPr>
      <w:r w:rsidRPr="00A41A84">
        <w:rPr>
          <w:lang w:val="en-US"/>
        </w:rPr>
        <w:t>}</w:t>
      </w:r>
    </w:p>
    <w:p w14:paraId="3E18FF18" w14:textId="77777777" w:rsidR="00A41A84" w:rsidRPr="00A41A84" w:rsidRDefault="00A41A84" w:rsidP="00A41A84">
      <w:pPr>
        <w:pStyle w:val="Caption"/>
        <w:rPr>
          <w:lang w:val="en-US"/>
        </w:rPr>
      </w:pPr>
      <w:bookmarkStart w:id="385" w:name="_Toc373485054"/>
      <w:r w:rsidRPr="00A41A84">
        <w:rPr>
          <w:lang w:val="en-US"/>
        </w:rPr>
        <w:t xml:space="preserve">Figure </w:t>
      </w:r>
      <w:r w:rsidRPr="00A41A84">
        <w:rPr>
          <w:lang w:val="en-US"/>
        </w:rPr>
        <w:fldChar w:fldCharType="begin"/>
      </w:r>
      <w:r w:rsidRPr="00A41A84">
        <w:rPr>
          <w:lang w:val="en-US"/>
        </w:rPr>
        <w:instrText xml:space="preserve"> STYLEREF 1 \s </w:instrText>
      </w:r>
      <w:r w:rsidRPr="00A41A84">
        <w:rPr>
          <w:lang w:val="en-US"/>
        </w:rPr>
        <w:fldChar w:fldCharType="separate"/>
      </w:r>
      <w:r w:rsidR="00A87DE6">
        <w:rPr>
          <w:noProof/>
          <w:lang w:val="en-US"/>
        </w:rPr>
        <w:t>1</w:t>
      </w:r>
      <w:r w:rsidRPr="00A41A84">
        <w:rPr>
          <w:lang w:val="en-US"/>
        </w:rPr>
        <w:fldChar w:fldCharType="end"/>
      </w:r>
      <w:r w:rsidRPr="00A41A84">
        <w:rPr>
          <w:lang w:val="en-US"/>
        </w:rPr>
        <w:noBreakHyphen/>
      </w:r>
      <w:r w:rsidRPr="00A41A84">
        <w:rPr>
          <w:lang w:val="en-US"/>
        </w:rPr>
        <w:fldChar w:fldCharType="begin"/>
      </w:r>
      <w:r w:rsidRPr="00A41A84">
        <w:rPr>
          <w:lang w:val="en-US"/>
        </w:rPr>
        <w:instrText xml:space="preserve"> SEQ Figure \* ARABIC \s 1 </w:instrText>
      </w:r>
      <w:r w:rsidRPr="00A41A84">
        <w:rPr>
          <w:lang w:val="en-US"/>
        </w:rPr>
        <w:fldChar w:fldCharType="separate"/>
      </w:r>
      <w:r w:rsidR="00A87DE6">
        <w:rPr>
          <w:noProof/>
          <w:lang w:val="en-US"/>
        </w:rPr>
        <w:t>86</w:t>
      </w:r>
      <w:r w:rsidRPr="00A41A84">
        <w:rPr>
          <w:lang w:val="en-US"/>
        </w:rPr>
        <w:fldChar w:fldCharType="end"/>
      </w:r>
      <w:r w:rsidRPr="00A41A84">
        <w:rPr>
          <w:lang w:val="en-US"/>
        </w:rPr>
        <w:t xml:space="preserve"> Example custom.js </w:t>
      </w:r>
      <w:r>
        <w:rPr>
          <w:lang w:val="en-US"/>
        </w:rPr>
        <w:t xml:space="preserve">to </w:t>
      </w:r>
      <w:r w:rsidRPr="00A41A84">
        <w:rPr>
          <w:lang w:val="en-US"/>
        </w:rPr>
        <w:t>modif</w:t>
      </w:r>
      <w:r>
        <w:rPr>
          <w:lang w:val="en-US"/>
        </w:rPr>
        <w:t>y</w:t>
      </w:r>
      <w:r w:rsidRPr="00A41A84">
        <w:rPr>
          <w:lang w:val="en-US"/>
        </w:rPr>
        <w:t xml:space="preserve"> Settings</w:t>
      </w:r>
      <w:r>
        <w:rPr>
          <w:lang w:val="en-US"/>
        </w:rPr>
        <w:t xml:space="preserve"> values</w:t>
      </w:r>
      <w:bookmarkEnd w:id="385"/>
    </w:p>
    <w:p w14:paraId="5FFF1AA7" w14:textId="77777777" w:rsidR="00BB6880" w:rsidRPr="00BB6880" w:rsidRDefault="00BB6880" w:rsidP="00BB6880">
      <w:pPr>
        <w:pStyle w:val="Heading3"/>
        <w:pageBreakBefore/>
        <w:tabs>
          <w:tab w:val="num" w:pos="2781"/>
        </w:tabs>
        <w:ind w:left="2126" w:hanging="425"/>
        <w:rPr>
          <w:lang w:val="en-US"/>
        </w:rPr>
      </w:pPr>
      <w:bookmarkStart w:id="386" w:name="_Toc373484920"/>
      <w:r>
        <w:rPr>
          <w:lang w:val="en-US"/>
        </w:rPr>
        <w:t>Customizing the help page</w:t>
      </w:r>
      <w:bookmarkEnd w:id="386"/>
    </w:p>
    <w:p w14:paraId="58AE57D3" w14:textId="4A649739" w:rsidR="00BB6880" w:rsidRPr="00BB6880" w:rsidRDefault="00F6054C" w:rsidP="00F6054C">
      <w:pPr>
        <w:rPr>
          <w:lang w:val="en-US"/>
        </w:rPr>
      </w:pPr>
      <w:r>
        <w:rPr>
          <w:lang w:val="en-US"/>
        </w:rPr>
        <w:t xml:space="preserve">Users can obtain help on </w:t>
      </w:r>
      <w:r w:rsidRPr="00BB6880">
        <w:rPr>
          <w:lang w:val="en-US"/>
        </w:rPr>
        <w:t xml:space="preserve">VIRTEL Web Access </w:t>
      </w:r>
      <w:r>
        <w:rPr>
          <w:lang w:val="en-US"/>
        </w:rPr>
        <w:t xml:space="preserve">functions by clicking the help icon </w:t>
      </w:r>
      <w:r w:rsidR="000D520E">
        <w:rPr>
          <w:rFonts w:ascii="Courier New" w:hAnsi="Courier New" w:cs="Courier New"/>
          <w:noProof/>
          <w:color w:val="00FF00"/>
          <w:lang w:val="en-GB" w:eastAsia="zh-CN" w:bidi="he-IL"/>
        </w:rPr>
        <w:drawing>
          <wp:inline distT="0" distB="0" distL="0" distR="0" wp14:anchorId="595A7727" wp14:editId="21E43226">
            <wp:extent cx="209550" cy="209550"/>
            <wp:effectExtent l="0" t="0" r="0" b="0"/>
            <wp:docPr id="42" name="Picture 42"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elp"/>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lang w:val="en-US"/>
        </w:rPr>
        <w:t xml:space="preserve"> in the Web Access toolbar, which causes t</w:t>
      </w:r>
      <w:r w:rsidR="00BB6880">
        <w:rPr>
          <w:lang w:val="en-US"/>
        </w:rPr>
        <w:t xml:space="preserve">he browser </w:t>
      </w:r>
      <w:r>
        <w:rPr>
          <w:lang w:val="en-US"/>
        </w:rPr>
        <w:t xml:space="preserve">to </w:t>
      </w:r>
      <w:r w:rsidR="00BB6880">
        <w:rPr>
          <w:lang w:val="en-US"/>
        </w:rPr>
        <w:t xml:space="preserve">display the page </w:t>
      </w:r>
      <w:r w:rsidR="00BB6880" w:rsidRPr="00BB6880">
        <w:rPr>
          <w:i/>
          <w:lang w:val="en-US"/>
        </w:rPr>
        <w:t>/w2h/custom-help/help.html</w:t>
      </w:r>
      <w:r w:rsidR="00BB6880" w:rsidRPr="00BB6880">
        <w:rPr>
          <w:lang w:val="en-US"/>
        </w:rPr>
        <w:t xml:space="preserve"> </w:t>
      </w:r>
      <w:r w:rsidR="00BB6880">
        <w:rPr>
          <w:lang w:val="en-US"/>
        </w:rPr>
        <w:t>de</w:t>
      </w:r>
      <w:r w:rsidR="00BB6880" w:rsidRPr="00BB6880">
        <w:rPr>
          <w:lang w:val="en-US"/>
        </w:rPr>
        <w:t>liv</w:t>
      </w:r>
      <w:r w:rsidR="00BB6880">
        <w:rPr>
          <w:lang w:val="en-US"/>
        </w:rPr>
        <w:t>e</w:t>
      </w:r>
      <w:r w:rsidR="00BB6880" w:rsidRPr="00BB6880">
        <w:rPr>
          <w:lang w:val="en-US"/>
        </w:rPr>
        <w:t>r</w:t>
      </w:r>
      <w:r w:rsidR="00BB6880">
        <w:rPr>
          <w:lang w:val="en-US"/>
        </w:rPr>
        <w:t xml:space="preserve">ed as </w:t>
      </w:r>
      <w:r w:rsidR="00BB6880" w:rsidRPr="00BB6880">
        <w:rPr>
          <w:lang w:val="en-US"/>
        </w:rPr>
        <w:t xml:space="preserve">standard </w:t>
      </w:r>
      <w:r w:rsidR="00BB6880">
        <w:rPr>
          <w:lang w:val="en-US"/>
        </w:rPr>
        <w:t>with VIRTEL Web Access</w:t>
      </w:r>
      <w:r w:rsidR="00BB6880" w:rsidRPr="00BB6880">
        <w:rPr>
          <w:lang w:val="en-US"/>
        </w:rPr>
        <w:t>.</w:t>
      </w:r>
    </w:p>
    <w:p w14:paraId="336C2DB8" w14:textId="77777777" w:rsidR="00F6054C" w:rsidRDefault="00F6054C" w:rsidP="00526A27">
      <w:pPr>
        <w:rPr>
          <w:lang w:val="en-US"/>
        </w:rPr>
      </w:pPr>
    </w:p>
    <w:p w14:paraId="5822AD2E" w14:textId="77777777" w:rsidR="00BB6880" w:rsidRPr="00BB6880" w:rsidRDefault="00BB6880" w:rsidP="00727C27">
      <w:pPr>
        <w:rPr>
          <w:lang w:val="en-US"/>
        </w:rPr>
      </w:pPr>
      <w:r>
        <w:rPr>
          <w:lang w:val="en-US"/>
        </w:rPr>
        <w:t xml:space="preserve">The </w:t>
      </w:r>
      <w:r w:rsidRPr="00BB6880">
        <w:rPr>
          <w:lang w:val="en-US"/>
        </w:rPr>
        <w:t>administrat</w:t>
      </w:r>
      <w:r>
        <w:rPr>
          <w:lang w:val="en-US"/>
        </w:rPr>
        <w:t>o</w:t>
      </w:r>
      <w:r w:rsidRPr="00BB6880">
        <w:rPr>
          <w:lang w:val="en-US"/>
        </w:rPr>
        <w:t xml:space="preserve">r </w:t>
      </w:r>
      <w:r>
        <w:rPr>
          <w:lang w:val="en-US"/>
        </w:rPr>
        <w:t xml:space="preserve">can create a custom version of the </w:t>
      </w:r>
      <w:r w:rsidRPr="00117FBB">
        <w:rPr>
          <w:i/>
          <w:lang w:val="en-US"/>
        </w:rPr>
        <w:t>help.html</w:t>
      </w:r>
      <w:r w:rsidRPr="00BB6880">
        <w:rPr>
          <w:lang w:val="en-US"/>
        </w:rPr>
        <w:t xml:space="preserve"> </w:t>
      </w:r>
      <w:r>
        <w:rPr>
          <w:lang w:val="en-US"/>
        </w:rPr>
        <w:t>page and upload it to a VIRTEL directory destined for site-specific pages, such as</w:t>
      </w:r>
      <w:r w:rsidRPr="00BB6880">
        <w:rPr>
          <w:lang w:val="en-US"/>
        </w:rPr>
        <w:t xml:space="preserve"> CLI-DIR.</w:t>
      </w:r>
    </w:p>
    <w:p w14:paraId="455AA689" w14:textId="77777777" w:rsidR="00BB6880" w:rsidRPr="00BB6880" w:rsidRDefault="00BB6880" w:rsidP="00BB6880">
      <w:pPr>
        <w:pStyle w:val="Heading4"/>
        <w:rPr>
          <w:lang w:val="en-US"/>
        </w:rPr>
      </w:pPr>
      <w:r>
        <w:rPr>
          <w:lang w:val="en-US"/>
        </w:rPr>
        <w:t>Standard help p</w:t>
      </w:r>
      <w:r w:rsidRPr="00BB6880">
        <w:rPr>
          <w:lang w:val="en-US"/>
        </w:rPr>
        <w:t>age</w:t>
      </w:r>
    </w:p>
    <w:p w14:paraId="41B3B408" w14:textId="77777777" w:rsidR="00BB6880" w:rsidRPr="00BB6880" w:rsidRDefault="00BB6880" w:rsidP="00117FBB">
      <w:pPr>
        <w:pStyle w:val="ecran0"/>
        <w:rPr>
          <w:lang w:val="en-US"/>
        </w:rPr>
      </w:pPr>
      <w:r>
        <w:rPr>
          <w:lang w:val="en-US"/>
        </w:rPr>
        <w:t xml:space="preserve">The </w:t>
      </w:r>
      <w:r w:rsidRPr="00BB6880">
        <w:rPr>
          <w:lang w:val="en-US"/>
        </w:rPr>
        <w:t xml:space="preserve">standard </w:t>
      </w:r>
      <w:r w:rsidRPr="00BB6880">
        <w:rPr>
          <w:i/>
          <w:lang w:val="en-US"/>
        </w:rPr>
        <w:t>help.html</w:t>
      </w:r>
      <w:r w:rsidRPr="00BB6880">
        <w:rPr>
          <w:lang w:val="en-US"/>
        </w:rPr>
        <w:t xml:space="preserve"> </w:t>
      </w:r>
      <w:r>
        <w:rPr>
          <w:lang w:val="en-US"/>
        </w:rPr>
        <w:t>page is shown below</w:t>
      </w:r>
      <w:r w:rsidRPr="00BB6880">
        <w:rPr>
          <w:lang w:val="en-US"/>
        </w:rPr>
        <w:t>:</w:t>
      </w:r>
    </w:p>
    <w:p w14:paraId="260E5DB7" w14:textId="45EAFD77" w:rsidR="00BB6880" w:rsidRPr="00BB6880" w:rsidRDefault="000D520E" w:rsidP="00BB6880">
      <w:pPr>
        <w:rPr>
          <w:noProof/>
          <w:lang w:val="en-US"/>
        </w:rPr>
      </w:pPr>
      <w:r w:rsidRPr="00BB6880">
        <w:rPr>
          <w:noProof/>
          <w:lang w:val="en-GB" w:eastAsia="zh-CN" w:bidi="he-IL"/>
        </w:rPr>
        <w:drawing>
          <wp:inline distT="0" distB="0" distL="0" distR="0" wp14:anchorId="7E99FE50" wp14:editId="114CAF3A">
            <wp:extent cx="3343275" cy="3790950"/>
            <wp:effectExtent l="0" t="0" r="9525" b="0"/>
            <wp:docPr id="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43275" cy="3790950"/>
                    </a:xfrm>
                    <a:prstGeom prst="rect">
                      <a:avLst/>
                    </a:prstGeom>
                    <a:noFill/>
                    <a:ln>
                      <a:noFill/>
                    </a:ln>
                  </pic:spPr>
                </pic:pic>
              </a:graphicData>
            </a:graphic>
          </wp:inline>
        </w:drawing>
      </w:r>
    </w:p>
    <w:p w14:paraId="102E01E9" w14:textId="77777777" w:rsidR="00BB6880" w:rsidRPr="00BB6880" w:rsidRDefault="00BB6880" w:rsidP="00BB6880">
      <w:pPr>
        <w:pStyle w:val="Caption"/>
        <w:rPr>
          <w:lang w:val="en-US"/>
        </w:rPr>
      </w:pPr>
      <w:bookmarkStart w:id="387" w:name="_Toc373485055"/>
      <w:r w:rsidRPr="00BB6880">
        <w:rPr>
          <w:lang w:val="en-US"/>
        </w:rPr>
        <w:t xml:space="preserve">Figure </w:t>
      </w:r>
      <w:r w:rsidRPr="00BB6880">
        <w:rPr>
          <w:lang w:val="en-US"/>
        </w:rPr>
        <w:fldChar w:fldCharType="begin"/>
      </w:r>
      <w:r w:rsidRPr="00BB6880">
        <w:rPr>
          <w:lang w:val="en-US"/>
        </w:rPr>
        <w:instrText xml:space="preserve"> STYLEREF 1 \s </w:instrText>
      </w:r>
      <w:r w:rsidRPr="00BB6880">
        <w:rPr>
          <w:lang w:val="en-US"/>
        </w:rPr>
        <w:fldChar w:fldCharType="separate"/>
      </w:r>
      <w:r w:rsidR="00A87DE6">
        <w:rPr>
          <w:noProof/>
          <w:lang w:val="en-US"/>
        </w:rPr>
        <w:t>1</w:t>
      </w:r>
      <w:r w:rsidRPr="00BB6880">
        <w:rPr>
          <w:lang w:val="en-US"/>
        </w:rPr>
        <w:fldChar w:fldCharType="end"/>
      </w:r>
      <w:r w:rsidRPr="00BB6880">
        <w:rPr>
          <w:lang w:val="en-US"/>
        </w:rPr>
        <w:noBreakHyphen/>
      </w:r>
      <w:r w:rsidRPr="00BB6880">
        <w:rPr>
          <w:lang w:val="en-US"/>
        </w:rPr>
        <w:fldChar w:fldCharType="begin"/>
      </w:r>
      <w:r w:rsidRPr="00BB6880">
        <w:rPr>
          <w:lang w:val="en-US"/>
        </w:rPr>
        <w:instrText xml:space="preserve"> SEQ Figure \* ARABIC \s 1 </w:instrText>
      </w:r>
      <w:r w:rsidRPr="00BB6880">
        <w:rPr>
          <w:lang w:val="en-US"/>
        </w:rPr>
        <w:fldChar w:fldCharType="separate"/>
      </w:r>
      <w:r w:rsidR="00A87DE6">
        <w:rPr>
          <w:noProof/>
          <w:lang w:val="en-US"/>
        </w:rPr>
        <w:t>87</w:t>
      </w:r>
      <w:r w:rsidRPr="00BB6880">
        <w:rPr>
          <w:lang w:val="en-US"/>
        </w:rPr>
        <w:fldChar w:fldCharType="end"/>
      </w:r>
      <w:r w:rsidRPr="00BB6880">
        <w:rPr>
          <w:i w:val="0"/>
          <w:lang w:val="en-US"/>
        </w:rPr>
        <w:t xml:space="preserve"> </w:t>
      </w:r>
      <w:r>
        <w:rPr>
          <w:iCs/>
          <w:lang w:val="en-US"/>
        </w:rPr>
        <w:t xml:space="preserve">Standard help </w:t>
      </w:r>
      <w:r w:rsidRPr="00BB6880">
        <w:rPr>
          <w:iCs/>
          <w:lang w:val="en-US"/>
        </w:rPr>
        <w:t xml:space="preserve">page </w:t>
      </w:r>
      <w:r>
        <w:rPr>
          <w:iCs/>
          <w:lang w:val="en-US"/>
        </w:rPr>
        <w:t xml:space="preserve">for </w:t>
      </w:r>
      <w:r w:rsidRPr="00BB6880">
        <w:rPr>
          <w:iCs/>
          <w:lang w:val="en-US"/>
        </w:rPr>
        <w:t>Web Access</w:t>
      </w:r>
      <w:bookmarkEnd w:id="387"/>
    </w:p>
    <w:p w14:paraId="500C059C" w14:textId="77777777" w:rsidR="00BB6880" w:rsidRPr="00BB6880" w:rsidRDefault="00F6054C" w:rsidP="00117FBB">
      <w:pPr>
        <w:pStyle w:val="Heading4"/>
        <w:keepLines/>
        <w:rPr>
          <w:lang w:val="en-US"/>
        </w:rPr>
      </w:pPr>
      <w:r>
        <w:rPr>
          <w:lang w:val="en-US"/>
        </w:rPr>
        <w:t>Installing a custom help page</w:t>
      </w:r>
    </w:p>
    <w:p w14:paraId="784013D3" w14:textId="77777777" w:rsidR="00BB6880" w:rsidRPr="00BB6880" w:rsidRDefault="00F6054C" w:rsidP="00BB6880">
      <w:pPr>
        <w:rPr>
          <w:lang w:val="en-US"/>
        </w:rPr>
      </w:pPr>
      <w:r>
        <w:rPr>
          <w:lang w:val="en-US"/>
        </w:rPr>
        <w:t xml:space="preserve">To install a customized </w:t>
      </w:r>
      <w:r w:rsidRPr="00BB6880">
        <w:rPr>
          <w:i/>
          <w:lang w:val="en-US"/>
        </w:rPr>
        <w:t>help.html</w:t>
      </w:r>
      <w:r>
        <w:rPr>
          <w:lang w:val="en-US"/>
        </w:rPr>
        <w:t xml:space="preserve"> page, the </w:t>
      </w:r>
      <w:r w:rsidR="00BB6880" w:rsidRPr="00BB6880">
        <w:rPr>
          <w:lang w:val="en-US"/>
        </w:rPr>
        <w:t>administrat</w:t>
      </w:r>
      <w:r>
        <w:rPr>
          <w:lang w:val="en-US"/>
        </w:rPr>
        <w:t>o</w:t>
      </w:r>
      <w:r w:rsidR="00BB6880" w:rsidRPr="00BB6880">
        <w:rPr>
          <w:lang w:val="en-US"/>
        </w:rPr>
        <w:t>r</w:t>
      </w:r>
      <w:r>
        <w:rPr>
          <w:lang w:val="en-US"/>
        </w:rPr>
        <w:t xml:space="preserve"> must perform the following operations:</w:t>
      </w:r>
    </w:p>
    <w:p w14:paraId="4D4583E8" w14:textId="77777777" w:rsidR="00BB6880" w:rsidRPr="00BB6880" w:rsidRDefault="00F6054C" w:rsidP="00117FBB">
      <w:pPr>
        <w:pStyle w:val="RefChampPuces"/>
        <w:keepNext/>
        <w:keepLines/>
        <w:numPr>
          <w:ilvl w:val="0"/>
          <w:numId w:val="31"/>
        </w:numPr>
        <w:spacing w:before="60"/>
        <w:ind w:left="1985" w:right="125" w:hanging="284"/>
        <w:rPr>
          <w:lang w:val="en-US"/>
        </w:rPr>
      </w:pPr>
      <w:r>
        <w:rPr>
          <w:lang w:val="en-US"/>
        </w:rPr>
        <w:t xml:space="preserve">Upload the customized </w:t>
      </w:r>
      <w:r w:rsidR="00BB6880" w:rsidRPr="00BB6880">
        <w:rPr>
          <w:i/>
          <w:lang w:val="en-US"/>
        </w:rPr>
        <w:t>help.html</w:t>
      </w:r>
      <w:r w:rsidR="00BB6880" w:rsidRPr="00BB6880">
        <w:rPr>
          <w:lang w:val="en-US"/>
        </w:rPr>
        <w:t xml:space="preserve"> </w:t>
      </w:r>
      <w:r>
        <w:rPr>
          <w:lang w:val="en-US"/>
        </w:rPr>
        <w:t xml:space="preserve">file into a VIRTEL directory such as </w:t>
      </w:r>
      <w:r w:rsidR="00BB6880" w:rsidRPr="00BB6880">
        <w:rPr>
          <w:lang w:val="en-US"/>
        </w:rPr>
        <w:t>CLI-DIR</w:t>
      </w:r>
    </w:p>
    <w:p w14:paraId="7EE237AA" w14:textId="77777777" w:rsidR="00BB6880" w:rsidRPr="00BB6880" w:rsidRDefault="00BB6880" w:rsidP="00117FBB">
      <w:pPr>
        <w:pStyle w:val="RefChampPuces"/>
        <w:keepNext/>
        <w:keepLines/>
        <w:numPr>
          <w:ilvl w:val="0"/>
          <w:numId w:val="31"/>
        </w:numPr>
        <w:spacing w:before="60"/>
        <w:ind w:left="1985" w:right="125" w:hanging="284"/>
        <w:rPr>
          <w:lang w:val="en-US"/>
        </w:rPr>
      </w:pPr>
      <w:r w:rsidRPr="00BB6880">
        <w:rPr>
          <w:lang w:val="en-US"/>
        </w:rPr>
        <w:t>Modif</w:t>
      </w:r>
      <w:r w:rsidR="00F6054C">
        <w:rPr>
          <w:lang w:val="en-US"/>
        </w:rPr>
        <w:t xml:space="preserve">y the </w:t>
      </w:r>
      <w:r w:rsidRPr="00BB6880">
        <w:rPr>
          <w:lang w:val="en-US"/>
        </w:rPr>
        <w:t xml:space="preserve">VIRTEL </w:t>
      </w:r>
      <w:r w:rsidR="00F6054C" w:rsidRPr="00BB6880">
        <w:rPr>
          <w:lang w:val="en-US"/>
        </w:rPr>
        <w:t>transactions</w:t>
      </w:r>
      <w:r w:rsidRPr="00BB6880">
        <w:rPr>
          <w:lang w:val="en-US"/>
        </w:rPr>
        <w:t xml:space="preserve"> CLI-03CH </w:t>
      </w:r>
      <w:r w:rsidR="00F6054C">
        <w:rPr>
          <w:lang w:val="en-US"/>
        </w:rPr>
        <w:t xml:space="preserve">so that it </w:t>
      </w:r>
      <w:r w:rsidRPr="00BB6880">
        <w:rPr>
          <w:lang w:val="en-US"/>
        </w:rPr>
        <w:t>point</w:t>
      </w:r>
      <w:r w:rsidR="00F6054C">
        <w:rPr>
          <w:lang w:val="en-US"/>
        </w:rPr>
        <w:t>s</w:t>
      </w:r>
      <w:r w:rsidRPr="00BB6880">
        <w:rPr>
          <w:lang w:val="en-US"/>
        </w:rPr>
        <w:t xml:space="preserve"> </w:t>
      </w:r>
      <w:r w:rsidR="00F6054C">
        <w:rPr>
          <w:lang w:val="en-US"/>
        </w:rPr>
        <w:t xml:space="preserve">to the </w:t>
      </w:r>
      <w:r w:rsidRPr="00BB6880">
        <w:rPr>
          <w:lang w:val="en-US"/>
        </w:rPr>
        <w:t xml:space="preserve">CLI-DIR </w:t>
      </w:r>
      <w:r w:rsidR="00F6054C">
        <w:rPr>
          <w:lang w:val="en-US"/>
        </w:rPr>
        <w:t xml:space="preserve">directory </w:t>
      </w:r>
      <w:r w:rsidRPr="00BB6880">
        <w:rPr>
          <w:lang w:val="en-US"/>
        </w:rPr>
        <w:t>(</w:t>
      </w:r>
      <w:r w:rsidR="00F6054C">
        <w:rPr>
          <w:lang w:val="en-US"/>
        </w:rPr>
        <w:t xml:space="preserve">instead of </w:t>
      </w:r>
      <w:r w:rsidRPr="00BB6880">
        <w:rPr>
          <w:lang w:val="en-US"/>
        </w:rPr>
        <w:t xml:space="preserve">W2H-DIR </w:t>
      </w:r>
      <w:r w:rsidR="00F6054C">
        <w:rPr>
          <w:lang w:val="en-US"/>
        </w:rPr>
        <w:t xml:space="preserve">as initially installed), then press </w:t>
      </w:r>
      <w:r w:rsidRPr="00BB6880">
        <w:rPr>
          <w:lang w:val="en-US"/>
        </w:rPr>
        <w:t>F1</w:t>
      </w:r>
      <w:r w:rsidR="00F6054C">
        <w:rPr>
          <w:lang w:val="en-US"/>
        </w:rPr>
        <w:t>-F3-F3-F1</w:t>
      </w:r>
      <w:r w:rsidRPr="00BB6880">
        <w:rPr>
          <w:lang w:val="en-US"/>
        </w:rPr>
        <w:t xml:space="preserve"> </w:t>
      </w:r>
      <w:r w:rsidR="00F6054C">
        <w:rPr>
          <w:lang w:val="en-US"/>
        </w:rPr>
        <w:t xml:space="preserve">to update the transaction and the </w:t>
      </w:r>
      <w:r w:rsidRPr="00BB6880">
        <w:rPr>
          <w:lang w:val="en-US"/>
        </w:rPr>
        <w:t xml:space="preserve">CLIWHOST </w:t>
      </w:r>
      <w:r w:rsidR="00F6054C">
        <w:rPr>
          <w:lang w:val="en-US"/>
        </w:rPr>
        <w:t xml:space="preserve">entry point. Perform the same operation on transaction </w:t>
      </w:r>
      <w:r w:rsidR="00F6054C" w:rsidRPr="00BB6880">
        <w:rPr>
          <w:lang w:val="en-US"/>
        </w:rPr>
        <w:t>W2H-03CH</w:t>
      </w:r>
      <w:r w:rsidR="00F6054C">
        <w:rPr>
          <w:lang w:val="en-US"/>
        </w:rPr>
        <w:t xml:space="preserve"> and</w:t>
      </w:r>
      <w:r w:rsidRPr="00BB6880">
        <w:rPr>
          <w:lang w:val="en-US"/>
        </w:rPr>
        <w:t xml:space="preserve"> </w:t>
      </w:r>
      <w:r w:rsidR="00F6054C">
        <w:rPr>
          <w:lang w:val="en-US"/>
        </w:rPr>
        <w:t xml:space="preserve">entry point </w:t>
      </w:r>
      <w:r w:rsidRPr="00BB6880">
        <w:rPr>
          <w:lang w:val="en-US"/>
        </w:rPr>
        <w:t>WEB2HOST</w:t>
      </w:r>
      <w:r w:rsidR="00F6054C">
        <w:rPr>
          <w:lang w:val="en-US"/>
        </w:rPr>
        <w:t>.</w:t>
      </w:r>
    </w:p>
    <w:p w14:paraId="477E7389" w14:textId="77777777" w:rsidR="00DE7050" w:rsidRPr="00DE7050" w:rsidRDefault="00DE7050" w:rsidP="00DE7050">
      <w:pPr>
        <w:rPr>
          <w:lang w:val="en-US"/>
        </w:rPr>
      </w:pPr>
    </w:p>
    <w:p w14:paraId="5923357F" w14:textId="77777777" w:rsidR="00D90CD0" w:rsidRPr="00D90CD0" w:rsidRDefault="00D90CD0" w:rsidP="00D90CD0">
      <w:pPr>
        <w:pStyle w:val="Heading3"/>
        <w:pageBreakBefore/>
        <w:tabs>
          <w:tab w:val="num" w:pos="2781"/>
        </w:tabs>
        <w:ind w:left="2126" w:hanging="425"/>
        <w:rPr>
          <w:lang w:val="en-US"/>
        </w:rPr>
      </w:pPr>
      <w:bookmarkStart w:id="388" w:name="_Toc360104681"/>
      <w:bookmarkStart w:id="389" w:name="_Toc373484921"/>
      <w:r w:rsidRPr="00D90CD0">
        <w:rPr>
          <w:lang w:val="en-US"/>
        </w:rPr>
        <w:t>Macros</w:t>
      </w:r>
      <w:bookmarkEnd w:id="388"/>
      <w:bookmarkEnd w:id="389"/>
    </w:p>
    <w:p w14:paraId="36C8241A" w14:textId="02C9F0BA" w:rsidR="00D90CD0" w:rsidRPr="00D90CD0" w:rsidRDefault="00D90CD0" w:rsidP="00D90CD0">
      <w:pPr>
        <w:rPr>
          <w:noProof/>
          <w:lang w:val="en-US"/>
        </w:rPr>
      </w:pPr>
      <w:r>
        <w:rPr>
          <w:lang w:val="en-US"/>
        </w:rPr>
        <w:t xml:space="preserve">By pressing the </w:t>
      </w:r>
      <w:r w:rsidR="000D520E" w:rsidRPr="00D90CD0">
        <w:rPr>
          <w:noProof/>
          <w:lang w:val="en-GB" w:eastAsia="zh-CN" w:bidi="he-IL"/>
        </w:rPr>
        <w:drawing>
          <wp:inline distT="0" distB="0" distL="0" distR="0" wp14:anchorId="74BE3985" wp14:editId="3644A710">
            <wp:extent cx="180975" cy="209550"/>
            <wp:effectExtent l="0" t="0" r="9525" b="0"/>
            <wp:docPr id="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sidRPr="00D90CD0">
        <w:rPr>
          <w:noProof/>
          <w:lang w:val="en-US"/>
        </w:rPr>
        <w:t xml:space="preserve"> </w:t>
      </w:r>
      <w:r>
        <w:rPr>
          <w:noProof/>
          <w:lang w:val="en-US"/>
        </w:rPr>
        <w:t xml:space="preserve">button on the </w:t>
      </w:r>
      <w:r w:rsidRPr="00D90CD0">
        <w:rPr>
          <w:noProof/>
          <w:lang w:val="en-US"/>
        </w:rPr>
        <w:t>VIRTEL Web Access</w:t>
      </w:r>
      <w:r>
        <w:rPr>
          <w:noProof/>
          <w:lang w:val="en-US"/>
        </w:rPr>
        <w:t xml:space="preserve"> toolbar</w:t>
      </w:r>
      <w:r w:rsidRPr="00D90CD0">
        <w:rPr>
          <w:noProof/>
          <w:lang w:val="en-US"/>
        </w:rPr>
        <w:t xml:space="preserve">, </w:t>
      </w:r>
      <w:r>
        <w:rPr>
          <w:noProof/>
          <w:lang w:val="en-US"/>
        </w:rPr>
        <w:t>the user can start recording a sequence of keystrokes</w:t>
      </w:r>
      <w:r w:rsidRPr="00D90CD0">
        <w:rPr>
          <w:noProof/>
          <w:lang w:val="en-US"/>
        </w:rPr>
        <w:t xml:space="preserve">. </w:t>
      </w:r>
      <w:r>
        <w:rPr>
          <w:noProof/>
          <w:lang w:val="en-US"/>
        </w:rPr>
        <w:t xml:space="preserve"> A second click on the </w:t>
      </w:r>
      <w:r w:rsidR="000D520E" w:rsidRPr="00D90CD0">
        <w:rPr>
          <w:noProof/>
          <w:lang w:val="en-GB" w:eastAsia="zh-CN" w:bidi="he-IL"/>
        </w:rPr>
        <w:drawing>
          <wp:inline distT="0" distB="0" distL="0" distR="0" wp14:anchorId="40B1AA43" wp14:editId="009E933C">
            <wp:extent cx="180975" cy="209550"/>
            <wp:effectExtent l="0" t="0" r="9525" b="0"/>
            <wp:docPr id="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sidRPr="00D90CD0">
        <w:rPr>
          <w:noProof/>
          <w:lang w:val="en-US"/>
        </w:rPr>
        <w:t xml:space="preserve"> </w:t>
      </w:r>
      <w:r>
        <w:rPr>
          <w:noProof/>
          <w:lang w:val="en-US"/>
        </w:rPr>
        <w:t>button terminates the recording and allows the user to assign a name to the macro which has been recorded.</w:t>
      </w:r>
    </w:p>
    <w:p w14:paraId="371DC08E" w14:textId="77777777" w:rsidR="00D90CD0" w:rsidRPr="00D90CD0" w:rsidRDefault="00D90CD0" w:rsidP="00D90CD0">
      <w:pPr>
        <w:rPr>
          <w:noProof/>
          <w:lang w:val="en-US"/>
        </w:rPr>
      </w:pPr>
    </w:p>
    <w:p w14:paraId="0B70C987" w14:textId="6ABD9A6A" w:rsidR="00D90CD0" w:rsidRPr="00D90CD0" w:rsidRDefault="00674FCB" w:rsidP="00D90CD0">
      <w:pPr>
        <w:rPr>
          <w:lang w:val="en-US"/>
        </w:rPr>
      </w:pPr>
      <w:r>
        <w:rPr>
          <w:noProof/>
          <w:lang w:val="en-US"/>
        </w:rPr>
        <w:t xml:space="preserve">The </w:t>
      </w:r>
      <w:r w:rsidR="000D520E" w:rsidRPr="00D90CD0">
        <w:rPr>
          <w:noProof/>
          <w:lang w:val="en-GB" w:eastAsia="zh-CN" w:bidi="he-IL"/>
        </w:rPr>
        <w:drawing>
          <wp:inline distT="0" distB="0" distL="0" distR="0" wp14:anchorId="7ADDAB6C" wp14:editId="6E2DB675">
            <wp:extent cx="219075" cy="209550"/>
            <wp:effectExtent l="0" t="0" r="9525" b="0"/>
            <wp:docPr id="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sidR="00D90CD0" w:rsidRPr="00D90CD0">
        <w:rPr>
          <w:noProof/>
          <w:lang w:val="en-US"/>
        </w:rPr>
        <w:t xml:space="preserve"> </w:t>
      </w:r>
      <w:r>
        <w:rPr>
          <w:noProof/>
          <w:lang w:val="en-US"/>
        </w:rPr>
        <w:t>button on the toolbar allows the user to display a list of macros already recorded, and to replay or delete a macro.</w:t>
      </w:r>
    </w:p>
    <w:p w14:paraId="00EFED87" w14:textId="77777777" w:rsidR="00D90CD0" w:rsidRPr="00D90CD0" w:rsidRDefault="00D90CD0" w:rsidP="00D90CD0">
      <w:pPr>
        <w:pStyle w:val="Heading4"/>
        <w:rPr>
          <w:lang w:val="en-US"/>
        </w:rPr>
      </w:pPr>
      <w:r w:rsidRPr="00D90CD0">
        <w:rPr>
          <w:lang w:val="en-US"/>
        </w:rPr>
        <w:t xml:space="preserve">Macros </w:t>
      </w:r>
      <w:r w:rsidR="000F561F">
        <w:rPr>
          <w:lang w:val="en-US"/>
        </w:rPr>
        <w:t>i</w:t>
      </w:r>
      <w:r w:rsidRPr="00D90CD0">
        <w:rPr>
          <w:lang w:val="en-US"/>
        </w:rPr>
        <w:t>n Local Storage</w:t>
      </w:r>
    </w:p>
    <w:p w14:paraId="0F781156" w14:textId="77777777" w:rsidR="00D90CD0" w:rsidRPr="00D90CD0" w:rsidRDefault="000F561F" w:rsidP="00D90CD0">
      <w:pPr>
        <w:spacing w:before="120"/>
        <w:rPr>
          <w:lang w:val="en-US"/>
        </w:rPr>
      </w:pPr>
      <w:r>
        <w:rPr>
          <w:lang w:val="en-US"/>
        </w:rPr>
        <w:t xml:space="preserve">By default </w:t>
      </w:r>
      <w:r w:rsidR="00D90CD0" w:rsidRPr="00D90CD0">
        <w:rPr>
          <w:lang w:val="en-US"/>
        </w:rPr>
        <w:t xml:space="preserve">macros </w:t>
      </w:r>
      <w:r>
        <w:rPr>
          <w:lang w:val="en-US"/>
        </w:rPr>
        <w:t xml:space="preserve">created by the user are saved on the workstation in “Browser </w:t>
      </w:r>
      <w:r w:rsidR="00D90CD0" w:rsidRPr="00D90CD0">
        <w:rPr>
          <w:lang w:val="en-US"/>
        </w:rPr>
        <w:t>Local</w:t>
      </w:r>
      <w:r>
        <w:rPr>
          <w:lang w:val="en-US"/>
        </w:rPr>
        <w:t xml:space="preserve"> </w:t>
      </w:r>
      <w:r w:rsidR="00D90CD0" w:rsidRPr="00D90CD0">
        <w:rPr>
          <w:lang w:val="en-US"/>
        </w:rPr>
        <w:t>Storage</w:t>
      </w:r>
      <w:r>
        <w:rPr>
          <w:lang w:val="en-US"/>
        </w:rPr>
        <w:t>”</w:t>
      </w:r>
      <w:r w:rsidR="00D90CD0" w:rsidRPr="00D90CD0">
        <w:rPr>
          <w:lang w:val="en-US"/>
        </w:rPr>
        <w:t>.</w:t>
      </w:r>
    </w:p>
    <w:p w14:paraId="0C3DDA0D" w14:textId="77777777" w:rsidR="00D90CD0" w:rsidRPr="00D90CD0" w:rsidRDefault="00D90CD0" w:rsidP="00D90CD0">
      <w:pPr>
        <w:pStyle w:val="Heading4"/>
        <w:rPr>
          <w:lang w:val="en-US"/>
        </w:rPr>
      </w:pPr>
      <w:r w:rsidRPr="00D90CD0">
        <w:rPr>
          <w:lang w:val="en-US"/>
        </w:rPr>
        <w:t xml:space="preserve">Macros </w:t>
      </w:r>
      <w:r w:rsidR="000F561F">
        <w:rPr>
          <w:lang w:val="en-US"/>
        </w:rPr>
        <w:t>i</w:t>
      </w:r>
      <w:r w:rsidRPr="00D90CD0">
        <w:rPr>
          <w:lang w:val="en-US"/>
        </w:rPr>
        <w:t>n Virtel Storage</w:t>
      </w:r>
    </w:p>
    <w:p w14:paraId="3BE2E07B" w14:textId="77777777" w:rsidR="00D90CD0" w:rsidRPr="00D90CD0" w:rsidRDefault="000F561F" w:rsidP="00D90CD0">
      <w:pPr>
        <w:spacing w:before="120"/>
        <w:rPr>
          <w:lang w:val="en-US"/>
        </w:rPr>
      </w:pPr>
      <w:r>
        <w:rPr>
          <w:lang w:val="en-US"/>
        </w:rPr>
        <w:t xml:space="preserve">The </w:t>
      </w:r>
      <w:r w:rsidR="00D90CD0" w:rsidRPr="00D90CD0">
        <w:rPr>
          <w:lang w:val="en-US"/>
        </w:rPr>
        <w:t xml:space="preserve">VirtelMacros </w:t>
      </w:r>
      <w:r>
        <w:rPr>
          <w:lang w:val="en-US"/>
        </w:rPr>
        <w:t xml:space="preserve">function allows global, group, and user macros to be stored under the name </w:t>
      </w:r>
      <w:r w:rsidRPr="00D90CD0">
        <w:rPr>
          <w:i/>
          <w:lang w:val="en-US"/>
        </w:rPr>
        <w:t>macros.json</w:t>
      </w:r>
      <w:r>
        <w:rPr>
          <w:lang w:val="en-US"/>
        </w:rPr>
        <w:t xml:space="preserve"> in a </w:t>
      </w:r>
      <w:r w:rsidR="00D90CD0" w:rsidRPr="00D90CD0">
        <w:rPr>
          <w:lang w:val="en-US"/>
        </w:rPr>
        <w:t xml:space="preserve">VSAM </w:t>
      </w:r>
      <w:r>
        <w:rPr>
          <w:lang w:val="en-US"/>
        </w:rPr>
        <w:t>file on the VIRTEL host system</w:t>
      </w:r>
      <w:r w:rsidR="00D90CD0" w:rsidRPr="00D90CD0">
        <w:rPr>
          <w:lang w:val="en-US"/>
        </w:rPr>
        <w:t>.</w:t>
      </w:r>
    </w:p>
    <w:p w14:paraId="09CA8FEA" w14:textId="77777777" w:rsidR="00D90CD0" w:rsidRPr="00D90CD0" w:rsidRDefault="000F561F" w:rsidP="00D90CD0">
      <w:pPr>
        <w:spacing w:before="120"/>
        <w:rPr>
          <w:lang w:val="en-US"/>
        </w:rPr>
      </w:pPr>
      <w:r>
        <w:rPr>
          <w:lang w:val="en-US"/>
        </w:rPr>
        <w:t xml:space="preserve">The </w:t>
      </w:r>
      <w:r w:rsidR="00D90CD0" w:rsidRPr="00D90CD0">
        <w:rPr>
          <w:lang w:val="en-US"/>
        </w:rPr>
        <w:t xml:space="preserve">SET VMACROS=YES </w:t>
      </w:r>
      <w:r>
        <w:rPr>
          <w:lang w:val="en-US"/>
        </w:rPr>
        <w:t xml:space="preserve">parameter in the </w:t>
      </w:r>
      <w:r w:rsidR="00D90CD0" w:rsidRPr="00D90CD0">
        <w:rPr>
          <w:lang w:val="en-US"/>
        </w:rPr>
        <w:t xml:space="preserve">ARBOLOAD </w:t>
      </w:r>
      <w:r>
        <w:rPr>
          <w:lang w:val="en-US"/>
        </w:rPr>
        <w:t xml:space="preserve">job allows the definitions needed for the </w:t>
      </w:r>
      <w:r w:rsidR="00D90CD0" w:rsidRPr="00D90CD0">
        <w:rPr>
          <w:lang w:val="en-US"/>
        </w:rPr>
        <w:t>VirtelMacros</w:t>
      </w:r>
      <w:r>
        <w:rPr>
          <w:lang w:val="en-US"/>
        </w:rPr>
        <w:t xml:space="preserve"> function to be loaded during </w:t>
      </w:r>
      <w:r w:rsidRPr="00D90CD0">
        <w:rPr>
          <w:lang w:val="en-US"/>
        </w:rPr>
        <w:t xml:space="preserve">VIRTEL </w:t>
      </w:r>
      <w:r>
        <w:rPr>
          <w:lang w:val="en-US"/>
        </w:rPr>
        <w:t>installation</w:t>
      </w:r>
      <w:r w:rsidR="00D90CD0" w:rsidRPr="00D90CD0">
        <w:rPr>
          <w:lang w:val="en-US"/>
        </w:rPr>
        <w:t>.</w:t>
      </w:r>
    </w:p>
    <w:p w14:paraId="3AFFA8E0" w14:textId="77777777" w:rsidR="00D90CD0" w:rsidRPr="00D90CD0" w:rsidRDefault="000F561F" w:rsidP="00D90CD0">
      <w:pPr>
        <w:spacing w:before="120"/>
        <w:rPr>
          <w:lang w:val="en-US"/>
        </w:rPr>
      </w:pPr>
      <w:r>
        <w:rPr>
          <w:lang w:val="en-US"/>
        </w:rPr>
        <w:t xml:space="preserve">Multiple </w:t>
      </w:r>
      <w:r w:rsidR="00D90CD0" w:rsidRPr="00D90CD0">
        <w:rPr>
          <w:i/>
          <w:lang w:val="en-US"/>
        </w:rPr>
        <w:t>macros.json</w:t>
      </w:r>
      <w:r w:rsidR="00D90CD0" w:rsidRPr="00D90CD0">
        <w:rPr>
          <w:lang w:val="en-US"/>
        </w:rPr>
        <w:t xml:space="preserve"> </w:t>
      </w:r>
      <w:r>
        <w:rPr>
          <w:lang w:val="en-US"/>
        </w:rPr>
        <w:t>files can be defined</w:t>
      </w:r>
      <w:r w:rsidR="00D90CD0" w:rsidRPr="00D90CD0">
        <w:rPr>
          <w:lang w:val="en-US"/>
        </w:rPr>
        <w:t xml:space="preserve">: </w:t>
      </w:r>
      <w:r>
        <w:rPr>
          <w:lang w:val="en-US"/>
        </w:rPr>
        <w:t>a</w:t>
      </w:r>
      <w:r w:rsidR="00D90CD0" w:rsidRPr="00D90CD0">
        <w:rPr>
          <w:lang w:val="en-US"/>
        </w:rPr>
        <w:t xml:space="preserve"> global </w:t>
      </w:r>
      <w:r>
        <w:rPr>
          <w:lang w:val="en-US"/>
        </w:rPr>
        <w:t xml:space="preserve">file containing shared </w:t>
      </w:r>
      <w:r w:rsidR="00D90CD0" w:rsidRPr="00D90CD0">
        <w:rPr>
          <w:lang w:val="en-US"/>
        </w:rPr>
        <w:t xml:space="preserve">macros </w:t>
      </w:r>
      <w:r>
        <w:rPr>
          <w:lang w:val="en-US"/>
        </w:rPr>
        <w:t>for all users</w:t>
      </w:r>
      <w:r w:rsidR="00D90CD0" w:rsidRPr="00D90CD0">
        <w:rPr>
          <w:lang w:val="en-US"/>
        </w:rPr>
        <w:t xml:space="preserve">, </w:t>
      </w:r>
      <w:r>
        <w:rPr>
          <w:lang w:val="en-US"/>
        </w:rPr>
        <w:t>and group and user files where macros specific to a group or to a user are stored</w:t>
      </w:r>
      <w:r w:rsidR="00D90CD0" w:rsidRPr="00D90CD0">
        <w:rPr>
          <w:lang w:val="en-US"/>
        </w:rPr>
        <w:t>.</w:t>
      </w:r>
    </w:p>
    <w:p w14:paraId="7CFE5AEF" w14:textId="77777777" w:rsidR="00D90CD0" w:rsidRPr="00D90CD0" w:rsidRDefault="000F561F" w:rsidP="00D90CD0">
      <w:pPr>
        <w:spacing w:before="120"/>
        <w:rPr>
          <w:lang w:val="en-US"/>
        </w:rPr>
      </w:pPr>
      <w:r>
        <w:rPr>
          <w:lang w:val="en-US"/>
        </w:rPr>
        <w:t xml:space="preserve">User </w:t>
      </w:r>
      <w:r w:rsidR="00D90CD0" w:rsidRPr="00D90CD0">
        <w:rPr>
          <w:lang w:val="en-US"/>
        </w:rPr>
        <w:t xml:space="preserve">macros </w:t>
      </w:r>
      <w:r>
        <w:rPr>
          <w:lang w:val="en-US"/>
        </w:rPr>
        <w:t xml:space="preserve">created by each user are stored in </w:t>
      </w:r>
      <w:r w:rsidR="00D90CD0" w:rsidRPr="00D90CD0">
        <w:rPr>
          <w:i/>
          <w:lang w:val="en-US"/>
        </w:rPr>
        <w:t>macros.json</w:t>
      </w:r>
      <w:r w:rsidR="00D90CD0" w:rsidRPr="00D90CD0">
        <w:rPr>
          <w:lang w:val="en-US"/>
        </w:rPr>
        <w:t xml:space="preserve"> </w:t>
      </w:r>
      <w:r>
        <w:rPr>
          <w:lang w:val="en-US"/>
        </w:rPr>
        <w:t xml:space="preserve">files loaded into the </w:t>
      </w:r>
      <w:r w:rsidR="00D90CD0" w:rsidRPr="00D90CD0">
        <w:rPr>
          <w:lang w:val="en-US"/>
        </w:rPr>
        <w:t xml:space="preserve">USR-DIR </w:t>
      </w:r>
      <w:r>
        <w:rPr>
          <w:lang w:val="en-US"/>
        </w:rPr>
        <w:t xml:space="preserve">directory with keyword </w:t>
      </w:r>
      <w:r w:rsidR="00D90CD0" w:rsidRPr="00D90CD0">
        <w:rPr>
          <w:lang w:val="en-US"/>
        </w:rPr>
        <w:t xml:space="preserve">%USER%. </w:t>
      </w:r>
      <w:r>
        <w:rPr>
          <w:lang w:val="en-US"/>
        </w:rPr>
        <w:t xml:space="preserve"> When the macros are loaded into or read from this directory, </w:t>
      </w:r>
      <w:r w:rsidR="00D90CD0" w:rsidRPr="00D90CD0">
        <w:rPr>
          <w:lang w:val="en-US"/>
        </w:rPr>
        <w:t>VIRTEL substitu</w:t>
      </w:r>
      <w:r>
        <w:rPr>
          <w:lang w:val="en-US"/>
        </w:rPr>
        <w:t>t</w:t>
      </w:r>
      <w:r w:rsidR="00D90CD0" w:rsidRPr="00D90CD0">
        <w:rPr>
          <w:lang w:val="en-US"/>
        </w:rPr>
        <w:t>e</w:t>
      </w:r>
      <w:r>
        <w:rPr>
          <w:lang w:val="en-US"/>
        </w:rPr>
        <w:t>s</w:t>
      </w:r>
      <w:r w:rsidR="00D90CD0" w:rsidRPr="00D90CD0">
        <w:rPr>
          <w:lang w:val="en-US"/>
        </w:rPr>
        <w:t xml:space="preserve"> </w:t>
      </w:r>
      <w:r>
        <w:rPr>
          <w:lang w:val="en-US"/>
        </w:rPr>
        <w:t xml:space="preserve">the keyword </w:t>
      </w:r>
      <w:r w:rsidR="00D90CD0" w:rsidRPr="00D90CD0">
        <w:rPr>
          <w:lang w:val="en-US"/>
        </w:rPr>
        <w:t xml:space="preserve">%USER% </w:t>
      </w:r>
      <w:r>
        <w:rPr>
          <w:lang w:val="en-US"/>
        </w:rPr>
        <w:t xml:space="preserve">by the </w:t>
      </w:r>
      <w:r w:rsidRPr="00D90CD0">
        <w:rPr>
          <w:lang w:val="en-US"/>
        </w:rPr>
        <w:t>userid</w:t>
      </w:r>
      <w:r w:rsidR="00D90CD0" w:rsidRPr="00D90CD0">
        <w:rPr>
          <w:lang w:val="en-US"/>
        </w:rPr>
        <w:t>.</w:t>
      </w:r>
    </w:p>
    <w:p w14:paraId="44F3808E" w14:textId="77777777" w:rsidR="00D90CD0" w:rsidRPr="00D90CD0" w:rsidRDefault="00D90CD0" w:rsidP="00D90CD0">
      <w:pPr>
        <w:spacing w:before="120"/>
        <w:rPr>
          <w:lang w:val="en-US"/>
        </w:rPr>
      </w:pPr>
      <w:r w:rsidRPr="00D90CD0">
        <w:rPr>
          <w:lang w:val="en-US"/>
        </w:rPr>
        <w:t xml:space="preserve">Global </w:t>
      </w:r>
      <w:r w:rsidR="00A1442E">
        <w:rPr>
          <w:lang w:val="en-US"/>
        </w:rPr>
        <w:t xml:space="preserve">macros accessible to all users are stored in the </w:t>
      </w:r>
      <w:r w:rsidRPr="00D90CD0">
        <w:rPr>
          <w:i/>
          <w:lang w:val="en-US"/>
        </w:rPr>
        <w:t>macros.json</w:t>
      </w:r>
      <w:r w:rsidRPr="00D90CD0">
        <w:rPr>
          <w:lang w:val="en-US"/>
        </w:rPr>
        <w:t xml:space="preserve"> </w:t>
      </w:r>
      <w:r w:rsidR="00A1442E">
        <w:rPr>
          <w:lang w:val="en-US"/>
        </w:rPr>
        <w:t xml:space="preserve">file loaded into the </w:t>
      </w:r>
      <w:r w:rsidRPr="00D90CD0">
        <w:rPr>
          <w:lang w:val="en-US"/>
        </w:rPr>
        <w:t>GLB-DIR</w:t>
      </w:r>
      <w:r w:rsidR="00A1442E">
        <w:rPr>
          <w:lang w:val="en-US"/>
        </w:rPr>
        <w:t xml:space="preserve"> directory</w:t>
      </w:r>
      <w:r w:rsidRPr="00D90CD0">
        <w:rPr>
          <w:lang w:val="en-US"/>
        </w:rPr>
        <w:t>.</w:t>
      </w:r>
    </w:p>
    <w:p w14:paraId="4C9799A2" w14:textId="77777777" w:rsidR="00D90CD0" w:rsidRPr="00D90CD0" w:rsidRDefault="00D90CD0" w:rsidP="00D90CD0">
      <w:pPr>
        <w:spacing w:before="120"/>
        <w:rPr>
          <w:lang w:val="en-US"/>
        </w:rPr>
      </w:pPr>
      <w:r w:rsidRPr="00D90CD0">
        <w:rPr>
          <w:lang w:val="en-US"/>
        </w:rPr>
        <w:t>Group</w:t>
      </w:r>
      <w:r w:rsidR="00A1442E">
        <w:rPr>
          <w:lang w:val="en-US"/>
        </w:rPr>
        <w:t xml:space="preserve"> macros are</w:t>
      </w:r>
      <w:r w:rsidRPr="00D90CD0">
        <w:rPr>
          <w:lang w:val="en-US"/>
        </w:rPr>
        <w:t xml:space="preserve"> d</w:t>
      </w:r>
      <w:r w:rsidR="00A1442E">
        <w:rPr>
          <w:lang w:val="en-US"/>
        </w:rPr>
        <w:t>e</w:t>
      </w:r>
      <w:r w:rsidRPr="00D90CD0">
        <w:rPr>
          <w:lang w:val="en-US"/>
        </w:rPr>
        <w:t>fine</w:t>
      </w:r>
      <w:r w:rsidR="00A1442E">
        <w:rPr>
          <w:lang w:val="en-US"/>
        </w:rPr>
        <w:t xml:space="preserve">d for a specific </w:t>
      </w:r>
      <w:r w:rsidRPr="00D90CD0">
        <w:rPr>
          <w:lang w:val="en-US"/>
        </w:rPr>
        <w:t>group</w:t>
      </w:r>
      <w:r w:rsidR="00A1442E">
        <w:rPr>
          <w:lang w:val="en-US"/>
        </w:rPr>
        <w:t xml:space="preserve"> name recognized by the security subsystem</w:t>
      </w:r>
      <w:r w:rsidRPr="00D90CD0">
        <w:rPr>
          <w:lang w:val="en-US"/>
        </w:rPr>
        <w:t xml:space="preserve"> (RACF, TOPS, ACF2). </w:t>
      </w:r>
      <w:r w:rsidR="00A1442E">
        <w:rPr>
          <w:lang w:val="en-US"/>
        </w:rPr>
        <w:t xml:space="preserve"> They are stored in a </w:t>
      </w:r>
      <w:r w:rsidRPr="00D90CD0">
        <w:rPr>
          <w:i/>
          <w:lang w:val="en-US"/>
        </w:rPr>
        <w:t>macros.json</w:t>
      </w:r>
      <w:r w:rsidRPr="00D90CD0">
        <w:rPr>
          <w:lang w:val="en-US"/>
        </w:rPr>
        <w:t xml:space="preserve"> </w:t>
      </w:r>
      <w:r w:rsidR="00A1442E">
        <w:rPr>
          <w:lang w:val="en-US"/>
        </w:rPr>
        <w:t xml:space="preserve">file loaded into the </w:t>
      </w:r>
      <w:r w:rsidRPr="00D90CD0">
        <w:rPr>
          <w:lang w:val="en-US"/>
        </w:rPr>
        <w:t xml:space="preserve">GRP-DIR </w:t>
      </w:r>
      <w:r w:rsidR="00A1442E">
        <w:rPr>
          <w:lang w:val="en-US"/>
        </w:rPr>
        <w:t xml:space="preserve">directory with keyword </w:t>
      </w:r>
      <w:r w:rsidRPr="00D90CD0">
        <w:rPr>
          <w:lang w:val="en-US"/>
        </w:rPr>
        <w:t>%GROUP%.</w:t>
      </w:r>
    </w:p>
    <w:p w14:paraId="6EEDB1B8" w14:textId="77777777" w:rsidR="00D90CD0" w:rsidRPr="00D90CD0" w:rsidRDefault="00A1442E" w:rsidP="00D90CD0">
      <w:pPr>
        <w:spacing w:before="120"/>
        <w:rPr>
          <w:lang w:val="en-US"/>
        </w:rPr>
      </w:pPr>
      <w:r>
        <w:rPr>
          <w:lang w:val="en-US"/>
        </w:rPr>
        <w:t>At e</w:t>
      </w:r>
      <w:r w:rsidR="00D90CD0" w:rsidRPr="00D90CD0">
        <w:rPr>
          <w:lang w:val="en-US"/>
        </w:rPr>
        <w:t>x</w:t>
      </w:r>
      <w:r>
        <w:rPr>
          <w:lang w:val="en-US"/>
        </w:rPr>
        <w:t>e</w:t>
      </w:r>
      <w:r w:rsidR="00D90CD0" w:rsidRPr="00D90CD0">
        <w:rPr>
          <w:lang w:val="en-US"/>
        </w:rPr>
        <w:t>cution</w:t>
      </w:r>
      <w:r>
        <w:rPr>
          <w:lang w:val="en-US"/>
        </w:rPr>
        <w:t xml:space="preserve"> time</w:t>
      </w:r>
      <w:r w:rsidR="00D90CD0" w:rsidRPr="00D90CD0">
        <w:rPr>
          <w:lang w:val="en-US"/>
        </w:rPr>
        <w:t>, VIRTEL subs</w:t>
      </w:r>
      <w:r>
        <w:rPr>
          <w:lang w:val="en-US"/>
        </w:rPr>
        <w:t>t</w:t>
      </w:r>
      <w:r w:rsidR="00D90CD0" w:rsidRPr="00D90CD0">
        <w:rPr>
          <w:lang w:val="en-US"/>
        </w:rPr>
        <w:t>itu</w:t>
      </w:r>
      <w:r>
        <w:rPr>
          <w:lang w:val="en-US"/>
        </w:rPr>
        <w:t>t</w:t>
      </w:r>
      <w:r w:rsidR="00D90CD0" w:rsidRPr="00D90CD0">
        <w:rPr>
          <w:lang w:val="en-US"/>
        </w:rPr>
        <w:t>e</w:t>
      </w:r>
      <w:r>
        <w:rPr>
          <w:lang w:val="en-US"/>
        </w:rPr>
        <w:t>s</w:t>
      </w:r>
      <w:r w:rsidR="00D90CD0" w:rsidRPr="00D90CD0">
        <w:rPr>
          <w:lang w:val="en-US"/>
        </w:rPr>
        <w:t xml:space="preserve"> </w:t>
      </w:r>
      <w:r>
        <w:rPr>
          <w:lang w:val="en-US"/>
        </w:rPr>
        <w:t>th</w:t>
      </w:r>
      <w:r w:rsidR="00D90CD0" w:rsidRPr="00D90CD0">
        <w:rPr>
          <w:lang w:val="en-US"/>
        </w:rPr>
        <w:t xml:space="preserve">e </w:t>
      </w:r>
      <w:r>
        <w:rPr>
          <w:lang w:val="en-US"/>
        </w:rPr>
        <w:t xml:space="preserve">keyword </w:t>
      </w:r>
      <w:r w:rsidR="00D90CD0" w:rsidRPr="00D90CD0">
        <w:rPr>
          <w:lang w:val="en-US"/>
        </w:rPr>
        <w:t xml:space="preserve">%GROUP% </w:t>
      </w:r>
      <w:r>
        <w:rPr>
          <w:lang w:val="en-US"/>
        </w:rPr>
        <w:t>by the name of the group supplied by the security subsystem</w:t>
      </w:r>
      <w:r w:rsidR="00D90CD0" w:rsidRPr="00D90CD0">
        <w:rPr>
          <w:lang w:val="en-US"/>
        </w:rPr>
        <w:t>.</w:t>
      </w:r>
    </w:p>
    <w:p w14:paraId="2FC7BFD4" w14:textId="77777777" w:rsidR="00D90CD0" w:rsidRPr="00D90CD0" w:rsidRDefault="00A1442E" w:rsidP="00D90CD0">
      <w:pPr>
        <w:spacing w:before="120"/>
        <w:rPr>
          <w:lang w:val="en-US"/>
        </w:rPr>
      </w:pPr>
      <w:r>
        <w:rPr>
          <w:lang w:val="en-US"/>
        </w:rPr>
        <w:t xml:space="preserve">A prerequisite for using group and user </w:t>
      </w:r>
      <w:r w:rsidR="00D90CD0" w:rsidRPr="00D90CD0">
        <w:rPr>
          <w:lang w:val="en-US"/>
        </w:rPr>
        <w:t>macros</w:t>
      </w:r>
      <w:r>
        <w:rPr>
          <w:lang w:val="en-US"/>
        </w:rPr>
        <w:t xml:space="preserve"> is that the user must</w:t>
      </w:r>
      <w:r w:rsidR="001D3826">
        <w:rPr>
          <w:lang w:val="en-US"/>
        </w:rPr>
        <w:t xml:space="preserve"> </w:t>
      </w:r>
      <w:r>
        <w:rPr>
          <w:lang w:val="en-US"/>
        </w:rPr>
        <w:t xml:space="preserve">sign on to VIRTEL with a userid and password, either by accessing </w:t>
      </w:r>
      <w:r w:rsidR="00D90CD0" w:rsidRPr="00D90CD0">
        <w:rPr>
          <w:lang w:val="en-US"/>
        </w:rPr>
        <w:t xml:space="preserve">VIRTEL </w:t>
      </w:r>
      <w:r>
        <w:rPr>
          <w:lang w:val="en-US"/>
        </w:rPr>
        <w:t xml:space="preserve">via a secure </w:t>
      </w:r>
      <w:r w:rsidR="00D90CD0" w:rsidRPr="00D90CD0">
        <w:rPr>
          <w:lang w:val="en-US"/>
        </w:rPr>
        <w:t>transaction (</w:t>
      </w:r>
      <w:r>
        <w:rPr>
          <w:lang w:val="en-US"/>
        </w:rPr>
        <w:t>one whose “</w:t>
      </w:r>
      <w:r w:rsidR="00D90CD0" w:rsidRPr="00D90CD0">
        <w:rPr>
          <w:lang w:val="en-US"/>
        </w:rPr>
        <w:t>S</w:t>
      </w:r>
      <w:r>
        <w:rPr>
          <w:lang w:val="en-US"/>
        </w:rPr>
        <w:t>e</w:t>
      </w:r>
      <w:r w:rsidR="00D90CD0" w:rsidRPr="00D90CD0">
        <w:rPr>
          <w:lang w:val="en-US"/>
        </w:rPr>
        <w:t>curit</w:t>
      </w:r>
      <w:r>
        <w:rPr>
          <w:lang w:val="en-US"/>
        </w:rPr>
        <w:t>y” field is non-zero</w:t>
      </w:r>
      <w:r w:rsidR="00D90CD0" w:rsidRPr="00D90CD0">
        <w:rPr>
          <w:lang w:val="en-US"/>
        </w:rPr>
        <w:t xml:space="preserve">), </w:t>
      </w:r>
      <w:r>
        <w:rPr>
          <w:lang w:val="en-US"/>
        </w:rPr>
        <w:t xml:space="preserve">or by executing a </w:t>
      </w:r>
      <w:r w:rsidR="00D90CD0" w:rsidRPr="00D90CD0">
        <w:rPr>
          <w:lang w:val="en-US"/>
        </w:rPr>
        <w:t>SIGNON$</w:t>
      </w:r>
      <w:r>
        <w:rPr>
          <w:lang w:val="en-US"/>
        </w:rPr>
        <w:t xml:space="preserve"> instruction contained in a </w:t>
      </w:r>
      <w:r w:rsidR="00D90CD0" w:rsidRPr="00D90CD0">
        <w:rPr>
          <w:lang w:val="en-US"/>
        </w:rPr>
        <w:t>sc</w:t>
      </w:r>
      <w:r>
        <w:rPr>
          <w:lang w:val="en-US"/>
        </w:rPr>
        <w:t>e</w:t>
      </w:r>
      <w:r w:rsidR="00D90CD0" w:rsidRPr="00D90CD0">
        <w:rPr>
          <w:lang w:val="en-US"/>
        </w:rPr>
        <w:t>nario.</w:t>
      </w:r>
    </w:p>
    <w:p w14:paraId="1D16F5B8" w14:textId="77777777" w:rsidR="00D90CD0" w:rsidRPr="00D90CD0" w:rsidRDefault="00D90CD0" w:rsidP="00D90CD0">
      <w:pPr>
        <w:pStyle w:val="Heading5"/>
        <w:keepLines/>
        <w:rPr>
          <w:lang w:val="en-US"/>
        </w:rPr>
      </w:pPr>
      <w:r w:rsidRPr="00D90CD0">
        <w:rPr>
          <w:lang w:val="en-US"/>
        </w:rPr>
        <w:t xml:space="preserve">Activation </w:t>
      </w:r>
      <w:r w:rsidR="001D3826">
        <w:rPr>
          <w:lang w:val="en-US"/>
        </w:rPr>
        <w:t xml:space="preserve">of the </w:t>
      </w:r>
      <w:r w:rsidRPr="00D90CD0">
        <w:rPr>
          <w:lang w:val="en-US"/>
        </w:rPr>
        <w:t>VirtelMacros</w:t>
      </w:r>
      <w:r w:rsidR="001D3826">
        <w:rPr>
          <w:lang w:val="en-US"/>
        </w:rPr>
        <w:t xml:space="preserve"> function</w:t>
      </w:r>
    </w:p>
    <w:p w14:paraId="14DD552F" w14:textId="77777777" w:rsidR="00D90CD0" w:rsidRPr="00D90CD0" w:rsidRDefault="001D3826" w:rsidP="00D90CD0">
      <w:pPr>
        <w:keepNext/>
        <w:keepLines/>
        <w:spacing w:before="120"/>
        <w:rPr>
          <w:lang w:val="en-US"/>
        </w:rPr>
      </w:pPr>
      <w:r>
        <w:rPr>
          <w:lang w:val="en-US"/>
        </w:rPr>
        <w:t xml:space="preserve">When VIRTEL is first installed, no </w:t>
      </w:r>
      <w:r w:rsidR="00D90CD0" w:rsidRPr="00D90CD0">
        <w:rPr>
          <w:i/>
          <w:lang w:val="en-US"/>
        </w:rPr>
        <w:t>macros.json</w:t>
      </w:r>
      <w:r w:rsidR="00D90CD0" w:rsidRPr="00D90CD0">
        <w:rPr>
          <w:lang w:val="en-US"/>
        </w:rPr>
        <w:t xml:space="preserve"> </w:t>
      </w:r>
      <w:r>
        <w:rPr>
          <w:lang w:val="en-US"/>
        </w:rPr>
        <w:t xml:space="preserve">files </w:t>
      </w:r>
      <w:r w:rsidR="00D90CD0" w:rsidRPr="00D90CD0">
        <w:rPr>
          <w:lang w:val="en-US"/>
        </w:rPr>
        <w:t>exist.</w:t>
      </w:r>
    </w:p>
    <w:p w14:paraId="0A19AE8A" w14:textId="77777777" w:rsidR="00D90CD0" w:rsidRPr="00D90CD0" w:rsidRDefault="00085616" w:rsidP="00D90CD0">
      <w:pPr>
        <w:pStyle w:val="ecran0"/>
        <w:rPr>
          <w:lang w:val="en-US"/>
        </w:rPr>
      </w:pPr>
      <w:r>
        <w:rPr>
          <w:lang w:val="en-US"/>
        </w:rPr>
        <w:t>To allow macros to be stored and loaded from the host site, t</w:t>
      </w:r>
      <w:r w:rsidR="001D3826">
        <w:rPr>
          <w:lang w:val="en-US"/>
        </w:rPr>
        <w:t xml:space="preserve">he </w:t>
      </w:r>
      <w:r w:rsidR="00D90CD0" w:rsidRPr="00D90CD0">
        <w:rPr>
          <w:lang w:val="en-US"/>
        </w:rPr>
        <w:t>admin</w:t>
      </w:r>
      <w:r w:rsidR="001D3826">
        <w:rPr>
          <w:lang w:val="en-US"/>
        </w:rPr>
        <w:t>i</w:t>
      </w:r>
      <w:r w:rsidR="00D90CD0" w:rsidRPr="00D90CD0">
        <w:rPr>
          <w:lang w:val="en-US"/>
        </w:rPr>
        <w:t>strat</w:t>
      </w:r>
      <w:r w:rsidR="001D3826">
        <w:rPr>
          <w:lang w:val="en-US"/>
        </w:rPr>
        <w:t>o</w:t>
      </w:r>
      <w:r w:rsidR="00D90CD0" w:rsidRPr="00D90CD0">
        <w:rPr>
          <w:lang w:val="en-US"/>
        </w:rPr>
        <w:t xml:space="preserve">r </w:t>
      </w:r>
      <w:r>
        <w:rPr>
          <w:lang w:val="en-US"/>
        </w:rPr>
        <w:t xml:space="preserve">activates the </w:t>
      </w:r>
      <w:r w:rsidR="00D90CD0" w:rsidRPr="00D90CD0">
        <w:rPr>
          <w:lang w:val="en-US"/>
        </w:rPr>
        <w:t>VirtelMacros</w:t>
      </w:r>
      <w:r>
        <w:rPr>
          <w:lang w:val="en-US"/>
        </w:rPr>
        <w:t xml:space="preserve"> function by adding the code shown below to the</w:t>
      </w:r>
      <w:r w:rsidR="00D90CD0" w:rsidRPr="00D90CD0">
        <w:rPr>
          <w:lang w:val="en-US"/>
        </w:rPr>
        <w:t xml:space="preserve"> </w:t>
      </w:r>
      <w:r w:rsidR="00D90CD0" w:rsidRPr="00D90CD0">
        <w:rPr>
          <w:i/>
          <w:lang w:val="en-US"/>
        </w:rPr>
        <w:t>custom.js</w:t>
      </w:r>
      <w:r w:rsidR="00D90CD0" w:rsidRPr="00D90CD0">
        <w:rPr>
          <w:lang w:val="en-US"/>
        </w:rPr>
        <w:t xml:space="preserve"> </w:t>
      </w:r>
      <w:r>
        <w:rPr>
          <w:lang w:val="en-US"/>
        </w:rPr>
        <w:t xml:space="preserve">file loaded into the </w:t>
      </w:r>
      <w:r w:rsidR="00D90CD0" w:rsidRPr="00D90CD0">
        <w:rPr>
          <w:lang w:val="en-US"/>
        </w:rPr>
        <w:t>CLI-DIR</w:t>
      </w:r>
      <w:r>
        <w:rPr>
          <w:lang w:val="en-US"/>
        </w:rPr>
        <w:t xml:space="preserve"> directory</w:t>
      </w:r>
      <w:r w:rsidR="00D90CD0" w:rsidRPr="00D90CD0">
        <w:rPr>
          <w:lang w:val="en-US"/>
        </w:rPr>
        <w:t xml:space="preserve"> (o</w:t>
      </w:r>
      <w:r>
        <w:rPr>
          <w:lang w:val="en-US"/>
        </w:rPr>
        <w:t>r</w:t>
      </w:r>
      <w:r w:rsidR="00D90CD0" w:rsidRPr="00D90CD0">
        <w:rPr>
          <w:lang w:val="en-US"/>
        </w:rPr>
        <w:t xml:space="preserve"> </w:t>
      </w:r>
      <w:r>
        <w:rPr>
          <w:lang w:val="en-US"/>
        </w:rPr>
        <w:t>another site-defined directory)</w:t>
      </w:r>
      <w:r w:rsidR="00D90CD0" w:rsidRPr="00D90CD0">
        <w:rPr>
          <w:lang w:val="en-US"/>
        </w:rPr>
        <w:t>:</w:t>
      </w:r>
    </w:p>
    <w:p w14:paraId="16499C08" w14:textId="77777777" w:rsidR="00D90CD0" w:rsidRPr="00D90CD0" w:rsidRDefault="00D90CD0" w:rsidP="00D90CD0">
      <w:pPr>
        <w:pStyle w:val="Listing"/>
        <w:rPr>
          <w:lang w:val="en-US"/>
        </w:rPr>
      </w:pPr>
      <w:r w:rsidRPr="00D90CD0">
        <w:rPr>
          <w:lang w:val="en-US"/>
        </w:rPr>
        <w:t>w2hparm.useVirtelMacros = true;</w:t>
      </w:r>
    </w:p>
    <w:p w14:paraId="20F3A5B7" w14:textId="77777777" w:rsidR="00D90CD0" w:rsidRPr="00D90CD0" w:rsidRDefault="00D90CD0" w:rsidP="00D90CD0">
      <w:pPr>
        <w:pStyle w:val="Caption"/>
        <w:keepNext/>
        <w:keepLines/>
        <w:rPr>
          <w:lang w:val="en-US"/>
        </w:rPr>
      </w:pPr>
      <w:bookmarkStart w:id="390" w:name="_Toc373485056"/>
      <w:r w:rsidRPr="00D90CD0">
        <w:rPr>
          <w:lang w:val="en-US"/>
        </w:rPr>
        <w:t xml:space="preserve">Figure </w:t>
      </w:r>
      <w:r w:rsidRPr="00D90CD0">
        <w:rPr>
          <w:lang w:val="en-US"/>
        </w:rPr>
        <w:fldChar w:fldCharType="begin"/>
      </w:r>
      <w:r w:rsidRPr="00D90CD0">
        <w:rPr>
          <w:lang w:val="en-US"/>
        </w:rPr>
        <w:instrText xml:space="preserve"> STYLEREF 1 \s </w:instrText>
      </w:r>
      <w:r w:rsidRPr="00D90CD0">
        <w:rPr>
          <w:lang w:val="en-US"/>
        </w:rPr>
        <w:fldChar w:fldCharType="separate"/>
      </w:r>
      <w:r w:rsidR="00A87DE6">
        <w:rPr>
          <w:noProof/>
          <w:lang w:val="en-US"/>
        </w:rPr>
        <w:t>1</w:t>
      </w:r>
      <w:r w:rsidRPr="00D90CD0">
        <w:rPr>
          <w:lang w:val="en-US"/>
        </w:rPr>
        <w:fldChar w:fldCharType="end"/>
      </w:r>
      <w:r w:rsidRPr="00D90CD0">
        <w:rPr>
          <w:lang w:val="en-US"/>
        </w:rPr>
        <w:noBreakHyphen/>
      </w:r>
      <w:r w:rsidRPr="00D90CD0">
        <w:rPr>
          <w:lang w:val="en-US"/>
        </w:rPr>
        <w:fldChar w:fldCharType="begin"/>
      </w:r>
      <w:r w:rsidRPr="00D90CD0">
        <w:rPr>
          <w:lang w:val="en-US"/>
        </w:rPr>
        <w:instrText xml:space="preserve"> SEQ Figure \* ARABIC \s 1 </w:instrText>
      </w:r>
      <w:r w:rsidRPr="00D90CD0">
        <w:rPr>
          <w:lang w:val="en-US"/>
        </w:rPr>
        <w:fldChar w:fldCharType="separate"/>
      </w:r>
      <w:r w:rsidR="00A87DE6">
        <w:rPr>
          <w:noProof/>
          <w:lang w:val="en-US"/>
        </w:rPr>
        <w:t>88</w:t>
      </w:r>
      <w:r w:rsidRPr="00D90CD0">
        <w:rPr>
          <w:lang w:val="en-US"/>
        </w:rPr>
        <w:fldChar w:fldCharType="end"/>
      </w:r>
      <w:r w:rsidRPr="00D90CD0">
        <w:rPr>
          <w:lang w:val="en-US"/>
        </w:rPr>
        <w:t xml:space="preserve"> custom.js </w:t>
      </w:r>
      <w:r w:rsidR="00085616">
        <w:rPr>
          <w:lang w:val="en-US"/>
        </w:rPr>
        <w:t xml:space="preserve">to </w:t>
      </w:r>
      <w:r w:rsidRPr="00D90CD0">
        <w:rPr>
          <w:lang w:val="en-US"/>
        </w:rPr>
        <w:t>activat</w:t>
      </w:r>
      <w:r w:rsidR="00085616">
        <w:rPr>
          <w:lang w:val="en-US"/>
        </w:rPr>
        <w:t>e</w:t>
      </w:r>
      <w:r w:rsidRPr="00D90CD0">
        <w:rPr>
          <w:lang w:val="en-US"/>
        </w:rPr>
        <w:t xml:space="preserve"> </w:t>
      </w:r>
      <w:r w:rsidR="00085616">
        <w:rPr>
          <w:lang w:val="en-US"/>
        </w:rPr>
        <w:t xml:space="preserve">the </w:t>
      </w:r>
      <w:r w:rsidRPr="00D90CD0">
        <w:rPr>
          <w:lang w:val="en-US"/>
        </w:rPr>
        <w:t>VirtelMacros</w:t>
      </w:r>
      <w:r w:rsidR="00085616">
        <w:rPr>
          <w:lang w:val="en-US"/>
        </w:rPr>
        <w:t xml:space="preserve"> function</w:t>
      </w:r>
      <w:bookmarkEnd w:id="390"/>
    </w:p>
    <w:p w14:paraId="3E2929E8" w14:textId="77777777" w:rsidR="00D90CD0" w:rsidRPr="00D90CD0" w:rsidRDefault="00085616" w:rsidP="00D90CD0">
      <w:pPr>
        <w:spacing w:before="120"/>
        <w:rPr>
          <w:lang w:val="en-US"/>
        </w:rPr>
      </w:pPr>
      <w:r>
        <w:rPr>
          <w:lang w:val="en-US"/>
        </w:rPr>
        <w:t xml:space="preserve">The </w:t>
      </w:r>
      <w:r w:rsidR="00D90CD0" w:rsidRPr="00085616">
        <w:rPr>
          <w:i/>
          <w:lang w:val="en-US"/>
        </w:rPr>
        <w:t>custom.js</w:t>
      </w:r>
      <w:r w:rsidR="00D90CD0" w:rsidRPr="00D90CD0">
        <w:rPr>
          <w:lang w:val="en-US"/>
        </w:rPr>
        <w:t xml:space="preserve"> </w:t>
      </w:r>
      <w:r>
        <w:rPr>
          <w:lang w:val="en-US"/>
        </w:rPr>
        <w:t xml:space="preserve">file must be activated as described in “Site customization of Javascript functions” on page </w:t>
      </w:r>
      <w:r>
        <w:rPr>
          <w:lang w:val="en-US"/>
        </w:rPr>
        <w:fldChar w:fldCharType="begin"/>
      </w:r>
      <w:r>
        <w:rPr>
          <w:lang w:val="en-US"/>
        </w:rPr>
        <w:instrText xml:space="preserve"> PAGEREF _Ref353361556 \h </w:instrText>
      </w:r>
      <w:r>
        <w:rPr>
          <w:lang w:val="en-US"/>
        </w:rPr>
      </w:r>
      <w:r>
        <w:rPr>
          <w:lang w:val="en-US"/>
        </w:rPr>
        <w:fldChar w:fldCharType="separate"/>
      </w:r>
      <w:r w:rsidR="00A87DE6">
        <w:rPr>
          <w:noProof/>
          <w:lang w:val="en-US"/>
        </w:rPr>
        <w:t>140</w:t>
      </w:r>
      <w:r>
        <w:rPr>
          <w:lang w:val="en-US"/>
        </w:rPr>
        <w:fldChar w:fldCharType="end"/>
      </w:r>
      <w:r>
        <w:rPr>
          <w:lang w:val="en-US"/>
        </w:rPr>
        <w:t>.</w:t>
      </w:r>
    </w:p>
    <w:p w14:paraId="4C398D9C" w14:textId="77777777" w:rsidR="00D90CD0" w:rsidRPr="00D90CD0" w:rsidRDefault="00F334E7" w:rsidP="00D90CD0">
      <w:pPr>
        <w:spacing w:before="120"/>
        <w:rPr>
          <w:lang w:val="en-US"/>
        </w:rPr>
      </w:pPr>
      <w:r>
        <w:rPr>
          <w:lang w:val="en-US"/>
        </w:rPr>
        <w:t xml:space="preserve">Once this has been done, each </w:t>
      </w:r>
      <w:r w:rsidRPr="00D90CD0">
        <w:rPr>
          <w:lang w:val="en-US"/>
        </w:rPr>
        <w:t xml:space="preserve">VIRTEL </w:t>
      </w:r>
      <w:r w:rsidR="00D90CD0" w:rsidRPr="00D90CD0">
        <w:rPr>
          <w:lang w:val="en-US"/>
        </w:rPr>
        <w:t xml:space="preserve">Web Access </w:t>
      </w:r>
      <w:r>
        <w:rPr>
          <w:lang w:val="en-US"/>
        </w:rPr>
        <w:t xml:space="preserve">user has access to one or more </w:t>
      </w:r>
      <w:r w:rsidR="00D90CD0" w:rsidRPr="00D90CD0">
        <w:rPr>
          <w:i/>
          <w:lang w:val="en-US"/>
        </w:rPr>
        <w:t>macros.json</w:t>
      </w:r>
      <w:r>
        <w:rPr>
          <w:lang w:val="en-US"/>
        </w:rPr>
        <w:t xml:space="preserve"> files</w:t>
      </w:r>
      <w:r w:rsidR="00D90CD0" w:rsidRPr="00D90CD0">
        <w:rPr>
          <w:lang w:val="en-US"/>
        </w:rPr>
        <w:t>.</w:t>
      </w:r>
    </w:p>
    <w:p w14:paraId="56FA7BD4" w14:textId="77777777" w:rsidR="00D90CD0" w:rsidRPr="00D90CD0" w:rsidRDefault="00F334E7" w:rsidP="00D90CD0">
      <w:pPr>
        <w:spacing w:before="120"/>
        <w:rPr>
          <w:lang w:val="en-US"/>
        </w:rPr>
      </w:pPr>
      <w:r>
        <w:rPr>
          <w:lang w:val="en-US"/>
        </w:rPr>
        <w:t xml:space="preserve">If no file </w:t>
      </w:r>
      <w:r w:rsidR="00D90CD0" w:rsidRPr="00D90CD0">
        <w:rPr>
          <w:lang w:val="en-US"/>
        </w:rPr>
        <w:t>exist</w:t>
      </w:r>
      <w:r>
        <w:rPr>
          <w:lang w:val="en-US"/>
        </w:rPr>
        <w:t>s</w:t>
      </w:r>
      <w:r w:rsidR="00D90CD0" w:rsidRPr="00D90CD0">
        <w:rPr>
          <w:lang w:val="en-US"/>
        </w:rPr>
        <w:t xml:space="preserve">, </w:t>
      </w:r>
      <w:r>
        <w:rPr>
          <w:lang w:val="en-US"/>
        </w:rPr>
        <w:t xml:space="preserve">a </w:t>
      </w:r>
      <w:r w:rsidR="00D90CD0" w:rsidRPr="00D90CD0">
        <w:rPr>
          <w:lang w:val="en-US"/>
        </w:rPr>
        <w:t xml:space="preserve">404 </w:t>
      </w:r>
      <w:r>
        <w:rPr>
          <w:lang w:val="en-US"/>
        </w:rPr>
        <w:t>error is produced</w:t>
      </w:r>
      <w:r w:rsidR="00D90CD0" w:rsidRPr="00D90CD0">
        <w:rPr>
          <w:lang w:val="en-US"/>
        </w:rPr>
        <w:t xml:space="preserve">, </w:t>
      </w:r>
      <w:r>
        <w:rPr>
          <w:lang w:val="en-US"/>
        </w:rPr>
        <w:t>and no macros are listed in the macro window</w:t>
      </w:r>
      <w:r w:rsidR="00D90CD0" w:rsidRPr="00D90CD0">
        <w:rPr>
          <w:lang w:val="en-US"/>
        </w:rPr>
        <w:t>.</w:t>
      </w:r>
    </w:p>
    <w:p w14:paraId="626D4BE8" w14:textId="77777777" w:rsidR="00D90CD0" w:rsidRPr="00D90CD0" w:rsidRDefault="001A0914" w:rsidP="00D90CD0">
      <w:pPr>
        <w:pStyle w:val="Heading5"/>
        <w:keepLines/>
        <w:rPr>
          <w:lang w:val="en-US"/>
        </w:rPr>
      </w:pPr>
      <w:r>
        <w:rPr>
          <w:lang w:val="en-US"/>
        </w:rPr>
        <w:t>Cre</w:t>
      </w:r>
      <w:r w:rsidR="00D90CD0" w:rsidRPr="00D90CD0">
        <w:rPr>
          <w:lang w:val="en-US"/>
        </w:rPr>
        <w:t xml:space="preserve">ation </w:t>
      </w:r>
      <w:r>
        <w:rPr>
          <w:lang w:val="en-US"/>
        </w:rPr>
        <w:t>of user macros</w:t>
      </w:r>
    </w:p>
    <w:p w14:paraId="1605DF99" w14:textId="77777777" w:rsidR="00D90CD0" w:rsidRPr="00D90CD0" w:rsidRDefault="001A0914" w:rsidP="00D90CD0">
      <w:pPr>
        <w:spacing w:before="120"/>
        <w:rPr>
          <w:lang w:val="en-US"/>
        </w:rPr>
      </w:pPr>
      <w:r>
        <w:rPr>
          <w:lang w:val="en-US"/>
        </w:rPr>
        <w:t xml:space="preserve">Each user can create his or her own </w:t>
      </w:r>
      <w:r w:rsidR="00D90CD0" w:rsidRPr="00D90CD0">
        <w:rPr>
          <w:i/>
          <w:lang w:val="en-US"/>
        </w:rPr>
        <w:t>macros.json</w:t>
      </w:r>
      <w:r w:rsidR="00D90CD0" w:rsidRPr="00D90CD0">
        <w:rPr>
          <w:lang w:val="en-US"/>
        </w:rPr>
        <w:t xml:space="preserve"> </w:t>
      </w:r>
      <w:r>
        <w:rPr>
          <w:lang w:val="en-US"/>
        </w:rPr>
        <w:t xml:space="preserve">file once the user has signed on to </w:t>
      </w:r>
      <w:r w:rsidR="00D90CD0" w:rsidRPr="00D90CD0">
        <w:rPr>
          <w:lang w:val="en-US"/>
        </w:rPr>
        <w:t>VIRTEL.</w:t>
      </w:r>
    </w:p>
    <w:p w14:paraId="7A5F9BAA" w14:textId="77777777" w:rsidR="00D90CD0" w:rsidRPr="00D90CD0" w:rsidRDefault="001A0914" w:rsidP="00D90CD0">
      <w:pPr>
        <w:spacing w:before="120"/>
        <w:rPr>
          <w:lang w:val="en-US"/>
        </w:rPr>
      </w:pPr>
      <w:r>
        <w:rPr>
          <w:lang w:val="en-US"/>
        </w:rPr>
        <w:t>To create the file, the user only has to sign on to VIRTEL Web Access and record a new macro</w:t>
      </w:r>
      <w:r w:rsidR="00D90CD0" w:rsidRPr="00D90CD0">
        <w:rPr>
          <w:lang w:val="en-US"/>
        </w:rPr>
        <w:t xml:space="preserve">. </w:t>
      </w:r>
      <w:r>
        <w:rPr>
          <w:lang w:val="en-US"/>
        </w:rPr>
        <w:t xml:space="preserve"> When the macro is saved with a user-specified name</w:t>
      </w:r>
      <w:r w:rsidR="00D90CD0" w:rsidRPr="00D90CD0">
        <w:rPr>
          <w:lang w:val="en-US"/>
        </w:rPr>
        <w:t xml:space="preserve">, </w:t>
      </w:r>
      <w:r>
        <w:rPr>
          <w:lang w:val="en-US"/>
        </w:rPr>
        <w:t xml:space="preserve">the </w:t>
      </w:r>
      <w:r w:rsidR="00D90CD0" w:rsidRPr="00D90CD0">
        <w:rPr>
          <w:i/>
          <w:lang w:val="en-US"/>
        </w:rPr>
        <w:t>macros.json</w:t>
      </w:r>
      <w:r w:rsidR="00D90CD0" w:rsidRPr="00D90CD0">
        <w:rPr>
          <w:lang w:val="en-US"/>
        </w:rPr>
        <w:t xml:space="preserve"> </w:t>
      </w:r>
      <w:r>
        <w:rPr>
          <w:lang w:val="en-US"/>
        </w:rPr>
        <w:t xml:space="preserve">file is </w:t>
      </w:r>
      <w:r w:rsidR="00D90CD0" w:rsidRPr="00D90CD0">
        <w:rPr>
          <w:lang w:val="en-US"/>
        </w:rPr>
        <w:t>automati</w:t>
      </w:r>
      <w:r>
        <w:rPr>
          <w:lang w:val="en-US"/>
        </w:rPr>
        <w:t xml:space="preserve">cally uploaded into </w:t>
      </w:r>
      <w:r w:rsidR="00D90CD0" w:rsidRPr="00D90CD0">
        <w:rPr>
          <w:lang w:val="en-US"/>
        </w:rPr>
        <w:t>VIRTEL</w:t>
      </w:r>
      <w:r>
        <w:rPr>
          <w:lang w:val="en-US"/>
        </w:rPr>
        <w:t>’s USR-DIR directory</w:t>
      </w:r>
      <w:r w:rsidR="00D90CD0" w:rsidRPr="00D90CD0">
        <w:rPr>
          <w:lang w:val="en-US"/>
        </w:rPr>
        <w:t>.</w:t>
      </w:r>
    </w:p>
    <w:p w14:paraId="40E3B39B" w14:textId="77777777" w:rsidR="00D90CD0" w:rsidRPr="00D90CD0" w:rsidRDefault="00D235CC" w:rsidP="00D90CD0">
      <w:pPr>
        <w:pStyle w:val="ecran0"/>
        <w:rPr>
          <w:lang w:val="en-US"/>
        </w:rPr>
      </w:pPr>
      <w:r>
        <w:rPr>
          <w:lang w:val="en-US"/>
        </w:rPr>
        <w:t xml:space="preserve">For subsequent </w:t>
      </w:r>
      <w:r w:rsidR="00D90CD0" w:rsidRPr="00D90CD0">
        <w:rPr>
          <w:lang w:val="en-US"/>
        </w:rPr>
        <w:t>Web Access</w:t>
      </w:r>
      <w:r>
        <w:rPr>
          <w:lang w:val="en-US"/>
        </w:rPr>
        <w:t xml:space="preserve"> sessions</w:t>
      </w:r>
      <w:r w:rsidR="00D90CD0" w:rsidRPr="00D90CD0">
        <w:rPr>
          <w:lang w:val="en-US"/>
        </w:rPr>
        <w:t xml:space="preserve">, </w:t>
      </w:r>
      <w:r>
        <w:rPr>
          <w:lang w:val="en-US"/>
        </w:rPr>
        <w:t xml:space="preserve">the </w:t>
      </w:r>
      <w:r w:rsidR="00D90CD0" w:rsidRPr="00D90CD0">
        <w:rPr>
          <w:i/>
          <w:lang w:val="en-US"/>
        </w:rPr>
        <w:t>macros.json</w:t>
      </w:r>
      <w:r w:rsidR="00D90CD0" w:rsidRPr="00D90CD0">
        <w:rPr>
          <w:lang w:val="en-US"/>
        </w:rPr>
        <w:t xml:space="preserve"> </w:t>
      </w:r>
      <w:r>
        <w:rPr>
          <w:lang w:val="en-US"/>
        </w:rPr>
        <w:t xml:space="preserve">file is </w:t>
      </w:r>
      <w:r w:rsidR="00D90CD0" w:rsidRPr="00D90CD0">
        <w:rPr>
          <w:lang w:val="en-US"/>
        </w:rPr>
        <w:t>automati</w:t>
      </w:r>
      <w:r>
        <w:rPr>
          <w:lang w:val="en-US"/>
        </w:rPr>
        <w:t xml:space="preserve">cally loaded and the user’s </w:t>
      </w:r>
      <w:r w:rsidR="00D90CD0" w:rsidRPr="00D90CD0">
        <w:rPr>
          <w:lang w:val="en-US"/>
        </w:rPr>
        <w:t xml:space="preserve">macros </w:t>
      </w:r>
      <w:r>
        <w:rPr>
          <w:lang w:val="en-US"/>
        </w:rPr>
        <w:t>are displayed in the macro window</w:t>
      </w:r>
      <w:r w:rsidR="00D90CD0" w:rsidRPr="00D90CD0">
        <w:rPr>
          <w:lang w:val="en-US"/>
        </w:rPr>
        <w:t xml:space="preserve"> (</w:t>
      </w:r>
      <w:r>
        <w:rPr>
          <w:lang w:val="en-US"/>
        </w:rPr>
        <w:t>with a</w:t>
      </w:r>
      <w:r w:rsidR="00D90CD0" w:rsidRPr="00D90CD0">
        <w:rPr>
          <w:lang w:val="en-US"/>
        </w:rPr>
        <w:t xml:space="preserve">n X </w:t>
      </w:r>
      <w:r>
        <w:rPr>
          <w:lang w:val="en-US"/>
        </w:rPr>
        <w:t xml:space="preserve">allowing the </w:t>
      </w:r>
      <w:r w:rsidR="00D90CD0" w:rsidRPr="00D90CD0">
        <w:rPr>
          <w:lang w:val="en-US"/>
        </w:rPr>
        <w:t>macro</w:t>
      </w:r>
      <w:r>
        <w:rPr>
          <w:lang w:val="en-US"/>
        </w:rPr>
        <w:t xml:space="preserve"> to be deleted</w:t>
      </w:r>
      <w:r w:rsidR="00D90CD0" w:rsidRPr="00D90CD0">
        <w:rPr>
          <w:lang w:val="en-US"/>
        </w:rPr>
        <w:t>):</w:t>
      </w:r>
    </w:p>
    <w:p w14:paraId="7A6E1C0B" w14:textId="11453228" w:rsidR="00D90CD0" w:rsidRPr="00D90CD0" w:rsidRDefault="000D520E" w:rsidP="00D90CD0">
      <w:pPr>
        <w:keepNext/>
        <w:keepLines/>
        <w:spacing w:before="120"/>
        <w:rPr>
          <w:noProof/>
          <w:lang w:val="en-US"/>
        </w:rPr>
      </w:pPr>
      <w:r w:rsidRPr="00D90CD0">
        <w:rPr>
          <w:noProof/>
          <w:lang w:val="en-GB" w:eastAsia="zh-CN" w:bidi="he-IL"/>
        </w:rPr>
        <w:drawing>
          <wp:inline distT="0" distB="0" distL="0" distR="0" wp14:anchorId="25063B55" wp14:editId="303C3836">
            <wp:extent cx="1943100" cy="3448050"/>
            <wp:effectExtent l="0" t="0" r="0" b="0"/>
            <wp:docPr id="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43100" cy="3448050"/>
                    </a:xfrm>
                    <a:prstGeom prst="rect">
                      <a:avLst/>
                    </a:prstGeom>
                    <a:noFill/>
                    <a:ln>
                      <a:noFill/>
                    </a:ln>
                  </pic:spPr>
                </pic:pic>
              </a:graphicData>
            </a:graphic>
          </wp:inline>
        </w:drawing>
      </w:r>
    </w:p>
    <w:p w14:paraId="6D36D0EC" w14:textId="77777777" w:rsidR="00D90CD0" w:rsidRPr="00D90CD0" w:rsidRDefault="00D90CD0" w:rsidP="00D235CC">
      <w:pPr>
        <w:pStyle w:val="Caption"/>
        <w:rPr>
          <w:lang w:val="en-US"/>
        </w:rPr>
      </w:pPr>
      <w:bookmarkStart w:id="391" w:name="_Toc360105139"/>
      <w:bookmarkStart w:id="392" w:name="_Toc373485057"/>
      <w:r w:rsidRPr="00D90CD0">
        <w:rPr>
          <w:lang w:val="en-US"/>
        </w:rPr>
        <w:t xml:space="preserve">Figure </w:t>
      </w:r>
      <w:r w:rsidRPr="00D90CD0">
        <w:rPr>
          <w:lang w:val="en-US"/>
        </w:rPr>
        <w:fldChar w:fldCharType="begin"/>
      </w:r>
      <w:r w:rsidRPr="00D90CD0">
        <w:rPr>
          <w:lang w:val="en-US"/>
        </w:rPr>
        <w:instrText xml:space="preserve"> STYLEREF 1 \s </w:instrText>
      </w:r>
      <w:r w:rsidRPr="00D90CD0">
        <w:rPr>
          <w:lang w:val="en-US"/>
        </w:rPr>
        <w:fldChar w:fldCharType="separate"/>
      </w:r>
      <w:r w:rsidR="00A87DE6">
        <w:rPr>
          <w:noProof/>
          <w:lang w:val="en-US"/>
        </w:rPr>
        <w:t>1</w:t>
      </w:r>
      <w:r w:rsidRPr="00D90CD0">
        <w:rPr>
          <w:lang w:val="en-US"/>
        </w:rPr>
        <w:fldChar w:fldCharType="end"/>
      </w:r>
      <w:r w:rsidRPr="00D90CD0">
        <w:rPr>
          <w:lang w:val="en-US"/>
        </w:rPr>
        <w:noBreakHyphen/>
      </w:r>
      <w:r w:rsidRPr="00D90CD0">
        <w:rPr>
          <w:lang w:val="en-US"/>
        </w:rPr>
        <w:fldChar w:fldCharType="begin"/>
      </w:r>
      <w:r w:rsidRPr="00D90CD0">
        <w:rPr>
          <w:lang w:val="en-US"/>
        </w:rPr>
        <w:instrText xml:space="preserve"> SEQ Figure \* ARABIC \s 1 </w:instrText>
      </w:r>
      <w:r w:rsidRPr="00D90CD0">
        <w:rPr>
          <w:lang w:val="en-US"/>
        </w:rPr>
        <w:fldChar w:fldCharType="separate"/>
      </w:r>
      <w:r w:rsidR="00A87DE6">
        <w:rPr>
          <w:noProof/>
          <w:lang w:val="en-US"/>
        </w:rPr>
        <w:t>89</w:t>
      </w:r>
      <w:r w:rsidRPr="00D90CD0">
        <w:rPr>
          <w:lang w:val="en-US"/>
        </w:rPr>
        <w:fldChar w:fldCharType="end"/>
      </w:r>
      <w:r w:rsidRPr="00D90CD0">
        <w:rPr>
          <w:lang w:val="en-US"/>
        </w:rPr>
        <w:t xml:space="preserve"> </w:t>
      </w:r>
      <w:r w:rsidR="00D235CC">
        <w:rPr>
          <w:lang w:val="en-US"/>
        </w:rPr>
        <w:t xml:space="preserve">Display </w:t>
      </w:r>
      <w:r w:rsidRPr="00D90CD0">
        <w:rPr>
          <w:lang w:val="en-US"/>
        </w:rPr>
        <w:t xml:space="preserve">macros </w:t>
      </w:r>
      <w:r w:rsidR="00D235CC">
        <w:rPr>
          <w:lang w:val="en-US"/>
        </w:rPr>
        <w:t xml:space="preserve">for </w:t>
      </w:r>
      <w:r w:rsidRPr="00D90CD0">
        <w:rPr>
          <w:lang w:val="en-US"/>
        </w:rPr>
        <w:t>VirtelMacros</w:t>
      </w:r>
      <w:bookmarkEnd w:id="391"/>
      <w:r w:rsidR="00D235CC">
        <w:rPr>
          <w:lang w:val="en-US"/>
        </w:rPr>
        <w:t xml:space="preserve"> function</w:t>
      </w:r>
      <w:bookmarkEnd w:id="392"/>
    </w:p>
    <w:p w14:paraId="6AF9E28C" w14:textId="77777777" w:rsidR="00D90CD0" w:rsidRPr="00D90CD0" w:rsidRDefault="00B65997" w:rsidP="00D90CD0">
      <w:pPr>
        <w:pStyle w:val="Heading5"/>
        <w:keepLines/>
        <w:rPr>
          <w:lang w:val="en-US"/>
        </w:rPr>
      </w:pPr>
      <w:r>
        <w:rPr>
          <w:lang w:val="en-US"/>
        </w:rPr>
        <w:t>Cre</w:t>
      </w:r>
      <w:r w:rsidR="00D90CD0" w:rsidRPr="00D90CD0">
        <w:rPr>
          <w:lang w:val="en-US"/>
        </w:rPr>
        <w:t xml:space="preserve">ation </w:t>
      </w:r>
      <w:r>
        <w:rPr>
          <w:lang w:val="en-US"/>
        </w:rPr>
        <w:t>of global and group macros</w:t>
      </w:r>
    </w:p>
    <w:p w14:paraId="0F74F598" w14:textId="77777777" w:rsidR="00D90CD0" w:rsidRPr="00D90CD0" w:rsidRDefault="00B65997" w:rsidP="00D90CD0">
      <w:pPr>
        <w:spacing w:before="120"/>
        <w:rPr>
          <w:lang w:val="en-US"/>
        </w:rPr>
      </w:pPr>
      <w:r>
        <w:rPr>
          <w:lang w:val="en-US"/>
        </w:rPr>
        <w:t>Only the a</w:t>
      </w:r>
      <w:r w:rsidR="00D90CD0" w:rsidRPr="00D90CD0">
        <w:rPr>
          <w:lang w:val="en-US"/>
        </w:rPr>
        <w:t>dmin</w:t>
      </w:r>
      <w:r>
        <w:rPr>
          <w:lang w:val="en-US"/>
        </w:rPr>
        <w:t>i</w:t>
      </w:r>
      <w:r w:rsidR="00D90CD0" w:rsidRPr="00D90CD0">
        <w:rPr>
          <w:lang w:val="en-US"/>
        </w:rPr>
        <w:t>strat</w:t>
      </w:r>
      <w:r>
        <w:rPr>
          <w:lang w:val="en-US"/>
        </w:rPr>
        <w:t>o</w:t>
      </w:r>
      <w:r w:rsidR="00D90CD0" w:rsidRPr="00D90CD0">
        <w:rPr>
          <w:lang w:val="en-US"/>
        </w:rPr>
        <w:t xml:space="preserve">r </w:t>
      </w:r>
      <w:r>
        <w:rPr>
          <w:lang w:val="en-US"/>
        </w:rPr>
        <w:t xml:space="preserve">can upload </w:t>
      </w:r>
      <w:r w:rsidR="00D90CD0" w:rsidRPr="00D90CD0">
        <w:rPr>
          <w:i/>
          <w:lang w:val="en-US"/>
        </w:rPr>
        <w:t>macros.json</w:t>
      </w:r>
      <w:r w:rsidR="00D90CD0" w:rsidRPr="00D90CD0">
        <w:rPr>
          <w:lang w:val="en-US"/>
        </w:rPr>
        <w:t xml:space="preserve"> </w:t>
      </w:r>
      <w:r>
        <w:rPr>
          <w:lang w:val="en-US"/>
        </w:rPr>
        <w:t xml:space="preserve">files into the </w:t>
      </w:r>
      <w:r w:rsidR="00D90CD0" w:rsidRPr="00D90CD0">
        <w:rPr>
          <w:lang w:val="en-US"/>
        </w:rPr>
        <w:t xml:space="preserve">global (GLB-DIR) </w:t>
      </w:r>
      <w:r>
        <w:rPr>
          <w:lang w:val="en-US"/>
        </w:rPr>
        <w:t>and group</w:t>
      </w:r>
      <w:r w:rsidR="00D90CD0" w:rsidRPr="00D90CD0">
        <w:rPr>
          <w:lang w:val="en-US"/>
        </w:rPr>
        <w:t xml:space="preserve"> (GRP-DIR)</w:t>
      </w:r>
      <w:r>
        <w:rPr>
          <w:lang w:val="en-US"/>
        </w:rPr>
        <w:t xml:space="preserve"> directories</w:t>
      </w:r>
      <w:r w:rsidR="00D90CD0" w:rsidRPr="00D90CD0">
        <w:rPr>
          <w:lang w:val="en-US"/>
        </w:rPr>
        <w:t>.</w:t>
      </w:r>
    </w:p>
    <w:p w14:paraId="14FE8EE1" w14:textId="77777777" w:rsidR="00D90CD0" w:rsidRPr="00D90CD0" w:rsidRDefault="00B65997" w:rsidP="00D90CD0">
      <w:pPr>
        <w:spacing w:before="120"/>
        <w:rPr>
          <w:lang w:val="en-US"/>
        </w:rPr>
      </w:pPr>
      <w:r>
        <w:rPr>
          <w:lang w:val="en-US"/>
        </w:rPr>
        <w:t>Uploads to the user and group directories are performed by means of a command-line script from the Windows prompt.</w:t>
      </w:r>
    </w:p>
    <w:p w14:paraId="04BC0C3C" w14:textId="77777777" w:rsidR="00D90CD0" w:rsidRPr="00D90CD0" w:rsidRDefault="00B65997" w:rsidP="00D90CD0">
      <w:pPr>
        <w:spacing w:before="120"/>
        <w:rPr>
          <w:lang w:val="en-US"/>
        </w:rPr>
      </w:pPr>
      <w:r>
        <w:rPr>
          <w:lang w:val="en-US"/>
        </w:rPr>
        <w:t>To define a new global or</w:t>
      </w:r>
      <w:r w:rsidRPr="00D90CD0">
        <w:rPr>
          <w:lang w:val="en-US"/>
        </w:rPr>
        <w:t xml:space="preserve"> group</w:t>
      </w:r>
      <w:r w:rsidRPr="00D90CD0">
        <w:rPr>
          <w:i/>
          <w:lang w:val="en-US"/>
        </w:rPr>
        <w:t xml:space="preserve"> </w:t>
      </w:r>
      <w:r w:rsidR="00D90CD0" w:rsidRPr="00D90CD0">
        <w:rPr>
          <w:i/>
          <w:lang w:val="en-US"/>
        </w:rPr>
        <w:t>macros.json</w:t>
      </w:r>
      <w:r w:rsidR="00D90CD0" w:rsidRPr="00D90CD0">
        <w:rPr>
          <w:lang w:val="en-US"/>
        </w:rPr>
        <w:t xml:space="preserve"> </w:t>
      </w:r>
      <w:r>
        <w:rPr>
          <w:lang w:val="en-US"/>
        </w:rPr>
        <w:t>file</w:t>
      </w:r>
      <w:r w:rsidR="00D90CD0" w:rsidRPr="00D90CD0">
        <w:rPr>
          <w:lang w:val="en-US"/>
        </w:rPr>
        <w:t xml:space="preserve">, </w:t>
      </w:r>
      <w:r>
        <w:rPr>
          <w:lang w:val="en-US"/>
        </w:rPr>
        <w:t xml:space="preserve">the </w:t>
      </w:r>
      <w:r w:rsidR="00D90CD0" w:rsidRPr="00D90CD0">
        <w:rPr>
          <w:lang w:val="en-US"/>
        </w:rPr>
        <w:t>administrat</w:t>
      </w:r>
      <w:r>
        <w:rPr>
          <w:lang w:val="en-US"/>
        </w:rPr>
        <w:t>o</w:t>
      </w:r>
      <w:r w:rsidR="00D90CD0" w:rsidRPr="00D90CD0">
        <w:rPr>
          <w:lang w:val="en-US"/>
        </w:rPr>
        <w:t xml:space="preserve">r </w:t>
      </w:r>
      <w:r>
        <w:rPr>
          <w:lang w:val="en-US"/>
        </w:rPr>
        <w:t>can</w:t>
      </w:r>
      <w:r w:rsidR="00D90CD0" w:rsidRPr="00D90CD0">
        <w:rPr>
          <w:lang w:val="en-US"/>
        </w:rPr>
        <w:t>:</w:t>
      </w:r>
    </w:p>
    <w:p w14:paraId="3D2DF9A4" w14:textId="77777777" w:rsidR="00D90CD0" w:rsidRPr="00D90CD0" w:rsidRDefault="00D90CD0" w:rsidP="00D90CD0">
      <w:pPr>
        <w:pStyle w:val="RefChampPuces"/>
        <w:numPr>
          <w:ilvl w:val="0"/>
          <w:numId w:val="31"/>
        </w:numPr>
        <w:ind w:right="126"/>
        <w:rPr>
          <w:lang w:val="en-US"/>
        </w:rPr>
      </w:pPr>
      <w:r w:rsidRPr="00D90CD0">
        <w:rPr>
          <w:lang w:val="en-US"/>
        </w:rPr>
        <w:t>Edit</w:t>
      </w:r>
      <w:r w:rsidR="00B65997">
        <w:rPr>
          <w:lang w:val="en-US"/>
        </w:rPr>
        <w:t xml:space="preserve"> a new text file and manually code the macro definitions in this file using the appropriate syntax, or</w:t>
      </w:r>
    </w:p>
    <w:p w14:paraId="27CEE9FD" w14:textId="77777777" w:rsidR="00D90CD0" w:rsidRPr="00D90CD0" w:rsidRDefault="00D90CD0" w:rsidP="00D90CD0">
      <w:pPr>
        <w:pStyle w:val="RefChampPuces"/>
        <w:numPr>
          <w:ilvl w:val="0"/>
          <w:numId w:val="31"/>
        </w:numPr>
        <w:ind w:right="126"/>
        <w:rPr>
          <w:lang w:val="en-US"/>
        </w:rPr>
      </w:pPr>
      <w:r w:rsidRPr="00D90CD0">
        <w:rPr>
          <w:lang w:val="en-US"/>
        </w:rPr>
        <w:t>Convert</w:t>
      </w:r>
      <w:r w:rsidR="00B65997">
        <w:rPr>
          <w:lang w:val="en-US"/>
        </w:rPr>
        <w:t xml:space="preserve"> a set of existing </w:t>
      </w:r>
      <w:r w:rsidRPr="00D90CD0">
        <w:rPr>
          <w:lang w:val="en-US"/>
        </w:rPr>
        <w:t>macros (</w:t>
      </w:r>
      <w:r w:rsidR="00B65997">
        <w:rPr>
          <w:lang w:val="en-US"/>
        </w:rPr>
        <w:t xml:space="preserve">for example, </w:t>
      </w:r>
      <w:r w:rsidRPr="00D90CD0">
        <w:rPr>
          <w:lang w:val="en-US"/>
        </w:rPr>
        <w:t xml:space="preserve">macros </w:t>
      </w:r>
      <w:r w:rsidR="00B65997">
        <w:rPr>
          <w:lang w:val="en-US"/>
        </w:rPr>
        <w:t xml:space="preserve">created using the </w:t>
      </w:r>
      <w:r w:rsidRPr="00D90CD0">
        <w:rPr>
          <w:lang w:val="en-US"/>
        </w:rPr>
        <w:t xml:space="preserve">3270 HOB </w:t>
      </w:r>
      <w:r w:rsidR="00B65997">
        <w:rPr>
          <w:lang w:val="en-US"/>
        </w:rPr>
        <w:t>emulator</w:t>
      </w:r>
      <w:r w:rsidRPr="00D90CD0">
        <w:rPr>
          <w:lang w:val="en-US"/>
        </w:rPr>
        <w:t xml:space="preserve">) </w:t>
      </w:r>
      <w:r w:rsidR="00B65997">
        <w:rPr>
          <w:lang w:val="en-US"/>
        </w:rPr>
        <w:t xml:space="preserve">into a single </w:t>
      </w:r>
      <w:r w:rsidRPr="00D90CD0">
        <w:rPr>
          <w:i/>
          <w:lang w:val="en-US"/>
        </w:rPr>
        <w:t>macros.json</w:t>
      </w:r>
      <w:r w:rsidR="00B65997">
        <w:rPr>
          <w:lang w:val="en-US"/>
        </w:rPr>
        <w:t xml:space="preserve"> file</w:t>
      </w:r>
      <w:r w:rsidRPr="00D90CD0">
        <w:rPr>
          <w:lang w:val="en-US"/>
        </w:rPr>
        <w:t xml:space="preserve">. </w:t>
      </w:r>
      <w:r w:rsidR="00B65997">
        <w:rPr>
          <w:lang w:val="en-US"/>
        </w:rPr>
        <w:t xml:space="preserve"> The</w:t>
      </w:r>
      <w:r w:rsidRPr="00D90CD0">
        <w:rPr>
          <w:lang w:val="en-US"/>
        </w:rPr>
        <w:t xml:space="preserve"> </w:t>
      </w:r>
      <w:r w:rsidR="00B65997">
        <w:rPr>
          <w:lang w:val="en-US"/>
        </w:rPr>
        <w:t xml:space="preserve">administrator script </w:t>
      </w:r>
      <w:r w:rsidRPr="00D90CD0">
        <w:rPr>
          <w:i/>
          <w:lang w:val="en-US"/>
        </w:rPr>
        <w:t>hob2webaccess.js</w:t>
      </w:r>
      <w:r w:rsidRPr="00D90CD0">
        <w:rPr>
          <w:lang w:val="en-US"/>
        </w:rPr>
        <w:t xml:space="preserve"> </w:t>
      </w:r>
      <w:r w:rsidR="00B65997">
        <w:rPr>
          <w:lang w:val="en-US"/>
        </w:rPr>
        <w:t>performs this task</w:t>
      </w:r>
      <w:r w:rsidRPr="00D90CD0">
        <w:rPr>
          <w:lang w:val="en-US"/>
        </w:rPr>
        <w:t>.</w:t>
      </w:r>
      <w:r w:rsidR="00B65997">
        <w:rPr>
          <w:lang w:val="en-US"/>
        </w:rPr>
        <w:t xml:space="preserve">  </w:t>
      </w:r>
      <w:r w:rsidR="0003591D">
        <w:rPr>
          <w:lang w:val="en-US"/>
        </w:rPr>
        <w:t xml:space="preserve">Additional </w:t>
      </w:r>
      <w:r w:rsidRPr="00D90CD0">
        <w:rPr>
          <w:lang w:val="en-US"/>
        </w:rPr>
        <w:t xml:space="preserve">scripts </w:t>
      </w:r>
      <w:r w:rsidR="0003591D">
        <w:rPr>
          <w:lang w:val="en-US"/>
        </w:rPr>
        <w:t>may</w:t>
      </w:r>
      <w:r w:rsidR="00B65997">
        <w:rPr>
          <w:lang w:val="en-US"/>
        </w:rPr>
        <w:t xml:space="preserve"> be provided to allow conversion of </w:t>
      </w:r>
      <w:r w:rsidRPr="00D90CD0">
        <w:rPr>
          <w:lang w:val="en-US"/>
        </w:rPr>
        <w:t xml:space="preserve">macros </w:t>
      </w:r>
      <w:r w:rsidR="00B65997">
        <w:rPr>
          <w:lang w:val="en-US"/>
        </w:rPr>
        <w:t>from other e</w:t>
      </w:r>
      <w:r w:rsidRPr="00D90CD0">
        <w:rPr>
          <w:lang w:val="en-US"/>
        </w:rPr>
        <w:t>mulat</w:t>
      </w:r>
      <w:r w:rsidR="00B65997">
        <w:rPr>
          <w:lang w:val="en-US"/>
        </w:rPr>
        <w:t>o</w:t>
      </w:r>
      <w:r w:rsidRPr="00D90CD0">
        <w:rPr>
          <w:lang w:val="en-US"/>
        </w:rPr>
        <w:t>rs.</w:t>
      </w:r>
    </w:p>
    <w:p w14:paraId="47F3477B" w14:textId="77777777" w:rsidR="00D90CD0" w:rsidRPr="00D90CD0" w:rsidRDefault="0003591D" w:rsidP="00D90CD0">
      <w:pPr>
        <w:spacing w:before="120"/>
        <w:rPr>
          <w:lang w:val="en-US"/>
        </w:rPr>
      </w:pPr>
      <w:r>
        <w:rPr>
          <w:lang w:val="en-US"/>
        </w:rPr>
        <w:t xml:space="preserve">Then the </w:t>
      </w:r>
      <w:r w:rsidR="00D90CD0" w:rsidRPr="00D90CD0">
        <w:rPr>
          <w:i/>
          <w:lang w:val="en-US"/>
        </w:rPr>
        <w:t>macros.json</w:t>
      </w:r>
      <w:r w:rsidR="00D90CD0" w:rsidRPr="00D90CD0">
        <w:rPr>
          <w:lang w:val="en-US"/>
        </w:rPr>
        <w:t xml:space="preserve"> </w:t>
      </w:r>
      <w:r>
        <w:rPr>
          <w:lang w:val="en-US"/>
        </w:rPr>
        <w:t xml:space="preserve">file is uploaded to </w:t>
      </w:r>
      <w:r w:rsidR="00D90CD0" w:rsidRPr="00D90CD0">
        <w:rPr>
          <w:lang w:val="en-US"/>
        </w:rPr>
        <w:t xml:space="preserve">VIRTEL </w:t>
      </w:r>
      <w:r>
        <w:rPr>
          <w:lang w:val="en-US"/>
        </w:rPr>
        <w:t xml:space="preserve">using the administrator </w:t>
      </w:r>
      <w:r w:rsidR="00D90CD0" w:rsidRPr="00D90CD0">
        <w:rPr>
          <w:lang w:val="en-US"/>
        </w:rPr>
        <w:t xml:space="preserve">script </w:t>
      </w:r>
      <w:r w:rsidR="00D90CD0" w:rsidRPr="00D90CD0">
        <w:rPr>
          <w:i/>
          <w:lang w:val="en-US"/>
        </w:rPr>
        <w:t>adminupload.js</w:t>
      </w:r>
      <w:r w:rsidR="00D90CD0" w:rsidRPr="00D90CD0">
        <w:rPr>
          <w:lang w:val="en-US"/>
        </w:rPr>
        <w:t>.</w:t>
      </w:r>
    </w:p>
    <w:p w14:paraId="5B0A18D7" w14:textId="77777777" w:rsidR="00D90CD0" w:rsidRPr="00D90CD0" w:rsidRDefault="0003591D" w:rsidP="00D90CD0">
      <w:pPr>
        <w:spacing w:before="120"/>
        <w:rPr>
          <w:lang w:val="en-US"/>
        </w:rPr>
      </w:pPr>
      <w:r>
        <w:rPr>
          <w:lang w:val="en-US"/>
        </w:rPr>
        <w:t xml:space="preserve">These administrator </w:t>
      </w:r>
      <w:r w:rsidR="00D90CD0" w:rsidRPr="00D90CD0">
        <w:rPr>
          <w:lang w:val="en-US"/>
        </w:rPr>
        <w:t xml:space="preserve">scripts </w:t>
      </w:r>
      <w:r>
        <w:rPr>
          <w:lang w:val="en-US"/>
        </w:rPr>
        <w:t xml:space="preserve">are executed using the </w:t>
      </w:r>
      <w:r w:rsidR="00D90CD0" w:rsidRPr="00D90CD0">
        <w:rPr>
          <w:i/>
          <w:lang w:val="en-US"/>
        </w:rPr>
        <w:t>node.exe</w:t>
      </w:r>
      <w:r>
        <w:rPr>
          <w:lang w:val="en-US"/>
        </w:rPr>
        <w:t xml:space="preserve"> interpreter</w:t>
      </w:r>
      <w:r w:rsidR="00D90CD0" w:rsidRPr="00D90CD0">
        <w:rPr>
          <w:i/>
          <w:lang w:val="en-US"/>
        </w:rPr>
        <w:t>.</w:t>
      </w:r>
      <w:r w:rsidR="00D90CD0" w:rsidRPr="00D90CD0">
        <w:rPr>
          <w:lang w:val="en-US"/>
        </w:rPr>
        <w:t xml:space="preserve"> </w:t>
      </w:r>
      <w:r w:rsidR="00EF457E">
        <w:rPr>
          <w:lang w:val="en-US"/>
        </w:rPr>
        <w:t>The interpreter executable is supplied with the script, but it is also possible to download and install it from</w:t>
      </w:r>
      <w:r w:rsidR="00D90CD0" w:rsidRPr="00D90CD0">
        <w:rPr>
          <w:lang w:val="en-US"/>
        </w:rPr>
        <w:t xml:space="preserve"> </w:t>
      </w:r>
      <w:hyperlink r:id="rId78" w:history="1">
        <w:r w:rsidR="00D90CD0" w:rsidRPr="00D90CD0">
          <w:rPr>
            <w:rStyle w:val="Hyperlink"/>
            <w:lang w:val="en-US"/>
          </w:rPr>
          <w:t>http://nodejs.org</w:t>
        </w:r>
      </w:hyperlink>
      <w:r w:rsidR="00D90CD0" w:rsidRPr="00D90CD0">
        <w:rPr>
          <w:lang w:val="en-US"/>
        </w:rPr>
        <w:t>.</w:t>
      </w:r>
    </w:p>
    <w:p w14:paraId="2D67E42C" w14:textId="77777777" w:rsidR="00D90CD0" w:rsidRPr="00D90CD0" w:rsidRDefault="000155EE" w:rsidP="00D90CD0">
      <w:pPr>
        <w:spacing w:before="120"/>
        <w:rPr>
          <w:lang w:val="en-US"/>
        </w:rPr>
      </w:pPr>
      <w:r>
        <w:rPr>
          <w:lang w:val="en-US"/>
        </w:rPr>
        <w:t xml:space="preserve">To use the </w:t>
      </w:r>
      <w:r w:rsidR="00D90CD0" w:rsidRPr="00D90CD0">
        <w:rPr>
          <w:lang w:val="en-US"/>
        </w:rPr>
        <w:t xml:space="preserve">scripts, </w:t>
      </w:r>
      <w:r>
        <w:rPr>
          <w:lang w:val="en-US"/>
        </w:rPr>
        <w:t>open a Windows command prompt in the directory containing the macros to be converted, then</w:t>
      </w:r>
      <w:r w:rsidR="00D90CD0" w:rsidRPr="00D90CD0">
        <w:rPr>
          <w:lang w:val="en-US"/>
        </w:rPr>
        <w:t>:</w:t>
      </w:r>
    </w:p>
    <w:p w14:paraId="05A92D53" w14:textId="77777777" w:rsidR="00D90CD0" w:rsidRPr="00D90CD0" w:rsidRDefault="00D90CD0" w:rsidP="00D90CD0">
      <w:pPr>
        <w:pStyle w:val="RefChampPuces"/>
        <w:numPr>
          <w:ilvl w:val="0"/>
          <w:numId w:val="31"/>
        </w:numPr>
        <w:ind w:right="126"/>
        <w:rPr>
          <w:lang w:val="en-US"/>
        </w:rPr>
      </w:pPr>
      <w:r w:rsidRPr="00D90CD0">
        <w:rPr>
          <w:lang w:val="en-US"/>
        </w:rPr>
        <w:t xml:space="preserve">Convert </w:t>
      </w:r>
      <w:r w:rsidR="000155EE">
        <w:rPr>
          <w:lang w:val="en-US"/>
        </w:rPr>
        <w:t xml:space="preserve">a set of </w:t>
      </w:r>
      <w:r w:rsidRPr="00D90CD0">
        <w:rPr>
          <w:lang w:val="en-US"/>
        </w:rPr>
        <w:t xml:space="preserve">macros </w:t>
      </w:r>
      <w:r w:rsidR="000155EE">
        <w:rPr>
          <w:lang w:val="en-US"/>
        </w:rPr>
        <w:t xml:space="preserve">into a </w:t>
      </w:r>
      <w:r w:rsidRPr="00D90CD0">
        <w:rPr>
          <w:i/>
          <w:lang w:val="en-US"/>
        </w:rPr>
        <w:t>macros.json</w:t>
      </w:r>
      <w:r w:rsidRPr="00D90CD0">
        <w:rPr>
          <w:lang w:val="en-US"/>
        </w:rPr>
        <w:t xml:space="preserve"> </w:t>
      </w:r>
      <w:r w:rsidR="000155EE">
        <w:rPr>
          <w:lang w:val="en-US"/>
        </w:rPr>
        <w:t xml:space="preserve">file using the </w:t>
      </w:r>
      <w:r w:rsidRPr="00D90CD0">
        <w:rPr>
          <w:lang w:val="en-US"/>
        </w:rPr>
        <w:t>la command:</w:t>
      </w:r>
      <w:r w:rsidRPr="00D90CD0">
        <w:rPr>
          <w:lang w:val="en-US"/>
        </w:rPr>
        <w:tab/>
      </w:r>
      <w:r w:rsidRPr="00D90CD0">
        <w:rPr>
          <w:lang w:val="en-US"/>
        </w:rPr>
        <w:br/>
      </w:r>
      <w:r w:rsidRPr="00D90CD0">
        <w:rPr>
          <w:rFonts w:ascii="Courier New" w:hAnsi="Courier New" w:cs="Courier New"/>
          <w:sz w:val="16"/>
          <w:szCs w:val="16"/>
          <w:lang w:val="en-US"/>
        </w:rPr>
        <w:t>node.exe hob2webaccess.js –o macros.json file1.mac file2.mac file3.mac</w:t>
      </w:r>
    </w:p>
    <w:p w14:paraId="463C8B9D" w14:textId="77777777" w:rsidR="00D90CD0" w:rsidRPr="00D90CD0" w:rsidRDefault="00D90CD0" w:rsidP="00D90CD0">
      <w:pPr>
        <w:pStyle w:val="RefChampPuces"/>
        <w:numPr>
          <w:ilvl w:val="0"/>
          <w:numId w:val="31"/>
        </w:numPr>
        <w:ind w:right="126"/>
        <w:rPr>
          <w:lang w:val="en-US"/>
        </w:rPr>
      </w:pPr>
      <w:r w:rsidRPr="00D90CD0">
        <w:rPr>
          <w:lang w:val="en-US"/>
        </w:rPr>
        <w:t>Upload</w:t>
      </w:r>
      <w:r w:rsidR="000155EE">
        <w:rPr>
          <w:lang w:val="en-US"/>
        </w:rPr>
        <w:t xml:space="preserve"> a </w:t>
      </w:r>
      <w:r w:rsidRPr="00D90CD0">
        <w:rPr>
          <w:i/>
          <w:lang w:val="en-US"/>
        </w:rPr>
        <w:t>macros.json</w:t>
      </w:r>
      <w:r w:rsidRPr="00D90CD0">
        <w:rPr>
          <w:lang w:val="en-US"/>
        </w:rPr>
        <w:t xml:space="preserve"> </w:t>
      </w:r>
      <w:r w:rsidR="000155EE">
        <w:rPr>
          <w:lang w:val="en-US"/>
        </w:rPr>
        <w:t xml:space="preserve">file into the </w:t>
      </w:r>
      <w:r w:rsidRPr="00D90CD0">
        <w:rPr>
          <w:lang w:val="en-US"/>
        </w:rPr>
        <w:t>user</w:t>
      </w:r>
      <w:r w:rsidR="000155EE">
        <w:rPr>
          <w:lang w:val="en-US"/>
        </w:rPr>
        <w:t xml:space="preserve">, </w:t>
      </w:r>
      <w:r w:rsidRPr="00D90CD0">
        <w:rPr>
          <w:lang w:val="en-US"/>
        </w:rPr>
        <w:t>group</w:t>
      </w:r>
      <w:r w:rsidR="000155EE">
        <w:rPr>
          <w:lang w:val="en-US"/>
        </w:rPr>
        <w:t xml:space="preserve">, or </w:t>
      </w:r>
      <w:r w:rsidRPr="00D90CD0">
        <w:rPr>
          <w:lang w:val="en-US"/>
        </w:rPr>
        <w:t>global</w:t>
      </w:r>
      <w:r w:rsidR="000155EE">
        <w:rPr>
          <w:lang w:val="en-US"/>
        </w:rPr>
        <w:t xml:space="preserve"> directory</w:t>
      </w:r>
      <w:r w:rsidRPr="00D90CD0">
        <w:rPr>
          <w:lang w:val="en-US"/>
        </w:rPr>
        <w:t>:</w:t>
      </w:r>
      <w:r w:rsidRPr="00D90CD0">
        <w:rPr>
          <w:lang w:val="en-US"/>
        </w:rPr>
        <w:tab/>
      </w:r>
      <w:r w:rsidRPr="00D90CD0">
        <w:rPr>
          <w:lang w:val="en-US"/>
        </w:rPr>
        <w:br/>
      </w:r>
      <w:r w:rsidRPr="00D90CD0">
        <w:rPr>
          <w:rFonts w:ascii="Courier New" w:hAnsi="Courier New" w:cs="Courier New"/>
          <w:sz w:val="16"/>
          <w:szCs w:val="16"/>
          <w:lang w:val="en-US"/>
        </w:rPr>
        <w:t xml:space="preserve">node.exe adminupload.js -u </w:t>
      </w:r>
      <w:r w:rsidRPr="00D90CD0">
        <w:rPr>
          <w:rFonts w:ascii="Courier New" w:hAnsi="Courier New" w:cs="Courier New"/>
          <w:i/>
          <w:sz w:val="16"/>
          <w:szCs w:val="16"/>
          <w:lang w:val="en-US"/>
        </w:rPr>
        <w:t>admin</w:t>
      </w:r>
      <w:r w:rsidRPr="00D90CD0">
        <w:rPr>
          <w:rFonts w:ascii="Courier New" w:hAnsi="Courier New" w:cs="Courier New"/>
          <w:sz w:val="16"/>
          <w:szCs w:val="16"/>
          <w:lang w:val="en-US"/>
        </w:rPr>
        <w:t xml:space="preserve"> -h </w:t>
      </w:r>
      <w:r w:rsidRPr="00D90CD0">
        <w:rPr>
          <w:rFonts w:ascii="Courier New" w:hAnsi="Courier New" w:cs="Courier New"/>
          <w:i/>
          <w:sz w:val="16"/>
          <w:szCs w:val="16"/>
          <w:lang w:val="en-US"/>
        </w:rPr>
        <w:t>n.n.n.n</w:t>
      </w:r>
      <w:r w:rsidRPr="00D90CD0">
        <w:rPr>
          <w:rFonts w:ascii="Courier New" w:hAnsi="Courier New" w:cs="Courier New"/>
          <w:sz w:val="16"/>
          <w:szCs w:val="16"/>
          <w:lang w:val="en-US"/>
        </w:rPr>
        <w:t xml:space="preserve"> -p 41001 -t user -n </w:t>
      </w:r>
      <w:r w:rsidRPr="00D90CD0">
        <w:rPr>
          <w:rFonts w:ascii="Courier New" w:hAnsi="Courier New" w:cs="Courier New"/>
          <w:i/>
          <w:sz w:val="16"/>
          <w:szCs w:val="16"/>
          <w:lang w:val="en-US"/>
        </w:rPr>
        <w:t>userid</w:t>
      </w:r>
      <w:r w:rsidRPr="00D90CD0">
        <w:rPr>
          <w:rFonts w:ascii="Courier New" w:hAnsi="Courier New" w:cs="Courier New"/>
          <w:sz w:val="16"/>
          <w:szCs w:val="16"/>
          <w:lang w:val="en-US"/>
        </w:rPr>
        <w:t xml:space="preserve"> macros.json</w:t>
      </w:r>
      <w:r w:rsidRPr="00D90CD0">
        <w:rPr>
          <w:rFonts w:ascii="Courier New" w:hAnsi="Courier New" w:cs="Courier New"/>
          <w:sz w:val="16"/>
          <w:szCs w:val="16"/>
          <w:lang w:val="en-US"/>
        </w:rPr>
        <w:tab/>
      </w:r>
      <w:r w:rsidRPr="00D90CD0">
        <w:rPr>
          <w:rFonts w:ascii="Courier New" w:hAnsi="Courier New" w:cs="Courier New"/>
          <w:sz w:val="16"/>
          <w:szCs w:val="16"/>
          <w:lang w:val="en-US"/>
        </w:rPr>
        <w:br/>
        <w:t xml:space="preserve">node.exe adminupload.js -u </w:t>
      </w:r>
      <w:r w:rsidRPr="00D90CD0">
        <w:rPr>
          <w:rFonts w:ascii="Courier New" w:hAnsi="Courier New" w:cs="Courier New"/>
          <w:i/>
          <w:sz w:val="16"/>
          <w:szCs w:val="16"/>
          <w:lang w:val="en-US"/>
        </w:rPr>
        <w:t>admin</w:t>
      </w:r>
      <w:r w:rsidRPr="00D90CD0">
        <w:rPr>
          <w:rFonts w:ascii="Courier New" w:hAnsi="Courier New" w:cs="Courier New"/>
          <w:sz w:val="16"/>
          <w:szCs w:val="16"/>
          <w:lang w:val="en-US"/>
        </w:rPr>
        <w:t xml:space="preserve"> -h </w:t>
      </w:r>
      <w:r w:rsidRPr="00D90CD0">
        <w:rPr>
          <w:rFonts w:ascii="Courier New" w:hAnsi="Courier New" w:cs="Courier New"/>
          <w:i/>
          <w:sz w:val="16"/>
          <w:szCs w:val="16"/>
          <w:lang w:val="en-US"/>
        </w:rPr>
        <w:t>n.n.n.n</w:t>
      </w:r>
      <w:r w:rsidRPr="00D90CD0">
        <w:rPr>
          <w:rFonts w:ascii="Courier New" w:hAnsi="Courier New" w:cs="Courier New"/>
          <w:sz w:val="16"/>
          <w:szCs w:val="16"/>
          <w:lang w:val="en-US"/>
        </w:rPr>
        <w:t xml:space="preserve"> -p 41001 -t group -n </w:t>
      </w:r>
      <w:r w:rsidRPr="00D90CD0">
        <w:rPr>
          <w:rFonts w:ascii="Courier New" w:hAnsi="Courier New" w:cs="Courier New"/>
          <w:i/>
          <w:sz w:val="16"/>
          <w:szCs w:val="16"/>
          <w:lang w:val="en-US"/>
        </w:rPr>
        <w:t>groupid</w:t>
      </w:r>
      <w:r w:rsidRPr="00D90CD0">
        <w:rPr>
          <w:rFonts w:ascii="Courier New" w:hAnsi="Courier New" w:cs="Courier New"/>
          <w:sz w:val="16"/>
          <w:szCs w:val="16"/>
          <w:lang w:val="en-US"/>
        </w:rPr>
        <w:t xml:space="preserve"> macros.json</w:t>
      </w:r>
      <w:r w:rsidRPr="00D90CD0">
        <w:rPr>
          <w:rFonts w:ascii="Courier New" w:hAnsi="Courier New" w:cs="Courier New"/>
          <w:sz w:val="16"/>
          <w:szCs w:val="16"/>
          <w:lang w:val="en-US"/>
        </w:rPr>
        <w:tab/>
      </w:r>
      <w:r w:rsidRPr="00D90CD0">
        <w:rPr>
          <w:rFonts w:ascii="Courier New" w:hAnsi="Courier New" w:cs="Courier New"/>
          <w:sz w:val="16"/>
          <w:szCs w:val="16"/>
          <w:lang w:val="en-US"/>
        </w:rPr>
        <w:br/>
        <w:t xml:space="preserve">node.exe adminupload.js -u </w:t>
      </w:r>
      <w:r w:rsidRPr="00D90CD0">
        <w:rPr>
          <w:rFonts w:ascii="Courier New" w:hAnsi="Courier New" w:cs="Courier New"/>
          <w:i/>
          <w:sz w:val="16"/>
          <w:szCs w:val="16"/>
          <w:lang w:val="en-US"/>
        </w:rPr>
        <w:t>admin</w:t>
      </w:r>
      <w:r w:rsidRPr="00D90CD0">
        <w:rPr>
          <w:rFonts w:ascii="Courier New" w:hAnsi="Courier New" w:cs="Courier New"/>
          <w:sz w:val="16"/>
          <w:szCs w:val="16"/>
          <w:lang w:val="en-US"/>
        </w:rPr>
        <w:t xml:space="preserve"> -h </w:t>
      </w:r>
      <w:r w:rsidRPr="00D90CD0">
        <w:rPr>
          <w:rFonts w:ascii="Courier New" w:hAnsi="Courier New" w:cs="Courier New"/>
          <w:i/>
          <w:sz w:val="16"/>
          <w:szCs w:val="16"/>
          <w:lang w:val="en-US"/>
        </w:rPr>
        <w:t>n.n.n.n</w:t>
      </w:r>
      <w:r w:rsidRPr="00D90CD0">
        <w:rPr>
          <w:rFonts w:ascii="Courier New" w:hAnsi="Courier New" w:cs="Courier New"/>
          <w:sz w:val="16"/>
          <w:szCs w:val="16"/>
          <w:lang w:val="en-US"/>
        </w:rPr>
        <w:t xml:space="preserve"> -p 41001 -t global macros.json</w:t>
      </w:r>
      <w:r w:rsidRPr="00D90CD0">
        <w:rPr>
          <w:rFonts w:ascii="Courier New" w:hAnsi="Courier New" w:cs="Courier New"/>
          <w:sz w:val="16"/>
          <w:szCs w:val="16"/>
          <w:lang w:val="en-US"/>
        </w:rPr>
        <w:tab/>
      </w:r>
      <w:r w:rsidRPr="00D90CD0">
        <w:rPr>
          <w:rFonts w:ascii="Courier New" w:hAnsi="Courier New" w:cs="Courier New"/>
          <w:sz w:val="16"/>
          <w:szCs w:val="16"/>
          <w:lang w:val="en-US"/>
        </w:rPr>
        <w:br/>
      </w:r>
      <w:r w:rsidR="000155EE">
        <w:rPr>
          <w:lang w:val="en-US"/>
        </w:rPr>
        <w:t xml:space="preserve">where </w:t>
      </w:r>
      <w:r w:rsidRPr="00D90CD0">
        <w:rPr>
          <w:i/>
          <w:lang w:val="en-US"/>
        </w:rPr>
        <w:t>admin</w:t>
      </w:r>
      <w:r w:rsidRPr="00D90CD0">
        <w:rPr>
          <w:lang w:val="en-US"/>
        </w:rPr>
        <w:t xml:space="preserve"> </w:t>
      </w:r>
      <w:r w:rsidR="000155EE">
        <w:rPr>
          <w:lang w:val="en-US"/>
        </w:rPr>
        <w:t xml:space="preserve">is the name of a user with VIRTEL </w:t>
      </w:r>
      <w:r w:rsidRPr="00D90CD0">
        <w:rPr>
          <w:lang w:val="en-US"/>
        </w:rPr>
        <w:t>administration</w:t>
      </w:r>
      <w:r w:rsidR="000155EE">
        <w:rPr>
          <w:lang w:val="en-US"/>
        </w:rPr>
        <w:t xml:space="preserve"> privileges</w:t>
      </w:r>
      <w:r w:rsidRPr="00D90CD0">
        <w:rPr>
          <w:lang w:val="en-US"/>
        </w:rPr>
        <w:t xml:space="preserve">, </w:t>
      </w:r>
      <w:r w:rsidRPr="00D90CD0">
        <w:rPr>
          <w:i/>
          <w:lang w:val="en-US"/>
        </w:rPr>
        <w:t>n.n.n.n</w:t>
      </w:r>
      <w:r w:rsidRPr="00D90CD0">
        <w:rPr>
          <w:lang w:val="en-US"/>
        </w:rPr>
        <w:t xml:space="preserve"> </w:t>
      </w:r>
      <w:r w:rsidR="000155EE">
        <w:rPr>
          <w:lang w:val="en-US"/>
        </w:rPr>
        <w:t xml:space="preserve">is the IP </w:t>
      </w:r>
      <w:r w:rsidRPr="00D90CD0">
        <w:rPr>
          <w:lang w:val="en-US"/>
        </w:rPr>
        <w:t>a</w:t>
      </w:r>
      <w:r w:rsidR="000155EE">
        <w:rPr>
          <w:lang w:val="en-US"/>
        </w:rPr>
        <w:t>d</w:t>
      </w:r>
      <w:r w:rsidRPr="00D90CD0">
        <w:rPr>
          <w:lang w:val="en-US"/>
        </w:rPr>
        <w:t xml:space="preserve">dress </w:t>
      </w:r>
      <w:r w:rsidR="000155EE">
        <w:rPr>
          <w:lang w:val="en-US"/>
        </w:rPr>
        <w:t xml:space="preserve">of </w:t>
      </w:r>
      <w:r w:rsidRPr="00D90CD0">
        <w:rPr>
          <w:lang w:val="en-US"/>
        </w:rPr>
        <w:t xml:space="preserve">VIRTEL, 41001 </w:t>
      </w:r>
      <w:r w:rsidR="000155EE">
        <w:rPr>
          <w:lang w:val="en-US"/>
        </w:rPr>
        <w:t xml:space="preserve">is the </w:t>
      </w:r>
      <w:r w:rsidR="000155EE" w:rsidRPr="00D90CD0">
        <w:rPr>
          <w:lang w:val="en-US"/>
        </w:rPr>
        <w:t xml:space="preserve">VIRTEL administration </w:t>
      </w:r>
      <w:r w:rsidRPr="00D90CD0">
        <w:rPr>
          <w:lang w:val="en-US"/>
        </w:rPr>
        <w:t xml:space="preserve">port, </w:t>
      </w:r>
      <w:r w:rsidRPr="00D90CD0">
        <w:rPr>
          <w:i/>
          <w:lang w:val="en-US"/>
        </w:rPr>
        <w:t>userid</w:t>
      </w:r>
      <w:r w:rsidR="000155EE">
        <w:rPr>
          <w:lang w:val="en-US"/>
        </w:rPr>
        <w:t xml:space="preserve"> and</w:t>
      </w:r>
      <w:r w:rsidRPr="00D90CD0">
        <w:rPr>
          <w:lang w:val="en-US"/>
        </w:rPr>
        <w:t xml:space="preserve"> </w:t>
      </w:r>
      <w:r w:rsidRPr="00D90CD0">
        <w:rPr>
          <w:i/>
          <w:lang w:val="en-US"/>
        </w:rPr>
        <w:t>groupid</w:t>
      </w:r>
      <w:r w:rsidRPr="00D90CD0">
        <w:rPr>
          <w:lang w:val="en-US"/>
        </w:rPr>
        <w:t xml:space="preserve"> </w:t>
      </w:r>
      <w:r w:rsidR="000155EE">
        <w:rPr>
          <w:lang w:val="en-US"/>
        </w:rPr>
        <w:t xml:space="preserve">are the name of the user and group which owns the </w:t>
      </w:r>
      <w:r w:rsidRPr="00D90CD0">
        <w:rPr>
          <w:lang w:val="en-US"/>
        </w:rPr>
        <w:t>macros.</w:t>
      </w:r>
    </w:p>
    <w:p w14:paraId="1BC4E44C" w14:textId="77777777" w:rsidR="00D90CD0" w:rsidRPr="00D90CD0" w:rsidRDefault="000155EE" w:rsidP="00D90CD0">
      <w:pPr>
        <w:spacing w:before="120"/>
        <w:rPr>
          <w:lang w:val="en-US"/>
        </w:rPr>
      </w:pPr>
      <w:r>
        <w:rPr>
          <w:lang w:val="en-US"/>
        </w:rPr>
        <w:t xml:space="preserve">The two </w:t>
      </w:r>
      <w:r w:rsidR="00D90CD0" w:rsidRPr="00D90CD0">
        <w:rPr>
          <w:lang w:val="en-US"/>
        </w:rPr>
        <w:t xml:space="preserve">scripts </w:t>
      </w:r>
      <w:r>
        <w:rPr>
          <w:lang w:val="en-US"/>
        </w:rPr>
        <w:t xml:space="preserve">supplied may be called from a batch file which can scan all users’ macros and then convert and upload them to </w:t>
      </w:r>
      <w:r w:rsidR="00D90CD0" w:rsidRPr="00D90CD0">
        <w:rPr>
          <w:lang w:val="en-US"/>
        </w:rPr>
        <w:t>VIRTEL.</w:t>
      </w:r>
    </w:p>
    <w:p w14:paraId="6B76FE6A" w14:textId="77777777" w:rsidR="00D90CD0" w:rsidRPr="00D90CD0" w:rsidRDefault="00D90CD0" w:rsidP="00D90CD0">
      <w:pPr>
        <w:pStyle w:val="Heading5"/>
        <w:rPr>
          <w:lang w:val="en-US"/>
        </w:rPr>
      </w:pPr>
      <w:r w:rsidRPr="00D90CD0">
        <w:rPr>
          <w:lang w:val="en-US"/>
        </w:rPr>
        <w:t xml:space="preserve">Format </w:t>
      </w:r>
      <w:r w:rsidR="00C86865">
        <w:rPr>
          <w:lang w:val="en-US"/>
        </w:rPr>
        <w:t xml:space="preserve">of the </w:t>
      </w:r>
      <w:r w:rsidRPr="00D90CD0">
        <w:rPr>
          <w:lang w:val="en-US"/>
        </w:rPr>
        <w:t>macros.json</w:t>
      </w:r>
      <w:r w:rsidR="00C86865">
        <w:rPr>
          <w:lang w:val="en-US"/>
        </w:rPr>
        <w:t xml:space="preserve"> file</w:t>
      </w:r>
    </w:p>
    <w:p w14:paraId="4F0B1B4C" w14:textId="77777777" w:rsidR="00D90CD0" w:rsidRPr="00D90CD0" w:rsidRDefault="00C86865" w:rsidP="00D90CD0">
      <w:pPr>
        <w:pStyle w:val="ecran0"/>
        <w:rPr>
          <w:lang w:val="en-US"/>
        </w:rPr>
      </w:pPr>
      <w:r>
        <w:rPr>
          <w:lang w:val="en-US"/>
        </w:rPr>
        <w:t xml:space="preserve">Each </w:t>
      </w:r>
      <w:r w:rsidR="00D90CD0" w:rsidRPr="00D90CD0">
        <w:rPr>
          <w:i/>
          <w:lang w:val="en-US"/>
        </w:rPr>
        <w:t>macros.json</w:t>
      </w:r>
      <w:r w:rsidR="00D90CD0" w:rsidRPr="00D90CD0">
        <w:rPr>
          <w:lang w:val="en-US"/>
        </w:rPr>
        <w:t xml:space="preserve"> </w:t>
      </w:r>
      <w:r>
        <w:rPr>
          <w:lang w:val="en-US"/>
        </w:rPr>
        <w:t xml:space="preserve">file </w:t>
      </w:r>
      <w:r w:rsidR="00D90CD0" w:rsidRPr="00D90CD0">
        <w:rPr>
          <w:lang w:val="en-US"/>
        </w:rPr>
        <w:t>cont</w:t>
      </w:r>
      <w:r>
        <w:rPr>
          <w:lang w:val="en-US"/>
        </w:rPr>
        <w:t>a</w:t>
      </w:r>
      <w:r w:rsidR="00D90CD0" w:rsidRPr="00D90CD0">
        <w:rPr>
          <w:lang w:val="en-US"/>
        </w:rPr>
        <w:t>in</w:t>
      </w:r>
      <w:r>
        <w:rPr>
          <w:lang w:val="en-US"/>
        </w:rPr>
        <w:t>s</w:t>
      </w:r>
      <w:r w:rsidR="00D90CD0" w:rsidRPr="00D90CD0">
        <w:rPr>
          <w:lang w:val="en-US"/>
        </w:rPr>
        <w:t xml:space="preserve"> </w:t>
      </w:r>
      <w:r>
        <w:rPr>
          <w:lang w:val="en-US"/>
        </w:rPr>
        <w:t>a</w:t>
      </w:r>
      <w:r w:rsidR="00D90CD0" w:rsidRPr="00D90CD0">
        <w:rPr>
          <w:lang w:val="en-US"/>
        </w:rPr>
        <w:t xml:space="preserve"> </w:t>
      </w:r>
      <w:r>
        <w:rPr>
          <w:lang w:val="en-US"/>
        </w:rPr>
        <w:t>s</w:t>
      </w:r>
      <w:r w:rsidR="00D90CD0" w:rsidRPr="00D90CD0">
        <w:rPr>
          <w:lang w:val="en-US"/>
        </w:rPr>
        <w:t>e</w:t>
      </w:r>
      <w:r>
        <w:rPr>
          <w:lang w:val="en-US"/>
        </w:rPr>
        <w:t xml:space="preserve">t of </w:t>
      </w:r>
      <w:r w:rsidR="00D90CD0" w:rsidRPr="00D90CD0">
        <w:rPr>
          <w:lang w:val="en-US"/>
        </w:rPr>
        <w:t xml:space="preserve">macros </w:t>
      </w:r>
      <w:r>
        <w:rPr>
          <w:lang w:val="en-US"/>
        </w:rPr>
        <w:t>as shown in the example below</w:t>
      </w:r>
      <w:r w:rsidR="00D90CD0" w:rsidRPr="00D90CD0">
        <w:rPr>
          <w:lang w:val="en-US"/>
        </w:rPr>
        <w:t>:</w:t>
      </w:r>
    </w:p>
    <w:p w14:paraId="782316EF" w14:textId="77777777" w:rsidR="00D90CD0" w:rsidRPr="00D90CD0" w:rsidRDefault="00D90CD0" w:rsidP="00D90CD0">
      <w:pPr>
        <w:pStyle w:val="Listing"/>
        <w:rPr>
          <w:lang w:val="en-US"/>
        </w:rPr>
      </w:pPr>
      <w:r w:rsidRPr="00D90CD0">
        <w:rPr>
          <w:lang w:val="en-US"/>
        </w:rPr>
        <w:t>{"macros": [</w:t>
      </w:r>
    </w:p>
    <w:p w14:paraId="7533D757" w14:textId="77777777" w:rsidR="00D90CD0" w:rsidRPr="00D90CD0" w:rsidRDefault="00D90CD0" w:rsidP="00D90CD0">
      <w:pPr>
        <w:pStyle w:val="Listing"/>
        <w:rPr>
          <w:lang w:val="en-US"/>
        </w:rPr>
      </w:pPr>
      <w:r w:rsidRPr="00D90CD0">
        <w:rPr>
          <w:lang w:val="en-US"/>
        </w:rPr>
        <w:t xml:space="preserve">  {"def":["PF3",61,120,"ENTER",105,115,112,102,"ENTER",46,53,"ENTER"],</w:t>
      </w:r>
    </w:p>
    <w:p w14:paraId="60D92302" w14:textId="77777777" w:rsidR="00D90CD0" w:rsidRPr="00D90CD0" w:rsidRDefault="00D90CD0" w:rsidP="00D90CD0">
      <w:pPr>
        <w:pStyle w:val="Listing"/>
        <w:rPr>
          <w:lang w:val="en-US"/>
        </w:rPr>
      </w:pPr>
      <w:r w:rsidRPr="00D90CD0">
        <w:rPr>
          <w:lang w:val="en-US"/>
        </w:rPr>
        <w:t xml:space="preserve">   "name":"macro1"},</w:t>
      </w:r>
    </w:p>
    <w:p w14:paraId="0520EE0E" w14:textId="77777777" w:rsidR="00D90CD0" w:rsidRPr="00D90CD0" w:rsidRDefault="00D90CD0" w:rsidP="00D90CD0">
      <w:pPr>
        <w:pStyle w:val="Listing"/>
        <w:rPr>
          <w:lang w:val="en-US"/>
        </w:rPr>
      </w:pPr>
      <w:r w:rsidRPr="00D90CD0">
        <w:rPr>
          <w:lang w:val="en-US"/>
        </w:rPr>
        <w:t xml:space="preserve">  {"def":[105,115,112,102,"ENTER"],</w:t>
      </w:r>
    </w:p>
    <w:p w14:paraId="5B5938E5" w14:textId="77777777" w:rsidR="00D90CD0" w:rsidRPr="00D90CD0" w:rsidRDefault="00D90CD0" w:rsidP="00D90CD0">
      <w:pPr>
        <w:pStyle w:val="Listing"/>
        <w:rPr>
          <w:lang w:val="en-US"/>
        </w:rPr>
      </w:pPr>
      <w:r w:rsidRPr="00D90CD0">
        <w:rPr>
          <w:lang w:val="en-US"/>
        </w:rPr>
        <w:t xml:space="preserve">   "name":"macro2"}</w:t>
      </w:r>
    </w:p>
    <w:p w14:paraId="08E890AC" w14:textId="77777777" w:rsidR="00D90CD0" w:rsidRPr="00D90CD0" w:rsidRDefault="00D90CD0" w:rsidP="00D90CD0">
      <w:pPr>
        <w:pStyle w:val="Listing"/>
        <w:rPr>
          <w:lang w:val="en-US"/>
        </w:rPr>
      </w:pPr>
      <w:r w:rsidRPr="00D90CD0">
        <w:rPr>
          <w:lang w:val="en-US"/>
        </w:rPr>
        <w:t xml:space="preserve">  ],</w:t>
      </w:r>
    </w:p>
    <w:p w14:paraId="5D02C40A" w14:textId="77777777" w:rsidR="00D90CD0" w:rsidRPr="00D90CD0" w:rsidRDefault="00D90CD0" w:rsidP="00D90CD0">
      <w:pPr>
        <w:pStyle w:val="Listing"/>
        <w:rPr>
          <w:lang w:val="en-US"/>
        </w:rPr>
      </w:pPr>
      <w:r w:rsidRPr="00D90CD0">
        <w:rPr>
          <w:lang w:val="en-US"/>
        </w:rPr>
        <w:t>}</w:t>
      </w:r>
    </w:p>
    <w:p w14:paraId="4E279E41" w14:textId="77777777" w:rsidR="00D90CD0" w:rsidRPr="00D90CD0" w:rsidRDefault="00D90CD0" w:rsidP="00D90CD0">
      <w:pPr>
        <w:pStyle w:val="Caption"/>
        <w:rPr>
          <w:lang w:val="en-US"/>
        </w:rPr>
      </w:pPr>
      <w:bookmarkStart w:id="393" w:name="_Toc360105140"/>
      <w:bookmarkStart w:id="394" w:name="_Toc373485058"/>
      <w:r w:rsidRPr="00D90CD0">
        <w:rPr>
          <w:lang w:val="en-US"/>
        </w:rPr>
        <w:t xml:space="preserve">Figure </w:t>
      </w:r>
      <w:r w:rsidRPr="00D90CD0">
        <w:rPr>
          <w:lang w:val="en-US"/>
        </w:rPr>
        <w:fldChar w:fldCharType="begin"/>
      </w:r>
      <w:r w:rsidRPr="00D90CD0">
        <w:rPr>
          <w:lang w:val="en-US"/>
        </w:rPr>
        <w:instrText xml:space="preserve"> STYLEREF 1 \s </w:instrText>
      </w:r>
      <w:r w:rsidRPr="00D90CD0">
        <w:rPr>
          <w:lang w:val="en-US"/>
        </w:rPr>
        <w:fldChar w:fldCharType="separate"/>
      </w:r>
      <w:r w:rsidR="00A87DE6">
        <w:rPr>
          <w:noProof/>
          <w:lang w:val="en-US"/>
        </w:rPr>
        <w:t>1</w:t>
      </w:r>
      <w:r w:rsidRPr="00D90CD0">
        <w:rPr>
          <w:lang w:val="en-US"/>
        </w:rPr>
        <w:fldChar w:fldCharType="end"/>
      </w:r>
      <w:r w:rsidRPr="00D90CD0">
        <w:rPr>
          <w:lang w:val="en-US"/>
        </w:rPr>
        <w:noBreakHyphen/>
      </w:r>
      <w:r w:rsidRPr="00D90CD0">
        <w:rPr>
          <w:lang w:val="en-US"/>
        </w:rPr>
        <w:fldChar w:fldCharType="begin"/>
      </w:r>
      <w:r w:rsidRPr="00D90CD0">
        <w:rPr>
          <w:lang w:val="en-US"/>
        </w:rPr>
        <w:instrText xml:space="preserve"> SEQ Figure \* ARABIC \s 1 </w:instrText>
      </w:r>
      <w:r w:rsidRPr="00D90CD0">
        <w:rPr>
          <w:lang w:val="en-US"/>
        </w:rPr>
        <w:fldChar w:fldCharType="separate"/>
      </w:r>
      <w:r w:rsidR="00A87DE6">
        <w:rPr>
          <w:noProof/>
          <w:lang w:val="en-US"/>
        </w:rPr>
        <w:t>90</w:t>
      </w:r>
      <w:r w:rsidRPr="00D90CD0">
        <w:rPr>
          <w:lang w:val="en-US"/>
        </w:rPr>
        <w:fldChar w:fldCharType="end"/>
      </w:r>
      <w:r w:rsidRPr="00D90CD0">
        <w:rPr>
          <w:lang w:val="en-US"/>
        </w:rPr>
        <w:t xml:space="preserve"> </w:t>
      </w:r>
      <w:r w:rsidR="00C86865">
        <w:rPr>
          <w:lang w:val="en-US"/>
        </w:rPr>
        <w:t>Exa</w:t>
      </w:r>
      <w:r w:rsidRPr="00D90CD0">
        <w:rPr>
          <w:lang w:val="en-US"/>
        </w:rPr>
        <w:t>mple</w:t>
      </w:r>
      <w:r w:rsidR="00C86865">
        <w:rPr>
          <w:lang w:val="en-US"/>
        </w:rPr>
        <w:t xml:space="preserve"> of a</w:t>
      </w:r>
      <w:r w:rsidRPr="00D90CD0">
        <w:rPr>
          <w:lang w:val="en-US"/>
        </w:rPr>
        <w:t xml:space="preserve"> macros.json</w:t>
      </w:r>
      <w:bookmarkEnd w:id="393"/>
      <w:r w:rsidR="00C86865">
        <w:rPr>
          <w:lang w:val="en-US"/>
        </w:rPr>
        <w:t xml:space="preserve"> file</w:t>
      </w:r>
      <w:bookmarkEnd w:id="394"/>
    </w:p>
    <w:p w14:paraId="60EF0FA8" w14:textId="77777777" w:rsidR="00D90CD0" w:rsidRPr="00D90CD0" w:rsidRDefault="00C86865" w:rsidP="00D90CD0">
      <w:pPr>
        <w:pStyle w:val="ecran0"/>
        <w:rPr>
          <w:lang w:val="en-US"/>
        </w:rPr>
      </w:pPr>
      <w:r>
        <w:rPr>
          <w:lang w:val="en-US"/>
        </w:rPr>
        <w:t>A</w:t>
      </w:r>
      <w:r w:rsidR="00D90CD0" w:rsidRPr="00D90CD0">
        <w:rPr>
          <w:lang w:val="en-US"/>
        </w:rPr>
        <w:t xml:space="preserve">n </w:t>
      </w:r>
      <w:r>
        <w:rPr>
          <w:lang w:val="en-US"/>
        </w:rPr>
        <w:t>empty file</w:t>
      </w:r>
      <w:r w:rsidR="00D90CD0" w:rsidRPr="00D90CD0">
        <w:rPr>
          <w:lang w:val="en-US"/>
        </w:rPr>
        <w:t xml:space="preserve"> (</w:t>
      </w:r>
      <w:r>
        <w:rPr>
          <w:lang w:val="en-US"/>
        </w:rPr>
        <w:t xml:space="preserve">containing no </w:t>
      </w:r>
      <w:r w:rsidR="00D90CD0" w:rsidRPr="00D90CD0">
        <w:rPr>
          <w:lang w:val="en-US"/>
        </w:rPr>
        <w:t>macro</w:t>
      </w:r>
      <w:r>
        <w:rPr>
          <w:lang w:val="en-US"/>
        </w:rPr>
        <w:t>s</w:t>
      </w:r>
      <w:r w:rsidR="00D90CD0" w:rsidRPr="00D90CD0">
        <w:rPr>
          <w:lang w:val="en-US"/>
        </w:rPr>
        <w:t xml:space="preserve">) </w:t>
      </w:r>
      <w:r>
        <w:rPr>
          <w:lang w:val="en-US"/>
        </w:rPr>
        <w:t>contains only</w:t>
      </w:r>
      <w:r w:rsidR="00D90CD0" w:rsidRPr="00D90CD0">
        <w:rPr>
          <w:lang w:val="en-US"/>
        </w:rPr>
        <w:t>:</w:t>
      </w:r>
    </w:p>
    <w:p w14:paraId="4E389D63" w14:textId="77777777" w:rsidR="00D90CD0" w:rsidRPr="00D90CD0" w:rsidRDefault="00D90CD0" w:rsidP="00D90CD0">
      <w:pPr>
        <w:pStyle w:val="Listing"/>
        <w:rPr>
          <w:lang w:val="en-US"/>
        </w:rPr>
      </w:pPr>
      <w:r w:rsidRPr="00D90CD0">
        <w:rPr>
          <w:lang w:val="en-US"/>
        </w:rPr>
        <w:t>{"macros": []}</w:t>
      </w:r>
    </w:p>
    <w:p w14:paraId="6CFAB461" w14:textId="77777777" w:rsidR="00D90CD0" w:rsidRPr="00D90CD0" w:rsidRDefault="00D90CD0" w:rsidP="00D90CD0">
      <w:pPr>
        <w:pStyle w:val="Caption"/>
        <w:rPr>
          <w:lang w:val="en-US"/>
        </w:rPr>
      </w:pPr>
      <w:bookmarkStart w:id="395" w:name="_Toc360105141"/>
      <w:bookmarkStart w:id="396" w:name="_Toc373485059"/>
      <w:r w:rsidRPr="00D90CD0">
        <w:rPr>
          <w:lang w:val="en-US"/>
        </w:rPr>
        <w:t xml:space="preserve">Figure </w:t>
      </w:r>
      <w:r w:rsidRPr="00D90CD0">
        <w:rPr>
          <w:lang w:val="en-US"/>
        </w:rPr>
        <w:fldChar w:fldCharType="begin"/>
      </w:r>
      <w:r w:rsidRPr="00D90CD0">
        <w:rPr>
          <w:lang w:val="en-US"/>
        </w:rPr>
        <w:instrText xml:space="preserve"> STYLEREF 1 \s </w:instrText>
      </w:r>
      <w:r w:rsidRPr="00D90CD0">
        <w:rPr>
          <w:lang w:val="en-US"/>
        </w:rPr>
        <w:fldChar w:fldCharType="separate"/>
      </w:r>
      <w:r w:rsidR="00A87DE6">
        <w:rPr>
          <w:noProof/>
          <w:lang w:val="en-US"/>
        </w:rPr>
        <w:t>1</w:t>
      </w:r>
      <w:r w:rsidRPr="00D90CD0">
        <w:rPr>
          <w:lang w:val="en-US"/>
        </w:rPr>
        <w:fldChar w:fldCharType="end"/>
      </w:r>
      <w:r w:rsidRPr="00D90CD0">
        <w:rPr>
          <w:lang w:val="en-US"/>
        </w:rPr>
        <w:noBreakHyphen/>
      </w:r>
      <w:r w:rsidRPr="00D90CD0">
        <w:rPr>
          <w:lang w:val="en-US"/>
        </w:rPr>
        <w:fldChar w:fldCharType="begin"/>
      </w:r>
      <w:r w:rsidRPr="00D90CD0">
        <w:rPr>
          <w:lang w:val="en-US"/>
        </w:rPr>
        <w:instrText xml:space="preserve"> SEQ Figure \* ARABIC \s 1 </w:instrText>
      </w:r>
      <w:r w:rsidRPr="00D90CD0">
        <w:rPr>
          <w:lang w:val="en-US"/>
        </w:rPr>
        <w:fldChar w:fldCharType="separate"/>
      </w:r>
      <w:r w:rsidR="00A87DE6">
        <w:rPr>
          <w:noProof/>
          <w:lang w:val="en-US"/>
        </w:rPr>
        <w:t>91</w:t>
      </w:r>
      <w:r w:rsidRPr="00D90CD0">
        <w:rPr>
          <w:lang w:val="en-US"/>
        </w:rPr>
        <w:fldChar w:fldCharType="end"/>
      </w:r>
      <w:r w:rsidRPr="00D90CD0">
        <w:rPr>
          <w:lang w:val="en-US"/>
        </w:rPr>
        <w:t xml:space="preserve"> Ex</w:t>
      </w:r>
      <w:r w:rsidR="00C86865">
        <w:rPr>
          <w:lang w:val="en-US"/>
        </w:rPr>
        <w:t>a</w:t>
      </w:r>
      <w:r w:rsidRPr="00D90CD0">
        <w:rPr>
          <w:lang w:val="en-US"/>
        </w:rPr>
        <w:t xml:space="preserve">mple </w:t>
      </w:r>
      <w:r w:rsidR="00C86865">
        <w:rPr>
          <w:lang w:val="en-US"/>
        </w:rPr>
        <w:t xml:space="preserve">of an empty </w:t>
      </w:r>
      <w:r w:rsidRPr="00D90CD0">
        <w:rPr>
          <w:lang w:val="en-US"/>
        </w:rPr>
        <w:t xml:space="preserve">macros.json </w:t>
      </w:r>
      <w:r w:rsidR="00C86865">
        <w:rPr>
          <w:lang w:val="en-US"/>
        </w:rPr>
        <w:t>f</w:t>
      </w:r>
      <w:r w:rsidRPr="00D90CD0">
        <w:rPr>
          <w:lang w:val="en-US"/>
        </w:rPr>
        <w:t>i</w:t>
      </w:r>
      <w:r w:rsidR="00C86865">
        <w:rPr>
          <w:lang w:val="en-US"/>
        </w:rPr>
        <w:t>l</w:t>
      </w:r>
      <w:r w:rsidRPr="00D90CD0">
        <w:rPr>
          <w:lang w:val="en-US"/>
        </w:rPr>
        <w:t>e</w:t>
      </w:r>
      <w:bookmarkEnd w:id="395"/>
      <w:bookmarkEnd w:id="396"/>
    </w:p>
    <w:p w14:paraId="68E6F023" w14:textId="77777777" w:rsidR="00D90CD0" w:rsidRPr="00D90CD0" w:rsidRDefault="00D90CD0" w:rsidP="00D90CD0">
      <w:pPr>
        <w:spacing w:before="120"/>
        <w:rPr>
          <w:lang w:val="en-US"/>
        </w:rPr>
      </w:pPr>
    </w:p>
    <w:p w14:paraId="7E975523" w14:textId="77777777" w:rsidR="00774472" w:rsidRPr="0045652F" w:rsidRDefault="00774472">
      <w:pPr>
        <w:pStyle w:val="Heading2"/>
        <w:pageBreakBefore/>
        <w:tabs>
          <w:tab w:val="num" w:pos="2424"/>
          <w:tab w:val="num" w:pos="2781"/>
        </w:tabs>
        <w:rPr>
          <w:lang w:val="en-US"/>
        </w:rPr>
      </w:pPr>
      <w:bookmarkStart w:id="397" w:name="_Toc373484922"/>
      <w:r w:rsidRPr="0045652F">
        <w:rPr>
          <w:lang w:val="en-US"/>
        </w:rPr>
        <w:t>VIRTEL Web Modernisation</w:t>
      </w:r>
      <w:bookmarkEnd w:id="397"/>
    </w:p>
    <w:p w14:paraId="0EAA2B89" w14:textId="77777777" w:rsidR="00774472" w:rsidRPr="0045652F" w:rsidRDefault="00774472" w:rsidP="00C9720E">
      <w:pPr>
        <w:pStyle w:val="Heading3"/>
        <w:tabs>
          <w:tab w:val="num" w:pos="2781"/>
        </w:tabs>
        <w:ind w:left="2784" w:hanging="1083"/>
        <w:rPr>
          <w:lang w:val="en-US"/>
        </w:rPr>
      </w:pPr>
      <w:bookmarkStart w:id="398" w:name="_Ref260661991"/>
      <w:bookmarkStart w:id="399" w:name="_Ref262039153"/>
      <w:bookmarkStart w:id="400" w:name="_Ref262039171"/>
      <w:bookmarkStart w:id="401" w:name="_Toc373484923"/>
      <w:r w:rsidRPr="0045652F">
        <w:rPr>
          <w:lang w:val="en-US"/>
        </w:rPr>
        <w:t>VIRTEL Scenarios</w:t>
      </w:r>
      <w:bookmarkEnd w:id="301"/>
      <w:bookmarkEnd w:id="398"/>
      <w:bookmarkEnd w:id="399"/>
      <w:bookmarkEnd w:id="400"/>
      <w:bookmarkEnd w:id="401"/>
    </w:p>
    <w:p w14:paraId="3154D826" w14:textId="77777777" w:rsidR="00774472" w:rsidRPr="0045652F" w:rsidRDefault="00774472">
      <w:pPr>
        <w:rPr>
          <w:lang w:val="en-US"/>
        </w:rPr>
      </w:pPr>
      <w:r w:rsidRPr="0045652F">
        <w:rPr>
          <w:lang w:val="en-US"/>
        </w:rPr>
        <w:fldChar w:fldCharType="begin"/>
      </w:r>
      <w:r w:rsidRPr="0045652F">
        <w:rPr>
          <w:lang w:val="en-US"/>
        </w:rPr>
        <w:instrText xml:space="preserve"> XE "Scenarios" </w:instrText>
      </w:r>
      <w:r w:rsidRPr="0045652F">
        <w:rPr>
          <w:lang w:val="en-US"/>
        </w:rPr>
        <w:fldChar w:fldCharType="end"/>
      </w:r>
      <w:r w:rsidRPr="0045652F">
        <w:rPr>
          <w:lang w:val="en-US"/>
        </w:rPr>
        <w:t>Without modifying existing applications, VIRTEL offers several possibilities for dynamic modification of 3270 data extracted by the {{{GENERATE-HTML}}} tag before it is presented in an HTML page.  For instance, it is possible to define, for each field selected, a list of permitted values, or to generate a URL as a function of the value of a fixed field.</w:t>
      </w:r>
    </w:p>
    <w:p w14:paraId="1EF4F82F" w14:textId="77777777" w:rsidR="00774472" w:rsidRPr="0045652F" w:rsidRDefault="00774472">
      <w:pPr>
        <w:pStyle w:val="Nfj"/>
        <w:rPr>
          <w:lang w:val="en-US"/>
        </w:rPr>
      </w:pPr>
      <w:r w:rsidRPr="0045652F">
        <w:rPr>
          <w:lang w:val="en-US"/>
        </w:rPr>
        <w:t>As opposed to the specific tags presented in the previous paragraphs, this set of presentation rules is not defined in an HTML page, but in a program assembled and link edited in the VIRTEL LOADLIB.</w:t>
      </w:r>
    </w:p>
    <w:p w14:paraId="36E1D667" w14:textId="77777777" w:rsidR="00774472" w:rsidRPr="0045652F" w:rsidRDefault="00774472">
      <w:pPr>
        <w:pStyle w:val="Heading4"/>
        <w:rPr>
          <w:lang w:val="en-US"/>
        </w:rPr>
      </w:pPr>
      <w:bookmarkStart w:id="402" w:name="_Toc422566908"/>
      <w:bookmarkStart w:id="403" w:name="_Toc505770040"/>
      <w:bookmarkStart w:id="404" w:name="_Toc506115661"/>
      <w:bookmarkStart w:id="405" w:name="_Toc93996999"/>
      <w:r w:rsidRPr="0045652F">
        <w:rPr>
          <w:lang w:val="en-US"/>
        </w:rPr>
        <w:t>Presentation module</w:t>
      </w:r>
      <w:bookmarkEnd w:id="402"/>
      <w:bookmarkEnd w:id="403"/>
      <w:bookmarkEnd w:id="404"/>
      <w:r w:rsidRPr="0045652F">
        <w:rPr>
          <w:lang w:val="en-US"/>
        </w:rPr>
        <w:t>s</w:t>
      </w:r>
      <w:bookmarkEnd w:id="405"/>
    </w:p>
    <w:p w14:paraId="10EAF128" w14:textId="77777777" w:rsidR="00774472" w:rsidRPr="0045652F" w:rsidRDefault="00774472">
      <w:pPr>
        <w:rPr>
          <w:lang w:val="en-US"/>
        </w:rPr>
      </w:pPr>
      <w:r w:rsidRPr="0045652F">
        <w:rPr>
          <w:szCs w:val="19"/>
          <w:lang w:val="en-US"/>
        </w:rPr>
        <w:fldChar w:fldCharType="begin"/>
      </w:r>
      <w:r w:rsidRPr="0045652F">
        <w:rPr>
          <w:szCs w:val="19"/>
          <w:lang w:val="en-US"/>
        </w:rPr>
        <w:instrText xml:space="preserve"> XE "HTML:Presentation:</w:instrText>
      </w:r>
      <w:r w:rsidRPr="0045652F">
        <w:rPr>
          <w:szCs w:val="19"/>
          <w:lang w:val="en-US"/>
        </w:rPr>
        <w:instrText xml:space="preserve">Modification of" </w:instrText>
      </w:r>
      <w:r w:rsidRPr="0045652F">
        <w:rPr>
          <w:szCs w:val="19"/>
          <w:lang w:val="en-US"/>
        </w:rPr>
        <w:fldChar w:fldCharType="end"/>
      </w:r>
      <w:r w:rsidRPr="0045652F">
        <w:rPr>
          <w:lang w:val="en-US"/>
        </w:rPr>
        <w:t xml:space="preserve">An HTML presentation module is made up of several scenarios composed of the following instructions: SCREENS, SCRNEND, SCENARIO, </w:t>
      </w:r>
      <w:r w:rsidRPr="0045652F">
        <w:rPr>
          <w:szCs w:val="19"/>
          <w:lang w:val="en-US"/>
        </w:rPr>
        <w:t xml:space="preserve">ACTION$, CONVERT$, COPY$, </w:t>
      </w:r>
      <w:r w:rsidRPr="0045652F">
        <w:rPr>
          <w:lang w:val="en-US"/>
        </w:rPr>
        <w:t xml:space="preserve">DECLARE$, ERROR$, FIELD$, GOTO$, IF$, MAP$, </w:t>
      </w:r>
      <w:r w:rsidRPr="0045652F">
        <w:rPr>
          <w:szCs w:val="19"/>
          <w:lang w:val="en-US"/>
        </w:rPr>
        <w:t xml:space="preserve">SET$, TOVAR$, VIRSV$ </w:t>
      </w:r>
      <w:r w:rsidRPr="0045652F">
        <w:rPr>
          <w:lang w:val="en-US"/>
        </w:rPr>
        <w:t xml:space="preserve">and END.  These instructions are assembler macros contained in the </w:t>
      </w:r>
      <w:r w:rsidRPr="0045652F">
        <w:rPr>
          <w:szCs w:val="19"/>
          <w:lang w:val="en-US"/>
        </w:rPr>
        <w:fldChar w:fldCharType="begin"/>
      </w:r>
      <w:r w:rsidRPr="0045652F">
        <w:rPr>
          <w:lang w:val="en-US"/>
        </w:rPr>
        <w:instrText xml:space="preserve"> XE "SRCNAPI MACLIB" </w:instrText>
      </w:r>
      <w:r w:rsidRPr="0045652F">
        <w:rPr>
          <w:szCs w:val="19"/>
          <w:lang w:val="en-US"/>
        </w:rPr>
        <w:fldChar w:fldCharType="end"/>
      </w:r>
      <w:r w:rsidRPr="0045652F">
        <w:rPr>
          <w:szCs w:val="19"/>
          <w:lang w:val="en-US"/>
        </w:rPr>
        <w:t>VIRT</w:t>
      </w:r>
      <w:r w:rsidR="00A55E05">
        <w:rPr>
          <w:szCs w:val="19"/>
          <w:lang w:val="en-US"/>
        </w:rPr>
        <w:t>452</w:t>
      </w:r>
      <w:r w:rsidRPr="0045652F">
        <w:rPr>
          <w:szCs w:val="19"/>
          <w:lang w:val="en-US"/>
        </w:rPr>
        <w:t>.</w:t>
      </w:r>
      <w:r w:rsidRPr="0045652F">
        <w:rPr>
          <w:lang w:val="en-US"/>
        </w:rPr>
        <w:t>SCRNAPI.MACLIB library (for MVS) or the VIRT</w:t>
      </w:r>
      <w:r w:rsidR="00A55E05">
        <w:rPr>
          <w:lang w:val="en-US"/>
        </w:rPr>
        <w:t>452</w:t>
      </w:r>
      <w:r w:rsidRPr="0045652F">
        <w:rPr>
          <w:lang w:val="en-US"/>
        </w:rPr>
        <w:t>.VIRSAPI sublibrary (for VSE).  The other instructions included in this library are for internal use and must not be used directly.  Each module begins with a SCREENS instruction, is terminated by a SCRNEND instruction, and must contain at least one SCENARIO.</w:t>
      </w:r>
    </w:p>
    <w:p w14:paraId="203246CD" w14:textId="77777777" w:rsidR="00774472" w:rsidRDefault="00774472">
      <w:pPr>
        <w:rPr>
          <w:lang w:val="en-US"/>
        </w:rPr>
      </w:pPr>
    </w:p>
    <w:p w14:paraId="43D2F3F3" w14:textId="77777777" w:rsidR="00C1093B" w:rsidRDefault="00C1093B">
      <w:pPr>
        <w:rPr>
          <w:lang w:val="en-US"/>
        </w:rPr>
      </w:pPr>
      <w:r>
        <w:rPr>
          <w:lang w:val="en-US"/>
        </w:rPr>
        <w:t>VIRTEL scenarios were originally assembled and link-edited into a load library concatenated to the DFHRPL DD statement in the VIRTEL started task. From VIRTEL version 4.48 onwards, there is also the possibility of generating, syntax checking, and compiling scenarios using Virtel Studio on an Eclipse platform, and uploading the resulting executable code into a VIRTEL directory stored in a VSAM file.</w:t>
      </w:r>
    </w:p>
    <w:p w14:paraId="0EE58414" w14:textId="77777777" w:rsidR="00C1093B" w:rsidRPr="0045652F" w:rsidRDefault="00C1093B" w:rsidP="00C1093B">
      <w:pPr>
        <w:pStyle w:val="Heading5"/>
        <w:rPr>
          <w:lang w:val="en-US"/>
        </w:rPr>
      </w:pPr>
      <w:r>
        <w:rPr>
          <w:lang w:val="en-US"/>
        </w:rPr>
        <w:t>Scenarios stored in a load library</w:t>
      </w:r>
    </w:p>
    <w:p w14:paraId="16089BBB" w14:textId="77777777" w:rsidR="00774472" w:rsidRPr="0045652F" w:rsidRDefault="00774472">
      <w:pPr>
        <w:rPr>
          <w:lang w:val="en-US"/>
        </w:rPr>
      </w:pPr>
      <w:r w:rsidRPr="0045652F">
        <w:rPr>
          <w:lang w:val="en-US"/>
        </w:rPr>
        <w:t>After compilation, the resulting module must be placed in one of the libraries defined in the DFHRPL concatenation in the VIRTEL started task (for MVS), or in one of the libraries in the LIBDEF SEARCH statement (for VSE).  Refer to member ASMSCEN in the VIRTEL SAMPLIB for an example job to assemble and link a presentation module in z/OS.</w:t>
      </w:r>
    </w:p>
    <w:p w14:paraId="634B0BB4" w14:textId="77777777" w:rsidR="00965763" w:rsidRDefault="00965763" w:rsidP="00965763">
      <w:pPr>
        <w:rPr>
          <w:lang w:val="en-US"/>
        </w:rPr>
      </w:pPr>
    </w:p>
    <w:p w14:paraId="510CF020" w14:textId="77777777" w:rsidR="00965763" w:rsidRPr="00965763" w:rsidRDefault="00965763" w:rsidP="00965763">
      <w:pPr>
        <w:rPr>
          <w:lang w:val="en-US"/>
        </w:rPr>
      </w:pPr>
      <w:r>
        <w:rPr>
          <w:lang w:val="en-US"/>
        </w:rPr>
        <w:t>The F VIRTEL,NEW=</w:t>
      </w:r>
      <w:r>
        <w:rPr>
          <w:i/>
          <w:lang w:val="en-US"/>
        </w:rPr>
        <w:t>scenario-name</w:t>
      </w:r>
      <w:r>
        <w:rPr>
          <w:lang w:val="en-US"/>
        </w:rPr>
        <w:t xml:space="preserve"> command (see </w:t>
      </w:r>
      <w:r>
        <w:rPr>
          <w:i/>
          <w:lang w:val="en-US"/>
        </w:rPr>
        <w:t>VIRTEL Messages and Operations Guide</w:t>
      </w:r>
      <w:r>
        <w:rPr>
          <w:lang w:val="en-US"/>
        </w:rPr>
        <w:t>) allows VIRTEL to take into account the new version of a scenario assembled and link-edited into a load library.</w:t>
      </w:r>
    </w:p>
    <w:p w14:paraId="7864DF80" w14:textId="77777777" w:rsidR="00965763" w:rsidRDefault="00965763">
      <w:pPr>
        <w:pStyle w:val="Heading5"/>
        <w:rPr>
          <w:lang w:val="en-US"/>
        </w:rPr>
      </w:pPr>
      <w:r>
        <w:rPr>
          <w:lang w:val="en-US"/>
        </w:rPr>
        <w:t>Scenarios stored in a VSAM directory</w:t>
      </w:r>
    </w:p>
    <w:p w14:paraId="50DF3692" w14:textId="77777777" w:rsidR="00965763" w:rsidRDefault="00965763" w:rsidP="00965763">
      <w:pPr>
        <w:rPr>
          <w:lang w:val="en-US"/>
        </w:rPr>
      </w:pPr>
      <w:r>
        <w:rPr>
          <w:lang w:val="en-US"/>
        </w:rPr>
        <w:t>If the “</w:t>
      </w:r>
      <w:r w:rsidRPr="00965763">
        <w:rPr>
          <w:lang w:val="en-US"/>
        </w:rPr>
        <w:t>Directory for scenarios</w:t>
      </w:r>
      <w:r>
        <w:rPr>
          <w:lang w:val="en-US"/>
        </w:rPr>
        <w:t>” field in the Entry Point is non-blank, VIRTEL will load scenarios from the specified directory instead of from the DFHRPL load library.</w:t>
      </w:r>
    </w:p>
    <w:p w14:paraId="1E3D6FA9" w14:textId="77777777" w:rsidR="00965763" w:rsidRDefault="00965763" w:rsidP="00965763">
      <w:pPr>
        <w:rPr>
          <w:lang w:val="en-US"/>
        </w:rPr>
      </w:pPr>
    </w:p>
    <w:p w14:paraId="35F15A19" w14:textId="77777777" w:rsidR="00965763" w:rsidRDefault="00965763" w:rsidP="00965763">
      <w:pPr>
        <w:rPr>
          <w:lang w:val="en-US"/>
        </w:rPr>
      </w:pPr>
      <w:r w:rsidRPr="00965763">
        <w:rPr>
          <w:lang w:val="en-US"/>
        </w:rPr>
        <w:t>Scenarios in VSAM are ordinary VIRTEL files</w:t>
      </w:r>
      <w:r>
        <w:rPr>
          <w:lang w:val="en-US"/>
        </w:rPr>
        <w:t xml:space="preserve"> and</w:t>
      </w:r>
      <w:r w:rsidRPr="00965763">
        <w:rPr>
          <w:lang w:val="en-US"/>
        </w:rPr>
        <w:t xml:space="preserve"> their extension must be .390; they </w:t>
      </w:r>
      <w:r w:rsidR="008B0E26">
        <w:rPr>
          <w:lang w:val="en-US"/>
        </w:rPr>
        <w:t xml:space="preserve">are </w:t>
      </w:r>
      <w:r w:rsidRPr="00965763">
        <w:rPr>
          <w:lang w:val="en-US"/>
        </w:rPr>
        <w:t xml:space="preserve">normally assembled on </w:t>
      </w:r>
      <w:r>
        <w:rPr>
          <w:lang w:val="en-US"/>
        </w:rPr>
        <w:t>a</w:t>
      </w:r>
      <w:r w:rsidRPr="00965763">
        <w:rPr>
          <w:lang w:val="en-US"/>
        </w:rPr>
        <w:t xml:space="preserve"> </w:t>
      </w:r>
      <w:r>
        <w:rPr>
          <w:lang w:val="en-US"/>
        </w:rPr>
        <w:t xml:space="preserve">workstation and </w:t>
      </w:r>
      <w:r w:rsidRPr="00965763">
        <w:rPr>
          <w:lang w:val="en-US"/>
        </w:rPr>
        <w:t xml:space="preserve">uploaded </w:t>
      </w:r>
      <w:r>
        <w:rPr>
          <w:lang w:val="en-US"/>
        </w:rPr>
        <w:t>to the “Directory for scenarios”</w:t>
      </w:r>
      <w:r w:rsidR="008B0E26">
        <w:rPr>
          <w:lang w:val="en-US"/>
        </w:rPr>
        <w:t xml:space="preserve"> by means of</w:t>
      </w:r>
      <w:r w:rsidRPr="00965763">
        <w:rPr>
          <w:lang w:val="en-US"/>
        </w:rPr>
        <w:t xml:space="preserve"> Virtel Studio.</w:t>
      </w:r>
    </w:p>
    <w:p w14:paraId="071A314D" w14:textId="77777777" w:rsidR="008B0E26" w:rsidRDefault="008B0E26" w:rsidP="00965763">
      <w:pPr>
        <w:rPr>
          <w:lang w:val="en-US"/>
        </w:rPr>
      </w:pPr>
    </w:p>
    <w:p w14:paraId="12E1FDA4" w14:textId="77777777" w:rsidR="008B0E26" w:rsidRPr="00965763" w:rsidRDefault="008B0E26" w:rsidP="008B0E26">
      <w:pPr>
        <w:rPr>
          <w:lang w:val="en-US"/>
        </w:rPr>
      </w:pPr>
      <w:r w:rsidRPr="008B0E26">
        <w:rPr>
          <w:lang w:val="en-US"/>
        </w:rPr>
        <w:t>If a new version of a scenario is uploaded in a VSAM directory, the new version will be used i</w:t>
      </w:r>
      <w:r>
        <w:rPr>
          <w:lang w:val="en-US"/>
        </w:rPr>
        <w:t>mmediately whenever a new connect</w:t>
      </w:r>
      <w:r w:rsidRPr="008B0E26">
        <w:rPr>
          <w:lang w:val="en-US"/>
        </w:rPr>
        <w:t>ion needs it</w:t>
      </w:r>
      <w:r>
        <w:rPr>
          <w:lang w:val="en-US"/>
        </w:rPr>
        <w:t>;</w:t>
      </w:r>
      <w:r w:rsidRPr="008B0E26">
        <w:rPr>
          <w:lang w:val="en-US"/>
        </w:rPr>
        <w:t xml:space="preserve"> no </w:t>
      </w:r>
      <w:r>
        <w:rPr>
          <w:lang w:val="en-US"/>
        </w:rPr>
        <w:t xml:space="preserve">VIRTEL </w:t>
      </w:r>
      <w:r w:rsidRPr="008B0E26">
        <w:rPr>
          <w:lang w:val="en-US"/>
        </w:rPr>
        <w:t xml:space="preserve">command is necessary. </w:t>
      </w:r>
      <w:r>
        <w:rPr>
          <w:lang w:val="en-US"/>
        </w:rPr>
        <w:t xml:space="preserve"> I</w:t>
      </w:r>
      <w:r w:rsidRPr="008B0E26">
        <w:rPr>
          <w:lang w:val="en-US"/>
        </w:rPr>
        <w:t>f a terminal is already executing the old version of the scenario, it is not affected, and continues with a copy of the old version.</w:t>
      </w:r>
      <w:r>
        <w:rPr>
          <w:lang w:val="en-US"/>
        </w:rPr>
        <w:t xml:space="preserve"> </w:t>
      </w:r>
      <w:r w:rsidRPr="008B0E26">
        <w:rPr>
          <w:lang w:val="en-US"/>
        </w:rPr>
        <w:t xml:space="preserve"> </w:t>
      </w:r>
      <w:r>
        <w:rPr>
          <w:lang w:val="en-US"/>
        </w:rPr>
        <w:t>I</w:t>
      </w:r>
      <w:r w:rsidRPr="008B0E26">
        <w:rPr>
          <w:lang w:val="en-US"/>
        </w:rPr>
        <w:t>f another scenario with the same name exists in another directory, it is not modified by the upload</w:t>
      </w:r>
      <w:r>
        <w:rPr>
          <w:lang w:val="en-US"/>
        </w:rPr>
        <w:t>.</w:t>
      </w:r>
    </w:p>
    <w:p w14:paraId="02CC2591" w14:textId="77777777" w:rsidR="00774472" w:rsidRPr="0045652F" w:rsidRDefault="00774472">
      <w:pPr>
        <w:pStyle w:val="Heading5"/>
        <w:rPr>
          <w:lang w:val="en-US"/>
        </w:rPr>
      </w:pPr>
      <w:r w:rsidRPr="0045652F">
        <w:rPr>
          <w:lang w:val="en-US"/>
        </w:rPr>
        <w:t>Using a presentation module</w:t>
      </w:r>
    </w:p>
    <w:p w14:paraId="6CC9ECDC" w14:textId="77777777" w:rsidR="00774472" w:rsidRPr="0045652F" w:rsidRDefault="00774472">
      <w:pPr>
        <w:rPr>
          <w:lang w:val="en-US"/>
        </w:rPr>
      </w:pPr>
      <w:r w:rsidRPr="0045652F">
        <w:rPr>
          <w:lang w:val="en-US"/>
        </w:rPr>
        <w:t>In order to be used, the name of the HTML presentation module must be specified in the “Initial Scenario”, “Final Scenario”, “Input Scenario” or “Output Scenario” field of the transaction supporting access to the application (see “</w:t>
      </w:r>
      <w:bookmarkStart w:id="406" w:name="_Toc422718830"/>
      <w:bookmarkStart w:id="407" w:name="_Toc29883629"/>
      <w:bookmarkStart w:id="408" w:name="_Toc189471926"/>
      <w:r w:rsidRPr="0045652F">
        <w:rPr>
          <w:lang w:val="en-US"/>
        </w:rPr>
        <w:t>Parameters of the transaction</w:t>
      </w:r>
      <w:bookmarkEnd w:id="406"/>
      <w:bookmarkEnd w:id="407"/>
      <w:bookmarkEnd w:id="408"/>
      <w:r w:rsidRPr="0045652F">
        <w:rPr>
          <w:lang w:val="en-US"/>
        </w:rPr>
        <w:t xml:space="preserve">” in the </w:t>
      </w:r>
      <w:r w:rsidRPr="0045652F">
        <w:rPr>
          <w:i/>
          <w:iCs/>
          <w:lang w:val="en-US"/>
        </w:rPr>
        <w:t>VIRTEL Connectivity Reference</w:t>
      </w:r>
      <w:r w:rsidRPr="0045652F">
        <w:rPr>
          <w:lang w:val="en-US"/>
        </w:rPr>
        <w:t xml:space="preserve"> manual), or in the “Identification scenario” field of the entry point (see “Parameters of the entry point” in the </w:t>
      </w:r>
      <w:r w:rsidRPr="0045652F">
        <w:rPr>
          <w:i/>
          <w:iCs/>
          <w:lang w:val="en-US"/>
        </w:rPr>
        <w:t>VIRTEL Connectivity Reference</w:t>
      </w:r>
      <w:r w:rsidRPr="0045652F">
        <w:rPr>
          <w:lang w:val="en-US"/>
        </w:rPr>
        <w:t xml:space="preserve"> manual).</w:t>
      </w:r>
    </w:p>
    <w:p w14:paraId="1990B52E" w14:textId="77777777" w:rsidR="00774472" w:rsidRPr="0045652F" w:rsidRDefault="00774472">
      <w:pPr>
        <w:pStyle w:val="Heading5"/>
        <w:rPr>
          <w:lang w:val="en-US"/>
        </w:rPr>
      </w:pPr>
      <w:r w:rsidRPr="0045652F">
        <w:rPr>
          <w:lang w:val="en-US"/>
        </w:rPr>
        <w:t>Types of scenario</w:t>
      </w:r>
    </w:p>
    <w:p w14:paraId="5F83567D" w14:textId="77777777" w:rsidR="00774472" w:rsidRPr="0045652F" w:rsidRDefault="00774472">
      <w:pPr>
        <w:keepNext/>
        <w:rPr>
          <w:lang w:val="en-US"/>
        </w:rPr>
      </w:pPr>
      <w:r w:rsidRPr="0045652F">
        <w:rPr>
          <w:lang w:val="en-US"/>
        </w:rPr>
        <w:fldChar w:fldCharType="begin"/>
      </w:r>
      <w:r w:rsidRPr="0045652F">
        <w:rPr>
          <w:lang w:val="en-US"/>
        </w:rPr>
        <w:instrText xml:space="preserve"> XE "Scenario" </w:instrText>
      </w:r>
      <w:r w:rsidRPr="0045652F">
        <w:rPr>
          <w:lang w:val="en-US"/>
        </w:rPr>
        <w:fldChar w:fldCharType="end"/>
      </w:r>
      <w:r w:rsidRPr="0045652F">
        <w:rPr>
          <w:lang w:val="en-US"/>
        </w:rPr>
        <w:t>A presentation module can contain one of each of the following types of scenario:</w:t>
      </w:r>
    </w:p>
    <w:p w14:paraId="4C99DCC4" w14:textId="77777777" w:rsidR="00774472" w:rsidRPr="0045652F" w:rsidRDefault="00774472">
      <w:pPr>
        <w:pStyle w:val="Heading6"/>
        <w:rPr>
          <w:lang w:val="en-US"/>
        </w:rPr>
      </w:pPr>
      <w:r w:rsidRPr="0045652F">
        <w:rPr>
          <w:lang w:val="en-US"/>
        </w:rPr>
        <w:t>IDENTIFICATION SCENARIO</w:t>
      </w:r>
    </w:p>
    <w:p w14:paraId="45B71F7F" w14:textId="77777777" w:rsidR="00774472" w:rsidRPr="0045652F" w:rsidRDefault="00774472">
      <w:pPr>
        <w:rPr>
          <w:b/>
          <w:bCs/>
          <w:lang w:val="en-US"/>
        </w:rPr>
      </w:pPr>
      <w:r w:rsidRPr="0045652F">
        <w:rPr>
          <w:lang w:val="en-US"/>
        </w:rPr>
        <w:t>An identification scenario</w:t>
      </w:r>
      <w:r w:rsidRPr="0045652F">
        <w:rPr>
          <w:lang w:val="en-US"/>
        </w:rPr>
        <w:fldChar w:fldCharType="begin"/>
      </w:r>
      <w:r w:rsidRPr="0045652F">
        <w:rPr>
          <w:lang w:val="en-US"/>
        </w:rPr>
        <w:instrText xml:space="preserve"> XE "Identification scenario" </w:instrText>
      </w:r>
      <w:r w:rsidRPr="0045652F">
        <w:rPr>
          <w:lang w:val="en-US"/>
        </w:rPr>
        <w:fldChar w:fldCharType="end"/>
      </w:r>
      <w:r w:rsidRPr="0045652F">
        <w:rPr>
          <w:lang w:val="en-US"/>
        </w:rPr>
        <w:t xml:space="preserve"> is invoked when an inbound call is assigned to an entry point.  Because an identification scenario is executed before a transaction is selected and before connecting to a host application, the scenario may use the SET$ TRANSACTION instruction to select the transaction which specifies the host application (if any) to be used.  The identification scenario is required when the entry point specifies the name of this presentation module in its “Identification scenario” field.</w:t>
      </w:r>
    </w:p>
    <w:p w14:paraId="1D40323E" w14:textId="77777777" w:rsidR="00774472" w:rsidRPr="0045652F" w:rsidRDefault="00774472">
      <w:pPr>
        <w:pStyle w:val="Heading6"/>
        <w:rPr>
          <w:lang w:val="en-US"/>
        </w:rPr>
      </w:pPr>
      <w:r w:rsidRPr="0045652F">
        <w:rPr>
          <w:lang w:val="en-US"/>
        </w:rPr>
        <w:t>INITIAL SCENARIO</w:t>
      </w:r>
    </w:p>
    <w:p w14:paraId="42D4259A" w14:textId="77777777" w:rsidR="00774472" w:rsidRPr="0045652F" w:rsidRDefault="00774472">
      <w:pPr>
        <w:rPr>
          <w:b/>
          <w:bCs/>
          <w:lang w:val="en-US"/>
        </w:rPr>
      </w:pPr>
      <w:r w:rsidRPr="0045652F">
        <w:rPr>
          <w:lang w:val="en-US"/>
        </w:rPr>
        <w:t>An initial scenario</w:t>
      </w:r>
      <w:r w:rsidRPr="0045652F">
        <w:rPr>
          <w:lang w:val="en-US"/>
        </w:rPr>
        <w:fldChar w:fldCharType="begin"/>
      </w:r>
      <w:r w:rsidRPr="0045652F">
        <w:rPr>
          <w:lang w:val="en-US"/>
        </w:rPr>
        <w:instrText xml:space="preserve"> XE "Initial scenario" </w:instrText>
      </w:r>
      <w:r w:rsidRPr="0045652F">
        <w:rPr>
          <w:lang w:val="en-US"/>
        </w:rPr>
        <w:fldChar w:fldCharType="end"/>
      </w:r>
      <w:r w:rsidRPr="0045652F">
        <w:rPr>
          <w:lang w:val="en-US"/>
        </w:rPr>
        <w:t xml:space="preserve"> is invoked when an &amp;/S order is processed in a connection script (see “Connection / Disconnection Scripts” in the </w:t>
      </w:r>
      <w:r w:rsidRPr="0045652F">
        <w:rPr>
          <w:i/>
          <w:iCs/>
          <w:lang w:val="en-US"/>
        </w:rPr>
        <w:t>VIRTEL Connectivity Reference</w:t>
      </w:r>
      <w:r w:rsidRPr="0045652F">
        <w:rPr>
          <w:lang w:val="en-US"/>
        </w:rPr>
        <w:t xml:space="preserve"> manual).  The initial scenario is required when the “TIOA at logon” field of the transaction contains &amp;/S and the name of the presentation module is coded in the “Initial Scenario” field of the transaction.</w:t>
      </w:r>
    </w:p>
    <w:p w14:paraId="5FB35DCF" w14:textId="77777777" w:rsidR="00774472" w:rsidRPr="0045652F" w:rsidRDefault="00774472">
      <w:pPr>
        <w:pStyle w:val="Heading6"/>
        <w:rPr>
          <w:lang w:val="en-US"/>
        </w:rPr>
      </w:pPr>
      <w:r w:rsidRPr="0045652F">
        <w:rPr>
          <w:lang w:val="en-US"/>
        </w:rPr>
        <w:t>FINAL SCENARIO</w:t>
      </w:r>
    </w:p>
    <w:p w14:paraId="7F22B85E" w14:textId="77777777" w:rsidR="00774472" w:rsidRPr="0045652F" w:rsidRDefault="00774472">
      <w:pPr>
        <w:rPr>
          <w:b/>
          <w:bCs/>
          <w:lang w:val="en-US"/>
        </w:rPr>
      </w:pPr>
      <w:r w:rsidRPr="0045652F">
        <w:rPr>
          <w:lang w:val="en-US"/>
        </w:rPr>
        <w:t>A final scenario</w:t>
      </w:r>
      <w:r w:rsidRPr="0045652F">
        <w:rPr>
          <w:lang w:val="en-US"/>
        </w:rPr>
        <w:fldChar w:fldCharType="begin"/>
      </w:r>
      <w:r w:rsidRPr="0045652F">
        <w:rPr>
          <w:lang w:val="en-US"/>
        </w:rPr>
        <w:instrText xml:space="preserve"> XE "Final scenario" </w:instrText>
      </w:r>
      <w:r w:rsidRPr="0045652F">
        <w:rPr>
          <w:lang w:val="en-US"/>
        </w:rPr>
        <w:fldChar w:fldCharType="end"/>
      </w:r>
      <w:r w:rsidRPr="0045652F">
        <w:rPr>
          <w:lang w:val="en-US"/>
        </w:rPr>
        <w:t xml:space="preserve"> is invoked when an &amp;/S order is processed in a disconnection script (see “Connection / Disconnection Scripts” in the </w:t>
      </w:r>
      <w:r w:rsidRPr="0045652F">
        <w:rPr>
          <w:i/>
          <w:iCs/>
          <w:lang w:val="en-US"/>
        </w:rPr>
        <w:t>VIRTEL Connectivity Reference</w:t>
      </w:r>
      <w:r w:rsidRPr="0045652F">
        <w:rPr>
          <w:lang w:val="en-US"/>
        </w:rPr>
        <w:t xml:space="preserve"> manual).  The final scenario is required when the “TIOA at logoff” field of the transaction contains &amp;/S and the name of the presentation module is coded in the “Final Scenario” field of the transaction.</w:t>
      </w:r>
    </w:p>
    <w:p w14:paraId="7207FD1C" w14:textId="77777777" w:rsidR="00774472" w:rsidRPr="0045652F" w:rsidRDefault="00774472">
      <w:pPr>
        <w:pStyle w:val="Heading6"/>
        <w:rPr>
          <w:lang w:val="en-US"/>
        </w:rPr>
      </w:pPr>
      <w:r w:rsidRPr="0045652F">
        <w:rPr>
          <w:lang w:val="en-US"/>
        </w:rPr>
        <w:t>INPUT SCENARIO</w:t>
      </w:r>
    </w:p>
    <w:p w14:paraId="37860AE4" w14:textId="77777777" w:rsidR="00774472" w:rsidRPr="0045652F" w:rsidRDefault="00774472">
      <w:pPr>
        <w:rPr>
          <w:lang w:val="en-US"/>
        </w:rPr>
      </w:pPr>
      <w:r w:rsidRPr="0045652F">
        <w:rPr>
          <w:lang w:val="en-US"/>
        </w:rPr>
        <w:t>An input scenario</w:t>
      </w:r>
      <w:r w:rsidRPr="0045652F">
        <w:rPr>
          <w:lang w:val="en-US"/>
        </w:rPr>
        <w:fldChar w:fldCharType="begin"/>
      </w:r>
      <w:r w:rsidRPr="0045652F">
        <w:rPr>
          <w:lang w:val="en-US"/>
        </w:rPr>
        <w:instrText xml:space="preserve"> XE "Input scenario" </w:instrText>
      </w:r>
      <w:r w:rsidRPr="0045652F">
        <w:rPr>
          <w:lang w:val="en-US"/>
        </w:rPr>
        <w:fldChar w:fldCharType="end"/>
      </w:r>
      <w:r w:rsidRPr="0045652F">
        <w:rPr>
          <w:lang w:val="en-US"/>
        </w:rPr>
        <w:t xml:space="preserve"> is invoked once at the start of the session (on receipt of the first message from the application to the terminal after the connection has been established with the host application), and again on receipt of each inbound message (from the terminal to the application).  The input scenario is required when the name of the presentation module is coded in the “Input Scenario” field of the transaction.</w:t>
      </w:r>
    </w:p>
    <w:p w14:paraId="2C5CA013" w14:textId="77777777" w:rsidR="00774472" w:rsidRPr="0045652F" w:rsidRDefault="00774472">
      <w:pPr>
        <w:rPr>
          <w:lang w:val="en-US"/>
        </w:rPr>
      </w:pPr>
    </w:p>
    <w:p w14:paraId="7875CB2C" w14:textId="77777777" w:rsidR="00774472" w:rsidRPr="0045652F" w:rsidRDefault="00774472">
      <w:pPr>
        <w:rPr>
          <w:b/>
          <w:bCs/>
          <w:lang w:val="en-US"/>
        </w:rPr>
      </w:pPr>
      <w:r w:rsidRPr="0045652F">
        <w:rPr>
          <w:lang w:val="en-US"/>
        </w:rPr>
        <w:t>When the input scenario is invoked on receipt of the first outbound message (from the application to the terminal), the scenario may terminate with a CASE$ FAIL</w:t>
      </w:r>
      <w:r w:rsidRPr="0045652F">
        <w:rPr>
          <w:lang w:val="en-US"/>
        </w:rPr>
        <w:fldChar w:fldCharType="begin"/>
      </w:r>
      <w:r w:rsidRPr="0045652F">
        <w:rPr>
          <w:lang w:val="en-US"/>
        </w:rPr>
        <w:instrText xml:space="preserve"> XE "FAIL" </w:instrText>
      </w:r>
      <w:r w:rsidRPr="0045652F">
        <w:rPr>
          <w:lang w:val="en-US"/>
        </w:rPr>
        <w:fldChar w:fldCharType="end"/>
      </w:r>
      <w:r w:rsidRPr="0045652F">
        <w:rPr>
          <w:lang w:val="en-US"/>
        </w:rPr>
        <w:t xml:space="preserve"> or an IF$ FAIL instruction.  In this case, the outbound message is discarded and the input scenario is invoked again on receipt on the </w:t>
      </w:r>
      <w:r w:rsidRPr="0045652F">
        <w:rPr>
          <w:i/>
          <w:iCs/>
          <w:lang w:val="en-US"/>
        </w:rPr>
        <w:t>next outbound</w:t>
      </w:r>
      <w:r w:rsidRPr="0045652F">
        <w:rPr>
          <w:lang w:val="en-US"/>
        </w:rPr>
        <w:t xml:space="preserve"> message from the application.  This process continues until the input scenario terminates with a CASE$ SUCCESS</w:t>
      </w:r>
      <w:r w:rsidRPr="0045652F">
        <w:rPr>
          <w:lang w:val="en-US"/>
        </w:rPr>
        <w:fldChar w:fldCharType="begin"/>
      </w:r>
      <w:r w:rsidRPr="0045652F">
        <w:rPr>
          <w:lang w:val="en-US"/>
        </w:rPr>
        <w:instrText xml:space="preserve"> XE "SUCCESS" </w:instrText>
      </w:r>
      <w:r w:rsidRPr="0045652F">
        <w:rPr>
          <w:lang w:val="en-US"/>
        </w:rPr>
        <w:fldChar w:fldCharType="end"/>
      </w:r>
      <w:r w:rsidRPr="0045652F">
        <w:rPr>
          <w:lang w:val="en-US"/>
        </w:rPr>
        <w:t xml:space="preserve"> or IF$ SUCCESS instruction, or reaches SCENARIO END, after which the input scenario stops processing outbound messages and is subsequently invoked for each inbound message.</w:t>
      </w:r>
    </w:p>
    <w:p w14:paraId="5A0041C2" w14:textId="77777777" w:rsidR="00774472" w:rsidRPr="0045652F" w:rsidRDefault="00774472">
      <w:pPr>
        <w:pStyle w:val="Heading6"/>
        <w:rPr>
          <w:lang w:val="en-US"/>
        </w:rPr>
      </w:pPr>
      <w:r w:rsidRPr="0045652F">
        <w:rPr>
          <w:lang w:val="en-US"/>
        </w:rPr>
        <w:t>OUTPUT SCENARIO</w:t>
      </w:r>
    </w:p>
    <w:p w14:paraId="56E7832C" w14:textId="77777777" w:rsidR="00774472" w:rsidRPr="0045652F" w:rsidRDefault="00774472">
      <w:pPr>
        <w:rPr>
          <w:lang w:val="en-US"/>
        </w:rPr>
      </w:pPr>
      <w:r w:rsidRPr="0045652F">
        <w:rPr>
          <w:lang w:val="en-US"/>
        </w:rPr>
        <w:t>An output scenario</w:t>
      </w:r>
      <w:r w:rsidRPr="0045652F">
        <w:rPr>
          <w:lang w:val="en-US"/>
        </w:rPr>
        <w:fldChar w:fldCharType="begin"/>
      </w:r>
      <w:r w:rsidRPr="0045652F">
        <w:rPr>
          <w:lang w:val="en-US"/>
        </w:rPr>
        <w:instrText xml:space="preserve"> XE "Output scenario" </w:instrText>
      </w:r>
      <w:r w:rsidRPr="0045652F">
        <w:rPr>
          <w:lang w:val="en-US"/>
        </w:rPr>
        <w:fldChar w:fldCharType="end"/>
      </w:r>
      <w:r w:rsidRPr="0045652F">
        <w:rPr>
          <w:lang w:val="en-US"/>
        </w:rPr>
        <w:t xml:space="preserve"> is invoked on receipt of each outbound message (sent from the application to the terminal).  The output scenario is required when the name of the presentation module is coded in the “Output Scenario” field of the transaction.</w:t>
      </w:r>
    </w:p>
    <w:p w14:paraId="0AA004B5" w14:textId="77777777" w:rsidR="00774472" w:rsidRPr="0045652F" w:rsidRDefault="00774472">
      <w:pPr>
        <w:pStyle w:val="Heading5"/>
        <w:rPr>
          <w:lang w:val="en-US"/>
        </w:rPr>
      </w:pPr>
      <w:r w:rsidRPr="0045652F">
        <w:rPr>
          <w:lang w:val="en-US"/>
        </w:rPr>
        <w:t>VIRTEL Multi-Session scenarios</w:t>
      </w:r>
    </w:p>
    <w:p w14:paraId="37E13F70" w14:textId="77777777" w:rsidR="00774472" w:rsidRPr="0045652F" w:rsidRDefault="00774472">
      <w:pPr>
        <w:rPr>
          <w:lang w:val="en-US"/>
        </w:rPr>
      </w:pPr>
      <w:r w:rsidRPr="0045652F">
        <w:rPr>
          <w:lang w:val="en-US"/>
        </w:rPr>
        <w:t>A scenario may also be specified in the “Output Scenario” field of a transaction invoked by VIRTEL Multi-Session.  By executing an OUTPUT scenario on a 3270 terminal, VIRTEL allows automated 3270 navigation (for example, logon to VTAM application) from the Multi-Session screen.</w:t>
      </w:r>
    </w:p>
    <w:p w14:paraId="574B818E" w14:textId="77777777" w:rsidR="00774472" w:rsidRPr="0045652F" w:rsidRDefault="00774472">
      <w:pPr>
        <w:rPr>
          <w:lang w:val="en-US"/>
        </w:rPr>
      </w:pPr>
    </w:p>
    <w:p w14:paraId="06B60493" w14:textId="77777777" w:rsidR="00774472" w:rsidRPr="0045652F" w:rsidRDefault="00774472">
      <w:pPr>
        <w:rPr>
          <w:lang w:val="en-US"/>
        </w:rPr>
      </w:pPr>
      <w:r w:rsidRPr="0045652F">
        <w:rPr>
          <w:lang w:val="en-US"/>
        </w:rPr>
        <w:t xml:space="preserve">When the same VTAM application is re-invoked from a VIRTEL Multi-Session screen using a different transaction from the one which was previously active, VIRTEL will call the OUTPUT scenario of the new transaction so that the scenario can terminate the previous transaction and start the new one.  In this case the IF$ SESSION-SWITCH instruction is useful (refer to “IF$ instruction” </w:t>
      </w:r>
      <w:r w:rsidRPr="0045652F">
        <w:rPr>
          <w:lang w:val="en-US"/>
        </w:rPr>
        <w:fldChar w:fldCharType="begin"/>
      </w:r>
      <w:r w:rsidRPr="0045652F">
        <w:rPr>
          <w:lang w:val="en-US"/>
        </w:rPr>
        <w:instrText xml:space="preserve"> PAGEREF _Ref191267564 \p \h </w:instrText>
      </w:r>
      <w:r w:rsidRPr="0045652F">
        <w:rPr>
          <w:lang w:val="en-US"/>
        </w:rPr>
      </w:r>
      <w:r w:rsidRPr="0045652F">
        <w:rPr>
          <w:lang w:val="en-US"/>
        </w:rPr>
        <w:fldChar w:fldCharType="separate"/>
      </w:r>
      <w:r w:rsidR="00A87DE6">
        <w:rPr>
          <w:noProof/>
          <w:lang w:val="en-US"/>
        </w:rPr>
        <w:t>sur la page 185</w:t>
      </w:r>
      <w:r w:rsidRPr="0045652F">
        <w:rPr>
          <w:lang w:val="en-US"/>
        </w:rPr>
        <w:fldChar w:fldCharType="end"/>
      </w:r>
      <w:r w:rsidRPr="0045652F">
        <w:rPr>
          <w:lang w:val="en-US"/>
        </w:rPr>
        <w:t xml:space="preserve"> for further details).</w:t>
      </w:r>
    </w:p>
    <w:p w14:paraId="0FDA22AB" w14:textId="77777777" w:rsidR="00774472" w:rsidRPr="0045652F" w:rsidRDefault="00774472">
      <w:pPr>
        <w:rPr>
          <w:lang w:val="en-US"/>
        </w:rPr>
      </w:pPr>
    </w:p>
    <w:p w14:paraId="3E70B47E" w14:textId="77777777" w:rsidR="00774472" w:rsidRPr="0045652F" w:rsidRDefault="00774472">
      <w:pPr>
        <w:pStyle w:val="Heading5"/>
        <w:pageBreakBefore/>
        <w:rPr>
          <w:lang w:val="en-US"/>
        </w:rPr>
      </w:pPr>
      <w:r w:rsidRPr="0045652F">
        <w:rPr>
          <w:lang w:val="en-US"/>
        </w:rPr>
        <w:t>SCREENS instruction</w:t>
      </w:r>
    </w:p>
    <w:p w14:paraId="04C90C5C" w14:textId="77777777" w:rsidR="00774472" w:rsidRPr="0045652F" w:rsidRDefault="00774472">
      <w:pPr>
        <w:pStyle w:val="ecran0"/>
        <w:rPr>
          <w:lang w:val="en-US"/>
        </w:rPr>
      </w:pPr>
      <w:r w:rsidRPr="0045652F">
        <w:rPr>
          <w:lang w:val="en-US"/>
        </w:rPr>
        <w:fldChar w:fldCharType="begin"/>
      </w:r>
      <w:r w:rsidRPr="0045652F">
        <w:rPr>
          <w:lang w:val="en-US"/>
        </w:rPr>
        <w:instrText xml:space="preserve"> XE "SCREENS"</w:instrText>
      </w:r>
      <w:r w:rsidRPr="0045652F">
        <w:rPr>
          <w:lang w:val="en-US"/>
        </w:rPr>
        <w:fldChar w:fldCharType="end"/>
      </w:r>
      <w:r w:rsidRPr="0045652F">
        <w:rPr>
          <w:lang w:val="en-US"/>
        </w:rPr>
        <w:t>This instruction specifies the name of the presentation module and its execution mode.  Each SCREENS instructions is terminated by a SCRNEND instruction and may contain only SCENARIO or ERROR$ instructions.</w:t>
      </w:r>
    </w:p>
    <w:p w14:paraId="2FEBDCF2" w14:textId="77777777" w:rsidR="00774472" w:rsidRPr="0045652F" w:rsidRDefault="00774472">
      <w:pPr>
        <w:pStyle w:val="Ecran"/>
        <w:rPr>
          <w:lang w:val="en-US"/>
        </w:rPr>
      </w:pPr>
    </w:p>
    <w:p w14:paraId="0687FA3F" w14:textId="77777777" w:rsidR="00774472" w:rsidRPr="0045652F" w:rsidRDefault="00774472">
      <w:pPr>
        <w:pStyle w:val="Ecran"/>
        <w:rPr>
          <w:lang w:val="en-US"/>
        </w:rPr>
      </w:pPr>
      <w:r w:rsidRPr="0045652F">
        <w:rPr>
          <w:lang w:val="en-US"/>
        </w:rPr>
        <w:t>modname  SCREENS APPL=value1,EXEC=value2</w:t>
      </w:r>
    </w:p>
    <w:p w14:paraId="2997FD8F" w14:textId="77777777" w:rsidR="00774472" w:rsidRPr="0045652F" w:rsidRDefault="00774472">
      <w:pPr>
        <w:pStyle w:val="Ecran"/>
        <w:rPr>
          <w:lang w:val="en-US"/>
        </w:rPr>
      </w:pPr>
    </w:p>
    <w:p w14:paraId="46E7130B" w14:textId="77777777" w:rsidR="00774472" w:rsidRPr="0045652F" w:rsidRDefault="00774472">
      <w:pPr>
        <w:rPr>
          <w:lang w:val="en-US"/>
        </w:rPr>
      </w:pPr>
    </w:p>
    <w:p w14:paraId="29D25A66" w14:textId="77777777" w:rsidR="00774472" w:rsidRPr="0045652F" w:rsidRDefault="00774472">
      <w:pPr>
        <w:pStyle w:val="RefrenceChamp"/>
        <w:rPr>
          <w:lang w:val="en-US"/>
        </w:rPr>
      </w:pPr>
      <w:r w:rsidRPr="0045652F">
        <w:rPr>
          <w:b/>
          <w:lang w:val="en-US"/>
        </w:rPr>
        <w:t xml:space="preserve">modname </w:t>
      </w:r>
      <w:r w:rsidRPr="0045652F">
        <w:rPr>
          <w:b/>
          <w:lang w:val="en-US"/>
        </w:rPr>
        <w:tab/>
      </w:r>
      <w:r w:rsidRPr="0045652F">
        <w:rPr>
          <w:lang w:val="en-US"/>
        </w:rPr>
        <w:t>Name of the presentation module (8 characters maximum).  Under certain conditions, this value will allow calls to a script from a subsystem by way of a CALL command.</w:t>
      </w:r>
    </w:p>
    <w:p w14:paraId="05E2C6E3" w14:textId="77777777" w:rsidR="00774472" w:rsidRPr="0045652F" w:rsidRDefault="00774472">
      <w:pPr>
        <w:pStyle w:val="RefrenceChamp"/>
        <w:rPr>
          <w:lang w:val="en-US"/>
        </w:rPr>
      </w:pPr>
      <w:r w:rsidRPr="0045652F">
        <w:rPr>
          <w:b/>
          <w:lang w:val="en-US"/>
        </w:rPr>
        <w:t>APPL</w:t>
      </w:r>
      <w:r w:rsidRPr="0045652F">
        <w:rPr>
          <w:lang w:val="en-US"/>
        </w:rPr>
        <w:tab/>
        <w:t>Specifies the name of the target transaction when the presentation module is called by a program.</w:t>
      </w:r>
    </w:p>
    <w:p w14:paraId="67F49F0C" w14:textId="77777777" w:rsidR="00774472" w:rsidRPr="0045652F" w:rsidRDefault="00774472">
      <w:pPr>
        <w:pStyle w:val="RefrenceChamp"/>
        <w:rPr>
          <w:lang w:val="en-US"/>
        </w:rPr>
      </w:pPr>
      <w:r w:rsidRPr="0045652F">
        <w:rPr>
          <w:b/>
          <w:lang w:val="en-US"/>
        </w:rPr>
        <w:t>EXEC</w:t>
      </w:r>
      <w:r w:rsidRPr="0045652F">
        <w:rPr>
          <w:lang w:val="en-US"/>
        </w:rPr>
        <w:tab/>
        <w:t>Determines the mode in which the script is used. The possible values are:</w:t>
      </w:r>
    </w:p>
    <w:p w14:paraId="2E866C1F" w14:textId="77777777" w:rsidR="00774472" w:rsidRPr="0045652F" w:rsidRDefault="00774472">
      <w:pPr>
        <w:pStyle w:val="DtailRefChamp"/>
        <w:rPr>
          <w:lang w:val="en-US"/>
        </w:rPr>
      </w:pPr>
      <w:r w:rsidRPr="0045652F">
        <w:rPr>
          <w:b/>
          <w:lang w:val="en-US"/>
        </w:rPr>
        <w:t>YES</w:t>
      </w:r>
      <w:r w:rsidRPr="0045652F">
        <w:rPr>
          <w:lang w:val="en-US"/>
        </w:rPr>
        <w:t xml:space="preserve"> : The script may be called by a CALL from a subsystem with the possible passing of parameters</w:t>
      </w:r>
    </w:p>
    <w:p w14:paraId="75EEB627" w14:textId="77777777" w:rsidR="00774472" w:rsidRPr="0045652F" w:rsidRDefault="00774472">
      <w:pPr>
        <w:pStyle w:val="DtailRefChamp"/>
        <w:rPr>
          <w:lang w:val="en-US"/>
        </w:rPr>
      </w:pPr>
      <w:r w:rsidRPr="0045652F">
        <w:rPr>
          <w:b/>
          <w:lang w:val="en-US"/>
        </w:rPr>
        <w:t>NO</w:t>
      </w:r>
      <w:r w:rsidRPr="0045652F">
        <w:rPr>
          <w:lang w:val="en-US"/>
        </w:rPr>
        <w:t xml:space="preserve">   : The script may not be externally called.</w:t>
      </w:r>
    </w:p>
    <w:p w14:paraId="61CEEEA7" w14:textId="77777777" w:rsidR="00774472" w:rsidRPr="0045652F" w:rsidRDefault="00774472">
      <w:pPr>
        <w:pStyle w:val="Heading5"/>
        <w:rPr>
          <w:lang w:val="en-US"/>
        </w:rPr>
      </w:pPr>
      <w:r w:rsidRPr="0045652F">
        <w:rPr>
          <w:lang w:val="en-US"/>
        </w:rPr>
        <w:t>SCRNEND instruction</w:t>
      </w:r>
    </w:p>
    <w:p w14:paraId="5AA65981" w14:textId="77777777" w:rsidR="00774472" w:rsidRPr="0045652F" w:rsidRDefault="00774472">
      <w:pPr>
        <w:pStyle w:val="ecran0"/>
        <w:rPr>
          <w:lang w:val="en-US"/>
        </w:rPr>
      </w:pPr>
      <w:r w:rsidRPr="0045652F">
        <w:rPr>
          <w:lang w:val="en-US"/>
        </w:rPr>
        <w:fldChar w:fldCharType="begin"/>
      </w:r>
      <w:r w:rsidRPr="0045652F">
        <w:rPr>
          <w:lang w:val="en-US"/>
        </w:rPr>
        <w:instrText xml:space="preserve"> XE "SCRNEND"</w:instrText>
      </w:r>
      <w:r w:rsidRPr="0045652F">
        <w:rPr>
          <w:lang w:val="en-US"/>
        </w:rPr>
        <w:fldChar w:fldCharType="end"/>
      </w:r>
      <w:r w:rsidRPr="0045652F">
        <w:rPr>
          <w:lang w:val="en-US"/>
        </w:rPr>
        <w:t>This instruction marks the end of a presentation module.</w:t>
      </w:r>
    </w:p>
    <w:p w14:paraId="3AC485BA" w14:textId="77777777" w:rsidR="00774472" w:rsidRPr="0045652F" w:rsidRDefault="00774472">
      <w:pPr>
        <w:pStyle w:val="Ecran"/>
        <w:rPr>
          <w:lang w:val="en-US"/>
        </w:rPr>
      </w:pPr>
    </w:p>
    <w:p w14:paraId="204AFE93" w14:textId="77777777" w:rsidR="00774472" w:rsidRPr="0045652F" w:rsidRDefault="00774472">
      <w:pPr>
        <w:pStyle w:val="Ecran"/>
        <w:rPr>
          <w:lang w:val="en-US"/>
        </w:rPr>
      </w:pPr>
      <w:r w:rsidRPr="0045652F">
        <w:rPr>
          <w:lang w:val="en-US"/>
        </w:rPr>
        <w:t xml:space="preserve">    SCRNEND</w:t>
      </w:r>
    </w:p>
    <w:p w14:paraId="7815043F" w14:textId="77777777" w:rsidR="00774472" w:rsidRPr="0045652F" w:rsidRDefault="00774472">
      <w:pPr>
        <w:pStyle w:val="Ecran"/>
        <w:rPr>
          <w:lang w:val="en-US"/>
        </w:rPr>
      </w:pPr>
    </w:p>
    <w:p w14:paraId="5950E397" w14:textId="77777777" w:rsidR="00774472" w:rsidRPr="0045652F" w:rsidRDefault="00774472">
      <w:pPr>
        <w:pStyle w:val="Heading5"/>
        <w:keepLines/>
        <w:rPr>
          <w:lang w:val="en-US"/>
        </w:rPr>
      </w:pPr>
      <w:r w:rsidRPr="0045652F">
        <w:rPr>
          <w:lang w:val="en-US"/>
        </w:rPr>
        <w:t>SCENARIO instruction</w:t>
      </w:r>
    </w:p>
    <w:p w14:paraId="0F37F7B1" w14:textId="77777777" w:rsidR="00774472" w:rsidRPr="0045652F" w:rsidRDefault="00774472">
      <w:pPr>
        <w:pStyle w:val="ecran0"/>
        <w:rPr>
          <w:lang w:val="en-US"/>
        </w:rPr>
      </w:pPr>
      <w:r w:rsidRPr="0045652F">
        <w:rPr>
          <w:lang w:val="en-US"/>
        </w:rPr>
        <w:fldChar w:fldCharType="begin"/>
      </w:r>
      <w:r w:rsidRPr="0045652F">
        <w:rPr>
          <w:lang w:val="en-US"/>
        </w:rPr>
        <w:instrText xml:space="preserve"> XE "SCENARIO"</w:instrText>
      </w:r>
      <w:r w:rsidRPr="0045652F">
        <w:rPr>
          <w:lang w:val="en-US"/>
        </w:rPr>
        <w:fldChar w:fldCharType="end"/>
      </w:r>
      <w:r w:rsidRPr="0045652F">
        <w:rPr>
          <w:lang w:val="en-US"/>
        </w:rPr>
        <w:t xml:space="preserve">This instruction encloses </w:t>
      </w:r>
      <w:r w:rsidRPr="0045652F">
        <w:rPr>
          <w:szCs w:val="19"/>
          <w:lang w:val="en-US"/>
        </w:rPr>
        <w:t xml:space="preserve">ACTION$, CONVERT$, COPY$, DECLARE$, ERROR$, FIELD$, GOTO$, IF$, MAP$, SET$, TOVAR$, and VIRSV$ </w:t>
      </w:r>
      <w:r w:rsidRPr="0045652F">
        <w:rPr>
          <w:lang w:val="en-US"/>
        </w:rPr>
        <w:t>instructions.</w:t>
      </w:r>
    </w:p>
    <w:p w14:paraId="712600FD" w14:textId="77777777" w:rsidR="00774472" w:rsidRPr="0045652F" w:rsidRDefault="00774472">
      <w:pPr>
        <w:pStyle w:val="Ecran"/>
        <w:rPr>
          <w:lang w:val="en-US"/>
        </w:rPr>
      </w:pPr>
    </w:p>
    <w:p w14:paraId="5A00D2E2" w14:textId="77777777" w:rsidR="00774472" w:rsidRPr="0045652F" w:rsidRDefault="00774472">
      <w:pPr>
        <w:pStyle w:val="Ecran"/>
        <w:rPr>
          <w:lang w:val="en-US"/>
        </w:rPr>
      </w:pPr>
      <w:r w:rsidRPr="0045652F">
        <w:rPr>
          <w:lang w:val="en-US"/>
        </w:rPr>
        <w:t xml:space="preserve">    SCENARIO  value</w:t>
      </w:r>
    </w:p>
    <w:p w14:paraId="6CA7145F" w14:textId="77777777" w:rsidR="00774472" w:rsidRPr="0045652F" w:rsidRDefault="00774472">
      <w:pPr>
        <w:pStyle w:val="Ecran"/>
        <w:rPr>
          <w:lang w:val="en-US"/>
        </w:rPr>
      </w:pPr>
    </w:p>
    <w:p w14:paraId="60C56C68" w14:textId="77777777" w:rsidR="00774472" w:rsidRPr="0045652F" w:rsidRDefault="00774472">
      <w:pPr>
        <w:keepNext/>
        <w:keepLines/>
        <w:rPr>
          <w:lang w:val="en-US"/>
        </w:rPr>
      </w:pPr>
    </w:p>
    <w:p w14:paraId="10DCC134" w14:textId="77777777" w:rsidR="00774472" w:rsidRPr="0045652F" w:rsidRDefault="00774472">
      <w:pPr>
        <w:pStyle w:val="RefrenceChamp"/>
        <w:keepNext/>
        <w:keepLines/>
        <w:rPr>
          <w:lang w:val="en-US"/>
        </w:rPr>
      </w:pPr>
      <w:r w:rsidRPr="0045652F">
        <w:rPr>
          <w:b/>
          <w:lang w:val="en-US"/>
        </w:rPr>
        <w:t>value</w:t>
      </w:r>
      <w:r w:rsidRPr="0045652F">
        <w:rPr>
          <w:lang w:val="en-US"/>
        </w:rPr>
        <w:tab/>
        <w:t>Determines the type of processing.  The permitted values are:</w:t>
      </w:r>
    </w:p>
    <w:p w14:paraId="7FEC9F2F" w14:textId="77777777" w:rsidR="00774472" w:rsidRPr="0045652F" w:rsidRDefault="00774472">
      <w:pPr>
        <w:pStyle w:val="DtailRefChamp"/>
        <w:keepNext/>
        <w:tabs>
          <w:tab w:val="clear" w:pos="6480"/>
          <w:tab w:val="left" w:pos="5520"/>
        </w:tabs>
        <w:rPr>
          <w:b/>
          <w:bCs/>
          <w:lang w:val="en-US"/>
        </w:rPr>
      </w:pPr>
      <w:r w:rsidRPr="0045652F">
        <w:rPr>
          <w:b/>
          <w:bCs/>
          <w:lang w:val="en-US"/>
        </w:rPr>
        <w:t>IDENTIFICATION</w:t>
      </w:r>
      <w:r w:rsidRPr="0045652F">
        <w:rPr>
          <w:lang w:val="en-US"/>
        </w:rPr>
        <w:tab/>
        <w:t>Marks the start of the identification scenario.</w:t>
      </w:r>
    </w:p>
    <w:p w14:paraId="33A3D03A" w14:textId="77777777" w:rsidR="00774472" w:rsidRPr="0045652F" w:rsidRDefault="00774472">
      <w:pPr>
        <w:pStyle w:val="DtailRefChamp"/>
        <w:keepNext/>
        <w:tabs>
          <w:tab w:val="clear" w:pos="6480"/>
          <w:tab w:val="left" w:pos="5520"/>
        </w:tabs>
        <w:rPr>
          <w:b/>
          <w:bCs/>
          <w:lang w:val="en-US"/>
        </w:rPr>
      </w:pPr>
      <w:r w:rsidRPr="0045652F">
        <w:rPr>
          <w:b/>
          <w:bCs/>
          <w:lang w:val="en-US"/>
        </w:rPr>
        <w:t>INITIAL</w:t>
      </w:r>
      <w:r w:rsidRPr="0045652F">
        <w:rPr>
          <w:b/>
          <w:bCs/>
          <w:lang w:val="en-US"/>
        </w:rPr>
        <w:tab/>
      </w:r>
      <w:r w:rsidRPr="0045652F">
        <w:rPr>
          <w:lang w:val="en-US"/>
        </w:rPr>
        <w:t>Marks the start of the initial scenario.</w:t>
      </w:r>
    </w:p>
    <w:p w14:paraId="2E78082E" w14:textId="77777777" w:rsidR="00774472" w:rsidRPr="0045652F" w:rsidRDefault="00774472">
      <w:pPr>
        <w:pStyle w:val="DtailRefChamp"/>
        <w:keepNext/>
        <w:tabs>
          <w:tab w:val="clear" w:pos="6480"/>
          <w:tab w:val="left" w:pos="5520"/>
        </w:tabs>
        <w:rPr>
          <w:b/>
          <w:bCs/>
          <w:lang w:val="en-US"/>
        </w:rPr>
      </w:pPr>
      <w:r w:rsidRPr="0045652F">
        <w:rPr>
          <w:b/>
          <w:bCs/>
          <w:lang w:val="en-US"/>
        </w:rPr>
        <w:t>FINAL</w:t>
      </w:r>
      <w:r w:rsidRPr="0045652F">
        <w:rPr>
          <w:b/>
          <w:bCs/>
          <w:lang w:val="en-US"/>
        </w:rPr>
        <w:tab/>
      </w:r>
      <w:r w:rsidRPr="0045652F">
        <w:rPr>
          <w:lang w:val="en-US"/>
        </w:rPr>
        <w:t>Marks the start of the final scenario.</w:t>
      </w:r>
    </w:p>
    <w:p w14:paraId="4DDE8EA6" w14:textId="77777777" w:rsidR="00774472" w:rsidRPr="0045652F" w:rsidRDefault="00774472">
      <w:pPr>
        <w:pStyle w:val="DtailRefChamp"/>
        <w:keepNext/>
        <w:tabs>
          <w:tab w:val="clear" w:pos="6480"/>
          <w:tab w:val="left" w:pos="5520"/>
        </w:tabs>
        <w:rPr>
          <w:b/>
          <w:bCs/>
          <w:lang w:val="en-US"/>
        </w:rPr>
      </w:pPr>
      <w:r w:rsidRPr="0045652F">
        <w:rPr>
          <w:b/>
          <w:bCs/>
          <w:lang w:val="en-US"/>
        </w:rPr>
        <w:t>INPUT</w:t>
      </w:r>
      <w:r w:rsidRPr="0045652F">
        <w:rPr>
          <w:b/>
          <w:bCs/>
          <w:lang w:val="en-US"/>
        </w:rPr>
        <w:tab/>
      </w:r>
      <w:r w:rsidRPr="0045652F">
        <w:rPr>
          <w:lang w:val="en-US"/>
        </w:rPr>
        <w:t>Marks the start of the input scenario.</w:t>
      </w:r>
    </w:p>
    <w:p w14:paraId="6E134A26" w14:textId="77777777" w:rsidR="00774472" w:rsidRPr="0045652F" w:rsidRDefault="00774472">
      <w:pPr>
        <w:pStyle w:val="DtailRefChamp"/>
        <w:keepNext/>
        <w:tabs>
          <w:tab w:val="clear" w:pos="6480"/>
          <w:tab w:val="left" w:pos="5520"/>
        </w:tabs>
        <w:rPr>
          <w:lang w:val="en-US"/>
        </w:rPr>
      </w:pPr>
      <w:r w:rsidRPr="0045652F">
        <w:rPr>
          <w:b/>
          <w:lang w:val="en-US"/>
        </w:rPr>
        <w:t>OUTPUT</w:t>
      </w:r>
      <w:r w:rsidRPr="0045652F">
        <w:rPr>
          <w:b/>
          <w:lang w:val="en-US"/>
        </w:rPr>
        <w:tab/>
      </w:r>
      <w:r w:rsidRPr="0045652F">
        <w:rPr>
          <w:lang w:val="en-US"/>
        </w:rPr>
        <w:t>Marks the start of the output scenario.</w:t>
      </w:r>
    </w:p>
    <w:p w14:paraId="75107775" w14:textId="77777777" w:rsidR="00774472" w:rsidRPr="0045652F" w:rsidRDefault="00774472">
      <w:pPr>
        <w:pStyle w:val="DtailRefChamp"/>
        <w:keepNext/>
        <w:tabs>
          <w:tab w:val="clear" w:pos="6480"/>
          <w:tab w:val="left" w:pos="5520"/>
        </w:tabs>
        <w:rPr>
          <w:lang w:val="en-US"/>
        </w:rPr>
      </w:pPr>
      <w:r w:rsidRPr="0045652F">
        <w:rPr>
          <w:b/>
          <w:lang w:val="en-US"/>
        </w:rPr>
        <w:t>END</w:t>
      </w:r>
      <w:r w:rsidRPr="0045652F">
        <w:rPr>
          <w:lang w:val="en-US"/>
        </w:rPr>
        <w:tab/>
        <w:t>Marks the end of a scenario.  In the case of an input or output scenario, the scenario is stopped, but will resume on receipt of the next input or output message.</w:t>
      </w:r>
    </w:p>
    <w:p w14:paraId="13C3B3D3" w14:textId="77777777" w:rsidR="00774472" w:rsidRPr="0045652F" w:rsidRDefault="00774472">
      <w:pPr>
        <w:pStyle w:val="DtailRefChamp"/>
        <w:tabs>
          <w:tab w:val="clear" w:pos="6480"/>
          <w:tab w:val="left" w:pos="5520"/>
        </w:tabs>
        <w:rPr>
          <w:lang w:val="en-US"/>
        </w:rPr>
      </w:pPr>
      <w:r w:rsidRPr="0045652F">
        <w:rPr>
          <w:b/>
          <w:lang w:val="en-US"/>
        </w:rPr>
        <w:t>DISCARD</w:t>
      </w:r>
      <w:r w:rsidRPr="0045652F">
        <w:rPr>
          <w:bCs/>
          <w:lang w:val="en-US"/>
        </w:rPr>
        <w:tab/>
        <w:t>Marks the end of a scenario.  In the case of an input or output scenario, the scenario stops, and does not resume for the remainder of the life of the VIRTEL transaction.</w:t>
      </w:r>
    </w:p>
    <w:p w14:paraId="55D663EB" w14:textId="77777777" w:rsidR="00774472" w:rsidRPr="0045652F" w:rsidRDefault="00774472">
      <w:pPr>
        <w:pStyle w:val="Heading5"/>
        <w:keepLines/>
        <w:pageBreakBefore/>
        <w:rPr>
          <w:szCs w:val="21"/>
          <w:lang w:val="en-US"/>
        </w:rPr>
      </w:pPr>
      <w:r w:rsidRPr="0045652F">
        <w:rPr>
          <w:szCs w:val="21"/>
          <w:lang w:val="en-US"/>
        </w:rPr>
        <w:t>ACTION$ instruction</w:t>
      </w:r>
    </w:p>
    <w:p w14:paraId="1CC4060A" w14:textId="77777777" w:rsidR="00774472" w:rsidRPr="0045652F" w:rsidRDefault="00774472">
      <w:pPr>
        <w:keepNext/>
        <w:keepLines/>
        <w:rPr>
          <w:lang w:val="en-US"/>
        </w:rPr>
      </w:pPr>
      <w:r w:rsidRPr="0045652F">
        <w:rPr>
          <w:lang w:val="en-US"/>
        </w:rPr>
        <w:fldChar w:fldCharType="begin"/>
      </w:r>
      <w:r w:rsidRPr="0045652F">
        <w:rPr>
          <w:lang w:val="en-US"/>
        </w:rPr>
        <w:instrText xml:space="preserve"> XE "ACTION$"</w:instrText>
      </w:r>
      <w:r w:rsidRPr="0045652F">
        <w:rPr>
          <w:lang w:val="en-US"/>
        </w:rPr>
        <w:fldChar w:fldCharType="end"/>
      </w:r>
      <w:r w:rsidRPr="0045652F">
        <w:rPr>
          <w:lang w:val="en-US"/>
        </w:rPr>
        <w:t>This instruction specifies actions to be taken.</w:t>
      </w:r>
    </w:p>
    <w:p w14:paraId="2728750B" w14:textId="77777777" w:rsidR="00774472" w:rsidRPr="0045652F" w:rsidRDefault="00774472">
      <w:pPr>
        <w:pStyle w:val="Heading6"/>
        <w:keepLines/>
        <w:rPr>
          <w:lang w:val="en-US"/>
        </w:rPr>
      </w:pPr>
      <w:r w:rsidRPr="0045652F">
        <w:rPr>
          <w:lang w:val="en-US"/>
        </w:rPr>
        <w:t>ACTION$ DISCONNECT</w:t>
      </w:r>
    </w:p>
    <w:p w14:paraId="561EDE71" w14:textId="77777777" w:rsidR="00774472" w:rsidRPr="0045652F" w:rsidRDefault="00774472">
      <w:pPr>
        <w:pStyle w:val="ecran0"/>
        <w:rPr>
          <w:lang w:val="en-US"/>
        </w:rPr>
      </w:pPr>
      <w:r w:rsidRPr="0045652F">
        <w:rPr>
          <w:lang w:val="en-US"/>
        </w:rPr>
        <w:fldChar w:fldCharType="begin"/>
      </w:r>
      <w:r w:rsidRPr="0045652F">
        <w:rPr>
          <w:lang w:val="en-US"/>
        </w:rPr>
        <w:instrText xml:space="preserve"> XE "DISCONNECT"</w:instrText>
      </w:r>
      <w:r w:rsidRPr="0045652F">
        <w:rPr>
          <w:lang w:val="en-US"/>
        </w:rPr>
        <w:fldChar w:fldCharType="end"/>
      </w:r>
      <w:r w:rsidRPr="0045652F">
        <w:rPr>
          <w:lang w:val="en-US"/>
        </w:rPr>
        <w:t>Terminate the application.</w:t>
      </w:r>
    </w:p>
    <w:p w14:paraId="79487EC5" w14:textId="77777777" w:rsidR="00774472" w:rsidRPr="0045652F" w:rsidRDefault="00774472">
      <w:pPr>
        <w:pStyle w:val="Ecran"/>
        <w:rPr>
          <w:lang w:val="en-US"/>
        </w:rPr>
      </w:pPr>
    </w:p>
    <w:p w14:paraId="6D345715" w14:textId="77777777" w:rsidR="00774472" w:rsidRPr="0045652F" w:rsidRDefault="00774472">
      <w:pPr>
        <w:pStyle w:val="Ecran"/>
        <w:rPr>
          <w:lang w:val="en-US"/>
        </w:rPr>
      </w:pPr>
      <w:r w:rsidRPr="0045652F">
        <w:rPr>
          <w:rFonts w:cs="Courier New"/>
          <w:color w:val="000000"/>
          <w:sz w:val="20"/>
          <w:lang w:val="en-US"/>
        </w:rPr>
        <w:t xml:space="preserve">    ACTION$  DISCONNECT</w:t>
      </w:r>
    </w:p>
    <w:p w14:paraId="0BFDA2DD" w14:textId="77777777" w:rsidR="00774472" w:rsidRPr="0045652F" w:rsidRDefault="00774472">
      <w:pPr>
        <w:pStyle w:val="Ecran"/>
        <w:rPr>
          <w:lang w:val="en-US"/>
        </w:rPr>
      </w:pPr>
    </w:p>
    <w:p w14:paraId="1C5DB0DC" w14:textId="77777777" w:rsidR="00774472" w:rsidRPr="0045652F" w:rsidRDefault="00774472">
      <w:pPr>
        <w:keepNext/>
        <w:keepLines/>
        <w:rPr>
          <w:lang w:val="en-US"/>
        </w:rPr>
      </w:pPr>
    </w:p>
    <w:p w14:paraId="5156A0B7" w14:textId="77777777" w:rsidR="00774472" w:rsidRPr="0045652F" w:rsidRDefault="00774472">
      <w:pPr>
        <w:pStyle w:val="Heading6"/>
        <w:rPr>
          <w:lang w:val="en-US"/>
        </w:rPr>
      </w:pPr>
      <w:bookmarkStart w:id="409" w:name="_Ref107128875"/>
      <w:r w:rsidRPr="0045652F">
        <w:rPr>
          <w:lang w:val="en-US"/>
        </w:rPr>
        <w:t>ACTION$ SERVE-ANOTHER-USER</w:t>
      </w:r>
      <w:bookmarkEnd w:id="409"/>
    </w:p>
    <w:p w14:paraId="0360808C" w14:textId="77777777" w:rsidR="00774472" w:rsidRPr="0045652F" w:rsidRDefault="00774472">
      <w:pPr>
        <w:pStyle w:val="ecran0"/>
        <w:rPr>
          <w:lang w:val="en-US"/>
        </w:rPr>
      </w:pPr>
      <w:r w:rsidRPr="0045652F">
        <w:rPr>
          <w:lang w:val="en-US"/>
        </w:rPr>
        <w:fldChar w:fldCharType="begin"/>
      </w:r>
      <w:r w:rsidRPr="0045652F">
        <w:rPr>
          <w:lang w:val="en-US"/>
        </w:rPr>
        <w:instrText xml:space="preserve"> XE "SERVE-ANOTHER-USER"</w:instrText>
      </w:r>
      <w:r w:rsidRPr="0045652F">
        <w:rPr>
          <w:lang w:val="en-US"/>
        </w:rPr>
        <w:fldChar w:fldCharType="end"/>
      </w:r>
      <w:r w:rsidRPr="0045652F">
        <w:rPr>
          <w:lang w:val="en-US"/>
        </w:rPr>
        <w:t xml:space="preserve">Indicates that the transaction is now a </w:t>
      </w:r>
      <w:r w:rsidRPr="0045652F">
        <w:rPr>
          <w:i/>
          <w:iCs/>
          <w:lang w:val="en-US"/>
        </w:rPr>
        <w:t>service transaction</w:t>
      </w:r>
      <w:r w:rsidRPr="0045652F">
        <w:rPr>
          <w:lang w:val="en-US"/>
        </w:rPr>
        <w:fldChar w:fldCharType="begin"/>
      </w:r>
      <w:r w:rsidRPr="0045652F">
        <w:rPr>
          <w:lang w:val="en-US"/>
        </w:rPr>
        <w:instrText xml:space="preserve"> XE "Service Transaction" </w:instrText>
      </w:r>
      <w:r w:rsidRPr="0045652F">
        <w:rPr>
          <w:lang w:val="en-US"/>
        </w:rPr>
        <w:fldChar w:fldCharType="end"/>
      </w:r>
      <w:r w:rsidRPr="0045652F">
        <w:rPr>
          <w:lang w:val="en-US"/>
        </w:rPr>
        <w:t xml:space="preserve"> (see “Service Transactions” </w:t>
      </w:r>
      <w:r w:rsidRPr="0045652F">
        <w:rPr>
          <w:lang w:val="en-US"/>
        </w:rPr>
        <w:fldChar w:fldCharType="begin"/>
      </w:r>
      <w:r w:rsidRPr="0045652F">
        <w:rPr>
          <w:lang w:val="en-US"/>
        </w:rPr>
        <w:instrText xml:space="preserve"> PAGEREF _Ref107128774 \p \h </w:instrText>
      </w:r>
      <w:r w:rsidRPr="0045652F">
        <w:rPr>
          <w:lang w:val="en-US"/>
        </w:rPr>
      </w:r>
      <w:r w:rsidRPr="0045652F">
        <w:rPr>
          <w:lang w:val="en-US"/>
        </w:rPr>
        <w:fldChar w:fldCharType="separate"/>
      </w:r>
      <w:r w:rsidR="00A87DE6">
        <w:rPr>
          <w:noProof/>
          <w:lang w:val="en-US"/>
        </w:rPr>
        <w:t>sur la page 11</w:t>
      </w:r>
      <w:r w:rsidRPr="0045652F">
        <w:rPr>
          <w:lang w:val="en-US"/>
        </w:rPr>
        <w:fldChar w:fldCharType="end"/>
      </w:r>
      <w:r w:rsidRPr="0045652F">
        <w:rPr>
          <w:lang w:val="en-US"/>
        </w:rPr>
        <w:t>).</w:t>
      </w:r>
    </w:p>
    <w:p w14:paraId="28303C33" w14:textId="77777777" w:rsidR="00774472" w:rsidRPr="0045652F" w:rsidRDefault="00774472">
      <w:pPr>
        <w:pStyle w:val="Ecran"/>
        <w:rPr>
          <w:lang w:val="en-US"/>
        </w:rPr>
      </w:pPr>
    </w:p>
    <w:p w14:paraId="5D8232FD" w14:textId="77777777" w:rsidR="00774472" w:rsidRPr="0045652F" w:rsidRDefault="00774472">
      <w:pPr>
        <w:pStyle w:val="Ecran"/>
        <w:rPr>
          <w:lang w:val="en-US"/>
        </w:rPr>
      </w:pPr>
      <w:r w:rsidRPr="0045652F">
        <w:rPr>
          <w:rFonts w:cs="Courier New"/>
          <w:color w:val="000000"/>
          <w:sz w:val="20"/>
          <w:lang w:val="en-US"/>
        </w:rPr>
        <w:t xml:space="preserve">    ACTION$  SERVE-ANOTHER-USER</w:t>
      </w:r>
    </w:p>
    <w:p w14:paraId="66EAF22B" w14:textId="77777777" w:rsidR="00774472" w:rsidRPr="0045652F" w:rsidRDefault="00774472">
      <w:pPr>
        <w:pStyle w:val="Ecran"/>
        <w:rPr>
          <w:lang w:val="en-US"/>
        </w:rPr>
      </w:pPr>
    </w:p>
    <w:p w14:paraId="5E5948CA" w14:textId="77777777" w:rsidR="00774472" w:rsidRPr="0045652F" w:rsidRDefault="00774472">
      <w:pPr>
        <w:rPr>
          <w:lang w:val="en-US"/>
        </w:rPr>
      </w:pPr>
    </w:p>
    <w:p w14:paraId="224A602D" w14:textId="77777777" w:rsidR="00774472" w:rsidRPr="0045652F" w:rsidRDefault="00774472">
      <w:pPr>
        <w:pStyle w:val="Heading6"/>
        <w:rPr>
          <w:lang w:val="en-US"/>
        </w:rPr>
      </w:pPr>
      <w:r w:rsidRPr="0045652F">
        <w:rPr>
          <w:lang w:val="en-US"/>
        </w:rPr>
        <w:t>ACTION$ TERMSESS</w:t>
      </w:r>
    </w:p>
    <w:p w14:paraId="1A585C51" w14:textId="77777777" w:rsidR="00774472" w:rsidRPr="0045652F" w:rsidRDefault="00774472">
      <w:pPr>
        <w:pStyle w:val="ecran0"/>
        <w:rPr>
          <w:lang w:val="en-US"/>
        </w:rPr>
      </w:pPr>
      <w:r w:rsidRPr="0045652F">
        <w:rPr>
          <w:lang w:val="en-US"/>
        </w:rPr>
        <w:fldChar w:fldCharType="begin"/>
      </w:r>
      <w:r w:rsidRPr="0045652F">
        <w:rPr>
          <w:lang w:val="en-US"/>
        </w:rPr>
        <w:instrText xml:space="preserve"> XE "TERMSESS"</w:instrText>
      </w:r>
      <w:r w:rsidRPr="0045652F">
        <w:rPr>
          <w:lang w:val="en-US"/>
        </w:rPr>
        <w:fldChar w:fldCharType="end"/>
      </w:r>
      <w:r w:rsidRPr="0045652F">
        <w:rPr>
          <w:lang w:val="en-US"/>
        </w:rPr>
        <w:t>Requests disconnection from the host application after the next message has been sent to the client’s browser.</w:t>
      </w:r>
    </w:p>
    <w:p w14:paraId="4ADA4B38" w14:textId="77777777" w:rsidR="00774472" w:rsidRPr="0045652F" w:rsidRDefault="00774472">
      <w:pPr>
        <w:pStyle w:val="Ecran"/>
        <w:rPr>
          <w:lang w:val="en-US"/>
        </w:rPr>
      </w:pPr>
    </w:p>
    <w:p w14:paraId="33847B3C" w14:textId="77777777" w:rsidR="00774472" w:rsidRPr="0045652F" w:rsidRDefault="00774472">
      <w:pPr>
        <w:pStyle w:val="Ecran"/>
        <w:rPr>
          <w:lang w:val="en-US"/>
        </w:rPr>
      </w:pPr>
      <w:r w:rsidRPr="0045652F">
        <w:rPr>
          <w:rFonts w:cs="Courier New"/>
          <w:color w:val="000000"/>
          <w:sz w:val="20"/>
          <w:lang w:val="en-US"/>
        </w:rPr>
        <w:t xml:space="preserve">    ACTION$  TERMSESS</w:t>
      </w:r>
    </w:p>
    <w:p w14:paraId="7C78891B" w14:textId="77777777" w:rsidR="00774472" w:rsidRPr="0045652F" w:rsidRDefault="00774472">
      <w:pPr>
        <w:pStyle w:val="Ecran"/>
        <w:rPr>
          <w:lang w:val="en-US"/>
        </w:rPr>
      </w:pPr>
    </w:p>
    <w:p w14:paraId="3730C89F" w14:textId="77777777" w:rsidR="00774472" w:rsidRPr="0045652F" w:rsidRDefault="00774472">
      <w:pPr>
        <w:rPr>
          <w:lang w:val="en-US"/>
        </w:rPr>
      </w:pPr>
    </w:p>
    <w:p w14:paraId="658D4052" w14:textId="77777777" w:rsidR="00774472" w:rsidRPr="0045652F" w:rsidRDefault="00774472">
      <w:pPr>
        <w:pStyle w:val="Heading6"/>
        <w:rPr>
          <w:lang w:val="en-US"/>
        </w:rPr>
      </w:pPr>
      <w:r w:rsidRPr="0045652F">
        <w:rPr>
          <w:lang w:val="en-US"/>
        </w:rPr>
        <w:t>ACTION$ TO-APPLICATION</w:t>
      </w:r>
    </w:p>
    <w:p w14:paraId="76E96B58" w14:textId="77777777" w:rsidR="00774472" w:rsidRPr="0045652F" w:rsidRDefault="00774472">
      <w:pPr>
        <w:pStyle w:val="ecran0"/>
        <w:rPr>
          <w:lang w:val="en-US"/>
        </w:rPr>
      </w:pPr>
      <w:r w:rsidRPr="0045652F">
        <w:rPr>
          <w:lang w:val="en-US"/>
        </w:rPr>
        <w:fldChar w:fldCharType="begin"/>
      </w:r>
      <w:r w:rsidRPr="0045652F">
        <w:rPr>
          <w:lang w:val="en-US"/>
        </w:rPr>
        <w:instrText xml:space="preserve"> XE "TO-APPLICATION"</w:instrText>
      </w:r>
      <w:r w:rsidRPr="0045652F">
        <w:rPr>
          <w:lang w:val="en-US"/>
        </w:rPr>
        <w:fldChar w:fldCharType="end"/>
      </w:r>
      <w:r w:rsidRPr="0045652F">
        <w:rPr>
          <w:lang w:val="en-US"/>
        </w:rPr>
        <w:t xml:space="preserve">Send a message to the application, consisting of the input fields in the screen image buffer and the function key specified by </w:t>
      </w:r>
      <w:r w:rsidRPr="0045652F">
        <w:rPr>
          <w:i/>
          <w:iCs/>
          <w:lang w:val="en-US"/>
        </w:rPr>
        <w:t>pfkey</w:t>
      </w:r>
      <w:r w:rsidRPr="0045652F">
        <w:rPr>
          <w:lang w:val="en-US"/>
        </w:rPr>
        <w:t>.</w:t>
      </w:r>
    </w:p>
    <w:p w14:paraId="73C7FBD6" w14:textId="77777777" w:rsidR="00774472" w:rsidRPr="0045652F" w:rsidRDefault="00774472">
      <w:pPr>
        <w:pStyle w:val="Ecran"/>
        <w:rPr>
          <w:lang w:val="en-US"/>
        </w:rPr>
      </w:pPr>
    </w:p>
    <w:p w14:paraId="5A153E19" w14:textId="77777777" w:rsidR="00774472" w:rsidRPr="0045652F" w:rsidRDefault="00774472">
      <w:pPr>
        <w:pStyle w:val="Ecran"/>
        <w:rPr>
          <w:rFonts w:cs="Courier New"/>
          <w:color w:val="000000"/>
          <w:sz w:val="20"/>
          <w:lang w:val="en-US"/>
        </w:rPr>
      </w:pPr>
      <w:r w:rsidRPr="0045652F">
        <w:rPr>
          <w:rFonts w:cs="Courier New"/>
          <w:color w:val="000000"/>
          <w:sz w:val="20"/>
          <w:lang w:val="en-US"/>
        </w:rPr>
        <w:t xml:space="preserve">    ACTION$  TO-APPLICATION,KEY=pfkey,</w:t>
      </w:r>
    </w:p>
    <w:p w14:paraId="7BFC1A92" w14:textId="77777777" w:rsidR="00FD76A5" w:rsidRDefault="00774472">
      <w:pPr>
        <w:pStyle w:val="Ecran"/>
        <w:rPr>
          <w:rFonts w:cs="Courier New"/>
          <w:color w:val="000000"/>
          <w:sz w:val="20"/>
          <w:lang w:val="en-US"/>
        </w:rPr>
      </w:pPr>
      <w:r w:rsidRPr="0045652F">
        <w:rPr>
          <w:rFonts w:cs="Courier New"/>
          <w:color w:val="000000"/>
          <w:sz w:val="20"/>
          <w:lang w:val="en-US"/>
        </w:rPr>
        <w:t xml:space="preserve">             AND=(WAIT|SCRIPT,'string'),</w:t>
      </w:r>
    </w:p>
    <w:p w14:paraId="11945CE9" w14:textId="77777777" w:rsidR="00FD76A5" w:rsidRDefault="00FD76A5" w:rsidP="00FD76A5">
      <w:pPr>
        <w:pStyle w:val="Ecran"/>
        <w:rPr>
          <w:rFonts w:cs="Courier New"/>
          <w:color w:val="000000"/>
          <w:sz w:val="20"/>
          <w:lang w:val="en-US"/>
        </w:rPr>
      </w:pPr>
      <w:r>
        <w:rPr>
          <w:rFonts w:cs="Courier New"/>
          <w:color w:val="000000"/>
          <w:sz w:val="20"/>
          <w:lang w:val="en-US"/>
        </w:rPr>
        <w:t xml:space="preserve">             AND=(PROCESS-RESPONSE,'string'),</w:t>
      </w:r>
    </w:p>
    <w:p w14:paraId="03BD1284" w14:textId="77777777" w:rsidR="00FD76A5" w:rsidRDefault="00FD76A5" w:rsidP="00FD76A5">
      <w:pPr>
        <w:pStyle w:val="Ecran"/>
        <w:rPr>
          <w:rFonts w:cs="Courier New"/>
          <w:color w:val="000000"/>
          <w:sz w:val="20"/>
          <w:lang w:val="en-US"/>
        </w:rPr>
      </w:pPr>
      <w:r>
        <w:rPr>
          <w:rFonts w:cs="Courier New"/>
          <w:color w:val="000000"/>
          <w:sz w:val="20"/>
          <w:lang w:val="en-US"/>
        </w:rPr>
        <w:t xml:space="preserve">             AND=(DO-NOT-PROCESS-RESPONSE),</w:t>
      </w:r>
    </w:p>
    <w:p w14:paraId="077C0A74" w14:textId="77777777" w:rsidR="00774472" w:rsidRPr="0045652F" w:rsidRDefault="00FD76A5">
      <w:pPr>
        <w:pStyle w:val="Ecran"/>
        <w:rPr>
          <w:rFonts w:cs="Courier New"/>
          <w:color w:val="000000"/>
          <w:sz w:val="20"/>
          <w:lang w:val="en-US"/>
        </w:rPr>
      </w:pPr>
      <w:r>
        <w:rPr>
          <w:rFonts w:cs="Courier New"/>
          <w:color w:val="000000"/>
          <w:sz w:val="20"/>
          <w:lang w:val="en-US"/>
        </w:rPr>
        <w:t xml:space="preserve">             </w:t>
      </w:r>
      <w:r w:rsidR="00774472" w:rsidRPr="0045652F">
        <w:rPr>
          <w:rFonts w:cs="Courier New"/>
          <w:color w:val="000000"/>
          <w:sz w:val="20"/>
          <w:lang w:val="en-US"/>
        </w:rPr>
        <w:t>MAXTIME=nnn,</w:t>
      </w:r>
    </w:p>
    <w:p w14:paraId="3CA9B5F8" w14:textId="77777777" w:rsidR="00774472" w:rsidRPr="0045652F" w:rsidRDefault="00774472">
      <w:pPr>
        <w:pStyle w:val="Ecran"/>
        <w:rPr>
          <w:lang w:val="en-US"/>
        </w:rPr>
      </w:pPr>
      <w:r w:rsidRPr="0045652F">
        <w:rPr>
          <w:rFonts w:cs="Courier New"/>
          <w:color w:val="000000"/>
          <w:sz w:val="20"/>
          <w:lang w:val="en-US"/>
        </w:rPr>
        <w:t xml:space="preserve">             </w:t>
      </w:r>
      <w:r w:rsidRPr="0045652F">
        <w:rPr>
          <w:lang w:val="en-US"/>
        </w:rPr>
        <w:t>LASTMSG=YES,ASYNCH=YES</w:t>
      </w:r>
    </w:p>
    <w:p w14:paraId="55B6BCEA" w14:textId="77777777" w:rsidR="00774472" w:rsidRPr="0045652F" w:rsidRDefault="00774472">
      <w:pPr>
        <w:pStyle w:val="Ecran"/>
        <w:rPr>
          <w:lang w:val="en-US"/>
        </w:rPr>
      </w:pPr>
    </w:p>
    <w:p w14:paraId="5E7A4455" w14:textId="77777777" w:rsidR="00774472" w:rsidRPr="0045652F" w:rsidRDefault="00774472">
      <w:pPr>
        <w:keepNext/>
        <w:rPr>
          <w:lang w:val="en-US"/>
        </w:rPr>
      </w:pPr>
    </w:p>
    <w:p w14:paraId="139C5D3A" w14:textId="77777777" w:rsidR="00774472" w:rsidRPr="0045652F" w:rsidRDefault="00774472">
      <w:pPr>
        <w:pStyle w:val="RefrenceChamp"/>
        <w:keepNext/>
        <w:keepLines/>
        <w:rPr>
          <w:szCs w:val="19"/>
          <w:lang w:val="en-US"/>
        </w:rPr>
      </w:pPr>
      <w:r w:rsidRPr="0045652F">
        <w:rPr>
          <w:b/>
          <w:bCs/>
          <w:i/>
          <w:iCs/>
          <w:szCs w:val="19"/>
          <w:lang w:val="en-US"/>
        </w:rPr>
        <w:t>pfkey</w:t>
      </w:r>
      <w:r w:rsidRPr="0045652F">
        <w:rPr>
          <w:szCs w:val="19"/>
          <w:lang w:val="en-US"/>
        </w:rPr>
        <w:tab/>
        <w:t>a 3270 AID key.  The allowable values are:</w:t>
      </w:r>
    </w:p>
    <w:tbl>
      <w:tblPr>
        <w:tblW w:w="0" w:type="auto"/>
        <w:tblInd w:w="3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843"/>
        <w:gridCol w:w="992"/>
        <w:gridCol w:w="1984"/>
      </w:tblGrid>
      <w:tr w:rsidR="008778C0" w:rsidRPr="00D11A4D" w14:paraId="27A6CF3E" w14:textId="77777777" w:rsidTr="00D11A4D">
        <w:tc>
          <w:tcPr>
            <w:tcW w:w="959" w:type="dxa"/>
            <w:shd w:val="pct15" w:color="auto" w:fill="auto"/>
          </w:tcPr>
          <w:p w14:paraId="70B14692" w14:textId="77777777" w:rsidR="008778C0" w:rsidRPr="00D11A4D" w:rsidRDefault="008778C0" w:rsidP="00D11A4D">
            <w:pPr>
              <w:pStyle w:val="DetailRefChampText"/>
              <w:keepNext/>
              <w:keepLines/>
              <w:ind w:left="0"/>
              <w:rPr>
                <w:b/>
                <w:i w:val="0"/>
                <w:szCs w:val="19"/>
                <w:lang w:val="en-US"/>
              </w:rPr>
            </w:pPr>
            <w:r w:rsidRPr="00D11A4D">
              <w:rPr>
                <w:b/>
                <w:i w:val="0"/>
                <w:szCs w:val="19"/>
                <w:lang w:val="en-US"/>
              </w:rPr>
              <w:t>Value</w:t>
            </w:r>
          </w:p>
        </w:tc>
        <w:tc>
          <w:tcPr>
            <w:tcW w:w="1843" w:type="dxa"/>
            <w:tcBorders>
              <w:right w:val="double" w:sz="4" w:space="0" w:color="auto"/>
            </w:tcBorders>
            <w:shd w:val="pct15" w:color="auto" w:fill="auto"/>
          </w:tcPr>
          <w:p w14:paraId="5BED3A56" w14:textId="77777777" w:rsidR="008778C0" w:rsidRPr="00D11A4D" w:rsidRDefault="008778C0" w:rsidP="00D11A4D">
            <w:pPr>
              <w:pStyle w:val="DetailRefChampText"/>
              <w:keepNext/>
              <w:keepLines/>
              <w:ind w:left="0"/>
              <w:rPr>
                <w:b/>
                <w:i w:val="0"/>
                <w:szCs w:val="19"/>
                <w:lang w:val="en-US"/>
              </w:rPr>
            </w:pPr>
            <w:r w:rsidRPr="00D11A4D">
              <w:rPr>
                <w:b/>
                <w:i w:val="0"/>
                <w:szCs w:val="19"/>
                <w:lang w:val="en-US"/>
              </w:rPr>
              <w:t>Meaning</w:t>
            </w:r>
          </w:p>
        </w:tc>
        <w:tc>
          <w:tcPr>
            <w:tcW w:w="992" w:type="dxa"/>
            <w:tcBorders>
              <w:left w:val="double" w:sz="4" w:space="0" w:color="auto"/>
            </w:tcBorders>
            <w:shd w:val="pct15" w:color="auto" w:fill="auto"/>
          </w:tcPr>
          <w:p w14:paraId="36E3D347" w14:textId="77777777" w:rsidR="008778C0" w:rsidRPr="00D11A4D" w:rsidRDefault="008778C0" w:rsidP="00D11A4D">
            <w:pPr>
              <w:pStyle w:val="DetailRefChampText"/>
              <w:keepNext/>
              <w:keepLines/>
              <w:ind w:left="0"/>
              <w:rPr>
                <w:b/>
                <w:i w:val="0"/>
                <w:szCs w:val="19"/>
                <w:lang w:val="en-US"/>
              </w:rPr>
            </w:pPr>
            <w:r w:rsidRPr="00D11A4D">
              <w:rPr>
                <w:b/>
                <w:i w:val="0"/>
                <w:szCs w:val="19"/>
                <w:lang w:val="en-US"/>
              </w:rPr>
              <w:t>Value</w:t>
            </w:r>
          </w:p>
        </w:tc>
        <w:tc>
          <w:tcPr>
            <w:tcW w:w="1984" w:type="dxa"/>
            <w:shd w:val="pct15" w:color="auto" w:fill="auto"/>
          </w:tcPr>
          <w:p w14:paraId="5D2D230F" w14:textId="77777777" w:rsidR="008778C0" w:rsidRPr="00D11A4D" w:rsidRDefault="008778C0" w:rsidP="00D11A4D">
            <w:pPr>
              <w:pStyle w:val="DetailRefChampText"/>
              <w:keepNext/>
              <w:keepLines/>
              <w:ind w:left="0"/>
              <w:rPr>
                <w:b/>
                <w:i w:val="0"/>
                <w:szCs w:val="19"/>
                <w:lang w:val="en-US"/>
              </w:rPr>
            </w:pPr>
            <w:r w:rsidRPr="00D11A4D">
              <w:rPr>
                <w:b/>
                <w:i w:val="0"/>
                <w:szCs w:val="19"/>
                <w:lang w:val="en-US"/>
              </w:rPr>
              <w:t>Meaning</w:t>
            </w:r>
          </w:p>
        </w:tc>
      </w:tr>
      <w:tr w:rsidR="008778C0" w:rsidRPr="00D11A4D" w14:paraId="7A7B388F" w14:textId="77777777" w:rsidTr="00D11A4D">
        <w:tc>
          <w:tcPr>
            <w:tcW w:w="959" w:type="dxa"/>
            <w:shd w:val="clear" w:color="auto" w:fill="auto"/>
          </w:tcPr>
          <w:p w14:paraId="45693A5D" w14:textId="77777777" w:rsidR="008778C0" w:rsidRPr="00D11A4D" w:rsidRDefault="008778C0" w:rsidP="00D11A4D">
            <w:pPr>
              <w:pStyle w:val="DetailRefChampText"/>
              <w:keepNext/>
              <w:keepLines/>
              <w:ind w:left="0"/>
              <w:rPr>
                <w:szCs w:val="19"/>
                <w:lang w:val="en-US"/>
              </w:rPr>
            </w:pPr>
            <w:r w:rsidRPr="00D11A4D">
              <w:rPr>
                <w:szCs w:val="19"/>
                <w:lang w:val="en-US"/>
              </w:rPr>
              <w:t>F1-F9</w:t>
            </w:r>
          </w:p>
        </w:tc>
        <w:tc>
          <w:tcPr>
            <w:tcW w:w="1843" w:type="dxa"/>
            <w:tcBorders>
              <w:right w:val="double" w:sz="4" w:space="0" w:color="auto"/>
            </w:tcBorders>
            <w:shd w:val="clear" w:color="auto" w:fill="auto"/>
          </w:tcPr>
          <w:p w14:paraId="70F0EE81" w14:textId="77777777" w:rsidR="008778C0" w:rsidRPr="00D11A4D" w:rsidRDefault="008778C0" w:rsidP="00D11A4D">
            <w:pPr>
              <w:pStyle w:val="DetailRefChampText"/>
              <w:keepNext/>
              <w:keepLines/>
              <w:ind w:left="0"/>
              <w:rPr>
                <w:szCs w:val="19"/>
                <w:lang w:val="en-US"/>
              </w:rPr>
            </w:pPr>
            <w:r w:rsidRPr="00D11A4D">
              <w:rPr>
                <w:szCs w:val="19"/>
                <w:lang w:val="en-US"/>
              </w:rPr>
              <w:t>PF1 to PF9</w:t>
            </w:r>
          </w:p>
        </w:tc>
        <w:tc>
          <w:tcPr>
            <w:tcW w:w="992" w:type="dxa"/>
            <w:tcBorders>
              <w:left w:val="double" w:sz="4" w:space="0" w:color="auto"/>
            </w:tcBorders>
            <w:shd w:val="clear" w:color="auto" w:fill="auto"/>
          </w:tcPr>
          <w:p w14:paraId="65FABA34" w14:textId="77777777" w:rsidR="008778C0" w:rsidRPr="00D11A4D" w:rsidRDefault="008778C0" w:rsidP="00D11A4D">
            <w:pPr>
              <w:pStyle w:val="DetailRefChampText"/>
              <w:keepNext/>
              <w:keepLines/>
              <w:ind w:left="0"/>
              <w:rPr>
                <w:szCs w:val="19"/>
                <w:lang w:val="en-US"/>
              </w:rPr>
            </w:pPr>
            <w:r w:rsidRPr="00D11A4D">
              <w:rPr>
                <w:szCs w:val="19"/>
                <w:lang w:val="en-US"/>
              </w:rPr>
              <w:t>7A-7C</w:t>
            </w:r>
          </w:p>
        </w:tc>
        <w:tc>
          <w:tcPr>
            <w:tcW w:w="1984" w:type="dxa"/>
            <w:shd w:val="clear" w:color="auto" w:fill="auto"/>
          </w:tcPr>
          <w:p w14:paraId="5EC65A18" w14:textId="77777777" w:rsidR="008778C0" w:rsidRPr="00D11A4D" w:rsidRDefault="008778C0" w:rsidP="00D11A4D">
            <w:pPr>
              <w:pStyle w:val="DetailRefChampText"/>
              <w:keepNext/>
              <w:keepLines/>
              <w:ind w:left="0"/>
              <w:rPr>
                <w:szCs w:val="19"/>
                <w:lang w:val="en-US"/>
              </w:rPr>
            </w:pPr>
            <w:r w:rsidRPr="00D11A4D">
              <w:rPr>
                <w:szCs w:val="19"/>
                <w:lang w:val="en-US"/>
              </w:rPr>
              <w:t>PF10 to PF12</w:t>
            </w:r>
          </w:p>
        </w:tc>
      </w:tr>
      <w:tr w:rsidR="008778C0" w:rsidRPr="00D11A4D" w14:paraId="5E5BE99D" w14:textId="77777777" w:rsidTr="00D11A4D">
        <w:tc>
          <w:tcPr>
            <w:tcW w:w="959" w:type="dxa"/>
            <w:shd w:val="clear" w:color="auto" w:fill="auto"/>
          </w:tcPr>
          <w:p w14:paraId="6435D117" w14:textId="77777777" w:rsidR="008778C0" w:rsidRPr="00D11A4D" w:rsidRDefault="008778C0" w:rsidP="00D11A4D">
            <w:pPr>
              <w:pStyle w:val="DetailRefChampText"/>
              <w:keepNext/>
              <w:keepLines/>
              <w:ind w:left="0"/>
              <w:rPr>
                <w:szCs w:val="19"/>
                <w:lang w:val="en-US"/>
              </w:rPr>
            </w:pPr>
            <w:r w:rsidRPr="00D11A4D">
              <w:rPr>
                <w:szCs w:val="19"/>
                <w:lang w:val="en-US"/>
              </w:rPr>
              <w:t>C1-C9</w:t>
            </w:r>
          </w:p>
        </w:tc>
        <w:tc>
          <w:tcPr>
            <w:tcW w:w="1843" w:type="dxa"/>
            <w:tcBorders>
              <w:right w:val="double" w:sz="4" w:space="0" w:color="auto"/>
            </w:tcBorders>
            <w:shd w:val="clear" w:color="auto" w:fill="auto"/>
          </w:tcPr>
          <w:p w14:paraId="7FA34508" w14:textId="77777777" w:rsidR="008778C0" w:rsidRPr="00D11A4D" w:rsidRDefault="008778C0" w:rsidP="00D11A4D">
            <w:pPr>
              <w:pStyle w:val="DetailRefChampText"/>
              <w:keepNext/>
              <w:keepLines/>
              <w:ind w:left="0"/>
              <w:rPr>
                <w:szCs w:val="19"/>
                <w:lang w:val="en-US"/>
              </w:rPr>
            </w:pPr>
            <w:r w:rsidRPr="00D11A4D">
              <w:rPr>
                <w:szCs w:val="19"/>
                <w:lang w:val="en-US"/>
              </w:rPr>
              <w:t>PF13 to PF21</w:t>
            </w:r>
          </w:p>
        </w:tc>
        <w:tc>
          <w:tcPr>
            <w:tcW w:w="992" w:type="dxa"/>
            <w:tcBorders>
              <w:left w:val="double" w:sz="4" w:space="0" w:color="auto"/>
            </w:tcBorders>
            <w:shd w:val="clear" w:color="auto" w:fill="auto"/>
          </w:tcPr>
          <w:p w14:paraId="359C3067" w14:textId="77777777" w:rsidR="008778C0" w:rsidRPr="00D11A4D" w:rsidRDefault="008778C0" w:rsidP="00D11A4D">
            <w:pPr>
              <w:pStyle w:val="DetailRefChampText"/>
              <w:keepNext/>
              <w:keepLines/>
              <w:ind w:left="0"/>
              <w:rPr>
                <w:szCs w:val="19"/>
                <w:lang w:val="en-US"/>
              </w:rPr>
            </w:pPr>
            <w:r w:rsidRPr="00D11A4D">
              <w:rPr>
                <w:szCs w:val="19"/>
                <w:lang w:val="en-US"/>
              </w:rPr>
              <w:t>4A-4C</w:t>
            </w:r>
          </w:p>
        </w:tc>
        <w:tc>
          <w:tcPr>
            <w:tcW w:w="1984" w:type="dxa"/>
            <w:shd w:val="clear" w:color="auto" w:fill="auto"/>
          </w:tcPr>
          <w:p w14:paraId="43F9B9DB" w14:textId="77777777" w:rsidR="008778C0" w:rsidRPr="00D11A4D" w:rsidRDefault="008778C0" w:rsidP="00D11A4D">
            <w:pPr>
              <w:pStyle w:val="DetailRefChampText"/>
              <w:keepNext/>
              <w:keepLines/>
              <w:ind w:left="0"/>
              <w:rPr>
                <w:szCs w:val="19"/>
                <w:lang w:val="en-US"/>
              </w:rPr>
            </w:pPr>
            <w:r w:rsidRPr="00D11A4D">
              <w:rPr>
                <w:szCs w:val="19"/>
                <w:lang w:val="en-US"/>
              </w:rPr>
              <w:t>PF22 to PF24</w:t>
            </w:r>
          </w:p>
        </w:tc>
      </w:tr>
      <w:tr w:rsidR="008778C0" w:rsidRPr="00D11A4D" w14:paraId="65ABC0ED" w14:textId="77777777" w:rsidTr="00D11A4D">
        <w:tc>
          <w:tcPr>
            <w:tcW w:w="959" w:type="dxa"/>
            <w:shd w:val="clear" w:color="auto" w:fill="auto"/>
          </w:tcPr>
          <w:p w14:paraId="071E0AD3" w14:textId="77777777" w:rsidR="008778C0" w:rsidRPr="00D11A4D" w:rsidRDefault="008778C0" w:rsidP="00D11A4D">
            <w:pPr>
              <w:pStyle w:val="DetailRefChampText"/>
              <w:keepNext/>
              <w:keepLines/>
              <w:ind w:left="0"/>
              <w:rPr>
                <w:szCs w:val="19"/>
                <w:lang w:val="en-US"/>
              </w:rPr>
            </w:pPr>
            <w:r w:rsidRPr="00D11A4D">
              <w:rPr>
                <w:szCs w:val="19"/>
                <w:lang w:val="en-US"/>
              </w:rPr>
              <w:t>6C</w:t>
            </w:r>
          </w:p>
        </w:tc>
        <w:tc>
          <w:tcPr>
            <w:tcW w:w="1843" w:type="dxa"/>
            <w:tcBorders>
              <w:right w:val="double" w:sz="4" w:space="0" w:color="auto"/>
            </w:tcBorders>
            <w:shd w:val="clear" w:color="auto" w:fill="auto"/>
          </w:tcPr>
          <w:p w14:paraId="2691EB83" w14:textId="77777777" w:rsidR="008778C0" w:rsidRPr="00D11A4D" w:rsidRDefault="008778C0" w:rsidP="00D11A4D">
            <w:pPr>
              <w:pStyle w:val="DetailRefChampText"/>
              <w:keepNext/>
              <w:keepLines/>
              <w:ind w:left="0"/>
              <w:rPr>
                <w:szCs w:val="19"/>
                <w:lang w:val="en-US"/>
              </w:rPr>
            </w:pPr>
            <w:r w:rsidRPr="00D11A4D">
              <w:rPr>
                <w:szCs w:val="19"/>
                <w:lang w:val="en-US"/>
              </w:rPr>
              <w:t>PA1</w:t>
            </w:r>
          </w:p>
        </w:tc>
        <w:tc>
          <w:tcPr>
            <w:tcW w:w="992" w:type="dxa"/>
            <w:tcBorders>
              <w:left w:val="double" w:sz="4" w:space="0" w:color="auto"/>
            </w:tcBorders>
            <w:shd w:val="clear" w:color="auto" w:fill="auto"/>
          </w:tcPr>
          <w:p w14:paraId="4704D688" w14:textId="77777777" w:rsidR="008778C0" w:rsidRPr="00D11A4D" w:rsidRDefault="008778C0" w:rsidP="00D11A4D">
            <w:pPr>
              <w:pStyle w:val="DetailRefChampText"/>
              <w:keepNext/>
              <w:keepLines/>
              <w:ind w:left="0"/>
              <w:rPr>
                <w:szCs w:val="19"/>
                <w:lang w:val="en-US"/>
              </w:rPr>
            </w:pPr>
            <w:r w:rsidRPr="00D11A4D">
              <w:rPr>
                <w:szCs w:val="19"/>
                <w:lang w:val="en-US"/>
              </w:rPr>
              <w:t>6E</w:t>
            </w:r>
          </w:p>
        </w:tc>
        <w:tc>
          <w:tcPr>
            <w:tcW w:w="1984" w:type="dxa"/>
            <w:shd w:val="clear" w:color="auto" w:fill="auto"/>
          </w:tcPr>
          <w:p w14:paraId="1FA7065C" w14:textId="77777777" w:rsidR="008778C0" w:rsidRPr="00D11A4D" w:rsidRDefault="008778C0" w:rsidP="00D11A4D">
            <w:pPr>
              <w:pStyle w:val="DetailRefChampText"/>
              <w:keepNext/>
              <w:keepLines/>
              <w:ind w:left="0"/>
              <w:rPr>
                <w:szCs w:val="19"/>
                <w:lang w:val="en-US"/>
              </w:rPr>
            </w:pPr>
            <w:r w:rsidRPr="00D11A4D">
              <w:rPr>
                <w:szCs w:val="19"/>
                <w:lang w:val="en-US"/>
              </w:rPr>
              <w:t>PA2</w:t>
            </w:r>
          </w:p>
        </w:tc>
      </w:tr>
      <w:tr w:rsidR="008778C0" w:rsidRPr="00D11A4D" w14:paraId="428EEA6E" w14:textId="77777777" w:rsidTr="00D11A4D">
        <w:tc>
          <w:tcPr>
            <w:tcW w:w="959" w:type="dxa"/>
            <w:shd w:val="clear" w:color="auto" w:fill="auto"/>
          </w:tcPr>
          <w:p w14:paraId="09152535" w14:textId="77777777" w:rsidR="008778C0" w:rsidRPr="00D11A4D" w:rsidRDefault="008778C0" w:rsidP="00D11A4D">
            <w:pPr>
              <w:pStyle w:val="DetailRefChampText"/>
              <w:keepNext/>
              <w:keepLines/>
              <w:ind w:left="0"/>
              <w:rPr>
                <w:szCs w:val="19"/>
                <w:lang w:val="en-US"/>
              </w:rPr>
            </w:pPr>
            <w:r w:rsidRPr="00D11A4D">
              <w:rPr>
                <w:szCs w:val="19"/>
                <w:lang w:val="en-US"/>
              </w:rPr>
              <w:t>6B</w:t>
            </w:r>
          </w:p>
        </w:tc>
        <w:tc>
          <w:tcPr>
            <w:tcW w:w="1843" w:type="dxa"/>
            <w:tcBorders>
              <w:right w:val="double" w:sz="4" w:space="0" w:color="auto"/>
            </w:tcBorders>
            <w:shd w:val="clear" w:color="auto" w:fill="auto"/>
          </w:tcPr>
          <w:p w14:paraId="0B412551" w14:textId="77777777" w:rsidR="008778C0" w:rsidRPr="00D11A4D" w:rsidRDefault="008778C0" w:rsidP="00D11A4D">
            <w:pPr>
              <w:pStyle w:val="DetailRefChampText"/>
              <w:keepNext/>
              <w:keepLines/>
              <w:ind w:left="0"/>
              <w:rPr>
                <w:szCs w:val="19"/>
                <w:lang w:val="en-US"/>
              </w:rPr>
            </w:pPr>
            <w:r w:rsidRPr="00D11A4D">
              <w:rPr>
                <w:szCs w:val="19"/>
                <w:lang w:val="en-US"/>
              </w:rPr>
              <w:t>PA3</w:t>
            </w:r>
          </w:p>
        </w:tc>
        <w:tc>
          <w:tcPr>
            <w:tcW w:w="992" w:type="dxa"/>
            <w:tcBorders>
              <w:left w:val="double" w:sz="4" w:space="0" w:color="auto"/>
            </w:tcBorders>
            <w:shd w:val="clear" w:color="auto" w:fill="auto"/>
          </w:tcPr>
          <w:p w14:paraId="5D415DB4" w14:textId="77777777" w:rsidR="008778C0" w:rsidRPr="00D11A4D" w:rsidRDefault="008778C0" w:rsidP="00D11A4D">
            <w:pPr>
              <w:pStyle w:val="DetailRefChampText"/>
              <w:keepNext/>
              <w:keepLines/>
              <w:ind w:left="0"/>
              <w:rPr>
                <w:szCs w:val="19"/>
                <w:lang w:val="en-US"/>
              </w:rPr>
            </w:pPr>
            <w:r w:rsidRPr="00D11A4D">
              <w:rPr>
                <w:szCs w:val="19"/>
                <w:lang w:val="en-US"/>
              </w:rPr>
              <w:t>6D</w:t>
            </w:r>
          </w:p>
        </w:tc>
        <w:tc>
          <w:tcPr>
            <w:tcW w:w="1984" w:type="dxa"/>
            <w:shd w:val="clear" w:color="auto" w:fill="auto"/>
          </w:tcPr>
          <w:p w14:paraId="2FB4B4F5" w14:textId="77777777" w:rsidR="008778C0" w:rsidRPr="00D11A4D" w:rsidRDefault="008778C0" w:rsidP="00D11A4D">
            <w:pPr>
              <w:pStyle w:val="DetailRefChampText"/>
              <w:keepNext/>
              <w:keepLines/>
              <w:ind w:left="0"/>
              <w:rPr>
                <w:szCs w:val="19"/>
                <w:lang w:val="en-US"/>
              </w:rPr>
            </w:pPr>
            <w:r w:rsidRPr="00D11A4D">
              <w:rPr>
                <w:szCs w:val="19"/>
                <w:lang w:val="en-US"/>
              </w:rPr>
              <w:t>Clear</w:t>
            </w:r>
          </w:p>
        </w:tc>
      </w:tr>
      <w:tr w:rsidR="008778C0" w:rsidRPr="00D11A4D" w14:paraId="4759C0E9" w14:textId="77777777" w:rsidTr="00D11A4D">
        <w:tc>
          <w:tcPr>
            <w:tcW w:w="959" w:type="dxa"/>
            <w:shd w:val="clear" w:color="auto" w:fill="auto"/>
          </w:tcPr>
          <w:p w14:paraId="7FC4461D" w14:textId="77777777" w:rsidR="008778C0" w:rsidRPr="00D11A4D" w:rsidRDefault="008778C0" w:rsidP="00D11A4D">
            <w:pPr>
              <w:pStyle w:val="DetailRefChampText"/>
              <w:keepNext/>
              <w:keepLines/>
              <w:ind w:left="0"/>
              <w:rPr>
                <w:szCs w:val="19"/>
                <w:lang w:val="en-US"/>
              </w:rPr>
            </w:pPr>
            <w:r w:rsidRPr="00D11A4D">
              <w:rPr>
                <w:szCs w:val="19"/>
                <w:lang w:val="en-US"/>
              </w:rPr>
              <w:t>7D</w:t>
            </w:r>
          </w:p>
        </w:tc>
        <w:tc>
          <w:tcPr>
            <w:tcW w:w="1843" w:type="dxa"/>
            <w:tcBorders>
              <w:right w:val="double" w:sz="4" w:space="0" w:color="auto"/>
            </w:tcBorders>
            <w:shd w:val="clear" w:color="auto" w:fill="auto"/>
          </w:tcPr>
          <w:p w14:paraId="27C2C3AB" w14:textId="77777777" w:rsidR="008778C0" w:rsidRPr="00D11A4D" w:rsidRDefault="008778C0" w:rsidP="00D11A4D">
            <w:pPr>
              <w:pStyle w:val="DetailRefChampText"/>
              <w:keepNext/>
              <w:keepLines/>
              <w:ind w:left="0"/>
              <w:rPr>
                <w:szCs w:val="19"/>
                <w:lang w:val="en-US"/>
              </w:rPr>
            </w:pPr>
            <w:r w:rsidRPr="00D11A4D">
              <w:rPr>
                <w:szCs w:val="19"/>
                <w:lang w:val="en-US"/>
              </w:rPr>
              <w:t>Enter</w:t>
            </w:r>
          </w:p>
        </w:tc>
        <w:tc>
          <w:tcPr>
            <w:tcW w:w="992" w:type="dxa"/>
            <w:tcBorders>
              <w:left w:val="double" w:sz="4" w:space="0" w:color="auto"/>
            </w:tcBorders>
            <w:shd w:val="clear" w:color="auto" w:fill="auto"/>
          </w:tcPr>
          <w:p w14:paraId="75D937C8" w14:textId="77777777" w:rsidR="008778C0" w:rsidRPr="00D11A4D" w:rsidRDefault="008778C0" w:rsidP="00D11A4D">
            <w:pPr>
              <w:pStyle w:val="DetailRefChampText"/>
              <w:keepNext/>
              <w:keepLines/>
              <w:ind w:left="0"/>
              <w:rPr>
                <w:szCs w:val="19"/>
                <w:lang w:val="en-US"/>
              </w:rPr>
            </w:pPr>
            <w:r w:rsidRPr="00D11A4D">
              <w:rPr>
                <w:szCs w:val="19"/>
                <w:lang w:val="en-US"/>
              </w:rPr>
              <w:t>FD</w:t>
            </w:r>
          </w:p>
        </w:tc>
        <w:tc>
          <w:tcPr>
            <w:tcW w:w="1984" w:type="dxa"/>
            <w:shd w:val="clear" w:color="auto" w:fill="auto"/>
          </w:tcPr>
          <w:p w14:paraId="293DEA7F" w14:textId="77777777" w:rsidR="008778C0" w:rsidRPr="00D11A4D" w:rsidRDefault="008778C0" w:rsidP="00D11A4D">
            <w:pPr>
              <w:pStyle w:val="DetailRefChampText"/>
              <w:keepNext/>
              <w:keepLines/>
              <w:ind w:left="0"/>
              <w:rPr>
                <w:szCs w:val="19"/>
                <w:lang w:val="en-US"/>
              </w:rPr>
            </w:pPr>
            <w:r w:rsidRPr="00D11A4D">
              <w:rPr>
                <w:szCs w:val="19"/>
                <w:lang w:val="en-US"/>
              </w:rPr>
              <w:t>Attn</w:t>
            </w:r>
          </w:p>
        </w:tc>
      </w:tr>
    </w:tbl>
    <w:p w14:paraId="594A7C04" w14:textId="77777777" w:rsidR="00774472" w:rsidRPr="0045652F" w:rsidRDefault="00774472" w:rsidP="008778C0">
      <w:pPr>
        <w:rPr>
          <w:lang w:val="en-US"/>
        </w:rPr>
      </w:pPr>
    </w:p>
    <w:p w14:paraId="19848956" w14:textId="77777777" w:rsidR="00774472" w:rsidRPr="0045652F" w:rsidRDefault="00774472">
      <w:pPr>
        <w:pStyle w:val="RefrenceChamp"/>
        <w:keepLines/>
        <w:rPr>
          <w:szCs w:val="19"/>
          <w:lang w:val="en-US"/>
        </w:rPr>
      </w:pPr>
      <w:r w:rsidRPr="0045652F">
        <w:rPr>
          <w:b/>
          <w:bCs/>
          <w:szCs w:val="19"/>
          <w:lang w:val="en-US"/>
        </w:rPr>
        <w:t>AND=(WAIT,'</w:t>
      </w:r>
      <w:r w:rsidRPr="0045652F">
        <w:rPr>
          <w:b/>
          <w:bCs/>
          <w:i/>
          <w:iCs/>
          <w:szCs w:val="19"/>
          <w:lang w:val="en-US"/>
        </w:rPr>
        <w:t>string</w:t>
      </w:r>
      <w:r w:rsidRPr="0045652F">
        <w:rPr>
          <w:b/>
          <w:bCs/>
          <w:szCs w:val="19"/>
          <w:lang w:val="en-US"/>
        </w:rPr>
        <w:t>')</w:t>
      </w:r>
      <w:r w:rsidRPr="0045652F">
        <w:rPr>
          <w:b/>
          <w:bCs/>
          <w:szCs w:val="19"/>
          <w:lang w:val="en-US"/>
        </w:rPr>
        <w:tab/>
      </w:r>
      <w:r w:rsidRPr="0045652F">
        <w:rPr>
          <w:b/>
          <w:bCs/>
          <w:szCs w:val="19"/>
          <w:lang w:val="en-US"/>
        </w:rPr>
        <w:br/>
      </w:r>
      <w:r w:rsidRPr="0045652F">
        <w:rPr>
          <w:i/>
          <w:iCs/>
          <w:szCs w:val="19"/>
          <w:lang w:val="en-US"/>
        </w:rPr>
        <w:t xml:space="preserve">(optional) </w:t>
      </w:r>
      <w:r w:rsidRPr="0045652F">
        <w:rPr>
          <w:szCs w:val="19"/>
          <w:lang w:val="en-US"/>
        </w:rPr>
        <w:t>after sending the message to the application, the scenario waits until the application sends a message containing the specified character string. Intervening messages are processed by VIRTEL but are not passed to the scenario or sent to the terminal.</w:t>
      </w:r>
    </w:p>
    <w:p w14:paraId="0C956097" w14:textId="77777777" w:rsidR="00774472" w:rsidRPr="0045652F" w:rsidRDefault="00774472">
      <w:pPr>
        <w:pStyle w:val="RefrenceChamp"/>
        <w:keepLines/>
        <w:rPr>
          <w:szCs w:val="19"/>
          <w:lang w:val="en-US"/>
        </w:rPr>
      </w:pPr>
      <w:r w:rsidRPr="0045652F">
        <w:rPr>
          <w:b/>
          <w:bCs/>
          <w:szCs w:val="19"/>
          <w:lang w:val="en-US"/>
        </w:rPr>
        <w:t>AND=(SCRIPT,'</w:t>
      </w:r>
      <w:r w:rsidRPr="0045652F">
        <w:rPr>
          <w:b/>
          <w:bCs/>
          <w:i/>
          <w:iCs/>
          <w:szCs w:val="19"/>
          <w:lang w:val="en-US"/>
        </w:rPr>
        <w:t>string</w:t>
      </w:r>
      <w:r w:rsidRPr="0045652F">
        <w:rPr>
          <w:b/>
          <w:bCs/>
          <w:szCs w:val="19"/>
          <w:lang w:val="en-US"/>
        </w:rPr>
        <w:t>')</w:t>
      </w:r>
      <w:r w:rsidRPr="0045652F">
        <w:rPr>
          <w:szCs w:val="19"/>
          <w:lang w:val="en-US"/>
        </w:rPr>
        <w:tab/>
      </w:r>
      <w:r w:rsidRPr="0045652F">
        <w:rPr>
          <w:szCs w:val="19"/>
          <w:lang w:val="en-US"/>
        </w:rPr>
        <w:br/>
      </w:r>
      <w:r w:rsidRPr="0045652F">
        <w:rPr>
          <w:i/>
          <w:iCs/>
          <w:szCs w:val="19"/>
          <w:lang w:val="en-US"/>
        </w:rPr>
        <w:t>(optional)</w:t>
      </w:r>
      <w:r w:rsidRPr="0045652F">
        <w:rPr>
          <w:szCs w:val="19"/>
          <w:lang w:val="en-US"/>
        </w:rPr>
        <w:t xml:space="preserve"> after sending the message to the application, VIRTEL executes the string as a Connection/Disconnection script (see “Connection/Disconnection Scripts” in the </w:t>
      </w:r>
      <w:r w:rsidRPr="0045652F">
        <w:rPr>
          <w:i/>
          <w:iCs/>
          <w:szCs w:val="19"/>
          <w:lang w:val="en-US"/>
        </w:rPr>
        <w:t>VIRTEL Connectivity Reference</w:t>
      </w:r>
      <w:r w:rsidRPr="0045652F">
        <w:rPr>
          <w:szCs w:val="19"/>
          <w:lang w:val="en-US"/>
        </w:rPr>
        <w:t xml:space="preserve"> manual).</w:t>
      </w:r>
    </w:p>
    <w:p w14:paraId="59A74B1C" w14:textId="77777777" w:rsidR="00A815A8" w:rsidRDefault="00A815A8" w:rsidP="00A815A8">
      <w:pPr>
        <w:pStyle w:val="RefrenceChamp"/>
        <w:keepLines/>
        <w:rPr>
          <w:szCs w:val="19"/>
          <w:lang w:val="en-US"/>
        </w:rPr>
      </w:pPr>
      <w:r w:rsidRPr="0045652F">
        <w:rPr>
          <w:b/>
          <w:bCs/>
          <w:szCs w:val="19"/>
          <w:lang w:val="en-US"/>
        </w:rPr>
        <w:t>AND=(</w:t>
      </w:r>
      <w:r>
        <w:rPr>
          <w:b/>
          <w:bCs/>
          <w:szCs w:val="19"/>
          <w:lang w:val="en-US"/>
        </w:rPr>
        <w:t>PROCESS-RESPONSE</w:t>
      </w:r>
      <w:r w:rsidRPr="0045652F">
        <w:rPr>
          <w:b/>
          <w:bCs/>
          <w:szCs w:val="19"/>
          <w:lang w:val="en-US"/>
        </w:rPr>
        <w:t>,'</w:t>
      </w:r>
      <w:r w:rsidRPr="0045652F">
        <w:rPr>
          <w:b/>
          <w:bCs/>
          <w:i/>
          <w:iCs/>
          <w:szCs w:val="19"/>
          <w:lang w:val="en-US"/>
        </w:rPr>
        <w:t>string</w:t>
      </w:r>
      <w:r w:rsidRPr="0045652F">
        <w:rPr>
          <w:b/>
          <w:bCs/>
          <w:szCs w:val="19"/>
          <w:lang w:val="en-US"/>
        </w:rPr>
        <w:t>')</w:t>
      </w:r>
      <w:r w:rsidRPr="0045652F">
        <w:rPr>
          <w:szCs w:val="19"/>
          <w:lang w:val="en-US"/>
        </w:rPr>
        <w:tab/>
      </w:r>
      <w:r w:rsidRPr="0045652F">
        <w:rPr>
          <w:szCs w:val="19"/>
          <w:lang w:val="en-US"/>
        </w:rPr>
        <w:br/>
      </w:r>
      <w:r w:rsidRPr="0045652F">
        <w:rPr>
          <w:i/>
          <w:iCs/>
          <w:szCs w:val="19"/>
          <w:lang w:val="en-US"/>
        </w:rPr>
        <w:t>(optional)</w:t>
      </w:r>
      <w:r w:rsidRPr="0045652F">
        <w:rPr>
          <w:szCs w:val="19"/>
          <w:lang w:val="en-US"/>
        </w:rPr>
        <w:t xml:space="preserve"> </w:t>
      </w:r>
      <w:r>
        <w:rPr>
          <w:szCs w:val="19"/>
          <w:lang w:val="en-US"/>
        </w:rPr>
        <w:t xml:space="preserve">allows an input scenario to explicitly request that control is to be returned when the next message is received from the application. The </w:t>
      </w:r>
      <w:r>
        <w:rPr>
          <w:i/>
          <w:szCs w:val="19"/>
          <w:lang w:val="en-US"/>
        </w:rPr>
        <w:t>string</w:t>
      </w:r>
      <w:r>
        <w:rPr>
          <w:szCs w:val="19"/>
          <w:lang w:val="en-US"/>
        </w:rPr>
        <w:t xml:space="preserve"> is optional. If specified, </w:t>
      </w:r>
      <w:r w:rsidRPr="0045652F">
        <w:rPr>
          <w:szCs w:val="19"/>
          <w:lang w:val="en-US"/>
        </w:rPr>
        <w:t xml:space="preserve">after sending the message to the application, VIRTEL executes the string as a Connection/Disconnection script (see “Connection/Disconnection Scripts” in the </w:t>
      </w:r>
      <w:r w:rsidRPr="0045652F">
        <w:rPr>
          <w:i/>
          <w:iCs/>
          <w:szCs w:val="19"/>
          <w:lang w:val="en-US"/>
        </w:rPr>
        <w:t>VIRTEL Connectivity Reference</w:t>
      </w:r>
      <w:r w:rsidRPr="0045652F">
        <w:rPr>
          <w:szCs w:val="19"/>
          <w:lang w:val="en-US"/>
        </w:rPr>
        <w:t xml:space="preserve"> manual).</w:t>
      </w:r>
    </w:p>
    <w:p w14:paraId="01F94B3D" w14:textId="77777777" w:rsidR="00A815A8" w:rsidRPr="0045652F" w:rsidRDefault="00A815A8" w:rsidP="00A815A8">
      <w:pPr>
        <w:pStyle w:val="NfjDtailZone"/>
        <w:rPr>
          <w:lang w:val="en-US"/>
        </w:rPr>
      </w:pPr>
      <w:r>
        <w:rPr>
          <w:lang w:val="en-US"/>
        </w:rPr>
        <w:t>For an input scenario, AND=(PROCESS-RESPONSE) is the default value immediately after the connection.</w:t>
      </w:r>
    </w:p>
    <w:p w14:paraId="53C8235F" w14:textId="77777777" w:rsidR="00A815A8" w:rsidRPr="0045652F" w:rsidRDefault="00A815A8" w:rsidP="00A815A8">
      <w:pPr>
        <w:pStyle w:val="RefrenceChamp"/>
        <w:keepLines/>
        <w:rPr>
          <w:szCs w:val="19"/>
          <w:lang w:val="en-US"/>
        </w:rPr>
      </w:pPr>
      <w:r w:rsidRPr="0045652F">
        <w:rPr>
          <w:b/>
          <w:bCs/>
          <w:szCs w:val="19"/>
          <w:lang w:val="en-US"/>
        </w:rPr>
        <w:t>AND=(</w:t>
      </w:r>
      <w:r>
        <w:rPr>
          <w:b/>
          <w:bCs/>
          <w:szCs w:val="19"/>
          <w:lang w:val="en-US"/>
        </w:rPr>
        <w:t>DO-NOT-PROCESS-RESPONSE</w:t>
      </w:r>
      <w:r w:rsidRPr="0045652F">
        <w:rPr>
          <w:b/>
          <w:bCs/>
          <w:szCs w:val="19"/>
          <w:lang w:val="en-US"/>
        </w:rPr>
        <w:t>)</w:t>
      </w:r>
      <w:r w:rsidRPr="0045652F">
        <w:rPr>
          <w:szCs w:val="19"/>
          <w:lang w:val="en-US"/>
        </w:rPr>
        <w:tab/>
      </w:r>
      <w:r w:rsidRPr="0045652F">
        <w:rPr>
          <w:szCs w:val="19"/>
          <w:lang w:val="en-US"/>
        </w:rPr>
        <w:br/>
      </w:r>
      <w:r w:rsidRPr="0045652F">
        <w:rPr>
          <w:i/>
          <w:iCs/>
          <w:szCs w:val="19"/>
          <w:lang w:val="en-US"/>
        </w:rPr>
        <w:t>(optional)</w:t>
      </w:r>
      <w:r w:rsidRPr="0045652F">
        <w:rPr>
          <w:szCs w:val="19"/>
          <w:lang w:val="en-US"/>
        </w:rPr>
        <w:t xml:space="preserve"> </w:t>
      </w:r>
      <w:r>
        <w:rPr>
          <w:szCs w:val="19"/>
          <w:lang w:val="en-US"/>
        </w:rPr>
        <w:t>allows an input scenario to explicitly state that is does not want to process the response from the application. After this instruction, the input scenario will not see any messages from the application, only input messages from the terminal</w:t>
      </w:r>
      <w:r w:rsidRPr="0045652F">
        <w:rPr>
          <w:szCs w:val="19"/>
          <w:lang w:val="en-US"/>
        </w:rPr>
        <w:t>.</w:t>
      </w:r>
    </w:p>
    <w:p w14:paraId="4001E6E7" w14:textId="77777777" w:rsidR="00A815A8" w:rsidRPr="0045652F" w:rsidRDefault="00A815A8" w:rsidP="00A815A8">
      <w:pPr>
        <w:pStyle w:val="NfjDtailZone"/>
        <w:rPr>
          <w:lang w:val="en-US"/>
        </w:rPr>
      </w:pPr>
      <w:r>
        <w:rPr>
          <w:lang w:val="en-US"/>
        </w:rPr>
        <w:t>For an input scenario, AND=(DO-NOT-PROCESS-RESPONSE) is the default value once the connection stage is passed.</w:t>
      </w:r>
    </w:p>
    <w:p w14:paraId="24041246" w14:textId="77777777" w:rsidR="00774472" w:rsidRPr="0045652F" w:rsidRDefault="00774472">
      <w:pPr>
        <w:pStyle w:val="RefrenceChamp"/>
        <w:keepLines/>
        <w:rPr>
          <w:szCs w:val="19"/>
          <w:lang w:val="en-US"/>
        </w:rPr>
      </w:pPr>
      <w:r w:rsidRPr="0045652F">
        <w:rPr>
          <w:b/>
          <w:bCs/>
          <w:szCs w:val="19"/>
          <w:lang w:val="en-US"/>
        </w:rPr>
        <w:t>MAXTIME=</w:t>
      </w:r>
      <w:r w:rsidRPr="0045652F">
        <w:rPr>
          <w:b/>
          <w:bCs/>
          <w:i/>
          <w:iCs/>
          <w:szCs w:val="19"/>
          <w:lang w:val="en-US"/>
        </w:rPr>
        <w:t>nnn</w:t>
      </w:r>
      <w:r w:rsidRPr="0045652F">
        <w:rPr>
          <w:szCs w:val="19"/>
          <w:lang w:val="en-US"/>
        </w:rPr>
        <w:tab/>
      </w:r>
      <w:r w:rsidRPr="0045652F">
        <w:rPr>
          <w:i/>
          <w:iCs/>
          <w:szCs w:val="19"/>
          <w:lang w:val="en-US"/>
        </w:rPr>
        <w:t>(optional)</w:t>
      </w:r>
      <w:r w:rsidRPr="0045652F">
        <w:rPr>
          <w:szCs w:val="19"/>
          <w:lang w:val="en-US"/>
        </w:rPr>
        <w:t xml:space="preserve"> specifies the maximum time, in hundredths of a second, that the scenario will wait for a message from the application. When this time expires, the APPLICATION-TIMEOUT flag will be set (see “IF$ instruction” </w:t>
      </w:r>
      <w:r w:rsidRPr="0045652F">
        <w:rPr>
          <w:szCs w:val="19"/>
          <w:lang w:val="en-US"/>
        </w:rPr>
        <w:fldChar w:fldCharType="begin"/>
      </w:r>
      <w:r w:rsidRPr="0045652F">
        <w:rPr>
          <w:szCs w:val="19"/>
          <w:lang w:val="en-US"/>
        </w:rPr>
        <w:instrText xml:space="preserve"> PAGEREF _Ref191267564 \p \h </w:instrText>
      </w:r>
      <w:r w:rsidRPr="0045652F">
        <w:rPr>
          <w:szCs w:val="19"/>
          <w:lang w:val="en-US"/>
        </w:rPr>
      </w:r>
      <w:r w:rsidRPr="0045652F">
        <w:rPr>
          <w:szCs w:val="19"/>
          <w:lang w:val="en-US"/>
        </w:rPr>
        <w:fldChar w:fldCharType="separate"/>
      </w:r>
      <w:r w:rsidR="00A87DE6">
        <w:rPr>
          <w:noProof/>
          <w:szCs w:val="19"/>
          <w:lang w:val="en-US"/>
        </w:rPr>
        <w:t>sur la page 185</w:t>
      </w:r>
      <w:r w:rsidRPr="0045652F">
        <w:rPr>
          <w:szCs w:val="19"/>
          <w:lang w:val="en-US"/>
        </w:rPr>
        <w:fldChar w:fldCharType="end"/>
      </w:r>
      <w:r w:rsidRPr="0045652F">
        <w:rPr>
          <w:szCs w:val="19"/>
          <w:lang w:val="en-US"/>
        </w:rPr>
        <w:t>) and the scenario will resume execution. If the MAXTIME parameter is not specified, then the scenario will wait indefinitely, or until VIRTEL disconnects the session when the timeout value of the entry point is exceeded.</w:t>
      </w:r>
    </w:p>
    <w:p w14:paraId="4B3DBF8D" w14:textId="77777777" w:rsidR="00774472" w:rsidRPr="0045652F" w:rsidRDefault="00774472">
      <w:pPr>
        <w:pStyle w:val="RefrenceChamp"/>
        <w:keepLines/>
        <w:rPr>
          <w:szCs w:val="19"/>
          <w:lang w:val="en-US"/>
        </w:rPr>
      </w:pPr>
      <w:r w:rsidRPr="0045652F">
        <w:rPr>
          <w:b/>
          <w:bCs/>
          <w:szCs w:val="19"/>
          <w:lang w:val="en-US"/>
        </w:rPr>
        <w:t>LASTMSG=YES</w:t>
      </w:r>
      <w:r w:rsidRPr="0045652F">
        <w:rPr>
          <w:b/>
          <w:bCs/>
          <w:szCs w:val="19"/>
          <w:lang w:val="en-US"/>
        </w:rPr>
        <w:tab/>
      </w:r>
      <w:r w:rsidRPr="0045652F">
        <w:rPr>
          <w:i/>
          <w:iCs/>
          <w:szCs w:val="19"/>
          <w:lang w:val="en-US"/>
        </w:rPr>
        <w:t xml:space="preserve">(optional) </w:t>
      </w:r>
      <w:r w:rsidRPr="0045652F">
        <w:rPr>
          <w:szCs w:val="19"/>
          <w:lang w:val="en-US"/>
        </w:rPr>
        <w:t xml:space="preserve">requests disconnection after the application responds to the </w:t>
      </w:r>
      <w:r w:rsidRPr="0045652F">
        <w:rPr>
          <w:i/>
          <w:iCs/>
          <w:szCs w:val="19"/>
          <w:lang w:val="en-US"/>
        </w:rPr>
        <w:t>pfkey</w:t>
      </w:r>
      <w:r w:rsidRPr="0045652F">
        <w:rPr>
          <w:szCs w:val="19"/>
          <w:lang w:val="en-US"/>
        </w:rPr>
        <w:t xml:space="preserve"> sent.</w:t>
      </w:r>
    </w:p>
    <w:p w14:paraId="1AEA5FF0" w14:textId="77777777" w:rsidR="00774472" w:rsidRPr="0045652F" w:rsidRDefault="00774472">
      <w:pPr>
        <w:pStyle w:val="RefrenceChamp"/>
        <w:keepLines/>
        <w:rPr>
          <w:szCs w:val="19"/>
          <w:lang w:val="en-US"/>
        </w:rPr>
      </w:pPr>
      <w:r w:rsidRPr="0045652F">
        <w:rPr>
          <w:b/>
          <w:bCs/>
          <w:szCs w:val="19"/>
          <w:lang w:val="en-US"/>
        </w:rPr>
        <w:t>ASYNCH=YES</w:t>
      </w:r>
      <w:r w:rsidRPr="0045652F">
        <w:rPr>
          <w:szCs w:val="19"/>
          <w:lang w:val="en-US"/>
        </w:rPr>
        <w:tab/>
      </w:r>
      <w:r w:rsidRPr="0045652F">
        <w:rPr>
          <w:i/>
          <w:iCs/>
          <w:szCs w:val="19"/>
          <w:lang w:val="en-US"/>
        </w:rPr>
        <w:t xml:space="preserve">(optional) </w:t>
      </w:r>
      <w:r w:rsidRPr="0045652F">
        <w:rPr>
          <w:szCs w:val="19"/>
          <w:lang w:val="en-US"/>
        </w:rPr>
        <w:t>indicate that the sending of the message to the application is not to prevent the normal screen display.</w:t>
      </w:r>
    </w:p>
    <w:p w14:paraId="2C6F3A41" w14:textId="77777777" w:rsidR="00774472" w:rsidRPr="0045652F" w:rsidRDefault="00774472">
      <w:pPr>
        <w:pStyle w:val="ecran0"/>
        <w:rPr>
          <w:lang w:val="en-US"/>
        </w:rPr>
      </w:pPr>
      <w:r w:rsidRPr="0045652F">
        <w:rPr>
          <w:lang w:val="en-US"/>
        </w:rPr>
        <w:t xml:space="preserve">When the ACTION$ TO-APPLICATION instruction is executed in an output scenario, or in an input scenario before the first message has been delivered to the terminal, the specified function key is sent to the application and the scenario is suspended awaiting the next </w:t>
      </w:r>
      <w:r w:rsidRPr="0045652F">
        <w:rPr>
          <w:i/>
          <w:iCs/>
          <w:lang w:val="en-US"/>
        </w:rPr>
        <w:t>outbound</w:t>
      </w:r>
      <w:r w:rsidRPr="0045652F">
        <w:rPr>
          <w:lang w:val="en-US"/>
        </w:rPr>
        <w:t xml:space="preserve"> message from the host application.  When the next outbound message arrives, the scenario is resumed starting with the next instruction after the ACTION$ TO-APPLICATION instruction.  Subsequent outbound messages will cause the scenario to resume execution again at the instruction after the latest ACTION$ TO-APPLICATION instruction until a SCENARIO END instruction is executed. After a SCENARIO END instruction is executed, subsequent outbound messages will once again cause the output scenario to resume at the beginning.</w:t>
      </w:r>
    </w:p>
    <w:p w14:paraId="421A8EB4" w14:textId="77777777" w:rsidR="00774472" w:rsidRPr="0045652F" w:rsidRDefault="00774472">
      <w:pPr>
        <w:rPr>
          <w:lang w:val="en-US"/>
        </w:rPr>
      </w:pPr>
      <w:r w:rsidRPr="0045652F">
        <w:rPr>
          <w:lang w:val="en-US"/>
        </w:rPr>
        <w:t>When the ACTION$ TO-APPLICATION instruction is executed in an input scenario driven by an inbound message, the data in the inbound message is sent to the application together with the 3270 AID key specified in the KEY parameter.  Subsequent inbound messages will cause the input scenario to resume execution again at the instruction after the ACTION$ TO-APPLICATION instruction until a SCENARIO END instruction is executed. After a SCENARIO END instruction is executed, subsequent inbound messages will once again cause the input scenario to resume at the beginning.</w:t>
      </w:r>
    </w:p>
    <w:p w14:paraId="0FE166FC" w14:textId="77777777" w:rsidR="00774472" w:rsidRDefault="00774472">
      <w:pPr>
        <w:rPr>
          <w:lang w:val="en-US"/>
        </w:rPr>
      </w:pPr>
    </w:p>
    <w:p w14:paraId="553891FC" w14:textId="77777777" w:rsidR="00A815A8" w:rsidRDefault="00A815A8">
      <w:pPr>
        <w:rPr>
          <w:lang w:val="en-US"/>
        </w:rPr>
      </w:pPr>
      <w:r>
        <w:rPr>
          <w:lang w:val="en-US"/>
        </w:rPr>
        <w:t>To allow an input scenario to see the responses from the host application in addition to the input messages from the terminal, the ACTION$ TO-APPLICATION instruction contains an AND= parameter which allows the scenario to explicitly request whether or not it expects to process the application response message following the ACTION$ instruction.</w:t>
      </w:r>
    </w:p>
    <w:p w14:paraId="7645527A" w14:textId="77777777" w:rsidR="00A815A8" w:rsidRPr="0045652F" w:rsidRDefault="00A815A8">
      <w:pPr>
        <w:rPr>
          <w:lang w:val="en-US"/>
        </w:rPr>
      </w:pPr>
    </w:p>
    <w:p w14:paraId="5C79FBAB" w14:textId="77777777" w:rsidR="00774472" w:rsidRPr="0045652F" w:rsidRDefault="00774472">
      <w:pPr>
        <w:keepNext/>
        <w:keepLines/>
        <w:rPr>
          <w:b/>
          <w:bCs/>
          <w:i/>
          <w:iCs/>
          <w:lang w:val="en-US"/>
        </w:rPr>
      </w:pPr>
      <w:r w:rsidRPr="0045652F">
        <w:rPr>
          <w:b/>
          <w:bCs/>
          <w:i/>
          <w:iCs/>
          <w:lang w:val="en-US"/>
        </w:rPr>
        <w:t>Examples:</w:t>
      </w:r>
    </w:p>
    <w:p w14:paraId="4EB8B7F2" w14:textId="77777777" w:rsidR="00774472" w:rsidRPr="0045652F" w:rsidRDefault="00774472">
      <w:pPr>
        <w:keepNext/>
        <w:keepLines/>
        <w:rPr>
          <w:lang w:val="en-US"/>
        </w:rPr>
      </w:pPr>
    </w:p>
    <w:p w14:paraId="1F759D2D" w14:textId="77777777" w:rsidR="00774472" w:rsidRPr="0045652F" w:rsidRDefault="00774472">
      <w:pPr>
        <w:pStyle w:val="Listing"/>
        <w:rPr>
          <w:lang w:val="en-US"/>
        </w:rPr>
      </w:pPr>
      <w:r w:rsidRPr="0045652F">
        <w:rPr>
          <w:lang w:val="en-US"/>
        </w:rPr>
        <w:t xml:space="preserve">      ACTION$  TO-APPLICATION,KEY=F3</w:t>
      </w:r>
    </w:p>
    <w:p w14:paraId="7E1B8E27" w14:textId="77777777" w:rsidR="00774472" w:rsidRPr="0045652F" w:rsidRDefault="00774472" w:rsidP="006A51E6">
      <w:pPr>
        <w:keepNext/>
        <w:keepLines/>
        <w:rPr>
          <w:lang w:val="en-US"/>
        </w:rPr>
      </w:pPr>
    </w:p>
    <w:p w14:paraId="022960F6" w14:textId="77777777" w:rsidR="00774472" w:rsidRPr="0045652F" w:rsidRDefault="00774472">
      <w:pPr>
        <w:rPr>
          <w:lang w:val="en-US"/>
        </w:rPr>
      </w:pPr>
      <w:r w:rsidRPr="0045652F">
        <w:rPr>
          <w:lang w:val="en-US"/>
        </w:rPr>
        <w:t>Send F3 (PF3) to the application and wait for the next outbound message.  When the application responds, continue with the next instruction in the scenario.</w:t>
      </w:r>
    </w:p>
    <w:p w14:paraId="08797B56" w14:textId="77777777" w:rsidR="00774472" w:rsidRPr="0045652F" w:rsidRDefault="00774472">
      <w:pPr>
        <w:rPr>
          <w:lang w:val="en-US"/>
        </w:rPr>
      </w:pPr>
    </w:p>
    <w:p w14:paraId="377D4E0A" w14:textId="77777777" w:rsidR="00774472" w:rsidRPr="0045652F" w:rsidRDefault="00774472">
      <w:pPr>
        <w:pStyle w:val="Listing"/>
        <w:rPr>
          <w:lang w:val="en-US"/>
        </w:rPr>
      </w:pPr>
      <w:r w:rsidRPr="0045652F">
        <w:rPr>
          <w:lang w:val="en-US"/>
        </w:rPr>
        <w:t xml:space="preserve">      ACTION$  TO-APPLICATION,KEY=7D,                                  *</w:t>
      </w:r>
    </w:p>
    <w:p w14:paraId="5D279E27" w14:textId="77777777" w:rsidR="00774472" w:rsidRPr="0045652F" w:rsidRDefault="00774472">
      <w:pPr>
        <w:pStyle w:val="Listing"/>
        <w:rPr>
          <w:lang w:val="en-US"/>
        </w:rPr>
      </w:pPr>
      <w:r w:rsidRPr="0045652F">
        <w:rPr>
          <w:lang w:val="en-US"/>
        </w:rPr>
        <w:t xml:space="preserve">               AND=(WAIT,'Password  ===&gt;'),MAXTIME=100</w:t>
      </w:r>
    </w:p>
    <w:p w14:paraId="53EB287E" w14:textId="77777777" w:rsidR="00774472" w:rsidRPr="0045652F" w:rsidRDefault="00774472" w:rsidP="006A51E6">
      <w:pPr>
        <w:keepNext/>
        <w:keepLines/>
        <w:rPr>
          <w:lang w:val="en-US"/>
        </w:rPr>
      </w:pPr>
    </w:p>
    <w:p w14:paraId="7F7D39F1" w14:textId="77777777" w:rsidR="00774472" w:rsidRPr="0045652F" w:rsidRDefault="00774472">
      <w:pPr>
        <w:keepNext/>
        <w:keepLines/>
        <w:rPr>
          <w:lang w:val="en-US"/>
        </w:rPr>
      </w:pPr>
      <w:r w:rsidRPr="0045652F">
        <w:rPr>
          <w:lang w:val="en-US"/>
        </w:rPr>
        <w:t>Send ENTER to the application and wait for the application to send a message containing the string “Password  ===&gt;”. If the requested message does not arrive within 1 second, then set the APPLICATION-TIMEOUT flags and continue the scenario.</w:t>
      </w:r>
    </w:p>
    <w:p w14:paraId="0224E065" w14:textId="77777777" w:rsidR="00774472" w:rsidRPr="0045652F" w:rsidRDefault="00774472">
      <w:pPr>
        <w:keepLines/>
        <w:rPr>
          <w:lang w:val="en-US"/>
        </w:rPr>
      </w:pPr>
    </w:p>
    <w:p w14:paraId="5BC13052" w14:textId="77777777" w:rsidR="00774472" w:rsidRPr="0045652F" w:rsidRDefault="00774472">
      <w:pPr>
        <w:pStyle w:val="Listing"/>
        <w:rPr>
          <w:lang w:val="en-US"/>
        </w:rPr>
      </w:pPr>
      <w:r w:rsidRPr="0045652F">
        <w:rPr>
          <w:lang w:val="en-US"/>
        </w:rPr>
        <w:t xml:space="preserve">      ACTION$  TO-APPLICATION,KEY=7D,                                  *</w:t>
      </w:r>
    </w:p>
    <w:p w14:paraId="1D67AB63" w14:textId="77777777" w:rsidR="00774472" w:rsidRPr="0045652F" w:rsidRDefault="00774472">
      <w:pPr>
        <w:pStyle w:val="Listing"/>
        <w:rPr>
          <w:lang w:val="en-US"/>
        </w:rPr>
      </w:pPr>
      <w:r w:rsidRPr="0045652F">
        <w:rPr>
          <w:lang w:val="en-US"/>
        </w:rPr>
        <w:t xml:space="preserve">               AND=(SCRIPT,                                            *</w:t>
      </w:r>
    </w:p>
    <w:p w14:paraId="2D26A72B" w14:textId="77777777" w:rsidR="00774472" w:rsidRPr="0045652F" w:rsidRDefault="00774472">
      <w:pPr>
        <w:pStyle w:val="Listing"/>
        <w:rPr>
          <w:lang w:val="en-US"/>
        </w:rPr>
      </w:pPr>
      <w:r w:rsidRPr="0045652F">
        <w:rPr>
          <w:lang w:val="en-US"/>
        </w:rPr>
        <w:t xml:space="preserve">               'Signon to CICS&amp;&amp;/W&amp;&amp;*F34BE9&amp;&amp;/A&amp;&amp;/T')</w:t>
      </w:r>
    </w:p>
    <w:p w14:paraId="3EE7EAEC" w14:textId="77777777" w:rsidR="00774472" w:rsidRPr="0045652F" w:rsidRDefault="00774472" w:rsidP="006A51E6">
      <w:pPr>
        <w:keepNext/>
        <w:keepLines/>
        <w:rPr>
          <w:lang w:val="en-US"/>
        </w:rPr>
      </w:pPr>
    </w:p>
    <w:p w14:paraId="622C3274" w14:textId="77777777" w:rsidR="00774472" w:rsidRPr="0045652F" w:rsidRDefault="00774472">
      <w:pPr>
        <w:keepNext/>
        <w:keepLines/>
        <w:rPr>
          <w:lang w:val="en-US"/>
        </w:rPr>
      </w:pPr>
      <w:r w:rsidRPr="0045652F">
        <w:rPr>
          <w:lang w:val="en-US"/>
        </w:rPr>
        <w:t>Send ENTER to the application, wait for the application to send a message containing the string “Signon to CICS”, then send F3 to the application, and send the screen image to the terminal. Note: the ampersands are doubled to conform with assembler syntax requirements.</w:t>
      </w:r>
    </w:p>
    <w:p w14:paraId="54987A5C" w14:textId="77777777" w:rsidR="00774472" w:rsidRPr="0045652F" w:rsidRDefault="00774472">
      <w:pPr>
        <w:keepLines/>
        <w:rPr>
          <w:lang w:val="en-US"/>
        </w:rPr>
      </w:pPr>
    </w:p>
    <w:p w14:paraId="789AFCAD" w14:textId="77777777" w:rsidR="00774472" w:rsidRPr="0045652F" w:rsidRDefault="00774472">
      <w:pPr>
        <w:pStyle w:val="Listing"/>
        <w:rPr>
          <w:lang w:val="en-US"/>
        </w:rPr>
      </w:pPr>
      <w:r w:rsidRPr="0045652F">
        <w:rPr>
          <w:lang w:val="en-US"/>
        </w:rPr>
        <w:t xml:space="preserve">      ACTION$  TO-APPLICATION,KEY=6D,LASTMSG=YES,ASYNCH=YES</w:t>
      </w:r>
    </w:p>
    <w:p w14:paraId="6CDC7035" w14:textId="77777777" w:rsidR="00774472" w:rsidRPr="0045652F" w:rsidRDefault="00774472" w:rsidP="006A51E6">
      <w:pPr>
        <w:keepNext/>
        <w:keepLines/>
        <w:rPr>
          <w:lang w:val="en-US"/>
        </w:rPr>
      </w:pPr>
    </w:p>
    <w:p w14:paraId="5FC988BA" w14:textId="77777777" w:rsidR="00774472" w:rsidRDefault="00774472">
      <w:pPr>
        <w:rPr>
          <w:lang w:val="en-US"/>
        </w:rPr>
      </w:pPr>
      <w:r w:rsidRPr="0045652F">
        <w:rPr>
          <w:lang w:val="en-US"/>
        </w:rPr>
        <w:t>Exit from the scenario (equivalent to IF$ ... SUCCESS), display the screen as normal, send 6D (CLEAR) to the application, and when the application responds, disconnect.</w:t>
      </w:r>
    </w:p>
    <w:p w14:paraId="518F41ED" w14:textId="77777777" w:rsidR="006A51E6" w:rsidRPr="006A51E6" w:rsidRDefault="006A51E6" w:rsidP="006A51E6">
      <w:pPr>
        <w:pStyle w:val="Listing"/>
        <w:rPr>
          <w:lang w:val="en-US"/>
        </w:rPr>
      </w:pPr>
      <w:r w:rsidRPr="006A51E6">
        <w:rPr>
          <w:lang w:val="en-US"/>
        </w:rPr>
        <w:t xml:space="preserve">      ACTION$  TO-APPLICATION,KEY=7D,                                  *</w:t>
      </w:r>
    </w:p>
    <w:p w14:paraId="7FE112AF" w14:textId="77777777" w:rsidR="006A51E6" w:rsidRPr="006A51E6" w:rsidRDefault="006A51E6" w:rsidP="006A51E6">
      <w:pPr>
        <w:pStyle w:val="Listing"/>
        <w:rPr>
          <w:lang w:val="en-US"/>
        </w:rPr>
      </w:pPr>
      <w:r w:rsidRPr="006A51E6">
        <w:rPr>
          <w:lang w:val="en-US"/>
        </w:rPr>
        <w:t xml:space="preserve">               AND=(PROCESS-RESPONSE)</w:t>
      </w:r>
    </w:p>
    <w:p w14:paraId="7896D1DC" w14:textId="77777777" w:rsidR="006A51E6" w:rsidRPr="006A51E6" w:rsidRDefault="006A51E6" w:rsidP="006A51E6">
      <w:pPr>
        <w:keepNext/>
        <w:keepLines/>
        <w:rPr>
          <w:lang w:val="en-US"/>
        </w:rPr>
      </w:pPr>
    </w:p>
    <w:p w14:paraId="4CFDE2BA" w14:textId="77777777" w:rsidR="006A51E6" w:rsidRPr="006A51E6" w:rsidRDefault="006A51E6" w:rsidP="006A51E6">
      <w:pPr>
        <w:rPr>
          <w:lang w:val="en-US"/>
        </w:rPr>
      </w:pPr>
      <w:r>
        <w:rPr>
          <w:lang w:val="en-US"/>
        </w:rPr>
        <w:t xml:space="preserve">The input </w:t>
      </w:r>
      <w:r w:rsidRPr="006A51E6">
        <w:rPr>
          <w:lang w:val="en-US"/>
        </w:rPr>
        <w:t>sc</w:t>
      </w:r>
      <w:r>
        <w:rPr>
          <w:lang w:val="en-US"/>
        </w:rPr>
        <w:t>e</w:t>
      </w:r>
      <w:r w:rsidRPr="006A51E6">
        <w:rPr>
          <w:lang w:val="en-US"/>
        </w:rPr>
        <w:t xml:space="preserve">nario </w:t>
      </w:r>
      <w:r>
        <w:rPr>
          <w:lang w:val="en-US"/>
        </w:rPr>
        <w:t xml:space="preserve">will resume at the next instruction when the next message is received from the host </w:t>
      </w:r>
      <w:r w:rsidRPr="006A51E6">
        <w:rPr>
          <w:lang w:val="en-US"/>
        </w:rPr>
        <w:t>application.</w:t>
      </w:r>
    </w:p>
    <w:p w14:paraId="42EFD283" w14:textId="77777777" w:rsidR="006A51E6" w:rsidRPr="006A51E6" w:rsidRDefault="006A51E6" w:rsidP="006A51E6">
      <w:pPr>
        <w:rPr>
          <w:lang w:val="en-US"/>
        </w:rPr>
      </w:pPr>
    </w:p>
    <w:p w14:paraId="056BB65F" w14:textId="77777777" w:rsidR="006A51E6" w:rsidRPr="006A51E6" w:rsidRDefault="006A51E6" w:rsidP="006A51E6">
      <w:pPr>
        <w:pStyle w:val="Listing"/>
        <w:rPr>
          <w:lang w:val="en-US"/>
        </w:rPr>
      </w:pPr>
      <w:r w:rsidRPr="006A51E6">
        <w:rPr>
          <w:lang w:val="en-US"/>
        </w:rPr>
        <w:t xml:space="preserve">      ACTION$  TO-APPLICATION,KEY=7D,                                  *</w:t>
      </w:r>
    </w:p>
    <w:p w14:paraId="104018A1" w14:textId="77777777" w:rsidR="006A51E6" w:rsidRPr="006A51E6" w:rsidRDefault="006A51E6" w:rsidP="006A51E6">
      <w:pPr>
        <w:pStyle w:val="Listing"/>
        <w:rPr>
          <w:lang w:val="en-US"/>
        </w:rPr>
      </w:pPr>
      <w:r w:rsidRPr="006A51E6">
        <w:rPr>
          <w:lang w:val="en-US"/>
        </w:rPr>
        <w:t xml:space="preserve">               AND=(DO-NOT-PROCESS-RESPONSE)</w:t>
      </w:r>
    </w:p>
    <w:p w14:paraId="05FDA239" w14:textId="77777777" w:rsidR="006A51E6" w:rsidRPr="006A51E6" w:rsidRDefault="006A51E6" w:rsidP="006A51E6">
      <w:pPr>
        <w:keepNext/>
        <w:keepLines/>
        <w:rPr>
          <w:lang w:val="en-US"/>
        </w:rPr>
      </w:pPr>
    </w:p>
    <w:p w14:paraId="6E450DFD" w14:textId="77777777" w:rsidR="006A51E6" w:rsidRPr="006A51E6" w:rsidRDefault="006A51E6" w:rsidP="006A51E6">
      <w:pPr>
        <w:rPr>
          <w:lang w:val="en-US"/>
        </w:rPr>
      </w:pPr>
      <w:r>
        <w:rPr>
          <w:lang w:val="en-US"/>
        </w:rPr>
        <w:t xml:space="preserve">The input </w:t>
      </w:r>
      <w:r w:rsidRPr="006A51E6">
        <w:rPr>
          <w:lang w:val="en-US"/>
        </w:rPr>
        <w:t>sc</w:t>
      </w:r>
      <w:r>
        <w:rPr>
          <w:lang w:val="en-US"/>
        </w:rPr>
        <w:t>e</w:t>
      </w:r>
      <w:r w:rsidRPr="006A51E6">
        <w:rPr>
          <w:lang w:val="en-US"/>
        </w:rPr>
        <w:t xml:space="preserve">nario </w:t>
      </w:r>
      <w:r>
        <w:rPr>
          <w:lang w:val="en-US"/>
        </w:rPr>
        <w:t xml:space="preserve">will not be called again for messages received from the host </w:t>
      </w:r>
      <w:r w:rsidRPr="006A51E6">
        <w:rPr>
          <w:lang w:val="en-US"/>
        </w:rPr>
        <w:t>application</w:t>
      </w:r>
      <w:r>
        <w:rPr>
          <w:lang w:val="en-US"/>
        </w:rPr>
        <w:t>. It will only be called for input messages</w:t>
      </w:r>
      <w:r w:rsidRPr="006A51E6">
        <w:rPr>
          <w:lang w:val="en-US"/>
        </w:rPr>
        <w:t>.</w:t>
      </w:r>
    </w:p>
    <w:p w14:paraId="6A36A655" w14:textId="77777777" w:rsidR="006A51E6" w:rsidRPr="006A51E6" w:rsidRDefault="006A51E6" w:rsidP="006A51E6">
      <w:pPr>
        <w:rPr>
          <w:lang w:val="en-US"/>
        </w:rPr>
      </w:pPr>
    </w:p>
    <w:p w14:paraId="4D97FBCC" w14:textId="77777777" w:rsidR="006A51E6" w:rsidRPr="006A51E6" w:rsidRDefault="006A51E6" w:rsidP="006A51E6">
      <w:pPr>
        <w:pStyle w:val="Listing"/>
        <w:rPr>
          <w:lang w:val="en-US"/>
        </w:rPr>
      </w:pPr>
      <w:r w:rsidRPr="006A51E6">
        <w:rPr>
          <w:lang w:val="en-US"/>
        </w:rPr>
        <w:t xml:space="preserve">      ACTION$  TO-APPLICATION,KEY=7D,                                  *</w:t>
      </w:r>
    </w:p>
    <w:p w14:paraId="5AA390AF" w14:textId="77777777" w:rsidR="006A51E6" w:rsidRPr="006A51E6" w:rsidRDefault="006A51E6" w:rsidP="006A51E6">
      <w:pPr>
        <w:pStyle w:val="Listing"/>
        <w:rPr>
          <w:lang w:val="en-US"/>
        </w:rPr>
      </w:pPr>
      <w:r w:rsidRPr="006A51E6">
        <w:rPr>
          <w:lang w:val="en-US"/>
        </w:rPr>
        <w:t xml:space="preserve">               AND=(PROCESS-RESPONSE,'&amp;&amp;*F34BE9&amp;&amp;/A')</w:t>
      </w:r>
    </w:p>
    <w:p w14:paraId="4FF25FAB" w14:textId="77777777" w:rsidR="006A51E6" w:rsidRPr="006A51E6" w:rsidRDefault="006A51E6" w:rsidP="006A51E6">
      <w:pPr>
        <w:keepNext/>
        <w:keepLines/>
        <w:rPr>
          <w:lang w:val="en-US"/>
        </w:rPr>
      </w:pPr>
    </w:p>
    <w:p w14:paraId="204CF1A6" w14:textId="77777777" w:rsidR="006A51E6" w:rsidRPr="006A51E6" w:rsidRDefault="006A51E6" w:rsidP="006A51E6">
      <w:pPr>
        <w:rPr>
          <w:lang w:val="en-US"/>
        </w:rPr>
      </w:pPr>
      <w:r>
        <w:rPr>
          <w:lang w:val="en-US"/>
        </w:rPr>
        <w:t xml:space="preserve">This is the same as for </w:t>
      </w:r>
      <w:r w:rsidRPr="006A51E6">
        <w:rPr>
          <w:lang w:val="en-US"/>
        </w:rPr>
        <w:t xml:space="preserve">PROCESS-RESPONSE </w:t>
      </w:r>
      <w:r>
        <w:rPr>
          <w:lang w:val="en-US"/>
        </w:rPr>
        <w:t xml:space="preserve">but with execution of a script in addition. </w:t>
      </w:r>
      <w:r w:rsidRPr="006A51E6">
        <w:rPr>
          <w:lang w:val="en-US"/>
        </w:rPr>
        <w:t xml:space="preserve"> </w:t>
      </w:r>
      <w:r w:rsidRPr="0045652F">
        <w:rPr>
          <w:lang w:val="en-US"/>
        </w:rPr>
        <w:t>Note: the ampersands are doubled to conform with assembler syntax requirements.</w:t>
      </w:r>
    </w:p>
    <w:p w14:paraId="42DF2E91" w14:textId="77777777" w:rsidR="006A51E6" w:rsidRPr="006A51E6" w:rsidRDefault="006A51E6">
      <w:pPr>
        <w:rPr>
          <w:lang w:val="en-US"/>
        </w:rPr>
      </w:pPr>
    </w:p>
    <w:p w14:paraId="070A5289" w14:textId="77777777" w:rsidR="00774472" w:rsidRPr="0045652F" w:rsidRDefault="00774472">
      <w:pPr>
        <w:pStyle w:val="Heading6"/>
        <w:rPr>
          <w:lang w:val="en-US"/>
        </w:rPr>
      </w:pPr>
      <w:bookmarkStart w:id="410" w:name="_Ref129154454"/>
      <w:r w:rsidRPr="0045652F">
        <w:rPr>
          <w:lang w:val="en-US"/>
        </w:rPr>
        <w:t>ACTION$ TO-TERMINAL</w:t>
      </w:r>
    </w:p>
    <w:p w14:paraId="320D0DCA" w14:textId="77777777" w:rsidR="00774472" w:rsidRPr="0045652F" w:rsidRDefault="00774472">
      <w:pPr>
        <w:pStyle w:val="ecran0"/>
        <w:rPr>
          <w:lang w:val="en-US"/>
        </w:rPr>
      </w:pPr>
      <w:r w:rsidRPr="0045652F">
        <w:rPr>
          <w:lang w:val="en-US"/>
        </w:rPr>
        <w:fldChar w:fldCharType="begin"/>
      </w:r>
      <w:r w:rsidRPr="0045652F">
        <w:rPr>
          <w:lang w:val="en-US"/>
        </w:rPr>
        <w:instrText xml:space="preserve"> XE "TO-TERMINAL"</w:instrText>
      </w:r>
      <w:r w:rsidRPr="0045652F">
        <w:rPr>
          <w:lang w:val="en-US"/>
        </w:rPr>
        <w:fldChar w:fldCharType="end"/>
      </w:r>
      <w:r w:rsidRPr="0045652F">
        <w:rPr>
          <w:lang w:val="en-US"/>
        </w:rPr>
        <w:t>Send the current contents of the screen image buffer to the terminal.</w:t>
      </w:r>
    </w:p>
    <w:p w14:paraId="39D6C4D1" w14:textId="77777777" w:rsidR="00774472" w:rsidRPr="0045652F" w:rsidRDefault="00774472">
      <w:pPr>
        <w:pStyle w:val="Ecran"/>
        <w:rPr>
          <w:lang w:val="en-US"/>
        </w:rPr>
      </w:pPr>
    </w:p>
    <w:p w14:paraId="7F4955DF" w14:textId="77777777" w:rsidR="00774472" w:rsidRPr="0045652F" w:rsidRDefault="00774472">
      <w:pPr>
        <w:pStyle w:val="Ecran"/>
        <w:rPr>
          <w:lang w:val="en-US"/>
        </w:rPr>
      </w:pPr>
      <w:r w:rsidRPr="0045652F">
        <w:rPr>
          <w:rFonts w:cs="Courier New"/>
          <w:color w:val="000000"/>
          <w:sz w:val="20"/>
          <w:lang w:val="en-US"/>
        </w:rPr>
        <w:t xml:space="preserve">    ACTION$  TO-TERMINAL</w:t>
      </w:r>
    </w:p>
    <w:p w14:paraId="3B7044F2" w14:textId="77777777" w:rsidR="00774472" w:rsidRPr="0045652F" w:rsidRDefault="00774472">
      <w:pPr>
        <w:pStyle w:val="Ecran"/>
        <w:rPr>
          <w:lang w:val="en-US"/>
        </w:rPr>
      </w:pPr>
    </w:p>
    <w:p w14:paraId="5D11D858" w14:textId="77777777" w:rsidR="00774472" w:rsidRPr="0045652F" w:rsidRDefault="00774472">
      <w:pPr>
        <w:keepNext/>
        <w:rPr>
          <w:lang w:val="en-US"/>
        </w:rPr>
      </w:pPr>
    </w:p>
    <w:p w14:paraId="10A59F68" w14:textId="77777777" w:rsidR="00774472" w:rsidRPr="0045652F" w:rsidRDefault="00774472">
      <w:pPr>
        <w:pStyle w:val="ecran0"/>
        <w:rPr>
          <w:lang w:val="en-US"/>
        </w:rPr>
      </w:pPr>
      <w:r w:rsidRPr="0045652F">
        <w:rPr>
          <w:lang w:val="en-US"/>
        </w:rPr>
        <w:t>When the ACTION$ TO-TERMINAL instruction is executed in an input scenario, the contents of the screen image buffer are sent to the terminal. The scenario may use instructions such as COPY$ VARIABLE-TO-SCREEN to place data in the screen image buffer before issuing the ACTION$ TO-TERMINAL instruction.</w:t>
      </w:r>
    </w:p>
    <w:p w14:paraId="3CE120CA" w14:textId="77777777" w:rsidR="00774472" w:rsidRPr="0045652F" w:rsidRDefault="00774472">
      <w:pPr>
        <w:pStyle w:val="Heading5"/>
        <w:keepLines/>
        <w:pageBreakBefore/>
        <w:rPr>
          <w:lang w:val="en-US"/>
        </w:rPr>
      </w:pPr>
      <w:r w:rsidRPr="0045652F">
        <w:rPr>
          <w:lang w:val="en-US"/>
        </w:rPr>
        <w:t>CASE$ instruction</w:t>
      </w:r>
    </w:p>
    <w:p w14:paraId="23B3AE37" w14:textId="77777777" w:rsidR="00774472" w:rsidRPr="0045652F" w:rsidRDefault="00774472">
      <w:pPr>
        <w:pStyle w:val="ecran0"/>
        <w:rPr>
          <w:lang w:val="en-US"/>
        </w:rPr>
      </w:pPr>
      <w:r w:rsidRPr="0045652F">
        <w:rPr>
          <w:szCs w:val="19"/>
          <w:lang w:val="en-US"/>
        </w:rPr>
        <w:fldChar w:fldCharType="begin"/>
      </w:r>
      <w:r w:rsidRPr="0045652F">
        <w:rPr>
          <w:szCs w:val="19"/>
          <w:lang w:val="en-US"/>
        </w:rPr>
        <w:instrText xml:space="preserve"> XE "CASE$"</w:instrText>
      </w:r>
      <w:r w:rsidRPr="0045652F">
        <w:rPr>
          <w:szCs w:val="19"/>
          <w:lang w:val="en-US"/>
        </w:rPr>
        <w:fldChar w:fldCharType="end"/>
      </w:r>
      <w:r w:rsidRPr="0045652F">
        <w:rPr>
          <w:lang w:val="en-US"/>
        </w:rPr>
        <w:t>This instruction tests a value in a 3270 screen position, or a value in a VIRTEL variable, and directs the subsequent processing flow according to the value.</w:t>
      </w:r>
    </w:p>
    <w:p w14:paraId="3F2F3CBC" w14:textId="77777777" w:rsidR="00774472" w:rsidRPr="0045652F" w:rsidRDefault="00774472">
      <w:pPr>
        <w:pStyle w:val="Ecran"/>
        <w:rPr>
          <w:lang w:val="en-US"/>
        </w:rPr>
      </w:pPr>
    </w:p>
    <w:p w14:paraId="1239E073" w14:textId="77777777" w:rsidR="00774472" w:rsidRPr="0045652F" w:rsidRDefault="00774472">
      <w:pPr>
        <w:pStyle w:val="Ecran"/>
        <w:rPr>
          <w:lang w:val="en-US"/>
        </w:rPr>
      </w:pPr>
      <w:r w:rsidRPr="0045652F">
        <w:rPr>
          <w:lang w:val="en-US"/>
        </w:rPr>
        <w:t xml:space="preserve">       CASE$   (row,col,len),</w:t>
      </w:r>
    </w:p>
    <w:p w14:paraId="516461AF" w14:textId="77777777" w:rsidR="00774472" w:rsidRPr="0045652F" w:rsidRDefault="00774472">
      <w:pPr>
        <w:pStyle w:val="Ecran"/>
        <w:rPr>
          <w:i w:val="0"/>
          <w:iCs/>
          <w:lang w:val="en-US"/>
        </w:rPr>
      </w:pPr>
      <w:r w:rsidRPr="0045652F">
        <w:rPr>
          <w:lang w:val="en-US"/>
        </w:rPr>
        <w:t xml:space="preserve">               (condition,'value',process1),</w:t>
      </w:r>
    </w:p>
    <w:p w14:paraId="13046279" w14:textId="77777777" w:rsidR="00AB3EC8" w:rsidRPr="0045652F" w:rsidRDefault="00AB3EC8" w:rsidP="00AB3EC8">
      <w:pPr>
        <w:pStyle w:val="Ecran"/>
        <w:rPr>
          <w:i w:val="0"/>
          <w:iCs/>
          <w:lang w:val="en-US"/>
        </w:rPr>
      </w:pPr>
      <w:r w:rsidRPr="0045652F">
        <w:rPr>
          <w:lang w:val="en-US"/>
        </w:rPr>
        <w:t xml:space="preserve">               (condition,'</w:t>
      </w:r>
      <w:r>
        <w:rPr>
          <w:lang w:val="en-US"/>
        </w:rPr>
        <w:t>*</w:t>
      </w:r>
      <w:r w:rsidRPr="0045652F">
        <w:rPr>
          <w:lang w:val="en-US"/>
        </w:rPr>
        <w:t>va</w:t>
      </w:r>
      <w:r>
        <w:rPr>
          <w:lang w:val="en-US"/>
        </w:rPr>
        <w:t>rnam</w:t>
      </w:r>
      <w:r w:rsidRPr="0045652F">
        <w:rPr>
          <w:lang w:val="en-US"/>
        </w:rPr>
        <w:t>e',process</w:t>
      </w:r>
      <w:r>
        <w:rPr>
          <w:lang w:val="en-US"/>
        </w:rPr>
        <w:t>2</w:t>
      </w:r>
      <w:r w:rsidRPr="0045652F">
        <w:rPr>
          <w:lang w:val="en-US"/>
        </w:rPr>
        <w:t>),</w:t>
      </w:r>
    </w:p>
    <w:p w14:paraId="2A428504" w14:textId="77777777" w:rsidR="00774472" w:rsidRPr="0045652F" w:rsidRDefault="00774472">
      <w:pPr>
        <w:pStyle w:val="Ecran"/>
        <w:rPr>
          <w:lang w:val="en-US"/>
        </w:rPr>
      </w:pPr>
      <w:r w:rsidRPr="0045652F">
        <w:rPr>
          <w:lang w:val="en-US"/>
        </w:rPr>
        <w:t xml:space="preserve">               (condition,</w:t>
      </w:r>
      <w:r w:rsidR="00AB3EC8">
        <w:rPr>
          <w:lang w:val="en-US"/>
        </w:rPr>
        <w:t>STRING,</w:t>
      </w:r>
      <w:r w:rsidRPr="0045652F">
        <w:rPr>
          <w:lang w:val="en-US"/>
        </w:rPr>
        <w:t>'value',process</w:t>
      </w:r>
      <w:r w:rsidR="00AB3EC8">
        <w:rPr>
          <w:lang w:val="en-US"/>
        </w:rPr>
        <w:t>3</w:t>
      </w:r>
      <w:r w:rsidRPr="0045652F">
        <w:rPr>
          <w:lang w:val="en-US"/>
        </w:rPr>
        <w:t>),</w:t>
      </w:r>
    </w:p>
    <w:p w14:paraId="54F5A1C0" w14:textId="77777777" w:rsidR="00AB3EC8" w:rsidRPr="0045652F" w:rsidRDefault="00AB3EC8" w:rsidP="00AB3EC8">
      <w:pPr>
        <w:pStyle w:val="Ecran"/>
        <w:rPr>
          <w:lang w:val="en-US"/>
        </w:rPr>
      </w:pPr>
      <w:r w:rsidRPr="0045652F">
        <w:rPr>
          <w:lang w:val="en-US"/>
        </w:rPr>
        <w:t xml:space="preserve">               (condition,</w:t>
      </w:r>
      <w:r>
        <w:rPr>
          <w:lang w:val="en-US"/>
        </w:rPr>
        <w:t>VARIABLE,</w:t>
      </w:r>
      <w:r w:rsidRPr="0045652F">
        <w:rPr>
          <w:lang w:val="en-US"/>
        </w:rPr>
        <w:t>'va</w:t>
      </w:r>
      <w:r>
        <w:rPr>
          <w:lang w:val="en-US"/>
        </w:rPr>
        <w:t>rname</w:t>
      </w:r>
      <w:r w:rsidRPr="0045652F">
        <w:rPr>
          <w:lang w:val="en-US"/>
        </w:rPr>
        <w:t>',process</w:t>
      </w:r>
      <w:r>
        <w:rPr>
          <w:lang w:val="en-US"/>
        </w:rPr>
        <w:t>4</w:t>
      </w:r>
      <w:r w:rsidRPr="0045652F">
        <w:rPr>
          <w:lang w:val="en-US"/>
        </w:rPr>
        <w:t>),</w:t>
      </w:r>
    </w:p>
    <w:p w14:paraId="6E4B1E89" w14:textId="77777777" w:rsidR="00774472" w:rsidRPr="0045652F" w:rsidRDefault="00774472">
      <w:pPr>
        <w:pStyle w:val="Ecran"/>
        <w:rPr>
          <w:lang w:val="en-US"/>
        </w:rPr>
      </w:pPr>
      <w:r w:rsidRPr="0045652F">
        <w:rPr>
          <w:lang w:val="en-US"/>
        </w:rPr>
        <w:t xml:space="preserve">               ...</w:t>
      </w:r>
    </w:p>
    <w:p w14:paraId="52DF5B2A" w14:textId="77777777" w:rsidR="00774472" w:rsidRPr="0045652F" w:rsidRDefault="00774472">
      <w:pPr>
        <w:pStyle w:val="Ecran"/>
        <w:rPr>
          <w:lang w:val="en-US"/>
        </w:rPr>
      </w:pPr>
      <w:r w:rsidRPr="0045652F">
        <w:rPr>
          <w:lang w:val="en-US"/>
        </w:rPr>
        <w:t xml:space="preserve">               ELSE=processx</w:t>
      </w:r>
    </w:p>
    <w:p w14:paraId="5DB93B97" w14:textId="77777777" w:rsidR="00774472" w:rsidRPr="0045652F" w:rsidRDefault="00774472">
      <w:pPr>
        <w:pStyle w:val="Ecran"/>
        <w:rPr>
          <w:lang w:val="en-US"/>
        </w:rPr>
      </w:pPr>
    </w:p>
    <w:p w14:paraId="262FE7D3" w14:textId="77777777" w:rsidR="00774472" w:rsidRPr="0045652F" w:rsidRDefault="00774472">
      <w:pPr>
        <w:pStyle w:val="Ecran"/>
        <w:rPr>
          <w:lang w:val="en-US"/>
        </w:rPr>
      </w:pPr>
      <w:r w:rsidRPr="0045652F">
        <w:rPr>
          <w:lang w:val="en-US"/>
        </w:rPr>
        <w:t xml:space="preserve">       CASE$   'varname',</w:t>
      </w:r>
    </w:p>
    <w:p w14:paraId="16DD4692" w14:textId="77777777" w:rsidR="00774472" w:rsidRPr="0045652F" w:rsidRDefault="00774472">
      <w:pPr>
        <w:pStyle w:val="Ecran"/>
        <w:rPr>
          <w:i w:val="0"/>
          <w:iCs/>
          <w:lang w:val="en-US"/>
        </w:rPr>
      </w:pPr>
      <w:r w:rsidRPr="0045652F">
        <w:rPr>
          <w:lang w:val="en-US"/>
        </w:rPr>
        <w:t xml:space="preserve">               (condition,'value',process1),</w:t>
      </w:r>
    </w:p>
    <w:p w14:paraId="41E91C5E" w14:textId="77777777" w:rsidR="00AB3EC8" w:rsidRPr="0045652F" w:rsidRDefault="00AB3EC8" w:rsidP="00AB3EC8">
      <w:pPr>
        <w:pStyle w:val="Ecran"/>
        <w:rPr>
          <w:i w:val="0"/>
          <w:iCs/>
          <w:lang w:val="en-US"/>
        </w:rPr>
      </w:pPr>
      <w:r w:rsidRPr="0045652F">
        <w:rPr>
          <w:lang w:val="en-US"/>
        </w:rPr>
        <w:t xml:space="preserve">               (condition,'</w:t>
      </w:r>
      <w:r>
        <w:rPr>
          <w:lang w:val="en-US"/>
        </w:rPr>
        <w:t>*</w:t>
      </w:r>
      <w:r w:rsidRPr="0045652F">
        <w:rPr>
          <w:lang w:val="en-US"/>
        </w:rPr>
        <w:t>va</w:t>
      </w:r>
      <w:r>
        <w:rPr>
          <w:lang w:val="en-US"/>
        </w:rPr>
        <w:t>rnam</w:t>
      </w:r>
      <w:r w:rsidRPr="0045652F">
        <w:rPr>
          <w:lang w:val="en-US"/>
        </w:rPr>
        <w:t>e',process</w:t>
      </w:r>
      <w:r>
        <w:rPr>
          <w:lang w:val="en-US"/>
        </w:rPr>
        <w:t>2</w:t>
      </w:r>
      <w:r w:rsidRPr="0045652F">
        <w:rPr>
          <w:lang w:val="en-US"/>
        </w:rPr>
        <w:t>),</w:t>
      </w:r>
    </w:p>
    <w:p w14:paraId="26F20702" w14:textId="77777777" w:rsidR="00AB3EC8" w:rsidRPr="0045652F" w:rsidRDefault="00AB3EC8" w:rsidP="00AB3EC8">
      <w:pPr>
        <w:pStyle w:val="Ecran"/>
        <w:rPr>
          <w:lang w:val="en-US"/>
        </w:rPr>
      </w:pPr>
      <w:r w:rsidRPr="0045652F">
        <w:rPr>
          <w:lang w:val="en-US"/>
        </w:rPr>
        <w:t xml:space="preserve">               (condition,</w:t>
      </w:r>
      <w:r>
        <w:rPr>
          <w:lang w:val="en-US"/>
        </w:rPr>
        <w:t>STRING,</w:t>
      </w:r>
      <w:r w:rsidRPr="0045652F">
        <w:rPr>
          <w:lang w:val="en-US"/>
        </w:rPr>
        <w:t>'value',process</w:t>
      </w:r>
      <w:r>
        <w:rPr>
          <w:lang w:val="en-US"/>
        </w:rPr>
        <w:t>3</w:t>
      </w:r>
      <w:r w:rsidRPr="0045652F">
        <w:rPr>
          <w:lang w:val="en-US"/>
        </w:rPr>
        <w:t>),</w:t>
      </w:r>
    </w:p>
    <w:p w14:paraId="2E03AECB" w14:textId="77777777" w:rsidR="00AB3EC8" w:rsidRPr="0045652F" w:rsidRDefault="00AB3EC8" w:rsidP="00AB3EC8">
      <w:pPr>
        <w:pStyle w:val="Ecran"/>
        <w:rPr>
          <w:lang w:val="en-US"/>
        </w:rPr>
      </w:pPr>
      <w:r w:rsidRPr="0045652F">
        <w:rPr>
          <w:lang w:val="en-US"/>
        </w:rPr>
        <w:t xml:space="preserve">               (condition,</w:t>
      </w:r>
      <w:r>
        <w:rPr>
          <w:lang w:val="en-US"/>
        </w:rPr>
        <w:t>VARIABLE,</w:t>
      </w:r>
      <w:r w:rsidRPr="0045652F">
        <w:rPr>
          <w:lang w:val="en-US"/>
        </w:rPr>
        <w:t>'va</w:t>
      </w:r>
      <w:r>
        <w:rPr>
          <w:lang w:val="en-US"/>
        </w:rPr>
        <w:t>rname</w:t>
      </w:r>
      <w:r w:rsidRPr="0045652F">
        <w:rPr>
          <w:lang w:val="en-US"/>
        </w:rPr>
        <w:t>',process</w:t>
      </w:r>
      <w:r>
        <w:rPr>
          <w:lang w:val="en-US"/>
        </w:rPr>
        <w:t>4</w:t>
      </w:r>
      <w:r w:rsidRPr="0045652F">
        <w:rPr>
          <w:lang w:val="en-US"/>
        </w:rPr>
        <w:t>),</w:t>
      </w:r>
    </w:p>
    <w:p w14:paraId="5E557E22" w14:textId="77777777" w:rsidR="00774472" w:rsidRPr="0045652F" w:rsidRDefault="00774472">
      <w:pPr>
        <w:pStyle w:val="Ecran"/>
        <w:rPr>
          <w:lang w:val="en-US"/>
        </w:rPr>
      </w:pPr>
      <w:r w:rsidRPr="0045652F">
        <w:rPr>
          <w:lang w:val="en-US"/>
        </w:rPr>
        <w:t xml:space="preserve">               ...</w:t>
      </w:r>
    </w:p>
    <w:p w14:paraId="10D4B6C5" w14:textId="77777777" w:rsidR="00774472" w:rsidRPr="0045652F" w:rsidRDefault="00774472">
      <w:pPr>
        <w:pStyle w:val="Ecran"/>
        <w:rPr>
          <w:lang w:val="en-US"/>
        </w:rPr>
      </w:pPr>
      <w:r w:rsidRPr="0045652F">
        <w:rPr>
          <w:lang w:val="en-US"/>
        </w:rPr>
        <w:t xml:space="preserve">               ELSE=processx</w:t>
      </w:r>
    </w:p>
    <w:p w14:paraId="4B7463EE" w14:textId="77777777" w:rsidR="00774472" w:rsidRPr="0045652F" w:rsidRDefault="00774472">
      <w:pPr>
        <w:pStyle w:val="Ecran"/>
        <w:rPr>
          <w:lang w:val="en-US"/>
        </w:rPr>
      </w:pPr>
    </w:p>
    <w:p w14:paraId="4B2A7C6C" w14:textId="77777777" w:rsidR="00774472" w:rsidRPr="0045652F" w:rsidRDefault="00774472">
      <w:pPr>
        <w:keepNext/>
        <w:keepLines/>
        <w:rPr>
          <w:lang w:val="en-US"/>
        </w:rPr>
      </w:pPr>
    </w:p>
    <w:p w14:paraId="37F428B5" w14:textId="77777777" w:rsidR="00774472" w:rsidRPr="0045652F" w:rsidRDefault="00774472">
      <w:pPr>
        <w:pStyle w:val="RefrenceChamp"/>
        <w:keepNext/>
        <w:keepLines/>
        <w:rPr>
          <w:lang w:val="en-US"/>
        </w:rPr>
      </w:pPr>
      <w:r w:rsidRPr="0045652F">
        <w:rPr>
          <w:b/>
          <w:i/>
          <w:lang w:val="en-US"/>
        </w:rPr>
        <w:t>(row,col,len)</w:t>
      </w:r>
      <w:r w:rsidRPr="0045652F">
        <w:rPr>
          <w:i/>
          <w:lang w:val="en-US"/>
        </w:rPr>
        <w:tab/>
      </w:r>
      <w:r w:rsidRPr="0045652F">
        <w:rPr>
          <w:lang w:val="en-US"/>
        </w:rPr>
        <w:t>Specifies the row, column, and length of the 3270 screen data</w:t>
      </w:r>
    </w:p>
    <w:p w14:paraId="2CCA69B1" w14:textId="77777777" w:rsidR="00774472" w:rsidRPr="0045652F" w:rsidRDefault="00774472">
      <w:pPr>
        <w:pStyle w:val="RefrenceChamp"/>
        <w:keepNext/>
        <w:keepLines/>
        <w:rPr>
          <w:bCs/>
          <w:iCs/>
          <w:szCs w:val="19"/>
          <w:lang w:val="en-US"/>
        </w:rPr>
      </w:pPr>
      <w:r w:rsidRPr="0045652F">
        <w:rPr>
          <w:b/>
          <w:i/>
          <w:szCs w:val="19"/>
          <w:lang w:val="en-US"/>
        </w:rPr>
        <w:t>varname</w:t>
      </w:r>
      <w:r w:rsidRPr="0045652F">
        <w:rPr>
          <w:bCs/>
          <w:iCs/>
          <w:szCs w:val="19"/>
          <w:lang w:val="en-US"/>
        </w:rPr>
        <w:tab/>
        <w:t>Specifies the name of a VIRTEL variable (must be placed in quotes)</w:t>
      </w:r>
    </w:p>
    <w:p w14:paraId="6C457F25" w14:textId="77777777" w:rsidR="00774472" w:rsidRPr="0045652F" w:rsidRDefault="00774472">
      <w:pPr>
        <w:pStyle w:val="RefrenceChamp"/>
        <w:keepNext/>
        <w:keepLines/>
        <w:spacing w:after="120"/>
        <w:rPr>
          <w:bCs/>
          <w:iCs/>
          <w:lang w:val="en-US"/>
        </w:rPr>
      </w:pPr>
      <w:r w:rsidRPr="0045652F">
        <w:rPr>
          <w:b/>
          <w:i/>
          <w:lang w:val="en-US"/>
        </w:rPr>
        <w:t>condition</w:t>
      </w:r>
      <w:r w:rsidRPr="0045652F">
        <w:rPr>
          <w:bCs/>
          <w:i/>
          <w:lang w:val="en-US"/>
        </w:rPr>
        <w:tab/>
      </w:r>
      <w:r w:rsidRPr="0045652F">
        <w:rPr>
          <w:bCs/>
          <w:iCs/>
          <w:lang w:val="en-US"/>
        </w:rPr>
        <w:t>Specifies whether the data tested must be equal (EQ), not equal (NE), prefixed by (BEGIN), less than (LT), or greater than (GT), or must contain (CONTAINS) the specified value</w:t>
      </w:r>
    </w:p>
    <w:p w14:paraId="412B9219" w14:textId="77777777" w:rsidR="00774472" w:rsidRPr="0045652F" w:rsidRDefault="00774472">
      <w:pPr>
        <w:pStyle w:val="RefrenceChamp"/>
        <w:keepNext/>
        <w:keepLines/>
        <w:rPr>
          <w:lang w:val="en-US"/>
        </w:rPr>
      </w:pPr>
      <w:r w:rsidRPr="0045652F">
        <w:rPr>
          <w:b/>
          <w:i/>
          <w:lang w:val="en-US"/>
        </w:rPr>
        <w:t>value</w:t>
      </w:r>
      <w:r w:rsidRPr="0045652F">
        <w:rPr>
          <w:lang w:val="en-US"/>
        </w:rPr>
        <w:tab/>
        <w:t>Specifies the value against which the data is tested (must be placed in quotes)</w:t>
      </w:r>
    </w:p>
    <w:p w14:paraId="3F909309" w14:textId="77777777" w:rsidR="00774472" w:rsidRPr="0045652F" w:rsidRDefault="00774472">
      <w:pPr>
        <w:pStyle w:val="RefrenceChamp"/>
        <w:keepNext/>
        <w:keepLines/>
        <w:rPr>
          <w:lang w:val="en-US"/>
        </w:rPr>
      </w:pPr>
      <w:r w:rsidRPr="0045652F">
        <w:rPr>
          <w:b/>
          <w:i/>
          <w:lang w:val="en-US"/>
        </w:rPr>
        <w:t>process1,2,...</w:t>
      </w:r>
      <w:r w:rsidRPr="0045652F">
        <w:rPr>
          <w:lang w:val="en-US"/>
        </w:rPr>
        <w:tab/>
        <w:t>Specifies the address of the branch exit of the script if the condition is satisfied.  Permitted values are:</w:t>
      </w:r>
    </w:p>
    <w:p w14:paraId="2865A4D3" w14:textId="77777777" w:rsidR="00774472" w:rsidRPr="0045652F" w:rsidRDefault="00774472">
      <w:pPr>
        <w:pStyle w:val="DtailRefChamp"/>
        <w:keepNext/>
        <w:rPr>
          <w:lang w:val="en-US"/>
        </w:rPr>
      </w:pPr>
      <w:r w:rsidRPr="0045652F">
        <w:rPr>
          <w:lang w:val="en-US"/>
        </w:rPr>
        <w:t>instruction label at which execution of the scenario is to continue.</w:t>
      </w:r>
    </w:p>
    <w:p w14:paraId="5E710359" w14:textId="77777777" w:rsidR="00774472" w:rsidRPr="0045652F" w:rsidRDefault="00774472">
      <w:pPr>
        <w:pStyle w:val="DtailRefChamp"/>
        <w:keepNext/>
        <w:rPr>
          <w:lang w:val="en-US"/>
        </w:rPr>
      </w:pPr>
      <w:r w:rsidRPr="0045652F">
        <w:rPr>
          <w:b/>
          <w:bCs/>
          <w:lang w:val="en-US"/>
        </w:rPr>
        <w:t>FAIL </w:t>
      </w:r>
      <w:r w:rsidRPr="0045652F">
        <w:rPr>
          <w:lang w:val="en-US"/>
        </w:rPr>
        <w:t xml:space="preserve">: </w:t>
      </w:r>
      <w:r w:rsidRPr="0045652F">
        <w:rPr>
          <w:lang w:val="en-US"/>
        </w:rPr>
        <w:fldChar w:fldCharType="begin"/>
      </w:r>
      <w:r w:rsidRPr="0045652F">
        <w:rPr>
          <w:lang w:val="en-US"/>
        </w:rPr>
        <w:instrText xml:space="preserve"> XE "FAIL" </w:instrText>
      </w:r>
      <w:r w:rsidRPr="0045652F">
        <w:rPr>
          <w:lang w:val="en-US"/>
        </w:rPr>
        <w:fldChar w:fldCharType="end"/>
      </w:r>
      <w:r w:rsidRPr="0045652F">
        <w:rPr>
          <w:lang w:val="en-US"/>
        </w:rPr>
        <w:t>reserved word indicating that the scenario is to be terminated and the current message is to be discarded.  The scenario will be called again on receipt of the next outbound message from the application.</w:t>
      </w:r>
    </w:p>
    <w:p w14:paraId="309A5F39" w14:textId="77777777" w:rsidR="00774472" w:rsidRPr="0045652F" w:rsidRDefault="00774472">
      <w:pPr>
        <w:pStyle w:val="DtailRefChamp"/>
        <w:keepNext/>
        <w:rPr>
          <w:lang w:val="en-US"/>
        </w:rPr>
      </w:pPr>
      <w:r w:rsidRPr="0045652F">
        <w:rPr>
          <w:b/>
          <w:bCs/>
          <w:lang w:val="en-US"/>
        </w:rPr>
        <w:t>SUCCESS </w:t>
      </w:r>
      <w:r w:rsidRPr="0045652F">
        <w:rPr>
          <w:lang w:val="en-US"/>
        </w:rPr>
        <w:t xml:space="preserve">: </w:t>
      </w:r>
      <w:r w:rsidRPr="0045652F">
        <w:rPr>
          <w:lang w:val="en-US"/>
        </w:rPr>
        <w:fldChar w:fldCharType="begin"/>
      </w:r>
      <w:r w:rsidRPr="0045652F">
        <w:rPr>
          <w:lang w:val="en-US"/>
        </w:rPr>
        <w:instrText xml:space="preserve"> XE "SUCCESS" </w:instrText>
      </w:r>
      <w:r w:rsidRPr="0045652F">
        <w:rPr>
          <w:lang w:val="en-US"/>
        </w:rPr>
        <w:fldChar w:fldCharType="end"/>
      </w:r>
      <w:r w:rsidRPr="0045652F">
        <w:rPr>
          <w:lang w:val="en-US"/>
        </w:rPr>
        <w:t>reserved word indicating that the scenario is to be terminated and the current message is to be presented to the user.  This is equivalent to branching to a SCENARIO END instruction.</w:t>
      </w:r>
    </w:p>
    <w:p w14:paraId="2D43EB25" w14:textId="77777777" w:rsidR="00774472" w:rsidRPr="0045652F" w:rsidRDefault="00774472">
      <w:pPr>
        <w:keepNext/>
        <w:keepLines/>
        <w:rPr>
          <w:lang w:val="en-US"/>
        </w:rPr>
      </w:pPr>
    </w:p>
    <w:p w14:paraId="21A0B153" w14:textId="77777777" w:rsidR="00774472" w:rsidRPr="0045652F" w:rsidRDefault="00774472">
      <w:pPr>
        <w:pStyle w:val="RefrenceChamp"/>
        <w:keepLines/>
        <w:rPr>
          <w:lang w:val="en-US"/>
        </w:rPr>
      </w:pPr>
      <w:r w:rsidRPr="0045652F">
        <w:rPr>
          <w:b/>
          <w:i/>
          <w:lang w:val="en-US"/>
        </w:rPr>
        <w:t>processx</w:t>
      </w:r>
      <w:r w:rsidRPr="0045652F">
        <w:rPr>
          <w:lang w:val="en-US"/>
        </w:rPr>
        <w:tab/>
        <w:t xml:space="preserve">Specifies the address of the branch exit of the script if none of the conditions is satisfied.  Permitted values are identical to </w:t>
      </w:r>
      <w:r w:rsidRPr="0045652F">
        <w:rPr>
          <w:i/>
          <w:iCs/>
          <w:lang w:val="en-US"/>
        </w:rPr>
        <w:t>process1</w:t>
      </w:r>
      <w:r w:rsidRPr="0045652F">
        <w:rPr>
          <w:lang w:val="en-US"/>
        </w:rPr>
        <w:t>.</w:t>
      </w:r>
    </w:p>
    <w:p w14:paraId="2CBF908D" w14:textId="77777777" w:rsidR="00774472" w:rsidRPr="0045652F" w:rsidRDefault="00774472">
      <w:pPr>
        <w:pStyle w:val="Nfj"/>
        <w:rPr>
          <w:lang w:val="en-US"/>
        </w:rPr>
      </w:pPr>
      <w:r w:rsidRPr="0045652F">
        <w:rPr>
          <w:lang w:val="en-US"/>
        </w:rPr>
        <w:t>Notes: Any number of (condition,'value',process) parameters may be specified, within the limits set by the assembler.  Use assembler conventions (non-blank in column 72 and continuation starting in column 16) to continue the statement over more than one line.</w:t>
      </w:r>
    </w:p>
    <w:p w14:paraId="4C192B11" w14:textId="77777777" w:rsidR="00774472" w:rsidRPr="0045652F" w:rsidRDefault="00774472">
      <w:pPr>
        <w:pStyle w:val="Heading5"/>
        <w:keepLines/>
        <w:pageBreakBefore/>
        <w:rPr>
          <w:lang w:val="en-US"/>
        </w:rPr>
      </w:pPr>
      <w:r w:rsidRPr="0045652F">
        <w:rPr>
          <w:lang w:val="en-US"/>
        </w:rPr>
        <w:t>CONVERT$ instruction</w:t>
      </w:r>
    </w:p>
    <w:p w14:paraId="7C960DB4" w14:textId="77777777" w:rsidR="00774472" w:rsidRPr="0045652F" w:rsidRDefault="00774472">
      <w:pPr>
        <w:pStyle w:val="ecran0"/>
        <w:rPr>
          <w:lang w:val="en-US"/>
        </w:rPr>
      </w:pPr>
      <w:r w:rsidRPr="0045652F">
        <w:rPr>
          <w:lang w:val="en-US"/>
        </w:rPr>
        <w:fldChar w:fldCharType="begin"/>
      </w:r>
      <w:r w:rsidRPr="0045652F">
        <w:rPr>
          <w:lang w:val="en-US"/>
        </w:rPr>
        <w:instrText xml:space="preserve"> XE "CONVERT$"</w:instrText>
      </w:r>
      <w:r w:rsidRPr="0045652F">
        <w:rPr>
          <w:lang w:val="en-US"/>
        </w:rPr>
        <w:fldChar w:fldCharType="end"/>
      </w:r>
      <w:r w:rsidRPr="0045652F">
        <w:rPr>
          <w:lang w:val="en-US"/>
        </w:rPr>
        <w:t>This instruction allows a scenario to translate a VIRTEL variable to or from EBCDIC</w:t>
      </w:r>
      <w:r w:rsidR="00BF7877">
        <w:rPr>
          <w:lang w:val="en-US"/>
        </w:rPr>
        <w:t>, or to convert a variable to upper or lower case</w:t>
      </w:r>
      <w:r w:rsidRPr="0045652F">
        <w:rPr>
          <w:lang w:val="en-US"/>
        </w:rPr>
        <w:t>.</w:t>
      </w:r>
    </w:p>
    <w:p w14:paraId="2398AD20" w14:textId="77777777" w:rsidR="00774472" w:rsidRPr="0045652F" w:rsidRDefault="00774472">
      <w:pPr>
        <w:pStyle w:val="Ecran"/>
        <w:rPr>
          <w:lang w:val="en-US"/>
        </w:rPr>
      </w:pPr>
    </w:p>
    <w:p w14:paraId="33366C7B" w14:textId="77777777" w:rsidR="00774472" w:rsidRPr="0045652F" w:rsidRDefault="00774472">
      <w:pPr>
        <w:pStyle w:val="Ecran"/>
        <w:rPr>
          <w:lang w:val="en-US"/>
        </w:rPr>
      </w:pPr>
      <w:r w:rsidRPr="0045652F">
        <w:rPr>
          <w:lang w:val="en-US"/>
        </w:rPr>
        <w:t xml:space="preserve">    </w:t>
      </w:r>
      <w:r w:rsidRPr="0045652F">
        <w:rPr>
          <w:rFonts w:cs="Courier New"/>
          <w:color w:val="000000"/>
          <w:sz w:val="20"/>
          <w:lang w:val="en-US"/>
        </w:rPr>
        <w:t>CONVERT$  direction,VAR='varname',TABLE='tabname'</w:t>
      </w:r>
    </w:p>
    <w:p w14:paraId="49EC8BF1" w14:textId="77777777" w:rsidR="00774472" w:rsidRPr="0045652F" w:rsidRDefault="00774472">
      <w:pPr>
        <w:pStyle w:val="Ecran"/>
        <w:rPr>
          <w:lang w:val="en-US"/>
        </w:rPr>
      </w:pPr>
    </w:p>
    <w:p w14:paraId="12C16D8D" w14:textId="77777777" w:rsidR="00774472" w:rsidRPr="0045652F" w:rsidRDefault="00774472">
      <w:pPr>
        <w:keepNext/>
        <w:keepLines/>
        <w:rPr>
          <w:bCs/>
          <w:lang w:val="en-US"/>
        </w:rPr>
      </w:pPr>
    </w:p>
    <w:p w14:paraId="21947B43" w14:textId="77777777" w:rsidR="00774472" w:rsidRPr="00B44157" w:rsidRDefault="00774472">
      <w:pPr>
        <w:pStyle w:val="RefrenceChamp"/>
        <w:keepNext/>
        <w:keepLines/>
        <w:rPr>
          <w:b/>
          <w:bCs/>
          <w:szCs w:val="19"/>
          <w:lang w:val="en-US"/>
        </w:rPr>
      </w:pPr>
      <w:r w:rsidRPr="0045652F">
        <w:rPr>
          <w:b/>
          <w:i/>
          <w:szCs w:val="19"/>
          <w:lang w:val="en-US"/>
        </w:rPr>
        <w:t>direction</w:t>
      </w:r>
      <w:r w:rsidRPr="0045652F">
        <w:rPr>
          <w:i/>
          <w:szCs w:val="19"/>
          <w:lang w:val="en-US"/>
        </w:rPr>
        <w:tab/>
      </w:r>
      <w:r w:rsidRPr="0045652F">
        <w:rPr>
          <w:iCs/>
          <w:szCs w:val="19"/>
          <w:lang w:val="en-US"/>
        </w:rPr>
        <w:t>specifies the translation requested.  Possible values are:</w:t>
      </w:r>
      <w:r w:rsidRPr="0045652F">
        <w:rPr>
          <w:iCs/>
          <w:szCs w:val="19"/>
          <w:lang w:val="en-US"/>
        </w:rPr>
        <w:tab/>
      </w:r>
      <w:r w:rsidRPr="0045652F">
        <w:rPr>
          <w:iCs/>
          <w:szCs w:val="19"/>
          <w:lang w:val="en-US"/>
        </w:rPr>
        <w:br/>
      </w:r>
      <w:r w:rsidRPr="0045652F">
        <w:rPr>
          <w:b/>
          <w:bCs/>
          <w:iCs/>
          <w:szCs w:val="19"/>
          <w:lang w:val="en-US"/>
        </w:rPr>
        <w:t>ASCII-TO-EBCDIC</w:t>
      </w:r>
      <w:r w:rsidRPr="0045652F">
        <w:rPr>
          <w:iCs/>
          <w:szCs w:val="19"/>
          <w:lang w:val="en-US"/>
        </w:rPr>
        <w:tab/>
      </w:r>
      <w:r w:rsidRPr="0045652F">
        <w:rPr>
          <w:iCs/>
          <w:szCs w:val="19"/>
          <w:lang w:val="en-US"/>
        </w:rPr>
        <w:br/>
      </w:r>
      <w:r w:rsidRPr="0045652F">
        <w:rPr>
          <w:b/>
          <w:bCs/>
          <w:iCs/>
          <w:szCs w:val="19"/>
          <w:lang w:val="en-US"/>
        </w:rPr>
        <w:t>EBCDIC-TO-ASCII</w:t>
      </w:r>
      <w:r w:rsidRPr="0045652F">
        <w:rPr>
          <w:iCs/>
          <w:szCs w:val="19"/>
          <w:lang w:val="en-US"/>
        </w:rPr>
        <w:tab/>
      </w:r>
      <w:r w:rsidRPr="0045652F">
        <w:rPr>
          <w:iCs/>
          <w:szCs w:val="19"/>
          <w:lang w:val="en-US"/>
        </w:rPr>
        <w:br/>
      </w:r>
      <w:r w:rsidRPr="0045652F">
        <w:rPr>
          <w:b/>
          <w:bCs/>
          <w:iCs/>
          <w:szCs w:val="19"/>
          <w:lang w:val="en-US"/>
        </w:rPr>
        <w:t>UTF8-TO-EBCDIC</w:t>
      </w:r>
      <w:r w:rsidRPr="0045652F">
        <w:rPr>
          <w:iCs/>
          <w:szCs w:val="19"/>
          <w:lang w:val="en-US"/>
        </w:rPr>
        <w:tab/>
      </w:r>
      <w:r w:rsidRPr="0045652F">
        <w:rPr>
          <w:iCs/>
          <w:szCs w:val="19"/>
          <w:lang w:val="en-US"/>
        </w:rPr>
        <w:br/>
      </w:r>
      <w:r w:rsidRPr="0045652F">
        <w:rPr>
          <w:b/>
          <w:bCs/>
          <w:iCs/>
          <w:szCs w:val="19"/>
          <w:lang w:val="en-US"/>
        </w:rPr>
        <w:t>EBCDIC-TO-UTF8</w:t>
      </w:r>
      <w:r w:rsidRPr="0045652F">
        <w:rPr>
          <w:iCs/>
          <w:szCs w:val="19"/>
          <w:lang w:val="en-US"/>
        </w:rPr>
        <w:tab/>
      </w:r>
      <w:r w:rsidR="00B44157">
        <w:rPr>
          <w:iCs/>
          <w:szCs w:val="19"/>
          <w:lang w:val="en-US"/>
        </w:rPr>
        <w:br/>
      </w:r>
      <w:r w:rsidR="00B44157">
        <w:rPr>
          <w:b/>
          <w:bCs/>
          <w:szCs w:val="19"/>
          <w:lang w:val="en-US"/>
        </w:rPr>
        <w:t>EBCDIC-TO-UPPERCASE</w:t>
      </w:r>
      <w:r w:rsidR="00B44157">
        <w:rPr>
          <w:b/>
          <w:bCs/>
          <w:szCs w:val="19"/>
          <w:lang w:val="en-US"/>
        </w:rPr>
        <w:tab/>
      </w:r>
      <w:r w:rsidR="00B44157">
        <w:rPr>
          <w:b/>
          <w:bCs/>
          <w:szCs w:val="19"/>
          <w:lang w:val="en-US"/>
        </w:rPr>
        <w:br/>
        <w:t>EBCDIC-TO-LOWERCASE</w:t>
      </w:r>
    </w:p>
    <w:p w14:paraId="5849864A" w14:textId="77777777" w:rsidR="00774472" w:rsidRPr="0045652F" w:rsidRDefault="00774472">
      <w:pPr>
        <w:pStyle w:val="RefrenceChamp"/>
        <w:keepNext/>
        <w:keepLines/>
        <w:rPr>
          <w:lang w:val="en-US"/>
        </w:rPr>
      </w:pPr>
      <w:r w:rsidRPr="0045652F">
        <w:rPr>
          <w:b/>
          <w:bCs/>
          <w:i/>
          <w:iCs/>
          <w:lang w:val="en-US"/>
        </w:rPr>
        <w:t>varname</w:t>
      </w:r>
      <w:r w:rsidRPr="0045652F">
        <w:rPr>
          <w:lang w:val="en-US"/>
        </w:rPr>
        <w:tab/>
        <w:t xml:space="preserve">is the name of a VIRTEL variable.  The variable name </w:t>
      </w:r>
      <w:r w:rsidRPr="0045652F">
        <w:rPr>
          <w:bCs/>
          <w:iCs/>
          <w:szCs w:val="19"/>
          <w:lang w:val="en-US"/>
        </w:rPr>
        <w:t>must be placed in quotes</w:t>
      </w:r>
      <w:r w:rsidRPr="0045652F">
        <w:rPr>
          <w:lang w:val="en-US"/>
        </w:rPr>
        <w:t>.</w:t>
      </w:r>
    </w:p>
    <w:p w14:paraId="17B1B3A1" w14:textId="77777777" w:rsidR="00774472" w:rsidRPr="0045652F" w:rsidRDefault="00774472">
      <w:pPr>
        <w:pStyle w:val="RefrenceChamp"/>
        <w:keepLines/>
        <w:rPr>
          <w:szCs w:val="19"/>
          <w:lang w:val="en-US"/>
        </w:rPr>
      </w:pPr>
      <w:r w:rsidRPr="0045652F">
        <w:rPr>
          <w:b/>
          <w:i/>
          <w:iCs/>
          <w:szCs w:val="19"/>
          <w:lang w:val="en-US"/>
        </w:rPr>
        <w:t>tabname</w:t>
      </w:r>
      <w:r w:rsidRPr="0045652F">
        <w:rPr>
          <w:szCs w:val="19"/>
          <w:lang w:val="en-US"/>
        </w:rPr>
        <w:tab/>
        <w:t xml:space="preserve">is the name of the translate table to be used for UTF-8 conversion.  </w:t>
      </w:r>
      <w:r w:rsidRPr="0045652F">
        <w:rPr>
          <w:lang w:val="en-US"/>
        </w:rPr>
        <w:t xml:space="preserve">The possible values are given under the description of the DEFUTF8 parameter of the VIRTCT.  The table name </w:t>
      </w:r>
      <w:r w:rsidRPr="0045652F">
        <w:rPr>
          <w:bCs/>
          <w:iCs/>
          <w:szCs w:val="19"/>
          <w:lang w:val="en-US"/>
        </w:rPr>
        <w:t>must be placed in quotes</w:t>
      </w:r>
      <w:r w:rsidRPr="0045652F">
        <w:rPr>
          <w:lang w:val="en-US"/>
        </w:rPr>
        <w:t>.  If the TABLE parameter is not specified, then the table specified by the DEFUTF8 parameter is used as a default.  VIRTCT parameters are described in the VIRTEL Installation Guide.</w:t>
      </w:r>
    </w:p>
    <w:p w14:paraId="1744ECCD" w14:textId="77777777" w:rsidR="00774472" w:rsidRPr="0045652F" w:rsidRDefault="00774472">
      <w:pPr>
        <w:pStyle w:val="Heading5"/>
        <w:keepLines/>
        <w:pageBreakBefore/>
        <w:rPr>
          <w:szCs w:val="21"/>
          <w:lang w:val="en-US"/>
        </w:rPr>
      </w:pPr>
      <w:r w:rsidRPr="0045652F">
        <w:rPr>
          <w:szCs w:val="21"/>
          <w:lang w:val="en-US"/>
        </w:rPr>
        <w:t>COPY$ instruction</w:t>
      </w:r>
      <w:bookmarkEnd w:id="410"/>
    </w:p>
    <w:p w14:paraId="4A3D289F" w14:textId="77777777" w:rsidR="00774472" w:rsidRPr="0045652F" w:rsidRDefault="00774472">
      <w:pPr>
        <w:keepNext/>
        <w:keepLines/>
        <w:rPr>
          <w:lang w:val="en-US"/>
        </w:rPr>
      </w:pPr>
      <w:r w:rsidRPr="0045652F">
        <w:rPr>
          <w:lang w:val="en-US"/>
        </w:rPr>
        <w:fldChar w:fldCharType="begin"/>
      </w:r>
      <w:r w:rsidRPr="0045652F">
        <w:rPr>
          <w:lang w:val="en-US"/>
        </w:rPr>
        <w:instrText xml:space="preserve"> XE "COPY$"</w:instrText>
      </w:r>
      <w:r w:rsidRPr="0045652F">
        <w:rPr>
          <w:lang w:val="en-US"/>
        </w:rPr>
        <w:fldChar w:fldCharType="end"/>
      </w:r>
      <w:r w:rsidRPr="0045652F">
        <w:rPr>
          <w:lang w:val="en-US"/>
        </w:rPr>
        <w:t>This instruction allows various copy operations within the context of a scenario.</w:t>
      </w:r>
    </w:p>
    <w:p w14:paraId="274C45C9" w14:textId="77777777" w:rsidR="00774472" w:rsidRPr="0045652F" w:rsidRDefault="00774472">
      <w:pPr>
        <w:pStyle w:val="Heading6"/>
        <w:keepLines/>
        <w:rPr>
          <w:lang w:val="en-US"/>
        </w:rPr>
      </w:pPr>
      <w:bookmarkStart w:id="411" w:name="_Ref66613147"/>
      <w:r w:rsidRPr="0045652F">
        <w:rPr>
          <w:lang w:val="en-US"/>
        </w:rPr>
        <w:t>COPY$ FIELD-NAME-TO-VARIABLE</w:t>
      </w:r>
    </w:p>
    <w:p w14:paraId="341E0AAF" w14:textId="77777777" w:rsidR="00774472" w:rsidRPr="0045652F" w:rsidRDefault="00774472">
      <w:pPr>
        <w:pStyle w:val="ecran0"/>
        <w:rPr>
          <w:lang w:val="en-US"/>
        </w:rPr>
      </w:pPr>
      <w:r w:rsidRPr="0045652F">
        <w:rPr>
          <w:lang w:val="en-US"/>
        </w:rPr>
        <w:fldChar w:fldCharType="begin"/>
      </w:r>
      <w:r w:rsidRPr="0045652F">
        <w:rPr>
          <w:lang w:val="en-US"/>
        </w:rPr>
        <w:instrText xml:space="preserve"> XE "FIELD-NAME-TO-VARIABLE"</w:instrText>
      </w:r>
      <w:r w:rsidRPr="0045652F">
        <w:rPr>
          <w:lang w:val="en-US"/>
        </w:rPr>
        <w:fldChar w:fldCharType="end"/>
      </w:r>
      <w:r w:rsidRPr="0045652F">
        <w:rPr>
          <w:lang w:val="en-US"/>
        </w:rPr>
        <w:t>Copies the name of an HTTP input field into a VIRTEL variable.</w:t>
      </w:r>
    </w:p>
    <w:p w14:paraId="7F8CAD2B" w14:textId="77777777" w:rsidR="00774472" w:rsidRPr="0045652F" w:rsidRDefault="00774472">
      <w:pPr>
        <w:pStyle w:val="Ecran"/>
        <w:rPr>
          <w:lang w:val="en-US"/>
        </w:rPr>
      </w:pPr>
    </w:p>
    <w:p w14:paraId="52DC4368" w14:textId="77777777" w:rsidR="00774472" w:rsidRPr="0045652F" w:rsidRDefault="00774472">
      <w:pPr>
        <w:pStyle w:val="Ecran"/>
        <w:rPr>
          <w:rFonts w:cs="Courier New"/>
          <w:color w:val="000000"/>
          <w:sz w:val="20"/>
          <w:lang w:val="en-US"/>
        </w:rPr>
      </w:pPr>
      <w:r w:rsidRPr="0045652F">
        <w:rPr>
          <w:lang w:val="en-US"/>
        </w:rPr>
        <w:t xml:space="preserve">    </w:t>
      </w:r>
      <w:r w:rsidRPr="0045652F">
        <w:rPr>
          <w:rFonts w:cs="Courier New"/>
          <w:color w:val="000000"/>
          <w:sz w:val="20"/>
          <w:lang w:val="en-US"/>
        </w:rPr>
        <w:t>COPY$  FIELD-NAME-TO-VARIABLE,SCREEN=(row,col),VAR='name2',</w:t>
      </w:r>
    </w:p>
    <w:p w14:paraId="6712BF20" w14:textId="77777777" w:rsidR="00774472" w:rsidRPr="0045652F" w:rsidRDefault="00774472">
      <w:pPr>
        <w:pStyle w:val="Ecran"/>
        <w:rPr>
          <w:lang w:val="en-US"/>
        </w:rPr>
      </w:pPr>
      <w:r w:rsidRPr="0045652F">
        <w:rPr>
          <w:rFonts w:cs="Courier New"/>
          <w:color w:val="000000"/>
          <w:sz w:val="20"/>
          <w:lang w:val="en-US"/>
        </w:rPr>
        <w:t xml:space="preserve">           TYPE=type</w:t>
      </w:r>
    </w:p>
    <w:p w14:paraId="553B205D" w14:textId="77777777" w:rsidR="00774472" w:rsidRPr="0045652F" w:rsidRDefault="00774472">
      <w:pPr>
        <w:pStyle w:val="Ecran"/>
        <w:rPr>
          <w:lang w:val="en-US"/>
        </w:rPr>
      </w:pPr>
    </w:p>
    <w:p w14:paraId="585585A5" w14:textId="77777777" w:rsidR="00774472" w:rsidRPr="0045652F" w:rsidRDefault="00774472">
      <w:pPr>
        <w:keepNext/>
        <w:keepLines/>
        <w:rPr>
          <w:bCs/>
          <w:lang w:val="en-US"/>
        </w:rPr>
      </w:pPr>
    </w:p>
    <w:p w14:paraId="63F5006D" w14:textId="77777777" w:rsidR="00774472" w:rsidRPr="0045652F" w:rsidRDefault="00774472">
      <w:pPr>
        <w:pStyle w:val="RefrenceChamp"/>
        <w:keepNext/>
        <w:keepLines/>
        <w:rPr>
          <w:szCs w:val="19"/>
          <w:lang w:val="en-US"/>
        </w:rPr>
      </w:pPr>
      <w:r w:rsidRPr="0045652F">
        <w:rPr>
          <w:b/>
          <w:i/>
          <w:szCs w:val="19"/>
          <w:lang w:val="en-US"/>
        </w:rPr>
        <w:t>row,col</w:t>
      </w:r>
      <w:r w:rsidRPr="0045652F">
        <w:rPr>
          <w:i/>
          <w:szCs w:val="19"/>
          <w:lang w:val="en-US"/>
        </w:rPr>
        <w:tab/>
      </w:r>
      <w:r w:rsidRPr="0045652F">
        <w:rPr>
          <w:szCs w:val="19"/>
          <w:lang w:val="en-US"/>
        </w:rPr>
        <w:t>starting row and column of the field on the screen.</w:t>
      </w:r>
    </w:p>
    <w:p w14:paraId="491E4E9B" w14:textId="77777777" w:rsidR="00774472" w:rsidRPr="0045652F" w:rsidRDefault="00774472">
      <w:pPr>
        <w:pStyle w:val="RefrenceChamp"/>
        <w:keepNext/>
        <w:keepLines/>
        <w:rPr>
          <w:lang w:val="en-US"/>
        </w:rPr>
      </w:pPr>
      <w:r w:rsidRPr="0045652F">
        <w:rPr>
          <w:b/>
          <w:bCs/>
          <w:i/>
          <w:iCs/>
          <w:lang w:val="en-US"/>
        </w:rPr>
        <w:t>name2</w:t>
      </w:r>
      <w:r w:rsidRPr="0045652F">
        <w:rPr>
          <w:lang w:val="en-US"/>
        </w:rPr>
        <w:tab/>
        <w:t>the name of a VIRTEL table variable.  If the variable does not exist, it will be created.</w:t>
      </w:r>
    </w:p>
    <w:p w14:paraId="2ABA7790" w14:textId="77777777" w:rsidR="00774472" w:rsidRPr="0045652F" w:rsidRDefault="00774472">
      <w:pPr>
        <w:pStyle w:val="RefrenceChamp"/>
        <w:keepNext/>
        <w:keepLines/>
        <w:rPr>
          <w:lang w:val="en-US"/>
        </w:rPr>
      </w:pPr>
      <w:r w:rsidRPr="0045652F">
        <w:rPr>
          <w:b/>
          <w:bCs/>
          <w:i/>
          <w:iCs/>
          <w:lang w:val="en-US"/>
        </w:rPr>
        <w:t>type</w:t>
      </w:r>
      <w:r w:rsidRPr="0045652F">
        <w:rPr>
          <w:lang w:val="en-US"/>
        </w:rPr>
        <w:tab/>
      </w:r>
      <w:r w:rsidRPr="0045652F">
        <w:rPr>
          <w:i/>
          <w:lang w:val="en-US"/>
        </w:rPr>
        <w:t>(optional)</w:t>
      </w:r>
      <w:r w:rsidRPr="0045652F">
        <w:rPr>
          <w:lang w:val="en-US"/>
        </w:rPr>
        <w:t xml:space="preserve"> may indicate one of the following values:</w:t>
      </w:r>
    </w:p>
    <w:p w14:paraId="4E898E54" w14:textId="77777777" w:rsidR="00774472" w:rsidRPr="0045652F" w:rsidRDefault="00774472">
      <w:pPr>
        <w:pStyle w:val="DtailRefChamp"/>
        <w:rPr>
          <w:lang w:val="en-US"/>
        </w:rPr>
      </w:pPr>
      <w:r w:rsidRPr="0045652F">
        <w:rPr>
          <w:b/>
          <w:bCs/>
          <w:lang w:val="en-US"/>
        </w:rPr>
        <w:t>TYPE=REPLACE</w:t>
      </w:r>
      <w:r w:rsidRPr="0045652F">
        <w:rPr>
          <w:lang w:val="en-US"/>
        </w:rPr>
        <w:fldChar w:fldCharType="begin"/>
      </w:r>
      <w:r w:rsidRPr="0045652F">
        <w:rPr>
          <w:lang w:val="en-US"/>
        </w:rPr>
        <w:instrText xml:space="preserve"> XE "REPLACE"</w:instrText>
      </w:r>
      <w:r w:rsidRPr="0045652F">
        <w:rPr>
          <w:lang w:val="en-US"/>
        </w:rPr>
        <w:fldChar w:fldCharType="end"/>
      </w:r>
      <w:r w:rsidRPr="0045652F">
        <w:rPr>
          <w:lang w:val="en-US"/>
        </w:rPr>
        <w:tab/>
      </w:r>
      <w:r w:rsidRPr="0045652F">
        <w:rPr>
          <w:b/>
          <w:bCs/>
          <w:lang w:val="en-US"/>
        </w:rPr>
        <w:br/>
      </w:r>
      <w:r w:rsidRPr="0045652F">
        <w:rPr>
          <w:lang w:val="en-US"/>
        </w:rPr>
        <w:t>indicates that the new value will replace the existing value of the variable. If TYPE=REPLACE is not specified, and the variable already exists, the new value will be appended to any existing values.</w:t>
      </w:r>
    </w:p>
    <w:p w14:paraId="0E25FD24" w14:textId="77777777" w:rsidR="00774472" w:rsidRPr="0045652F" w:rsidRDefault="00774472">
      <w:pPr>
        <w:pStyle w:val="Heading6"/>
        <w:keepLines/>
        <w:rPr>
          <w:lang w:val="en-US"/>
        </w:rPr>
      </w:pPr>
      <w:r w:rsidRPr="0045652F">
        <w:rPr>
          <w:lang w:val="en-US"/>
        </w:rPr>
        <w:t>COPY$ INPUT-FILE-TO-VARIABLE</w:t>
      </w:r>
    </w:p>
    <w:p w14:paraId="626D12A3" w14:textId="77777777" w:rsidR="00774472" w:rsidRPr="0045652F" w:rsidRDefault="00774472">
      <w:pPr>
        <w:pStyle w:val="ecran0"/>
        <w:rPr>
          <w:lang w:val="en-US"/>
        </w:rPr>
      </w:pPr>
      <w:r w:rsidRPr="0045652F">
        <w:rPr>
          <w:lang w:val="en-US"/>
        </w:rPr>
        <w:fldChar w:fldCharType="begin"/>
      </w:r>
      <w:r w:rsidRPr="0045652F">
        <w:rPr>
          <w:lang w:val="en-US"/>
        </w:rPr>
        <w:instrText xml:space="preserve"> XE "INPUT-FILE-TO-VARIABLE"</w:instrText>
      </w:r>
      <w:r w:rsidRPr="0045652F">
        <w:rPr>
          <w:lang w:val="en-US"/>
        </w:rPr>
        <w:fldChar w:fldCharType="end"/>
      </w:r>
      <w:r w:rsidRPr="0045652F">
        <w:rPr>
          <w:lang w:val="en-US"/>
        </w:rPr>
        <w:t>Copies the contents of a file into a VIRTEL variable.  This instruction can be used in an input scenario which processes an HTTP request or SMTP input message having one or more attached files.</w:t>
      </w:r>
    </w:p>
    <w:p w14:paraId="0D70D8C6" w14:textId="77777777" w:rsidR="00774472" w:rsidRPr="0045652F" w:rsidRDefault="00774472">
      <w:pPr>
        <w:pStyle w:val="Ecran"/>
        <w:rPr>
          <w:lang w:val="en-US"/>
        </w:rPr>
      </w:pPr>
    </w:p>
    <w:p w14:paraId="3D38EA70" w14:textId="77777777" w:rsidR="00774472" w:rsidRPr="0045652F" w:rsidRDefault="00774472">
      <w:pPr>
        <w:pStyle w:val="Ecran"/>
        <w:rPr>
          <w:lang w:val="en-US"/>
        </w:rPr>
      </w:pPr>
      <w:r w:rsidRPr="0045652F">
        <w:rPr>
          <w:lang w:val="en-US"/>
        </w:rPr>
        <w:t xml:space="preserve">    </w:t>
      </w:r>
      <w:r w:rsidRPr="0045652F">
        <w:rPr>
          <w:rFonts w:cs="Courier New"/>
          <w:color w:val="000000"/>
          <w:sz w:val="20"/>
          <w:lang w:val="en-US"/>
        </w:rPr>
        <w:t>COPY$  INPUT-FILE-TO-VARIABLE,VAR='varname',FILE='filename'</w:t>
      </w:r>
    </w:p>
    <w:p w14:paraId="4B86A19B" w14:textId="77777777" w:rsidR="00774472" w:rsidRPr="0045652F" w:rsidRDefault="00774472">
      <w:pPr>
        <w:pStyle w:val="Ecran"/>
        <w:rPr>
          <w:lang w:val="en-US"/>
        </w:rPr>
      </w:pPr>
    </w:p>
    <w:p w14:paraId="06F285C3" w14:textId="77777777" w:rsidR="00774472" w:rsidRPr="0045652F" w:rsidRDefault="00774472">
      <w:pPr>
        <w:keepNext/>
        <w:keepLines/>
        <w:rPr>
          <w:bCs/>
          <w:lang w:val="en-US"/>
        </w:rPr>
      </w:pPr>
    </w:p>
    <w:p w14:paraId="21024423" w14:textId="77777777" w:rsidR="00774472" w:rsidRPr="0045652F" w:rsidRDefault="00774472">
      <w:pPr>
        <w:pStyle w:val="RefrenceChamp"/>
        <w:keepNext/>
        <w:keepLines/>
        <w:rPr>
          <w:lang w:val="en-US"/>
        </w:rPr>
      </w:pPr>
      <w:r w:rsidRPr="0045652F">
        <w:rPr>
          <w:b/>
          <w:bCs/>
          <w:i/>
          <w:iCs/>
          <w:lang w:val="en-US"/>
        </w:rPr>
        <w:t>varname</w:t>
      </w:r>
      <w:r w:rsidRPr="0045652F">
        <w:rPr>
          <w:lang w:val="en-US"/>
        </w:rPr>
        <w:tab/>
        <w:t>the name of a VIRTEL table variable.  If the variable does not exist, it will be created.  If the variable already exists, the new value will be appended to any existing values.  If this parameter is omitted, the variable name $INFILE$ is used.</w:t>
      </w:r>
    </w:p>
    <w:p w14:paraId="6EFCB254" w14:textId="77777777" w:rsidR="00774472" w:rsidRPr="0045652F" w:rsidRDefault="00774472">
      <w:pPr>
        <w:pStyle w:val="RefrenceChamp"/>
        <w:keepLines/>
        <w:rPr>
          <w:lang w:val="en-US"/>
        </w:rPr>
      </w:pPr>
      <w:r w:rsidRPr="0045652F">
        <w:rPr>
          <w:b/>
          <w:bCs/>
          <w:i/>
          <w:iCs/>
          <w:lang w:val="en-US"/>
        </w:rPr>
        <w:t>filename</w:t>
      </w:r>
      <w:r w:rsidRPr="0045652F">
        <w:rPr>
          <w:lang w:val="en-US"/>
        </w:rPr>
        <w:tab/>
        <w:t>the name of a file attached to the HTTP request or SMTP message.  If this parameter is omitted, the first attached file will be read.</w:t>
      </w:r>
    </w:p>
    <w:p w14:paraId="6F522285" w14:textId="77777777" w:rsidR="00774472" w:rsidRPr="0045652F" w:rsidRDefault="00774472">
      <w:pPr>
        <w:keepLines/>
        <w:rPr>
          <w:lang w:val="en-US"/>
        </w:rPr>
      </w:pPr>
      <w:r w:rsidRPr="0045652F">
        <w:rPr>
          <w:lang w:val="en-US"/>
        </w:rPr>
        <w:t>If the input request does not contain the requested file, the NOT-FOUND condition will be raised.  This condition can be tested by means of the IF$ instruction.</w:t>
      </w:r>
    </w:p>
    <w:p w14:paraId="3D0338A2" w14:textId="77777777" w:rsidR="00774472" w:rsidRPr="0045652F" w:rsidRDefault="00774472">
      <w:pPr>
        <w:pStyle w:val="Heading6"/>
        <w:keepLines/>
        <w:rPr>
          <w:lang w:val="en-US"/>
        </w:rPr>
      </w:pPr>
      <w:r w:rsidRPr="0045652F">
        <w:rPr>
          <w:lang w:val="en-US"/>
        </w:rPr>
        <w:t>COPY$ INPUT-TO-SCREEN</w:t>
      </w:r>
    </w:p>
    <w:p w14:paraId="3FA0837B" w14:textId="77777777" w:rsidR="00774472" w:rsidRPr="0045652F" w:rsidRDefault="00774472">
      <w:pPr>
        <w:pStyle w:val="ecran0"/>
        <w:rPr>
          <w:lang w:val="en-US"/>
        </w:rPr>
      </w:pPr>
      <w:r w:rsidRPr="0045652F">
        <w:rPr>
          <w:lang w:val="en-US"/>
        </w:rPr>
        <w:fldChar w:fldCharType="begin"/>
      </w:r>
      <w:r w:rsidRPr="0045652F">
        <w:rPr>
          <w:lang w:val="en-US"/>
        </w:rPr>
        <w:instrText xml:space="preserve"> XE "INPUT-TO-SCREEN"</w:instrText>
      </w:r>
      <w:r w:rsidRPr="0045652F">
        <w:rPr>
          <w:lang w:val="en-US"/>
        </w:rPr>
        <w:fldChar w:fldCharType="end"/>
      </w:r>
      <w:r w:rsidRPr="0045652F">
        <w:rPr>
          <w:lang w:val="en-US"/>
        </w:rPr>
        <w:fldChar w:fldCharType="begin"/>
      </w:r>
      <w:r w:rsidRPr="0045652F">
        <w:rPr>
          <w:lang w:val="en-US"/>
        </w:rPr>
        <w:instrText xml:space="preserve"> XE "Query:URL parameters" </w:instrText>
      </w:r>
      <w:r w:rsidRPr="0045652F">
        <w:rPr>
          <w:lang w:val="en-US"/>
        </w:rPr>
        <w:fldChar w:fldCharType="end"/>
      </w:r>
      <w:r w:rsidRPr="0045652F">
        <w:rPr>
          <w:lang w:val="en-US"/>
        </w:rPr>
        <w:fldChar w:fldCharType="begin"/>
      </w:r>
      <w:r w:rsidRPr="0045652F">
        <w:rPr>
          <w:lang w:val="en-US"/>
        </w:rPr>
        <w:instrText xml:space="preserve"> XE "URL:Query parameters" </w:instrText>
      </w:r>
      <w:r w:rsidRPr="0045652F">
        <w:rPr>
          <w:lang w:val="en-US"/>
        </w:rPr>
        <w:fldChar w:fldCharType="end"/>
      </w:r>
      <w:r w:rsidRPr="0045652F">
        <w:rPr>
          <w:lang w:val="en-US"/>
        </w:rPr>
        <w:t>Copies the value of an HTTP query parameter to a given position on the 3270 screen.</w:t>
      </w:r>
    </w:p>
    <w:p w14:paraId="0BE0DD5A" w14:textId="77777777" w:rsidR="00774472" w:rsidRPr="0045652F" w:rsidRDefault="00774472">
      <w:pPr>
        <w:pStyle w:val="Ecran"/>
        <w:rPr>
          <w:lang w:val="en-US"/>
        </w:rPr>
      </w:pPr>
    </w:p>
    <w:p w14:paraId="4C988D1A" w14:textId="77777777" w:rsidR="00774472" w:rsidRPr="0045652F" w:rsidRDefault="00774472">
      <w:pPr>
        <w:pStyle w:val="Ecran"/>
        <w:rPr>
          <w:lang w:val="en-US"/>
        </w:rPr>
      </w:pPr>
      <w:r w:rsidRPr="0045652F">
        <w:rPr>
          <w:lang w:val="en-US"/>
        </w:rPr>
        <w:t xml:space="preserve">    </w:t>
      </w:r>
      <w:r w:rsidRPr="0045652F">
        <w:rPr>
          <w:rFonts w:cs="Courier New"/>
          <w:color w:val="000000"/>
          <w:sz w:val="20"/>
          <w:lang w:val="en-US"/>
        </w:rPr>
        <w:t>COPY$  INPUT-TO-SCREEN,FIELD='name1',SCREEN=(row,col,len),</w:t>
      </w:r>
    </w:p>
    <w:p w14:paraId="1369FC42" w14:textId="77777777" w:rsidR="00774472" w:rsidRPr="0045652F" w:rsidRDefault="00774472">
      <w:pPr>
        <w:pStyle w:val="Ecran"/>
        <w:rPr>
          <w:lang w:val="en-US"/>
        </w:rPr>
      </w:pPr>
      <w:r w:rsidRPr="0045652F">
        <w:rPr>
          <w:rFonts w:cs="Courier New"/>
          <w:color w:val="000000"/>
          <w:sz w:val="20"/>
          <w:lang w:val="en-US"/>
        </w:rPr>
        <w:t xml:space="preserve">           TYPE=type</w:t>
      </w:r>
    </w:p>
    <w:p w14:paraId="63FF3356" w14:textId="77777777" w:rsidR="00774472" w:rsidRPr="0045652F" w:rsidRDefault="00774472">
      <w:pPr>
        <w:pStyle w:val="Ecran"/>
        <w:rPr>
          <w:lang w:val="en-US"/>
        </w:rPr>
      </w:pPr>
    </w:p>
    <w:p w14:paraId="50614F65" w14:textId="77777777" w:rsidR="00774472" w:rsidRPr="0045652F" w:rsidRDefault="00774472">
      <w:pPr>
        <w:keepNext/>
        <w:keepLines/>
        <w:rPr>
          <w:bCs/>
          <w:lang w:val="en-US"/>
        </w:rPr>
      </w:pPr>
    </w:p>
    <w:p w14:paraId="402FB7C6" w14:textId="77777777" w:rsidR="00774472" w:rsidRPr="0045652F" w:rsidRDefault="00774472">
      <w:pPr>
        <w:pStyle w:val="RefrenceChamp"/>
        <w:keepNext/>
        <w:keepLines/>
        <w:rPr>
          <w:lang w:val="en-US"/>
        </w:rPr>
      </w:pPr>
      <w:r w:rsidRPr="0045652F">
        <w:rPr>
          <w:b/>
          <w:bCs/>
          <w:i/>
          <w:iCs/>
          <w:lang w:val="en-US"/>
        </w:rPr>
        <w:t>name1</w:t>
      </w:r>
      <w:r w:rsidRPr="0045652F">
        <w:rPr>
          <w:lang w:val="en-US"/>
        </w:rPr>
        <w:tab/>
        <w:t>the name of an HTTP query parameter (see “</w:t>
      </w:r>
      <w:r w:rsidRPr="0045652F">
        <w:rPr>
          <w:szCs w:val="23"/>
          <w:lang w:val="en-US"/>
        </w:rPr>
        <w:t>VIRTEL URL formats</w:t>
      </w:r>
      <w:r w:rsidRPr="0045652F">
        <w:rPr>
          <w:lang w:val="en-US"/>
        </w:rPr>
        <w:t xml:space="preserve">” </w:t>
      </w:r>
      <w:r w:rsidRPr="0045652F">
        <w:rPr>
          <w:lang w:val="en-US"/>
        </w:rPr>
        <w:fldChar w:fldCharType="begin"/>
      </w:r>
      <w:r w:rsidRPr="0045652F">
        <w:rPr>
          <w:lang w:val="en-US"/>
        </w:rPr>
        <w:instrText xml:space="preserve"> PAGEREF _Ref72653096 \p \h </w:instrText>
      </w:r>
      <w:r w:rsidRPr="0045652F">
        <w:rPr>
          <w:lang w:val="en-US"/>
        </w:rPr>
      </w:r>
      <w:r w:rsidRPr="0045652F">
        <w:rPr>
          <w:lang w:val="en-US"/>
        </w:rPr>
        <w:fldChar w:fldCharType="separate"/>
      </w:r>
      <w:r w:rsidR="00A87DE6">
        <w:rPr>
          <w:noProof/>
          <w:lang w:val="en-US"/>
        </w:rPr>
        <w:t>sur la page 12</w:t>
      </w:r>
      <w:r w:rsidRPr="0045652F">
        <w:rPr>
          <w:lang w:val="en-US"/>
        </w:rPr>
        <w:fldChar w:fldCharType="end"/>
      </w:r>
      <w:r w:rsidRPr="0045652F">
        <w:rPr>
          <w:lang w:val="en-US"/>
        </w:rPr>
        <w:t>)</w:t>
      </w:r>
    </w:p>
    <w:p w14:paraId="01A9F7DB" w14:textId="77777777" w:rsidR="00774472" w:rsidRPr="0045652F" w:rsidRDefault="00774472">
      <w:pPr>
        <w:pStyle w:val="RefrenceChamp"/>
        <w:keepNext/>
        <w:keepLines/>
        <w:rPr>
          <w:lang w:val="en-US"/>
        </w:rPr>
      </w:pPr>
      <w:r w:rsidRPr="0045652F">
        <w:rPr>
          <w:b/>
          <w:i/>
          <w:szCs w:val="19"/>
          <w:lang w:val="en-US"/>
        </w:rPr>
        <w:t>row,col,len</w:t>
      </w:r>
      <w:r w:rsidRPr="0045652F">
        <w:rPr>
          <w:i/>
          <w:szCs w:val="19"/>
          <w:lang w:val="en-US"/>
        </w:rPr>
        <w:tab/>
      </w:r>
      <w:r w:rsidRPr="0045652F">
        <w:rPr>
          <w:szCs w:val="19"/>
          <w:lang w:val="en-US"/>
        </w:rPr>
        <w:t>row, column, and length of the destination field on the screen.</w:t>
      </w:r>
    </w:p>
    <w:p w14:paraId="709646A0" w14:textId="77777777" w:rsidR="00774472" w:rsidRPr="0045652F" w:rsidRDefault="00774472">
      <w:pPr>
        <w:pStyle w:val="RefrenceChamp"/>
        <w:keepNext/>
        <w:keepLines/>
        <w:rPr>
          <w:lang w:val="en-US"/>
        </w:rPr>
      </w:pPr>
      <w:r w:rsidRPr="0045652F">
        <w:rPr>
          <w:b/>
          <w:bCs/>
          <w:i/>
          <w:iCs/>
          <w:lang w:val="en-US"/>
        </w:rPr>
        <w:t>type</w:t>
      </w:r>
      <w:r w:rsidRPr="0045652F">
        <w:rPr>
          <w:lang w:val="en-US"/>
        </w:rPr>
        <w:tab/>
      </w:r>
      <w:r w:rsidRPr="0045652F">
        <w:rPr>
          <w:i/>
          <w:lang w:val="en-US"/>
        </w:rPr>
        <w:t>(optional)</w:t>
      </w:r>
      <w:r w:rsidRPr="0045652F">
        <w:rPr>
          <w:lang w:val="en-US"/>
        </w:rPr>
        <w:t xml:space="preserve"> may indicate one of the following values:</w:t>
      </w:r>
    </w:p>
    <w:p w14:paraId="50205F90" w14:textId="77777777" w:rsidR="00774472" w:rsidRPr="0045652F" w:rsidRDefault="00774472">
      <w:pPr>
        <w:pStyle w:val="DtailRefChamp"/>
        <w:keepNext/>
        <w:rPr>
          <w:b/>
          <w:bCs/>
          <w:lang w:val="en-US"/>
        </w:rPr>
      </w:pPr>
      <w:r w:rsidRPr="0045652F">
        <w:rPr>
          <w:b/>
          <w:bCs/>
          <w:lang w:val="en-US"/>
        </w:rPr>
        <w:t>TYPE=ERASE-FIELD</w:t>
      </w:r>
      <w:r w:rsidRPr="0045652F">
        <w:rPr>
          <w:lang w:val="en-US"/>
        </w:rPr>
        <w:fldChar w:fldCharType="begin"/>
      </w:r>
      <w:r w:rsidRPr="0045652F">
        <w:rPr>
          <w:lang w:val="en-US"/>
        </w:rPr>
        <w:instrText xml:space="preserve"> XE " ERASE-FIELD "</w:instrText>
      </w:r>
      <w:r w:rsidRPr="0045652F">
        <w:rPr>
          <w:lang w:val="en-US"/>
        </w:rPr>
        <w:fldChar w:fldCharType="end"/>
      </w:r>
      <w:r w:rsidRPr="0045652F">
        <w:rPr>
          <w:lang w:val="en-US"/>
        </w:rPr>
        <w:tab/>
      </w:r>
      <w:r w:rsidRPr="0045652F">
        <w:rPr>
          <w:b/>
          <w:bCs/>
          <w:lang w:val="en-US"/>
        </w:rPr>
        <w:br/>
      </w:r>
      <w:r w:rsidRPr="0045652F">
        <w:rPr>
          <w:lang w:val="en-US"/>
        </w:rPr>
        <w:t>indicates that the destination field is cleared to nulls before copying the data.</w:t>
      </w:r>
    </w:p>
    <w:p w14:paraId="04FEEADD" w14:textId="77777777" w:rsidR="00774472" w:rsidRPr="0045652F" w:rsidRDefault="00774472">
      <w:pPr>
        <w:keepNext/>
        <w:keepLines/>
        <w:rPr>
          <w:lang w:val="en-US"/>
        </w:rPr>
      </w:pPr>
    </w:p>
    <w:p w14:paraId="4284C1B4" w14:textId="77777777" w:rsidR="00774472" w:rsidRPr="0045652F" w:rsidRDefault="00774472">
      <w:pPr>
        <w:keepNext/>
        <w:keepLines/>
        <w:rPr>
          <w:lang w:val="en-US"/>
        </w:rPr>
      </w:pPr>
      <w:r w:rsidRPr="0045652F">
        <w:rPr>
          <w:lang w:val="en-US"/>
        </w:rPr>
        <w:t xml:space="preserve">If the parameter </w:t>
      </w:r>
      <w:r w:rsidRPr="0045652F">
        <w:rPr>
          <w:i/>
          <w:iCs/>
          <w:lang w:val="en-US"/>
        </w:rPr>
        <w:t>name1</w:t>
      </w:r>
      <w:r w:rsidRPr="0045652F">
        <w:rPr>
          <w:lang w:val="en-US"/>
        </w:rPr>
        <w:t xml:space="preserve"> is not present in the input request, the NOT-FOUND condition will be raised.  This condition can be tested by means of the IF$ instruction.</w:t>
      </w:r>
    </w:p>
    <w:p w14:paraId="7A07F0AD" w14:textId="77777777" w:rsidR="00774472" w:rsidRPr="0045652F" w:rsidRDefault="00774472">
      <w:pPr>
        <w:keepNext/>
        <w:keepLines/>
        <w:rPr>
          <w:lang w:val="en-US"/>
        </w:rPr>
      </w:pPr>
    </w:p>
    <w:p w14:paraId="1DA91855" w14:textId="77777777" w:rsidR="00774472" w:rsidRPr="0045652F" w:rsidRDefault="00774472">
      <w:pPr>
        <w:keepLines/>
        <w:rPr>
          <w:lang w:val="en-US"/>
        </w:rPr>
      </w:pPr>
      <w:r w:rsidRPr="0045652F">
        <w:rPr>
          <w:lang w:val="en-US"/>
        </w:rPr>
        <w:t>If the destination row and column specify a protected field of the 3270 screen, the scenario terminates abnormally and message VIRS129E is issued to the system console.  If the destination field is unprotected but the input value is too long for the field, the data will be silently truncated.</w:t>
      </w:r>
    </w:p>
    <w:p w14:paraId="7B17358A" w14:textId="77777777" w:rsidR="00774472" w:rsidRPr="0045652F" w:rsidRDefault="00774472">
      <w:pPr>
        <w:pStyle w:val="Heading6"/>
        <w:keepLines/>
        <w:rPr>
          <w:lang w:val="en-US"/>
        </w:rPr>
      </w:pPr>
      <w:r w:rsidRPr="0045652F">
        <w:rPr>
          <w:lang w:val="en-US"/>
        </w:rPr>
        <w:t>COPY$ INPUT-TO-VARIABLE</w:t>
      </w:r>
      <w:bookmarkEnd w:id="411"/>
    </w:p>
    <w:p w14:paraId="446DE5F8" w14:textId="77777777" w:rsidR="00774472" w:rsidRPr="0045652F" w:rsidRDefault="00774472">
      <w:pPr>
        <w:pStyle w:val="ecran0"/>
        <w:rPr>
          <w:lang w:val="en-US"/>
        </w:rPr>
      </w:pPr>
      <w:r w:rsidRPr="0045652F">
        <w:rPr>
          <w:lang w:val="en-US"/>
        </w:rPr>
        <w:fldChar w:fldCharType="begin"/>
      </w:r>
      <w:r w:rsidRPr="0045652F">
        <w:rPr>
          <w:lang w:val="en-US"/>
        </w:rPr>
        <w:instrText xml:space="preserve"> XE "INPUT-TO-VARIABLE"</w:instrText>
      </w:r>
      <w:r w:rsidRPr="0045652F">
        <w:rPr>
          <w:lang w:val="en-US"/>
        </w:rPr>
        <w:fldChar w:fldCharType="end"/>
      </w:r>
      <w:r w:rsidRPr="0045652F">
        <w:rPr>
          <w:lang w:val="en-US"/>
        </w:rPr>
        <w:fldChar w:fldCharType="begin"/>
      </w:r>
      <w:r w:rsidRPr="0045652F">
        <w:rPr>
          <w:lang w:val="en-US"/>
        </w:rPr>
        <w:instrText xml:space="preserve"> XE "Query:URL parameters" </w:instrText>
      </w:r>
      <w:r w:rsidRPr="0045652F">
        <w:rPr>
          <w:lang w:val="en-US"/>
        </w:rPr>
        <w:fldChar w:fldCharType="end"/>
      </w:r>
      <w:r w:rsidRPr="0045652F">
        <w:rPr>
          <w:lang w:val="en-US"/>
        </w:rPr>
        <w:fldChar w:fldCharType="begin"/>
      </w:r>
      <w:r w:rsidRPr="0045652F">
        <w:rPr>
          <w:lang w:val="en-US"/>
        </w:rPr>
        <w:instrText xml:space="preserve"> XE "URL:Query parameters" </w:instrText>
      </w:r>
      <w:r w:rsidRPr="0045652F">
        <w:rPr>
          <w:lang w:val="en-US"/>
        </w:rPr>
        <w:fldChar w:fldCharType="end"/>
      </w:r>
      <w:r w:rsidRPr="0045652F">
        <w:rPr>
          <w:lang w:val="en-US"/>
        </w:rPr>
        <w:t>Copies the value of an HTTP query parameter into a VIRTEL variable.</w:t>
      </w:r>
    </w:p>
    <w:p w14:paraId="471C383B" w14:textId="77777777" w:rsidR="00774472" w:rsidRPr="0045652F" w:rsidRDefault="00774472">
      <w:pPr>
        <w:pStyle w:val="Ecran"/>
        <w:rPr>
          <w:lang w:val="en-US"/>
        </w:rPr>
      </w:pPr>
    </w:p>
    <w:p w14:paraId="20A600CF" w14:textId="77777777" w:rsidR="00774472" w:rsidRPr="0045652F" w:rsidRDefault="00774472">
      <w:pPr>
        <w:pStyle w:val="Ecran"/>
        <w:rPr>
          <w:lang w:val="en-US"/>
        </w:rPr>
      </w:pPr>
      <w:r w:rsidRPr="0045652F">
        <w:rPr>
          <w:lang w:val="en-US"/>
        </w:rPr>
        <w:t xml:space="preserve">    </w:t>
      </w:r>
      <w:r w:rsidRPr="0045652F">
        <w:rPr>
          <w:rFonts w:cs="Courier New"/>
          <w:color w:val="000000"/>
          <w:sz w:val="20"/>
          <w:lang w:val="en-US"/>
        </w:rPr>
        <w:t>COPY$  INPUT-TO-VARIABLE,FIELD='name1',VAR='name2',</w:t>
      </w:r>
    </w:p>
    <w:p w14:paraId="1B79C2B8" w14:textId="77777777" w:rsidR="00774472" w:rsidRPr="0045652F" w:rsidRDefault="00774472">
      <w:pPr>
        <w:pStyle w:val="Ecran"/>
        <w:rPr>
          <w:lang w:val="en-US"/>
        </w:rPr>
      </w:pPr>
      <w:r w:rsidRPr="0045652F">
        <w:rPr>
          <w:rFonts w:cs="Courier New"/>
          <w:color w:val="000000"/>
          <w:sz w:val="20"/>
          <w:lang w:val="en-US"/>
        </w:rPr>
        <w:t xml:space="preserve">           TYPE=type</w:t>
      </w:r>
    </w:p>
    <w:p w14:paraId="292FC531" w14:textId="77777777" w:rsidR="00774472" w:rsidRPr="0045652F" w:rsidRDefault="00774472">
      <w:pPr>
        <w:pStyle w:val="Ecran"/>
        <w:rPr>
          <w:lang w:val="en-US"/>
        </w:rPr>
      </w:pPr>
    </w:p>
    <w:p w14:paraId="28ACB30E" w14:textId="77777777" w:rsidR="00774472" w:rsidRPr="0045652F" w:rsidRDefault="00774472">
      <w:pPr>
        <w:keepNext/>
        <w:keepLines/>
        <w:rPr>
          <w:bCs/>
          <w:lang w:val="en-US"/>
        </w:rPr>
      </w:pPr>
    </w:p>
    <w:p w14:paraId="045DFA27" w14:textId="77777777" w:rsidR="00774472" w:rsidRPr="0045652F" w:rsidRDefault="00774472">
      <w:pPr>
        <w:pStyle w:val="RefrenceChamp"/>
        <w:keepNext/>
        <w:keepLines/>
        <w:rPr>
          <w:lang w:val="en-US"/>
        </w:rPr>
      </w:pPr>
      <w:r w:rsidRPr="0045652F">
        <w:rPr>
          <w:b/>
          <w:bCs/>
          <w:i/>
          <w:iCs/>
          <w:lang w:val="en-US"/>
        </w:rPr>
        <w:t>name1</w:t>
      </w:r>
      <w:r w:rsidRPr="0045652F">
        <w:rPr>
          <w:lang w:val="en-US"/>
        </w:rPr>
        <w:tab/>
        <w:t>the name of an HTTP query parameter (see “</w:t>
      </w:r>
      <w:r w:rsidRPr="0045652F">
        <w:rPr>
          <w:szCs w:val="23"/>
          <w:lang w:val="en-US"/>
        </w:rPr>
        <w:t>VIRTEL URL formats</w:t>
      </w:r>
      <w:r w:rsidRPr="0045652F">
        <w:rPr>
          <w:lang w:val="en-US"/>
        </w:rPr>
        <w:t xml:space="preserve">” </w:t>
      </w:r>
      <w:r w:rsidRPr="0045652F">
        <w:rPr>
          <w:lang w:val="en-US"/>
        </w:rPr>
        <w:fldChar w:fldCharType="begin"/>
      </w:r>
      <w:r w:rsidRPr="0045652F">
        <w:rPr>
          <w:lang w:val="en-US"/>
        </w:rPr>
        <w:instrText xml:space="preserve"> PAGEREF _Ref72653096 \p \h </w:instrText>
      </w:r>
      <w:r w:rsidRPr="0045652F">
        <w:rPr>
          <w:lang w:val="en-US"/>
        </w:rPr>
      </w:r>
      <w:r w:rsidRPr="0045652F">
        <w:rPr>
          <w:lang w:val="en-US"/>
        </w:rPr>
        <w:fldChar w:fldCharType="separate"/>
      </w:r>
      <w:r w:rsidR="00A87DE6">
        <w:rPr>
          <w:noProof/>
          <w:lang w:val="en-US"/>
        </w:rPr>
        <w:t>sur la page 12</w:t>
      </w:r>
      <w:r w:rsidRPr="0045652F">
        <w:rPr>
          <w:lang w:val="en-US"/>
        </w:rPr>
        <w:fldChar w:fldCharType="end"/>
      </w:r>
      <w:r w:rsidRPr="0045652F">
        <w:rPr>
          <w:lang w:val="en-US"/>
        </w:rPr>
        <w:t>)</w:t>
      </w:r>
    </w:p>
    <w:p w14:paraId="24526A62" w14:textId="77777777" w:rsidR="00774472" w:rsidRPr="0045652F" w:rsidRDefault="00774472">
      <w:pPr>
        <w:pStyle w:val="RefrenceChamp"/>
        <w:keepNext/>
        <w:keepLines/>
        <w:rPr>
          <w:lang w:val="en-US"/>
        </w:rPr>
      </w:pPr>
      <w:r w:rsidRPr="0045652F">
        <w:rPr>
          <w:b/>
          <w:bCs/>
          <w:i/>
          <w:iCs/>
          <w:lang w:val="en-US"/>
        </w:rPr>
        <w:t>name2</w:t>
      </w:r>
      <w:r w:rsidRPr="0045652F">
        <w:rPr>
          <w:lang w:val="en-US"/>
        </w:rPr>
        <w:tab/>
        <w:t>the name of a VIRTEL table variable.  If the variable does not exist, it will be created.</w:t>
      </w:r>
    </w:p>
    <w:p w14:paraId="08C7FEA2" w14:textId="77777777" w:rsidR="00774472" w:rsidRPr="0045652F" w:rsidRDefault="00774472">
      <w:pPr>
        <w:pStyle w:val="RefrenceChamp"/>
        <w:keepNext/>
        <w:keepLines/>
        <w:rPr>
          <w:lang w:val="en-US"/>
        </w:rPr>
      </w:pPr>
      <w:r w:rsidRPr="0045652F">
        <w:rPr>
          <w:b/>
          <w:bCs/>
          <w:i/>
          <w:iCs/>
          <w:lang w:val="en-US"/>
        </w:rPr>
        <w:t>type</w:t>
      </w:r>
      <w:r w:rsidRPr="0045652F">
        <w:rPr>
          <w:lang w:val="en-US"/>
        </w:rPr>
        <w:tab/>
      </w:r>
      <w:r w:rsidRPr="0045652F">
        <w:rPr>
          <w:i/>
          <w:lang w:val="en-US"/>
        </w:rPr>
        <w:t>(optional)</w:t>
      </w:r>
      <w:r w:rsidRPr="0045652F">
        <w:rPr>
          <w:lang w:val="en-US"/>
        </w:rPr>
        <w:t xml:space="preserve"> may indicate one of the following values:</w:t>
      </w:r>
    </w:p>
    <w:p w14:paraId="7B8035D6" w14:textId="77777777" w:rsidR="00774472" w:rsidRPr="0045652F" w:rsidRDefault="00774472">
      <w:pPr>
        <w:pStyle w:val="DtailRefChamp"/>
        <w:keepNext/>
        <w:rPr>
          <w:b/>
          <w:bCs/>
          <w:lang w:val="en-US"/>
        </w:rPr>
      </w:pPr>
      <w:r w:rsidRPr="0045652F">
        <w:rPr>
          <w:b/>
          <w:bCs/>
          <w:lang w:val="en-US"/>
        </w:rPr>
        <w:t>TYPE=OFFSET-LENGTH</w:t>
      </w:r>
      <w:r w:rsidRPr="0045652F">
        <w:rPr>
          <w:lang w:val="en-US"/>
        </w:rPr>
        <w:fldChar w:fldCharType="begin"/>
      </w:r>
      <w:r w:rsidRPr="0045652F">
        <w:rPr>
          <w:lang w:val="en-US"/>
        </w:rPr>
        <w:instrText xml:space="preserve"> XE " OFFSET-LENGTH "</w:instrText>
      </w:r>
      <w:r w:rsidRPr="0045652F">
        <w:rPr>
          <w:lang w:val="en-US"/>
        </w:rPr>
        <w:fldChar w:fldCharType="end"/>
      </w:r>
      <w:r w:rsidRPr="0045652F">
        <w:rPr>
          <w:lang w:val="en-US"/>
        </w:rPr>
        <w:tab/>
      </w:r>
      <w:r w:rsidRPr="0045652F">
        <w:rPr>
          <w:b/>
          <w:bCs/>
          <w:lang w:val="en-US"/>
        </w:rPr>
        <w:br/>
      </w:r>
      <w:r w:rsidRPr="0045652F">
        <w:rPr>
          <w:lang w:val="en-US"/>
        </w:rPr>
        <w:t>indicates that the input parameter consists of two numeric values separated by a comma. The first numeric value is converted to binary and stored in the first 8 bytes of the result variable, and the second numeric value is converted to binary and stored in the next 4 bytes of the result variable. The 12-byte value thus produced is in the format required by the OFFAREA</w:t>
      </w:r>
      <w:r w:rsidRPr="0045652F">
        <w:rPr>
          <w:lang w:val="en-US"/>
        </w:rPr>
        <w:fldChar w:fldCharType="begin"/>
      </w:r>
      <w:r w:rsidRPr="0045652F">
        <w:rPr>
          <w:lang w:val="en-US"/>
        </w:rPr>
        <w:instrText xml:space="preserve"> XE "OFFAREA" </w:instrText>
      </w:r>
      <w:r w:rsidRPr="0045652F">
        <w:rPr>
          <w:lang w:val="en-US"/>
        </w:rPr>
        <w:fldChar w:fldCharType="end"/>
      </w:r>
      <w:r w:rsidRPr="0045652F">
        <w:rPr>
          <w:lang w:val="en-US"/>
        </w:rPr>
        <w:t xml:space="preserve"> parameter for the read-partial and write-append functions of the VIRSVFIO</w:t>
      </w:r>
      <w:r w:rsidRPr="0045652F">
        <w:rPr>
          <w:lang w:val="en-US"/>
        </w:rPr>
        <w:fldChar w:fldCharType="begin"/>
      </w:r>
      <w:r w:rsidRPr="0045652F">
        <w:rPr>
          <w:lang w:val="en-US"/>
        </w:rPr>
        <w:instrText xml:space="preserve"> XE "VIRSVFIO" </w:instrText>
      </w:r>
      <w:r w:rsidRPr="0045652F">
        <w:rPr>
          <w:lang w:val="en-US"/>
        </w:rPr>
        <w:fldChar w:fldCharType="end"/>
      </w:r>
      <w:r w:rsidRPr="0045652F">
        <w:rPr>
          <w:lang w:val="en-US"/>
        </w:rPr>
        <w:t xml:space="preserve"> service program.</w:t>
      </w:r>
    </w:p>
    <w:p w14:paraId="009E3A4C" w14:textId="77777777" w:rsidR="00774472" w:rsidRPr="0045652F" w:rsidRDefault="00774472">
      <w:pPr>
        <w:pStyle w:val="DtailRefChamp"/>
        <w:keepNext/>
        <w:rPr>
          <w:lang w:val="en-US"/>
        </w:rPr>
      </w:pPr>
      <w:r w:rsidRPr="0045652F">
        <w:rPr>
          <w:b/>
          <w:bCs/>
          <w:lang w:val="en-US"/>
        </w:rPr>
        <w:t>TYPE=REPLACE</w:t>
      </w:r>
      <w:r w:rsidRPr="0045652F">
        <w:rPr>
          <w:lang w:val="en-US"/>
        </w:rPr>
        <w:fldChar w:fldCharType="begin"/>
      </w:r>
      <w:r w:rsidRPr="0045652F">
        <w:rPr>
          <w:lang w:val="en-US"/>
        </w:rPr>
        <w:instrText xml:space="preserve"> XE "REPLACE"</w:instrText>
      </w:r>
      <w:r w:rsidRPr="0045652F">
        <w:rPr>
          <w:lang w:val="en-US"/>
        </w:rPr>
        <w:fldChar w:fldCharType="end"/>
      </w:r>
      <w:r w:rsidRPr="0045652F">
        <w:rPr>
          <w:lang w:val="en-US"/>
        </w:rPr>
        <w:tab/>
      </w:r>
      <w:r w:rsidRPr="0045652F">
        <w:rPr>
          <w:b/>
          <w:bCs/>
          <w:lang w:val="en-US"/>
        </w:rPr>
        <w:br/>
      </w:r>
      <w:r w:rsidRPr="0045652F">
        <w:rPr>
          <w:lang w:val="en-US"/>
        </w:rPr>
        <w:t>indicates that the new value will replace the existing value of the variable. If TYPE=REPLACE is not specified, and the variable already exists, the new value will be appended to any existing values.</w:t>
      </w:r>
    </w:p>
    <w:p w14:paraId="512F2A49" w14:textId="77777777" w:rsidR="00774472" w:rsidRPr="0045652F" w:rsidRDefault="00774472">
      <w:pPr>
        <w:keepNext/>
        <w:keepLines/>
        <w:rPr>
          <w:lang w:val="en-US"/>
        </w:rPr>
      </w:pPr>
    </w:p>
    <w:p w14:paraId="19760099" w14:textId="77777777" w:rsidR="00774472" w:rsidRPr="0045652F" w:rsidRDefault="00774472">
      <w:pPr>
        <w:keepLines/>
        <w:rPr>
          <w:lang w:val="en-US"/>
        </w:rPr>
      </w:pPr>
      <w:r w:rsidRPr="0045652F">
        <w:rPr>
          <w:lang w:val="en-US"/>
        </w:rPr>
        <w:t xml:space="preserve">If the parameter </w:t>
      </w:r>
      <w:r w:rsidRPr="0045652F">
        <w:rPr>
          <w:i/>
          <w:iCs/>
          <w:lang w:val="en-US"/>
        </w:rPr>
        <w:t>name1</w:t>
      </w:r>
      <w:r w:rsidRPr="0045652F">
        <w:rPr>
          <w:lang w:val="en-US"/>
        </w:rPr>
        <w:t xml:space="preserve"> is not present in the input request, the NOT-FOUND condition will be raised.  This condition can be tested by means of the IF$ instruction.</w:t>
      </w:r>
    </w:p>
    <w:p w14:paraId="5F01B6DC" w14:textId="77777777" w:rsidR="008F7627" w:rsidRPr="0045652F" w:rsidRDefault="008F7627" w:rsidP="008F7627">
      <w:pPr>
        <w:pStyle w:val="Heading6"/>
        <w:keepLines/>
        <w:rPr>
          <w:lang w:val="en-US"/>
        </w:rPr>
      </w:pPr>
      <w:r w:rsidRPr="0045652F">
        <w:rPr>
          <w:lang w:val="en-US"/>
        </w:rPr>
        <w:t xml:space="preserve">COPY$ </w:t>
      </w:r>
      <w:r>
        <w:rPr>
          <w:lang w:val="en-US"/>
        </w:rPr>
        <w:t>LIST</w:t>
      </w:r>
      <w:r w:rsidRPr="0045652F">
        <w:rPr>
          <w:lang w:val="en-US"/>
        </w:rPr>
        <w:t>-TO-VARIABLE</w:t>
      </w:r>
    </w:p>
    <w:p w14:paraId="5FD1087C" w14:textId="77777777" w:rsidR="008F7627" w:rsidRPr="0045652F" w:rsidRDefault="008F7627" w:rsidP="008F7627">
      <w:pPr>
        <w:pStyle w:val="ecran0"/>
        <w:rPr>
          <w:lang w:val="en-US"/>
        </w:rPr>
      </w:pPr>
      <w:r w:rsidRPr="0045652F">
        <w:rPr>
          <w:lang w:val="en-US"/>
        </w:rPr>
        <w:fldChar w:fldCharType="begin"/>
      </w:r>
      <w:r w:rsidRPr="0045652F">
        <w:rPr>
          <w:lang w:val="en-US"/>
        </w:rPr>
        <w:instrText xml:space="preserve"> XE "</w:instrText>
      </w:r>
      <w:r>
        <w:rPr>
          <w:lang w:val="en-US"/>
        </w:rPr>
        <w:instrText>LIST</w:instrText>
      </w:r>
      <w:r w:rsidRPr="0045652F">
        <w:rPr>
          <w:lang w:val="en-US"/>
        </w:rPr>
        <w:instrText>-TO-VARIABLE"</w:instrText>
      </w:r>
      <w:r w:rsidRPr="0045652F">
        <w:rPr>
          <w:lang w:val="en-US"/>
        </w:rPr>
        <w:fldChar w:fldCharType="end"/>
      </w:r>
      <w:r w:rsidRPr="0045652F">
        <w:rPr>
          <w:lang w:val="en-US"/>
        </w:rPr>
        <w:t>Copies a constant value to a variable.</w:t>
      </w:r>
    </w:p>
    <w:p w14:paraId="713F72D5" w14:textId="77777777" w:rsidR="008F7627" w:rsidRPr="0045652F" w:rsidRDefault="008F7627" w:rsidP="008F7627">
      <w:pPr>
        <w:pStyle w:val="Ecran"/>
        <w:rPr>
          <w:lang w:val="en-US"/>
        </w:rPr>
      </w:pPr>
    </w:p>
    <w:p w14:paraId="2A2543E6" w14:textId="77777777" w:rsidR="008F7627" w:rsidRDefault="008F7627" w:rsidP="008F7627">
      <w:pPr>
        <w:pStyle w:val="Ecran"/>
        <w:rPr>
          <w:rFonts w:cs="Courier New"/>
          <w:color w:val="000000"/>
          <w:sz w:val="20"/>
          <w:lang w:val="en-US"/>
        </w:rPr>
      </w:pPr>
      <w:r w:rsidRPr="0045652F">
        <w:rPr>
          <w:lang w:val="en-US"/>
        </w:rPr>
        <w:t xml:space="preserve">    </w:t>
      </w:r>
      <w:r w:rsidRPr="0045652F">
        <w:rPr>
          <w:rFonts w:cs="Courier New"/>
          <w:color w:val="000000"/>
          <w:sz w:val="20"/>
          <w:lang w:val="en-US"/>
        </w:rPr>
        <w:t xml:space="preserve">COPY$  </w:t>
      </w:r>
      <w:r>
        <w:rPr>
          <w:rFonts w:cs="Courier New"/>
          <w:color w:val="000000"/>
          <w:sz w:val="20"/>
          <w:lang w:val="en-US"/>
        </w:rPr>
        <w:t>LIST</w:t>
      </w:r>
      <w:r w:rsidRPr="0045652F">
        <w:rPr>
          <w:rFonts w:cs="Courier New"/>
          <w:color w:val="000000"/>
          <w:sz w:val="20"/>
          <w:lang w:val="en-US"/>
        </w:rPr>
        <w:t>-TO-VARIABLE,VAR='</w:t>
      </w:r>
      <w:r>
        <w:rPr>
          <w:rFonts w:cs="Courier New"/>
          <w:color w:val="000000"/>
          <w:sz w:val="20"/>
          <w:lang w:val="en-US"/>
        </w:rPr>
        <w:t>var</w:t>
      </w:r>
      <w:r w:rsidRPr="0045652F">
        <w:rPr>
          <w:rFonts w:cs="Courier New"/>
          <w:color w:val="000000"/>
          <w:sz w:val="20"/>
          <w:lang w:val="en-US"/>
        </w:rPr>
        <w:t>name',</w:t>
      </w:r>
    </w:p>
    <w:p w14:paraId="72AAA565" w14:textId="77777777" w:rsidR="008F7627" w:rsidRDefault="008F7627" w:rsidP="008F7627">
      <w:pPr>
        <w:pStyle w:val="Ecran"/>
        <w:rPr>
          <w:rFonts w:cs="Courier New"/>
          <w:color w:val="000000"/>
          <w:sz w:val="20"/>
          <w:lang w:val="en-US"/>
        </w:rPr>
      </w:pPr>
      <w:r>
        <w:rPr>
          <w:rFonts w:cs="Courier New"/>
          <w:color w:val="000000"/>
          <w:sz w:val="20"/>
          <w:lang w:val="en-US"/>
        </w:rPr>
        <w:t xml:space="preserve">           LIST=(STRING,'string',VARIABLE,'fromvar',</w:t>
      </w:r>
    </w:p>
    <w:p w14:paraId="1798018A" w14:textId="77777777" w:rsidR="008F7627" w:rsidRPr="0045652F" w:rsidRDefault="008F7627" w:rsidP="008F7627">
      <w:pPr>
        <w:pStyle w:val="Ecran"/>
        <w:rPr>
          <w:lang w:val="en-US"/>
        </w:rPr>
      </w:pPr>
      <w:r>
        <w:rPr>
          <w:rFonts w:cs="Courier New"/>
          <w:color w:val="000000"/>
          <w:sz w:val="20"/>
          <w:lang w:val="en-US"/>
        </w:rPr>
        <w:t xml:space="preserve">           'string','*fromvar'),</w:t>
      </w:r>
    </w:p>
    <w:p w14:paraId="3D7FC9B3" w14:textId="77777777" w:rsidR="008F7627" w:rsidRPr="0045652F" w:rsidRDefault="008F7627" w:rsidP="008F7627">
      <w:pPr>
        <w:pStyle w:val="Ecran"/>
        <w:rPr>
          <w:lang w:val="en-US"/>
        </w:rPr>
      </w:pPr>
      <w:r w:rsidRPr="0045652F">
        <w:rPr>
          <w:rFonts w:cs="Courier New"/>
          <w:color w:val="000000"/>
          <w:sz w:val="20"/>
          <w:lang w:val="en-US"/>
        </w:rPr>
        <w:t xml:space="preserve">           TYPE=type</w:t>
      </w:r>
    </w:p>
    <w:p w14:paraId="6A69A534" w14:textId="77777777" w:rsidR="008F7627" w:rsidRPr="0045652F" w:rsidRDefault="008F7627" w:rsidP="008F7627">
      <w:pPr>
        <w:pStyle w:val="Ecran"/>
        <w:rPr>
          <w:lang w:val="en-US"/>
        </w:rPr>
      </w:pPr>
    </w:p>
    <w:p w14:paraId="71F3992C" w14:textId="77777777" w:rsidR="008F7627" w:rsidRPr="0045652F" w:rsidRDefault="008F7627" w:rsidP="008F7627">
      <w:pPr>
        <w:keepNext/>
        <w:keepLines/>
        <w:rPr>
          <w:bCs/>
          <w:lang w:val="en-US"/>
        </w:rPr>
      </w:pPr>
    </w:p>
    <w:p w14:paraId="294832A8" w14:textId="77777777" w:rsidR="008F7627" w:rsidRPr="0045652F" w:rsidRDefault="008F7627" w:rsidP="008F7627">
      <w:pPr>
        <w:pStyle w:val="RefrenceChamp"/>
        <w:keepNext/>
        <w:keepLines/>
        <w:rPr>
          <w:lang w:val="en-US"/>
        </w:rPr>
      </w:pPr>
      <w:r>
        <w:rPr>
          <w:b/>
          <w:bCs/>
          <w:i/>
          <w:iCs/>
          <w:lang w:val="en-US"/>
        </w:rPr>
        <w:t>var</w:t>
      </w:r>
      <w:r w:rsidRPr="0045652F">
        <w:rPr>
          <w:b/>
          <w:bCs/>
          <w:i/>
          <w:iCs/>
          <w:lang w:val="en-US"/>
        </w:rPr>
        <w:t>name</w:t>
      </w:r>
      <w:r w:rsidRPr="0045652F">
        <w:rPr>
          <w:lang w:val="en-US"/>
        </w:rPr>
        <w:tab/>
        <w:t>the name of a VIRTEL table variable.  If the variable does not exist, it will be created.</w:t>
      </w:r>
    </w:p>
    <w:p w14:paraId="51CC32AB" w14:textId="77777777" w:rsidR="008F7627" w:rsidRPr="0045652F" w:rsidRDefault="008F7627" w:rsidP="008F7627">
      <w:pPr>
        <w:pStyle w:val="RefrenceChamp"/>
        <w:keepNext/>
        <w:keepLines/>
        <w:rPr>
          <w:szCs w:val="19"/>
          <w:lang w:val="en-US"/>
        </w:rPr>
      </w:pPr>
      <w:r w:rsidRPr="0045652F">
        <w:rPr>
          <w:b/>
          <w:i/>
          <w:szCs w:val="19"/>
          <w:lang w:val="en-US"/>
        </w:rPr>
        <w:t>string</w:t>
      </w:r>
      <w:r w:rsidRPr="0045652F">
        <w:rPr>
          <w:i/>
          <w:szCs w:val="19"/>
          <w:lang w:val="en-US"/>
        </w:rPr>
        <w:tab/>
      </w:r>
      <w:r w:rsidRPr="0045652F">
        <w:rPr>
          <w:szCs w:val="19"/>
          <w:lang w:val="en-US"/>
        </w:rPr>
        <w:t xml:space="preserve">characters to be copied into the variable </w:t>
      </w:r>
      <w:r>
        <w:rPr>
          <w:i/>
          <w:szCs w:val="19"/>
          <w:lang w:val="en-US"/>
        </w:rPr>
        <w:t>var</w:t>
      </w:r>
      <w:r w:rsidRPr="0045652F">
        <w:rPr>
          <w:i/>
          <w:iCs/>
          <w:szCs w:val="19"/>
          <w:lang w:val="en-US"/>
        </w:rPr>
        <w:t>name</w:t>
      </w:r>
      <w:r w:rsidRPr="0045652F">
        <w:rPr>
          <w:szCs w:val="19"/>
          <w:lang w:val="en-US"/>
        </w:rPr>
        <w:t>.</w:t>
      </w:r>
    </w:p>
    <w:p w14:paraId="21C0A995" w14:textId="77777777" w:rsidR="008F7627" w:rsidRPr="0045652F" w:rsidRDefault="008F7627" w:rsidP="008F7627">
      <w:pPr>
        <w:pStyle w:val="RefrenceChamp"/>
        <w:keepNext/>
        <w:keepLines/>
        <w:rPr>
          <w:szCs w:val="19"/>
          <w:lang w:val="en-US"/>
        </w:rPr>
      </w:pPr>
      <w:r>
        <w:rPr>
          <w:b/>
          <w:i/>
          <w:szCs w:val="19"/>
          <w:lang w:val="en-US"/>
        </w:rPr>
        <w:t>fromvar</w:t>
      </w:r>
      <w:r w:rsidRPr="0045652F">
        <w:rPr>
          <w:i/>
          <w:szCs w:val="19"/>
          <w:lang w:val="en-US"/>
        </w:rPr>
        <w:tab/>
      </w:r>
      <w:r>
        <w:rPr>
          <w:szCs w:val="19"/>
          <w:lang w:val="en-US"/>
        </w:rPr>
        <w:t xml:space="preserve">the name of a variable whose value is to </w:t>
      </w:r>
      <w:r w:rsidRPr="0045652F">
        <w:rPr>
          <w:szCs w:val="19"/>
          <w:lang w:val="en-US"/>
        </w:rPr>
        <w:t xml:space="preserve">be copied into the variable </w:t>
      </w:r>
      <w:r>
        <w:rPr>
          <w:i/>
          <w:szCs w:val="19"/>
          <w:lang w:val="en-US"/>
        </w:rPr>
        <w:t>var</w:t>
      </w:r>
      <w:r w:rsidRPr="0045652F">
        <w:rPr>
          <w:i/>
          <w:iCs/>
          <w:szCs w:val="19"/>
          <w:lang w:val="en-US"/>
        </w:rPr>
        <w:t>name</w:t>
      </w:r>
      <w:r w:rsidRPr="0045652F">
        <w:rPr>
          <w:szCs w:val="19"/>
          <w:lang w:val="en-US"/>
        </w:rPr>
        <w:t>.</w:t>
      </w:r>
    </w:p>
    <w:p w14:paraId="77367C56" w14:textId="77777777" w:rsidR="008F7627" w:rsidRPr="0045652F" w:rsidRDefault="008F7627" w:rsidP="008F7627">
      <w:pPr>
        <w:pStyle w:val="RefrenceChamp"/>
        <w:keepNext/>
        <w:keepLines/>
        <w:rPr>
          <w:lang w:val="en-US"/>
        </w:rPr>
      </w:pPr>
      <w:r w:rsidRPr="0045652F">
        <w:rPr>
          <w:b/>
          <w:bCs/>
          <w:i/>
          <w:iCs/>
          <w:lang w:val="en-US"/>
        </w:rPr>
        <w:t>type</w:t>
      </w:r>
      <w:r w:rsidRPr="0045652F">
        <w:rPr>
          <w:lang w:val="en-US"/>
        </w:rPr>
        <w:tab/>
      </w:r>
      <w:r w:rsidRPr="0045652F">
        <w:rPr>
          <w:i/>
          <w:lang w:val="en-US"/>
        </w:rPr>
        <w:t>(optional)</w:t>
      </w:r>
      <w:r w:rsidRPr="0045652F">
        <w:rPr>
          <w:lang w:val="en-US"/>
        </w:rPr>
        <w:t xml:space="preserve"> may indicate one of the following values:</w:t>
      </w:r>
    </w:p>
    <w:p w14:paraId="004CECD4" w14:textId="77777777" w:rsidR="008F7627" w:rsidRPr="0045652F" w:rsidRDefault="008F7627" w:rsidP="008F7627">
      <w:pPr>
        <w:pStyle w:val="DtailRefChamp"/>
        <w:rPr>
          <w:lang w:val="en-US"/>
        </w:rPr>
      </w:pPr>
      <w:r w:rsidRPr="0045652F">
        <w:rPr>
          <w:b/>
          <w:bCs/>
          <w:lang w:val="en-US"/>
        </w:rPr>
        <w:t>TYPE=REPLACE</w:t>
      </w:r>
      <w:r w:rsidRPr="0045652F">
        <w:rPr>
          <w:lang w:val="en-US"/>
        </w:rPr>
        <w:fldChar w:fldCharType="begin"/>
      </w:r>
      <w:r w:rsidRPr="0045652F">
        <w:rPr>
          <w:lang w:val="en-US"/>
        </w:rPr>
        <w:instrText xml:space="preserve"> XE "REPLACE"</w:instrText>
      </w:r>
      <w:r w:rsidRPr="0045652F">
        <w:rPr>
          <w:lang w:val="en-US"/>
        </w:rPr>
        <w:fldChar w:fldCharType="end"/>
      </w:r>
      <w:r w:rsidRPr="0045652F">
        <w:rPr>
          <w:lang w:val="en-US"/>
        </w:rPr>
        <w:tab/>
      </w:r>
      <w:r w:rsidRPr="0045652F">
        <w:rPr>
          <w:b/>
          <w:bCs/>
          <w:lang w:val="en-US"/>
        </w:rPr>
        <w:br/>
      </w:r>
      <w:r w:rsidRPr="0045652F">
        <w:rPr>
          <w:lang w:val="en-US"/>
        </w:rPr>
        <w:t>indicates that the new value will replace the existing value of the variable. If TYPE=REPLACE is not specified, and the variable already exists, the new value will be appended to any existing values.</w:t>
      </w:r>
    </w:p>
    <w:p w14:paraId="22261E9D" w14:textId="77777777" w:rsidR="00774472" w:rsidRPr="0045652F" w:rsidRDefault="00774472">
      <w:pPr>
        <w:pStyle w:val="Heading6"/>
        <w:keepLines/>
        <w:rPr>
          <w:lang w:val="en-US"/>
        </w:rPr>
      </w:pPr>
      <w:r w:rsidRPr="0045652F">
        <w:rPr>
          <w:lang w:val="en-US"/>
        </w:rPr>
        <w:t>COPY$ OUTPUT-FILE-TO-VARIABLE</w:t>
      </w:r>
    </w:p>
    <w:p w14:paraId="2B713D36" w14:textId="77777777" w:rsidR="00774472" w:rsidRPr="0045652F" w:rsidRDefault="00774472">
      <w:pPr>
        <w:pStyle w:val="ecran0"/>
        <w:rPr>
          <w:lang w:val="en-US"/>
        </w:rPr>
      </w:pPr>
      <w:r w:rsidRPr="0045652F">
        <w:rPr>
          <w:lang w:val="en-US"/>
        </w:rPr>
        <w:fldChar w:fldCharType="begin"/>
      </w:r>
      <w:r w:rsidRPr="0045652F">
        <w:rPr>
          <w:lang w:val="en-US"/>
        </w:rPr>
        <w:instrText xml:space="preserve"> XE "OUTPUT-FILE-TO-VARIABLE"</w:instrText>
      </w:r>
      <w:r w:rsidRPr="0045652F">
        <w:rPr>
          <w:lang w:val="en-US"/>
        </w:rPr>
        <w:fldChar w:fldCharType="end"/>
      </w:r>
      <w:r w:rsidRPr="0045652F">
        <w:rPr>
          <w:lang w:val="en-US"/>
        </w:rPr>
        <w:t>Generates an output page from a page template, and copies the result into a VIRTEL variable.  Any VIRTEL tags within the page template are processed as if the page were being generated as the response to an HTTP request, but the generated page is placed in a variable instead of being sent to the terminal.</w:t>
      </w:r>
    </w:p>
    <w:p w14:paraId="3246101E" w14:textId="77777777" w:rsidR="00774472" w:rsidRPr="0045652F" w:rsidRDefault="00774472">
      <w:pPr>
        <w:pStyle w:val="Ecran"/>
        <w:rPr>
          <w:lang w:val="en-US"/>
        </w:rPr>
      </w:pPr>
    </w:p>
    <w:p w14:paraId="44E51E06" w14:textId="77777777" w:rsidR="00774472" w:rsidRPr="0045652F" w:rsidRDefault="00774472">
      <w:pPr>
        <w:pStyle w:val="Ecran"/>
        <w:rPr>
          <w:rFonts w:cs="Courier New"/>
          <w:color w:val="000000"/>
          <w:sz w:val="20"/>
          <w:lang w:val="en-US"/>
        </w:rPr>
      </w:pPr>
      <w:r w:rsidRPr="0045652F">
        <w:rPr>
          <w:lang w:val="en-US"/>
        </w:rPr>
        <w:t xml:space="preserve">    </w:t>
      </w:r>
      <w:r w:rsidRPr="0045652F">
        <w:rPr>
          <w:rFonts w:cs="Courier New"/>
          <w:color w:val="000000"/>
          <w:sz w:val="20"/>
          <w:lang w:val="en-US"/>
        </w:rPr>
        <w:t>COPY$  OUTPUT-FILE-TO-VARIABLE,FILE='filename',VAR='varname',</w:t>
      </w:r>
    </w:p>
    <w:p w14:paraId="24BD9ED4" w14:textId="77777777" w:rsidR="00774472" w:rsidRPr="0045652F" w:rsidRDefault="00774472">
      <w:pPr>
        <w:pStyle w:val="Ecran"/>
        <w:rPr>
          <w:lang w:val="en-US"/>
        </w:rPr>
      </w:pPr>
      <w:r w:rsidRPr="0045652F">
        <w:rPr>
          <w:rFonts w:cs="Courier New"/>
          <w:color w:val="000000"/>
          <w:sz w:val="20"/>
          <w:lang w:val="en-US"/>
        </w:rPr>
        <w:t xml:space="preserve">           TYPE=type</w:t>
      </w:r>
    </w:p>
    <w:p w14:paraId="1982EBE8" w14:textId="77777777" w:rsidR="00774472" w:rsidRPr="0045652F" w:rsidRDefault="00774472">
      <w:pPr>
        <w:pStyle w:val="Ecran"/>
        <w:rPr>
          <w:lang w:val="en-US"/>
        </w:rPr>
      </w:pPr>
    </w:p>
    <w:p w14:paraId="4EA0E24C" w14:textId="77777777" w:rsidR="00774472" w:rsidRPr="0045652F" w:rsidRDefault="00774472">
      <w:pPr>
        <w:keepNext/>
        <w:keepLines/>
        <w:rPr>
          <w:bCs/>
          <w:lang w:val="en-US"/>
        </w:rPr>
      </w:pPr>
    </w:p>
    <w:p w14:paraId="0D164E3C" w14:textId="77777777" w:rsidR="00774472" w:rsidRPr="0045652F" w:rsidRDefault="00774472">
      <w:pPr>
        <w:pStyle w:val="RefrenceChamp"/>
        <w:keepNext/>
        <w:keepLines/>
        <w:rPr>
          <w:lang w:val="en-US"/>
        </w:rPr>
      </w:pPr>
      <w:r w:rsidRPr="0045652F">
        <w:rPr>
          <w:b/>
          <w:bCs/>
          <w:i/>
          <w:iCs/>
          <w:lang w:val="en-US"/>
        </w:rPr>
        <w:t>filename</w:t>
      </w:r>
      <w:r w:rsidRPr="0045652F">
        <w:rPr>
          <w:lang w:val="en-US"/>
        </w:rPr>
        <w:tab/>
        <w:t>the name of the page template.</w:t>
      </w:r>
    </w:p>
    <w:p w14:paraId="2BC4185C" w14:textId="77777777" w:rsidR="00774472" w:rsidRPr="0045652F" w:rsidRDefault="00774472">
      <w:pPr>
        <w:pStyle w:val="RefrenceChamp"/>
        <w:keepNext/>
        <w:keepLines/>
        <w:rPr>
          <w:lang w:val="en-US"/>
        </w:rPr>
      </w:pPr>
      <w:r w:rsidRPr="0045652F">
        <w:rPr>
          <w:b/>
          <w:bCs/>
          <w:i/>
          <w:iCs/>
          <w:lang w:val="en-US"/>
        </w:rPr>
        <w:t>varname</w:t>
      </w:r>
      <w:r w:rsidRPr="0045652F">
        <w:rPr>
          <w:lang w:val="en-US"/>
        </w:rPr>
        <w:tab/>
        <w:t>the name of a VIRTEL table variable which will receive the contents of the generated output page.  If the variable does not exist, it will be created.  If the variable already exists, the new value will be appended to any existing values.</w:t>
      </w:r>
    </w:p>
    <w:p w14:paraId="1CE73C9E" w14:textId="77777777" w:rsidR="00774472" w:rsidRPr="0045652F" w:rsidRDefault="00774472">
      <w:pPr>
        <w:pStyle w:val="RefrenceChamp"/>
        <w:keepNext/>
        <w:keepLines/>
        <w:rPr>
          <w:lang w:val="en-US"/>
        </w:rPr>
      </w:pPr>
      <w:r w:rsidRPr="0045652F">
        <w:rPr>
          <w:b/>
          <w:bCs/>
          <w:i/>
          <w:iCs/>
          <w:lang w:val="en-US"/>
        </w:rPr>
        <w:t>type</w:t>
      </w:r>
      <w:r w:rsidRPr="0045652F">
        <w:rPr>
          <w:lang w:val="en-US"/>
        </w:rPr>
        <w:tab/>
      </w:r>
      <w:r w:rsidRPr="0045652F">
        <w:rPr>
          <w:i/>
          <w:lang w:val="en-US"/>
        </w:rPr>
        <w:t>(optional)</w:t>
      </w:r>
      <w:r w:rsidRPr="0045652F">
        <w:rPr>
          <w:lang w:val="en-US"/>
        </w:rPr>
        <w:t xml:space="preserve"> indicates that the result variable has a special format.  The following values are possible:</w:t>
      </w:r>
    </w:p>
    <w:p w14:paraId="6E0D3FE7" w14:textId="77777777" w:rsidR="00774472" w:rsidRPr="0045652F" w:rsidRDefault="00774472">
      <w:pPr>
        <w:pStyle w:val="DtailRefChamp"/>
        <w:keepNext/>
        <w:rPr>
          <w:b/>
          <w:bCs/>
          <w:lang w:val="en-US"/>
        </w:rPr>
      </w:pPr>
      <w:r w:rsidRPr="0045652F">
        <w:rPr>
          <w:b/>
          <w:bCs/>
          <w:lang w:val="en-US"/>
        </w:rPr>
        <w:t>TYPE=ASCII</w:t>
      </w:r>
      <w:r w:rsidRPr="0045652F">
        <w:rPr>
          <w:b/>
          <w:bCs/>
          <w:lang w:val="en-US"/>
        </w:rPr>
        <w:tab/>
      </w:r>
      <w:r w:rsidRPr="0045652F">
        <w:rPr>
          <w:b/>
          <w:bCs/>
          <w:lang w:val="en-US"/>
        </w:rPr>
        <w:br/>
      </w:r>
      <w:r w:rsidRPr="0045652F">
        <w:rPr>
          <w:lang w:val="en-US"/>
        </w:rPr>
        <w:t>indicates that the result should be converted to ASCII (or UTF-8 if the SET-OUTPUT-ENCODING-UTF-8 tag is present in the page template).  This is the default value if the HTTP request is in ASCII.</w:t>
      </w:r>
    </w:p>
    <w:p w14:paraId="0D597E34" w14:textId="77777777" w:rsidR="00774472" w:rsidRPr="0045652F" w:rsidRDefault="00774472">
      <w:pPr>
        <w:pStyle w:val="DtailRefChamp"/>
        <w:keepNext/>
        <w:rPr>
          <w:b/>
          <w:bCs/>
          <w:lang w:val="en-US"/>
        </w:rPr>
      </w:pPr>
      <w:r w:rsidRPr="0045652F">
        <w:rPr>
          <w:b/>
          <w:bCs/>
          <w:lang w:val="en-US"/>
        </w:rPr>
        <w:t>TYPE=EBCDIC</w:t>
      </w:r>
      <w:r w:rsidRPr="0045652F">
        <w:rPr>
          <w:b/>
          <w:bCs/>
          <w:lang w:val="en-US"/>
        </w:rPr>
        <w:tab/>
      </w:r>
      <w:r w:rsidRPr="0045652F">
        <w:rPr>
          <w:b/>
          <w:bCs/>
          <w:lang w:val="en-US"/>
        </w:rPr>
        <w:br/>
      </w:r>
      <w:r w:rsidRPr="0045652F">
        <w:rPr>
          <w:lang w:val="en-US"/>
        </w:rPr>
        <w:t>indicates that the result should be converted to EBCDIC.  This is the default value if the HTTP request is in EBCDIC.</w:t>
      </w:r>
    </w:p>
    <w:p w14:paraId="3D4B38FA" w14:textId="77777777" w:rsidR="00774472" w:rsidRPr="0045652F" w:rsidRDefault="00774472">
      <w:pPr>
        <w:pStyle w:val="DtailRefChamp"/>
        <w:keepNext/>
        <w:rPr>
          <w:b/>
          <w:bCs/>
          <w:lang w:val="en-US"/>
        </w:rPr>
      </w:pPr>
      <w:r w:rsidRPr="0045652F">
        <w:rPr>
          <w:b/>
          <w:bCs/>
          <w:lang w:val="en-US"/>
        </w:rPr>
        <w:t>TYPE=LINEBUFFER</w:t>
      </w:r>
      <w:r w:rsidRPr="0045652F">
        <w:rPr>
          <w:b/>
          <w:bCs/>
          <w:lang w:val="en-US"/>
        </w:rPr>
        <w:tab/>
      </w:r>
      <w:r w:rsidRPr="0045652F">
        <w:rPr>
          <w:b/>
          <w:bCs/>
          <w:lang w:val="en-US"/>
        </w:rPr>
        <w:br/>
      </w:r>
      <w:r w:rsidRPr="0045652F">
        <w:rPr>
          <w:lang w:val="en-US"/>
        </w:rPr>
        <w:t xml:space="preserve">indicates that the result should be converted to MakePDF “LINEBUF” format for input to the VIRSVPDF service program.  The page template contains special tags (see “Generating PDF output” </w:t>
      </w:r>
      <w:r w:rsidRPr="0045652F">
        <w:rPr>
          <w:lang w:val="en-US"/>
        </w:rPr>
        <w:fldChar w:fldCharType="begin"/>
      </w:r>
      <w:r w:rsidRPr="0045652F">
        <w:rPr>
          <w:lang w:val="en-US"/>
        </w:rPr>
        <w:instrText xml:space="preserve"> PAGEREF _Ref163380999 \p \h </w:instrText>
      </w:r>
      <w:r w:rsidRPr="0045652F">
        <w:rPr>
          <w:lang w:val="en-US"/>
        </w:rPr>
      </w:r>
      <w:r w:rsidRPr="0045652F">
        <w:rPr>
          <w:lang w:val="en-US"/>
        </w:rPr>
        <w:fldChar w:fldCharType="separate"/>
      </w:r>
      <w:r w:rsidR="00A87DE6">
        <w:rPr>
          <w:noProof/>
          <w:lang w:val="en-US"/>
        </w:rPr>
        <w:t>sur la page 79</w:t>
      </w:r>
      <w:r w:rsidRPr="0045652F">
        <w:rPr>
          <w:lang w:val="en-US"/>
        </w:rPr>
        <w:fldChar w:fldCharType="end"/>
      </w:r>
      <w:r w:rsidRPr="0045652F">
        <w:rPr>
          <w:lang w:val="en-US"/>
        </w:rPr>
        <w:t>) which are converted to the format required by MakePDF.</w:t>
      </w:r>
    </w:p>
    <w:p w14:paraId="09D5AF7B" w14:textId="77777777" w:rsidR="00774472" w:rsidRPr="0045652F" w:rsidRDefault="00774472">
      <w:pPr>
        <w:keepNext/>
        <w:keepLines/>
        <w:rPr>
          <w:lang w:val="en-US"/>
        </w:rPr>
      </w:pPr>
    </w:p>
    <w:p w14:paraId="65B9C14C" w14:textId="77777777" w:rsidR="00774472" w:rsidRPr="0045652F" w:rsidRDefault="00774472">
      <w:pPr>
        <w:keepLines/>
        <w:rPr>
          <w:lang w:val="en-US"/>
        </w:rPr>
      </w:pPr>
      <w:r w:rsidRPr="0045652F">
        <w:rPr>
          <w:lang w:val="en-US"/>
        </w:rPr>
        <w:t>If the specified file does not exist in the current VIRTEL directory, the NOT-FOUND condition will be raised.  This condition can be tested by means of the IF$ instruction.</w:t>
      </w:r>
    </w:p>
    <w:p w14:paraId="2239629E" w14:textId="77777777" w:rsidR="00774472" w:rsidRPr="0045652F" w:rsidRDefault="00774472">
      <w:pPr>
        <w:pStyle w:val="Heading6"/>
        <w:rPr>
          <w:lang w:val="en-US"/>
        </w:rPr>
      </w:pPr>
      <w:r w:rsidRPr="0045652F">
        <w:rPr>
          <w:lang w:val="en-US"/>
        </w:rPr>
        <w:t>COPY$ SCREEN-TO-VARIABLE</w:t>
      </w:r>
    </w:p>
    <w:p w14:paraId="0E89115B" w14:textId="77777777" w:rsidR="00774472" w:rsidRPr="0045652F" w:rsidRDefault="00774472">
      <w:pPr>
        <w:pStyle w:val="ecran0"/>
        <w:rPr>
          <w:lang w:val="en-US"/>
        </w:rPr>
      </w:pPr>
      <w:r w:rsidRPr="0045652F">
        <w:rPr>
          <w:lang w:val="en-US"/>
        </w:rPr>
        <w:fldChar w:fldCharType="begin"/>
      </w:r>
      <w:r w:rsidRPr="0045652F">
        <w:rPr>
          <w:lang w:val="en-US"/>
        </w:rPr>
        <w:instrText xml:space="preserve"> XE "SCREEN-TO-VARIABLE"</w:instrText>
      </w:r>
      <w:r w:rsidRPr="0045652F">
        <w:rPr>
          <w:lang w:val="en-US"/>
        </w:rPr>
        <w:fldChar w:fldCharType="end"/>
      </w:r>
      <w:r w:rsidRPr="0045652F">
        <w:rPr>
          <w:lang w:val="en-US"/>
        </w:rPr>
        <w:t>Copies a portion of the screen into a table variable.</w:t>
      </w:r>
    </w:p>
    <w:p w14:paraId="3B6B8E40" w14:textId="77777777" w:rsidR="00774472" w:rsidRPr="0045652F" w:rsidRDefault="00774472">
      <w:pPr>
        <w:pStyle w:val="Ecran"/>
        <w:rPr>
          <w:lang w:val="en-US"/>
        </w:rPr>
      </w:pPr>
    </w:p>
    <w:p w14:paraId="283CFDF3" w14:textId="77777777" w:rsidR="00774472" w:rsidRPr="0045652F" w:rsidRDefault="00774472">
      <w:pPr>
        <w:pStyle w:val="Ecran"/>
        <w:rPr>
          <w:lang w:val="en-US"/>
        </w:rPr>
      </w:pPr>
      <w:r w:rsidRPr="0045652F">
        <w:rPr>
          <w:lang w:val="en-US"/>
        </w:rPr>
        <w:t xml:space="preserve">    </w:t>
      </w:r>
      <w:r w:rsidRPr="0045652F">
        <w:rPr>
          <w:rFonts w:cs="Courier New"/>
          <w:color w:val="000000"/>
          <w:sz w:val="20"/>
          <w:lang w:val="en-US"/>
        </w:rPr>
        <w:t>COPY$  SCREEN-TO-VARIABLE,SCREEN=(row,col,len,ht),VAR='name2',</w:t>
      </w:r>
    </w:p>
    <w:p w14:paraId="46E71ECE" w14:textId="77777777" w:rsidR="00774472" w:rsidRPr="0045652F" w:rsidRDefault="00774472">
      <w:pPr>
        <w:pStyle w:val="Ecran"/>
        <w:rPr>
          <w:lang w:val="en-US"/>
        </w:rPr>
      </w:pPr>
      <w:r w:rsidRPr="0045652F">
        <w:rPr>
          <w:rFonts w:cs="Courier New"/>
          <w:color w:val="000000"/>
          <w:sz w:val="20"/>
          <w:lang w:val="en-US"/>
        </w:rPr>
        <w:t xml:space="preserve">           TYPE=type</w:t>
      </w:r>
    </w:p>
    <w:p w14:paraId="2B95A246" w14:textId="77777777" w:rsidR="00774472" w:rsidRPr="0045652F" w:rsidRDefault="00774472">
      <w:pPr>
        <w:pStyle w:val="Ecran"/>
        <w:rPr>
          <w:lang w:val="en-US"/>
        </w:rPr>
      </w:pPr>
    </w:p>
    <w:p w14:paraId="267F1E50" w14:textId="77777777" w:rsidR="00774472" w:rsidRPr="0045652F" w:rsidRDefault="00774472">
      <w:pPr>
        <w:keepNext/>
        <w:keepLines/>
        <w:rPr>
          <w:bCs/>
          <w:lang w:val="en-US"/>
        </w:rPr>
      </w:pPr>
    </w:p>
    <w:p w14:paraId="75BAB674" w14:textId="77777777" w:rsidR="00774472" w:rsidRPr="0045652F" w:rsidRDefault="00774472">
      <w:pPr>
        <w:pStyle w:val="RefrenceChamp"/>
        <w:keepNext/>
        <w:keepLines/>
        <w:rPr>
          <w:szCs w:val="19"/>
          <w:lang w:val="en-US"/>
        </w:rPr>
      </w:pPr>
      <w:r w:rsidRPr="0045652F">
        <w:rPr>
          <w:b/>
          <w:i/>
          <w:szCs w:val="19"/>
          <w:lang w:val="en-US"/>
        </w:rPr>
        <w:t>row</w:t>
      </w:r>
      <w:r w:rsidRPr="0045652F">
        <w:rPr>
          <w:i/>
          <w:szCs w:val="19"/>
          <w:lang w:val="en-US"/>
        </w:rPr>
        <w:tab/>
      </w:r>
      <w:r w:rsidRPr="0045652F">
        <w:rPr>
          <w:szCs w:val="19"/>
          <w:lang w:val="en-US"/>
        </w:rPr>
        <w:t>starting row of the portion of the screen to copy.</w:t>
      </w:r>
    </w:p>
    <w:p w14:paraId="16F686B7" w14:textId="77777777" w:rsidR="00774472" w:rsidRPr="0045652F" w:rsidRDefault="00774472">
      <w:pPr>
        <w:pStyle w:val="RefrenceChamp"/>
        <w:keepNext/>
        <w:keepLines/>
        <w:rPr>
          <w:szCs w:val="19"/>
          <w:lang w:val="en-US"/>
        </w:rPr>
      </w:pPr>
      <w:r w:rsidRPr="0045652F">
        <w:rPr>
          <w:b/>
          <w:i/>
          <w:iCs/>
          <w:szCs w:val="19"/>
          <w:lang w:val="en-US"/>
        </w:rPr>
        <w:t>col</w:t>
      </w:r>
      <w:r w:rsidRPr="0045652F">
        <w:rPr>
          <w:szCs w:val="19"/>
          <w:lang w:val="en-US"/>
        </w:rPr>
        <w:tab/>
        <w:t>starting column of the portion of the screen to copy.</w:t>
      </w:r>
    </w:p>
    <w:p w14:paraId="0A9AD6A7" w14:textId="77777777" w:rsidR="00774472" w:rsidRPr="0045652F" w:rsidRDefault="00774472">
      <w:pPr>
        <w:pStyle w:val="RefrenceChamp"/>
        <w:keepNext/>
        <w:keepLines/>
        <w:rPr>
          <w:szCs w:val="19"/>
          <w:lang w:val="en-US"/>
        </w:rPr>
      </w:pPr>
      <w:r w:rsidRPr="0045652F">
        <w:rPr>
          <w:b/>
          <w:i/>
          <w:szCs w:val="19"/>
          <w:lang w:val="en-US"/>
        </w:rPr>
        <w:t>len</w:t>
      </w:r>
      <w:r w:rsidRPr="0045652F">
        <w:rPr>
          <w:szCs w:val="19"/>
          <w:lang w:val="en-US"/>
        </w:rPr>
        <w:tab/>
        <w:t>width (in columns) of the portion of the screen to copy.</w:t>
      </w:r>
    </w:p>
    <w:p w14:paraId="712972AC" w14:textId="77777777" w:rsidR="00774472" w:rsidRPr="0045652F" w:rsidRDefault="00774472">
      <w:pPr>
        <w:pStyle w:val="RefrenceChamp"/>
        <w:keepNext/>
        <w:keepLines/>
        <w:rPr>
          <w:szCs w:val="19"/>
          <w:lang w:val="en-US"/>
        </w:rPr>
      </w:pPr>
      <w:r w:rsidRPr="0045652F">
        <w:rPr>
          <w:b/>
          <w:i/>
          <w:szCs w:val="19"/>
          <w:lang w:val="en-US"/>
        </w:rPr>
        <w:t>ht</w:t>
      </w:r>
      <w:r w:rsidRPr="0045652F">
        <w:rPr>
          <w:szCs w:val="19"/>
          <w:lang w:val="en-US"/>
        </w:rPr>
        <w:tab/>
        <w:t>height (in rows) of the portion of the screen to copy.</w:t>
      </w:r>
    </w:p>
    <w:p w14:paraId="5E211E8D" w14:textId="77777777" w:rsidR="00774472" w:rsidRPr="0045652F" w:rsidRDefault="00774472">
      <w:pPr>
        <w:pStyle w:val="RefrenceChamp"/>
        <w:keepNext/>
        <w:keepLines/>
        <w:rPr>
          <w:lang w:val="en-US"/>
        </w:rPr>
      </w:pPr>
      <w:r w:rsidRPr="0045652F">
        <w:rPr>
          <w:b/>
          <w:bCs/>
          <w:i/>
          <w:iCs/>
          <w:lang w:val="en-US"/>
        </w:rPr>
        <w:t>name2</w:t>
      </w:r>
      <w:r w:rsidRPr="0045652F">
        <w:rPr>
          <w:lang w:val="en-US"/>
        </w:rPr>
        <w:tab/>
        <w:t xml:space="preserve">the name of a VIRTEL table variable containing </w:t>
      </w:r>
      <w:r w:rsidRPr="0045652F">
        <w:rPr>
          <w:i/>
          <w:iCs/>
          <w:lang w:val="en-US"/>
        </w:rPr>
        <w:t>ht</w:t>
      </w:r>
      <w:r w:rsidRPr="0045652F">
        <w:rPr>
          <w:lang w:val="en-US"/>
        </w:rPr>
        <w:t xml:space="preserve"> values, each of length </w:t>
      </w:r>
      <w:r w:rsidRPr="0045652F">
        <w:rPr>
          <w:i/>
          <w:iCs/>
          <w:lang w:val="en-US"/>
        </w:rPr>
        <w:t>len</w:t>
      </w:r>
      <w:r w:rsidRPr="0045652F">
        <w:rPr>
          <w:lang w:val="en-US"/>
        </w:rPr>
        <w:t>.  If the variable does not exist, it will be created.</w:t>
      </w:r>
    </w:p>
    <w:p w14:paraId="379E00FB" w14:textId="77777777" w:rsidR="00774472" w:rsidRPr="0045652F" w:rsidRDefault="00774472">
      <w:pPr>
        <w:pStyle w:val="RefrenceChamp"/>
        <w:keepNext/>
        <w:keepLines/>
        <w:rPr>
          <w:lang w:val="en-US"/>
        </w:rPr>
      </w:pPr>
      <w:r w:rsidRPr="0045652F">
        <w:rPr>
          <w:b/>
          <w:bCs/>
          <w:i/>
          <w:iCs/>
          <w:lang w:val="en-US"/>
        </w:rPr>
        <w:t>type</w:t>
      </w:r>
      <w:r w:rsidRPr="0045652F">
        <w:rPr>
          <w:lang w:val="en-US"/>
        </w:rPr>
        <w:tab/>
      </w:r>
      <w:r w:rsidRPr="0045652F">
        <w:rPr>
          <w:i/>
          <w:lang w:val="en-US"/>
        </w:rPr>
        <w:t>(optional)</w:t>
      </w:r>
      <w:r w:rsidRPr="0045652F">
        <w:rPr>
          <w:lang w:val="en-US"/>
        </w:rPr>
        <w:t xml:space="preserve"> may indicate one of the following values:</w:t>
      </w:r>
    </w:p>
    <w:p w14:paraId="43987D64" w14:textId="77777777" w:rsidR="00774472" w:rsidRPr="0045652F" w:rsidRDefault="00774472">
      <w:pPr>
        <w:pStyle w:val="DtailRefChamp"/>
        <w:rPr>
          <w:lang w:val="en-US"/>
        </w:rPr>
      </w:pPr>
      <w:r w:rsidRPr="0045652F">
        <w:rPr>
          <w:b/>
          <w:bCs/>
          <w:lang w:val="en-US"/>
        </w:rPr>
        <w:t>TYPE=REPLACE</w:t>
      </w:r>
      <w:r w:rsidRPr="0045652F">
        <w:rPr>
          <w:lang w:val="en-US"/>
        </w:rPr>
        <w:fldChar w:fldCharType="begin"/>
      </w:r>
      <w:r w:rsidRPr="0045652F">
        <w:rPr>
          <w:lang w:val="en-US"/>
        </w:rPr>
        <w:instrText xml:space="preserve"> XE "REPLACE"</w:instrText>
      </w:r>
      <w:r w:rsidRPr="0045652F">
        <w:rPr>
          <w:lang w:val="en-US"/>
        </w:rPr>
        <w:fldChar w:fldCharType="end"/>
      </w:r>
      <w:r w:rsidRPr="0045652F">
        <w:rPr>
          <w:lang w:val="en-US"/>
        </w:rPr>
        <w:tab/>
      </w:r>
      <w:r w:rsidRPr="0045652F">
        <w:rPr>
          <w:b/>
          <w:bCs/>
          <w:lang w:val="en-US"/>
        </w:rPr>
        <w:br/>
      </w:r>
      <w:r w:rsidRPr="0045652F">
        <w:rPr>
          <w:lang w:val="en-US"/>
        </w:rPr>
        <w:t>indicates that the new value will replace the existing value of the variable. If TYPE=REPLACE is not specified, and the variable already exists, the new value will be appended to any existing values.</w:t>
      </w:r>
    </w:p>
    <w:p w14:paraId="4C0F47DC" w14:textId="77777777" w:rsidR="000E7B95" w:rsidRPr="000E7B95" w:rsidRDefault="000E7B95" w:rsidP="000E7B95">
      <w:pPr>
        <w:pStyle w:val="Nfj"/>
        <w:rPr>
          <w:lang w:val="en-US"/>
        </w:rPr>
      </w:pPr>
      <w:r w:rsidRPr="000E7B95">
        <w:rPr>
          <w:lang w:val="en-US"/>
        </w:rPr>
        <w:t>Note: the fourth sub-parameter (ht) of the SCREEN parameter is optional.  If the fourth sub-parameter is specified, then attributes and binary zeroes will be replaced by blanks.  To keep compatibility with existing scenarios, the instruction will ignore attributes and binary zeroes</w:t>
      </w:r>
      <w:r>
        <w:rPr>
          <w:lang w:val="en-US"/>
        </w:rPr>
        <w:t xml:space="preserve"> if the four</w:t>
      </w:r>
      <w:r w:rsidRPr="000E7B95">
        <w:rPr>
          <w:lang w:val="en-US"/>
        </w:rPr>
        <w:t>th SCREEN sub</w:t>
      </w:r>
      <w:r>
        <w:rPr>
          <w:lang w:val="en-US"/>
        </w:rPr>
        <w:t>-</w:t>
      </w:r>
      <w:r w:rsidRPr="000E7B95">
        <w:rPr>
          <w:lang w:val="en-US"/>
        </w:rPr>
        <w:t>parameter is NOT specified.</w:t>
      </w:r>
    </w:p>
    <w:p w14:paraId="0144974C" w14:textId="77777777" w:rsidR="00774472" w:rsidRPr="0045652F" w:rsidRDefault="00774472">
      <w:pPr>
        <w:pStyle w:val="Heading6"/>
        <w:keepLines/>
        <w:rPr>
          <w:lang w:val="en-US"/>
        </w:rPr>
      </w:pPr>
      <w:r w:rsidRPr="0045652F">
        <w:rPr>
          <w:lang w:val="en-US"/>
        </w:rPr>
        <w:t>COPY$ SYSTEM-TO-VARIABLE</w:t>
      </w:r>
    </w:p>
    <w:p w14:paraId="3F6CDFF4" w14:textId="77777777" w:rsidR="00774472" w:rsidRPr="0045652F" w:rsidRDefault="00774472">
      <w:pPr>
        <w:pStyle w:val="ecran0"/>
        <w:rPr>
          <w:lang w:val="en-US"/>
        </w:rPr>
      </w:pPr>
      <w:r w:rsidRPr="0045652F">
        <w:rPr>
          <w:lang w:val="en-US"/>
        </w:rPr>
        <w:fldChar w:fldCharType="begin"/>
      </w:r>
      <w:r w:rsidRPr="0045652F">
        <w:rPr>
          <w:lang w:val="en-US"/>
        </w:rPr>
        <w:instrText xml:space="preserve"> XE "SYSTEM-TO-VARIABLE"</w:instrText>
      </w:r>
      <w:r w:rsidRPr="0045652F">
        <w:rPr>
          <w:lang w:val="en-US"/>
        </w:rPr>
        <w:fldChar w:fldCharType="end"/>
      </w:r>
      <w:r w:rsidRPr="0045652F">
        <w:rPr>
          <w:lang w:val="en-US"/>
        </w:rPr>
        <w:t>Copies a system information field into a table variable.</w:t>
      </w:r>
    </w:p>
    <w:p w14:paraId="4ED866F6" w14:textId="77777777" w:rsidR="00774472" w:rsidRPr="0045652F" w:rsidRDefault="00774472">
      <w:pPr>
        <w:pStyle w:val="Ecran"/>
        <w:rPr>
          <w:lang w:val="en-US"/>
        </w:rPr>
      </w:pPr>
    </w:p>
    <w:p w14:paraId="5EF2D012" w14:textId="77777777" w:rsidR="00774472" w:rsidRPr="0045652F" w:rsidRDefault="00774472">
      <w:pPr>
        <w:pStyle w:val="Ecran"/>
        <w:rPr>
          <w:lang w:val="en-US"/>
        </w:rPr>
      </w:pPr>
      <w:r w:rsidRPr="0045652F">
        <w:rPr>
          <w:lang w:val="en-US"/>
        </w:rPr>
        <w:t xml:space="preserve">    COPY$  SYSTEM-TO-VARIABLE,FIELD=(class,item),</w:t>
      </w:r>
    </w:p>
    <w:p w14:paraId="2425212D" w14:textId="77777777" w:rsidR="00774472" w:rsidRPr="0045652F" w:rsidRDefault="00774472">
      <w:pPr>
        <w:pStyle w:val="Ecran"/>
        <w:rPr>
          <w:lang w:val="en-US"/>
        </w:rPr>
      </w:pPr>
      <w:r w:rsidRPr="0045652F">
        <w:rPr>
          <w:lang w:val="en-US"/>
        </w:rPr>
        <w:t xml:space="preserve">           VAR='varname',LENGTH=len</w:t>
      </w:r>
      <w:r w:rsidR="00D075F3">
        <w:rPr>
          <w:lang w:val="en-US"/>
        </w:rPr>
        <w:t>,OFFSET=offset</w:t>
      </w:r>
      <w:r w:rsidR="00F52EC4">
        <w:rPr>
          <w:lang w:val="en-US"/>
        </w:rPr>
        <w:t>,</w:t>
      </w:r>
    </w:p>
    <w:p w14:paraId="3F767EA2" w14:textId="77777777" w:rsidR="00F52EC4" w:rsidRPr="0045652F" w:rsidRDefault="00F52EC4" w:rsidP="00F52EC4">
      <w:pPr>
        <w:pStyle w:val="Ecran"/>
        <w:rPr>
          <w:lang w:val="en-US"/>
        </w:rPr>
      </w:pPr>
      <w:r w:rsidRPr="0045652F">
        <w:rPr>
          <w:rFonts w:cs="Courier New"/>
          <w:color w:val="000000"/>
          <w:sz w:val="20"/>
          <w:lang w:val="en-US"/>
        </w:rPr>
        <w:t xml:space="preserve">           TYPE=type</w:t>
      </w:r>
    </w:p>
    <w:p w14:paraId="3FE4EB09" w14:textId="77777777" w:rsidR="00774472" w:rsidRPr="0045652F" w:rsidRDefault="00774472">
      <w:pPr>
        <w:pStyle w:val="Ecran"/>
        <w:rPr>
          <w:lang w:val="en-US"/>
        </w:rPr>
      </w:pPr>
    </w:p>
    <w:p w14:paraId="4C199E79" w14:textId="77777777" w:rsidR="00774472" w:rsidRPr="0045652F" w:rsidRDefault="00774472">
      <w:pPr>
        <w:keepNext/>
        <w:keepLines/>
        <w:rPr>
          <w:bCs/>
          <w:lang w:val="en-US"/>
        </w:rPr>
      </w:pPr>
    </w:p>
    <w:p w14:paraId="0DE15882" w14:textId="77777777" w:rsidR="00774472" w:rsidRPr="0045652F" w:rsidRDefault="00774472">
      <w:pPr>
        <w:pStyle w:val="RefrenceChamp"/>
        <w:keepNext/>
        <w:keepLines/>
        <w:rPr>
          <w:lang w:val="en-US"/>
        </w:rPr>
      </w:pPr>
      <w:r w:rsidRPr="0045652F">
        <w:rPr>
          <w:b/>
          <w:bCs/>
          <w:i/>
          <w:iCs/>
          <w:lang w:val="en-US"/>
        </w:rPr>
        <w:t>varname</w:t>
      </w:r>
      <w:r w:rsidRPr="0045652F">
        <w:rPr>
          <w:lang w:val="en-US"/>
        </w:rPr>
        <w:tab/>
        <w:t xml:space="preserve">the name of a VIRTEL table variable into which the system information </w:t>
      </w:r>
      <w:r w:rsidR="00D075F3">
        <w:rPr>
          <w:lang w:val="en-US"/>
        </w:rPr>
        <w:t>will be copied</w:t>
      </w:r>
      <w:r w:rsidRPr="0045652F">
        <w:rPr>
          <w:lang w:val="en-US"/>
        </w:rPr>
        <w:t>.</w:t>
      </w:r>
    </w:p>
    <w:p w14:paraId="190D30D2" w14:textId="77777777" w:rsidR="00774472" w:rsidRPr="0045652F" w:rsidRDefault="00774472">
      <w:pPr>
        <w:pStyle w:val="RefrenceChamp"/>
        <w:keepNext/>
        <w:keepLines/>
        <w:rPr>
          <w:lang w:val="en-US"/>
        </w:rPr>
      </w:pPr>
      <w:r w:rsidRPr="0045652F">
        <w:rPr>
          <w:b/>
          <w:bCs/>
          <w:i/>
          <w:iCs/>
          <w:lang w:val="en-US"/>
        </w:rPr>
        <w:t>class</w:t>
      </w:r>
      <w:r w:rsidRPr="0045652F">
        <w:rPr>
          <w:lang w:val="en-US"/>
        </w:rPr>
        <w:tab/>
        <w:t xml:space="preserve">the type of system information to be copied.  The following values may be specified for </w:t>
      </w:r>
      <w:r w:rsidRPr="0045652F">
        <w:rPr>
          <w:i/>
          <w:iCs/>
          <w:lang w:val="en-US"/>
        </w:rPr>
        <w:t>class</w:t>
      </w:r>
      <w:r w:rsidRPr="0045652F">
        <w:rPr>
          <w:lang w:val="en-US"/>
        </w:rPr>
        <w:t>:</w:t>
      </w:r>
    </w:p>
    <w:p w14:paraId="2A16A79B" w14:textId="77777777" w:rsidR="00774472" w:rsidRPr="0045652F" w:rsidRDefault="00774472" w:rsidP="008131FD">
      <w:pPr>
        <w:pStyle w:val="DtailRefChamp"/>
        <w:keepNext/>
        <w:numPr>
          <w:ilvl w:val="0"/>
          <w:numId w:val="7"/>
        </w:numPr>
        <w:tabs>
          <w:tab w:val="clear" w:pos="4500"/>
          <w:tab w:val="left" w:pos="4962"/>
        </w:tabs>
        <w:ind w:left="3600" w:hanging="555"/>
        <w:rPr>
          <w:lang w:val="en-US"/>
        </w:rPr>
      </w:pPr>
      <w:r w:rsidRPr="00526A27">
        <w:rPr>
          <w:rFonts w:eastAsia="SimSun"/>
          <w:b/>
          <w:lang w:val="en-GB"/>
        </w:rPr>
        <w:t>HTTP-HEADER</w:t>
      </w:r>
      <w:r w:rsidRPr="00526A27">
        <w:rPr>
          <w:rFonts w:eastAsia="SimSun"/>
          <w:lang w:val="en-GB"/>
        </w:rPr>
        <w:tab/>
        <w:t xml:space="preserve">Information extracted from an HTTP header in the incoming HTTP request is copied into the specified variable.  When HTTP-HEADER is specified, </w:t>
      </w:r>
      <w:r w:rsidRPr="008131FD">
        <w:rPr>
          <w:rFonts w:eastAsia="SimSun"/>
          <w:i/>
          <w:lang w:val="en-GB"/>
        </w:rPr>
        <w:t>item</w:t>
      </w:r>
      <w:r w:rsidRPr="00526A27">
        <w:rPr>
          <w:rFonts w:eastAsia="SimSun"/>
          <w:lang w:val="en-GB"/>
        </w:rPr>
        <w:t xml:space="preserve"> represents one of the HTTP headers listed below.</w:t>
      </w:r>
    </w:p>
    <w:p w14:paraId="4228AB71" w14:textId="77777777" w:rsidR="008131FD" w:rsidRPr="008131FD" w:rsidRDefault="008131FD" w:rsidP="008131FD">
      <w:pPr>
        <w:pStyle w:val="DtailRefChamp"/>
        <w:keepNext/>
        <w:numPr>
          <w:ilvl w:val="0"/>
          <w:numId w:val="7"/>
        </w:numPr>
        <w:tabs>
          <w:tab w:val="clear" w:pos="4500"/>
          <w:tab w:val="left" w:pos="4962"/>
        </w:tabs>
        <w:ind w:left="3600" w:hanging="555"/>
        <w:rPr>
          <w:rFonts w:eastAsia="SimSun"/>
          <w:lang w:val="en-GB"/>
        </w:rPr>
      </w:pPr>
      <w:r w:rsidRPr="008131FD">
        <w:rPr>
          <w:rFonts w:eastAsia="SimSun"/>
          <w:b/>
          <w:lang w:val="en-GB"/>
        </w:rPr>
        <w:t>TCT-HTTP-HEADER</w:t>
      </w:r>
      <w:r w:rsidRPr="008131FD">
        <w:rPr>
          <w:rFonts w:eastAsia="SimSun"/>
          <w:lang w:val="en-GB"/>
        </w:rPr>
        <w:tab/>
      </w:r>
      <w:r w:rsidRPr="008131FD">
        <w:rPr>
          <w:rFonts w:eastAsia="SimSun"/>
          <w:lang w:val="en-GB"/>
        </w:rPr>
        <w:br/>
        <w:t xml:space="preserve">Information extracted from an HTTP header in the incoming HTTP request is copied into the specified variable.  When TCT-HTTP-HEADER is specified, </w:t>
      </w:r>
      <w:r w:rsidRPr="008131FD">
        <w:rPr>
          <w:rFonts w:eastAsia="SimSun"/>
          <w:i/>
          <w:lang w:val="en-GB"/>
        </w:rPr>
        <w:t>item</w:t>
      </w:r>
      <w:r w:rsidRPr="008131FD">
        <w:rPr>
          <w:rFonts w:eastAsia="SimSun"/>
          <w:lang w:val="en-GB"/>
        </w:rPr>
        <w:t xml:space="preserve"> represents one of the HTTP headers specified in the HTHEADR parameter in the VIRTCT (refer to “Parameters of the VIRTCT” in the </w:t>
      </w:r>
      <w:r w:rsidRPr="008131FD">
        <w:rPr>
          <w:rFonts w:eastAsia="SimSun"/>
          <w:i/>
          <w:lang w:val="en-GB"/>
        </w:rPr>
        <w:t>VIRTEL Installation Guide</w:t>
      </w:r>
      <w:r w:rsidRPr="008131FD">
        <w:rPr>
          <w:rFonts w:eastAsia="SimSun"/>
          <w:lang w:val="en-GB"/>
        </w:rPr>
        <w:t xml:space="preserve"> for more information).</w:t>
      </w:r>
    </w:p>
    <w:p w14:paraId="2D45E87E" w14:textId="77777777" w:rsidR="008131FD" w:rsidRPr="008131FD" w:rsidRDefault="008131FD" w:rsidP="008131FD">
      <w:pPr>
        <w:pStyle w:val="DtailRefChamp"/>
        <w:keepNext/>
        <w:numPr>
          <w:ilvl w:val="0"/>
          <w:numId w:val="7"/>
        </w:numPr>
        <w:tabs>
          <w:tab w:val="clear" w:pos="4500"/>
          <w:tab w:val="left" w:pos="4962"/>
        </w:tabs>
        <w:ind w:left="3600" w:hanging="555"/>
        <w:rPr>
          <w:rFonts w:eastAsia="SimSun"/>
          <w:lang w:val="en-GB"/>
        </w:rPr>
      </w:pPr>
      <w:r w:rsidRPr="008131FD">
        <w:rPr>
          <w:rFonts w:eastAsia="SimSun"/>
          <w:b/>
          <w:lang w:val="en-GB"/>
        </w:rPr>
        <w:t>NAME-OF</w:t>
      </w:r>
      <w:r w:rsidRPr="008131FD">
        <w:rPr>
          <w:rFonts w:eastAsia="SimSun"/>
          <w:lang w:val="en-GB"/>
        </w:rPr>
        <w:tab/>
        <w:t xml:space="preserve">Information about the VIRTEL environment is copied to the table variable.  When NAME-OF is specified, </w:t>
      </w:r>
      <w:r w:rsidRPr="008131FD">
        <w:rPr>
          <w:rFonts w:eastAsia="SimSun"/>
          <w:i/>
          <w:lang w:val="en-GB"/>
        </w:rPr>
        <w:t>item</w:t>
      </w:r>
      <w:r w:rsidRPr="008131FD">
        <w:rPr>
          <w:rFonts w:eastAsia="SimSun"/>
          <w:lang w:val="en-GB"/>
        </w:rPr>
        <w:t xml:space="preserve"> represents the name of a VIRTEL data item.</w:t>
      </w:r>
    </w:p>
    <w:p w14:paraId="6DF4E676" w14:textId="77777777" w:rsidR="008131FD" w:rsidRPr="008131FD" w:rsidRDefault="008131FD" w:rsidP="008131FD">
      <w:pPr>
        <w:pStyle w:val="DtailRefChamp"/>
        <w:keepNext/>
        <w:numPr>
          <w:ilvl w:val="0"/>
          <w:numId w:val="7"/>
        </w:numPr>
        <w:tabs>
          <w:tab w:val="clear" w:pos="4500"/>
          <w:tab w:val="left" w:pos="4962"/>
        </w:tabs>
        <w:ind w:left="3600" w:hanging="555"/>
        <w:rPr>
          <w:rFonts w:eastAsia="SimSun"/>
          <w:lang w:val="en-GB"/>
        </w:rPr>
      </w:pPr>
      <w:r w:rsidRPr="008131FD">
        <w:rPr>
          <w:rFonts w:eastAsia="SimSun"/>
          <w:b/>
          <w:lang w:val="en-GB"/>
        </w:rPr>
        <w:t>NUMBER-OF</w:t>
      </w:r>
      <w:r w:rsidRPr="008131FD">
        <w:rPr>
          <w:rFonts w:eastAsia="SimSun"/>
          <w:lang w:val="en-GB"/>
        </w:rPr>
        <w:tab/>
        <w:t xml:space="preserve">A numeric value is copied to the table variable.  When NUMBER-OF is specified, </w:t>
      </w:r>
      <w:r w:rsidRPr="008131FD">
        <w:rPr>
          <w:rFonts w:eastAsia="SimSun"/>
          <w:i/>
          <w:lang w:val="en-GB"/>
        </w:rPr>
        <w:t>item</w:t>
      </w:r>
      <w:r w:rsidRPr="008131FD">
        <w:rPr>
          <w:rFonts w:eastAsia="SimSun"/>
          <w:lang w:val="en-GB"/>
        </w:rPr>
        <w:t xml:space="preserve"> represents the name of a VIRTEL numeric data item.</w:t>
      </w:r>
    </w:p>
    <w:p w14:paraId="673A4203" w14:textId="77777777" w:rsidR="008131FD" w:rsidRPr="008131FD" w:rsidRDefault="008131FD" w:rsidP="008131FD">
      <w:pPr>
        <w:pStyle w:val="DtailRefChamp"/>
        <w:keepNext/>
        <w:numPr>
          <w:ilvl w:val="0"/>
          <w:numId w:val="7"/>
        </w:numPr>
        <w:tabs>
          <w:tab w:val="clear" w:pos="4500"/>
          <w:tab w:val="left" w:pos="4962"/>
        </w:tabs>
        <w:ind w:left="3600" w:hanging="555"/>
        <w:rPr>
          <w:rFonts w:eastAsia="SimSun"/>
          <w:lang w:val="en-GB"/>
        </w:rPr>
      </w:pPr>
      <w:r w:rsidRPr="008131FD">
        <w:rPr>
          <w:rFonts w:eastAsia="SimSun"/>
          <w:b/>
          <w:lang w:val="en-GB"/>
        </w:rPr>
        <w:t>VALUE-OF</w:t>
      </w:r>
      <w:r w:rsidRPr="008131FD">
        <w:rPr>
          <w:rFonts w:eastAsia="SimSun"/>
          <w:lang w:val="en-GB"/>
        </w:rPr>
        <w:tab/>
        <w:t xml:space="preserve">Information about the VIRTEL environment is copied to the table variable.  When VALUE-OF is specified, </w:t>
      </w:r>
      <w:r w:rsidRPr="008131FD">
        <w:rPr>
          <w:rFonts w:eastAsia="SimSun"/>
          <w:i/>
          <w:lang w:val="en-GB"/>
        </w:rPr>
        <w:t>item</w:t>
      </w:r>
      <w:r w:rsidRPr="008131FD">
        <w:rPr>
          <w:rFonts w:eastAsia="SimSun"/>
          <w:lang w:val="en-GB"/>
        </w:rPr>
        <w:t xml:space="preserve"> represents the name of a VIRTEL data item.  VALUE-OF is synonymous with NAME-OF.</w:t>
      </w:r>
    </w:p>
    <w:p w14:paraId="410364C0" w14:textId="77777777" w:rsidR="008131FD" w:rsidRPr="008131FD" w:rsidRDefault="008131FD" w:rsidP="008131FD">
      <w:pPr>
        <w:pStyle w:val="DtailRefChamp"/>
        <w:keepNext/>
        <w:numPr>
          <w:ilvl w:val="0"/>
          <w:numId w:val="7"/>
        </w:numPr>
        <w:tabs>
          <w:tab w:val="clear" w:pos="4500"/>
          <w:tab w:val="left" w:pos="4962"/>
        </w:tabs>
        <w:ind w:left="3600" w:hanging="555"/>
        <w:rPr>
          <w:rFonts w:eastAsia="SimSun"/>
          <w:lang w:val="en-GB"/>
        </w:rPr>
      </w:pPr>
      <w:r>
        <w:rPr>
          <w:rFonts w:eastAsia="SimSun"/>
          <w:b/>
          <w:lang w:val="en-GB"/>
        </w:rPr>
        <w:t>USER-SECURITY-PROFILE</w:t>
      </w:r>
      <w:r w:rsidRPr="008131FD">
        <w:rPr>
          <w:rFonts w:eastAsia="SimSun"/>
          <w:lang w:val="en-GB"/>
        </w:rPr>
        <w:tab/>
      </w:r>
      <w:r>
        <w:rPr>
          <w:rFonts w:eastAsia="SimSun"/>
          <w:lang w:val="en-GB"/>
        </w:rPr>
        <w:br/>
      </w:r>
      <w:r w:rsidRPr="008131FD">
        <w:rPr>
          <w:rFonts w:eastAsia="SimSun"/>
          <w:lang w:val="en-GB"/>
        </w:rPr>
        <w:t xml:space="preserve">Information </w:t>
      </w:r>
      <w:r>
        <w:rPr>
          <w:rFonts w:eastAsia="SimSun"/>
          <w:lang w:val="en-GB"/>
        </w:rPr>
        <w:t xml:space="preserve">from </w:t>
      </w:r>
      <w:r w:rsidRPr="008131FD">
        <w:rPr>
          <w:rFonts w:eastAsia="SimSun"/>
          <w:lang w:val="en-GB"/>
        </w:rPr>
        <w:t xml:space="preserve">the </w:t>
      </w:r>
      <w:r>
        <w:rPr>
          <w:rFonts w:eastAsia="SimSun"/>
          <w:lang w:val="en-GB"/>
        </w:rPr>
        <w:t xml:space="preserve">user’s RACF profile </w:t>
      </w:r>
      <w:r w:rsidRPr="008131FD">
        <w:rPr>
          <w:rFonts w:eastAsia="SimSun"/>
          <w:lang w:val="en-GB"/>
        </w:rPr>
        <w:t xml:space="preserve">is copied to the table variable. When </w:t>
      </w:r>
      <w:r>
        <w:rPr>
          <w:rFonts w:eastAsia="SimSun"/>
          <w:lang w:val="en-GB"/>
        </w:rPr>
        <w:t>USER-SECURITY</w:t>
      </w:r>
      <w:r w:rsidRPr="008131FD">
        <w:rPr>
          <w:rFonts w:eastAsia="SimSun"/>
          <w:lang w:val="en-GB"/>
        </w:rPr>
        <w:t>-</w:t>
      </w:r>
      <w:r>
        <w:rPr>
          <w:rFonts w:eastAsia="SimSun"/>
          <w:lang w:val="en-GB"/>
        </w:rPr>
        <w:t>PR</w:t>
      </w:r>
      <w:r w:rsidRPr="008131FD">
        <w:rPr>
          <w:rFonts w:eastAsia="SimSun"/>
          <w:lang w:val="en-GB"/>
        </w:rPr>
        <w:t>O</w:t>
      </w:r>
      <w:r>
        <w:rPr>
          <w:rFonts w:eastAsia="SimSun"/>
          <w:lang w:val="en-GB"/>
        </w:rPr>
        <w:t>FILE</w:t>
      </w:r>
      <w:r w:rsidRPr="008131FD">
        <w:rPr>
          <w:rFonts w:eastAsia="SimSun"/>
          <w:lang w:val="en-GB"/>
        </w:rPr>
        <w:t xml:space="preserve"> is specified, </w:t>
      </w:r>
      <w:r w:rsidRPr="008131FD">
        <w:rPr>
          <w:rFonts w:eastAsia="SimSun"/>
          <w:i/>
          <w:lang w:val="en-GB"/>
        </w:rPr>
        <w:t>item</w:t>
      </w:r>
      <w:r w:rsidRPr="008131FD">
        <w:rPr>
          <w:rFonts w:eastAsia="SimSun"/>
          <w:lang w:val="en-GB"/>
        </w:rPr>
        <w:t xml:space="preserve"> represents the name of a </w:t>
      </w:r>
      <w:r>
        <w:rPr>
          <w:rFonts w:eastAsia="SimSun"/>
          <w:lang w:val="en-GB"/>
        </w:rPr>
        <w:t>field in the RACF user profile. The supported fields are listed below.</w:t>
      </w:r>
    </w:p>
    <w:p w14:paraId="3A3CF6A9" w14:textId="77777777" w:rsidR="00774472" w:rsidRPr="0045652F" w:rsidRDefault="00774472">
      <w:pPr>
        <w:pStyle w:val="RefrenceChamp"/>
        <w:keepNext/>
        <w:keepLines/>
        <w:spacing w:before="120" w:after="120"/>
        <w:rPr>
          <w:lang w:val="en-US"/>
        </w:rPr>
      </w:pPr>
      <w:r w:rsidRPr="0045652F">
        <w:rPr>
          <w:b/>
          <w:bCs/>
          <w:i/>
          <w:iCs/>
          <w:lang w:val="en-US"/>
        </w:rPr>
        <w:t>item</w:t>
      </w:r>
      <w:r w:rsidRPr="0045652F">
        <w:rPr>
          <w:b/>
          <w:bCs/>
          <w:i/>
          <w:iCs/>
          <w:lang w:val="en-US"/>
        </w:rPr>
        <w:tab/>
      </w:r>
      <w:r w:rsidRPr="0045652F">
        <w:rPr>
          <w:lang w:val="en-US"/>
        </w:rPr>
        <w:t xml:space="preserve">When </w:t>
      </w:r>
      <w:r w:rsidRPr="0045652F">
        <w:rPr>
          <w:i/>
          <w:iCs/>
          <w:lang w:val="en-US"/>
        </w:rPr>
        <w:t>class</w:t>
      </w:r>
      <w:r w:rsidRPr="0045652F">
        <w:rPr>
          <w:lang w:val="en-US"/>
        </w:rPr>
        <w:t xml:space="preserve"> is HTTP-HEADER, the following standard HTTP headers, described in RFC2</w:t>
      </w:r>
      <w:r w:rsidRPr="0045652F">
        <w:rPr>
          <w:lang w:val="en-US"/>
        </w:rPr>
        <w:t>6</w:t>
      </w:r>
      <w:r w:rsidRPr="0045652F">
        <w:rPr>
          <w:lang w:val="en-US"/>
        </w:rPr>
        <w:t>16, may be specified:</w:t>
      </w:r>
      <w:r w:rsidRPr="0045652F">
        <w:rPr>
          <w:lang w:val="en-US"/>
        </w:rPr>
        <w:fldChar w:fldCharType="begin"/>
      </w:r>
      <w:r w:rsidRPr="0045652F">
        <w:rPr>
          <w:lang w:val="en-US"/>
        </w:rPr>
        <w:instrText>XE "HTTP-HEADER"</w:instrText>
      </w:r>
      <w:r w:rsidRPr="0045652F">
        <w:rPr>
          <w:lang w:val="en-US"/>
        </w:rPr>
        <w:fldChar w:fldCharType="end"/>
      </w:r>
      <w:r w:rsidRPr="0045652F">
        <w:rPr>
          <w:lang w:val="en-US"/>
        </w:rPr>
        <w:fldChar w:fldCharType="begin"/>
      </w:r>
      <w:r w:rsidRPr="0045652F">
        <w:rPr>
          <w:lang w:val="en-US"/>
        </w:rPr>
        <w:instrText>XE "Headers:HTTP"</w:instrText>
      </w:r>
      <w:r w:rsidRPr="0045652F">
        <w:rPr>
          <w:lang w:val="en-US"/>
        </w:rPr>
        <w:fldChar w:fldCharType="end"/>
      </w:r>
    </w:p>
    <w:p w14:paraId="4FCF9439" w14:textId="77777777" w:rsidR="00774472" w:rsidRPr="0045652F" w:rsidRDefault="00774472">
      <w:pPr>
        <w:pStyle w:val="DtailRefChamp"/>
        <w:rPr>
          <w:b/>
          <w:bCs/>
          <w:lang w:val="en-US"/>
        </w:rPr>
      </w:pPr>
      <w:r w:rsidRPr="0045652F">
        <w:rPr>
          <w:b/>
          <w:bCs/>
          <w:lang w:val="en-US"/>
        </w:rPr>
        <w:t>ACCEPT</w:t>
      </w:r>
    </w:p>
    <w:p w14:paraId="69763EF3" w14:textId="77777777" w:rsidR="00774472" w:rsidRPr="0045652F" w:rsidRDefault="00774472">
      <w:pPr>
        <w:pStyle w:val="DtailRefChamp"/>
        <w:rPr>
          <w:b/>
          <w:bCs/>
          <w:lang w:val="en-US"/>
        </w:rPr>
      </w:pPr>
      <w:r w:rsidRPr="0045652F">
        <w:rPr>
          <w:b/>
          <w:bCs/>
          <w:lang w:val="en-US"/>
        </w:rPr>
        <w:t>ACCEPT-LANGUAGE</w:t>
      </w:r>
    </w:p>
    <w:p w14:paraId="7859CDDC" w14:textId="77777777" w:rsidR="00774472" w:rsidRPr="0045652F" w:rsidRDefault="00774472">
      <w:pPr>
        <w:pStyle w:val="DtailRefChamp"/>
        <w:rPr>
          <w:b/>
          <w:bCs/>
          <w:lang w:val="en-US"/>
        </w:rPr>
      </w:pPr>
      <w:r w:rsidRPr="0045652F">
        <w:rPr>
          <w:b/>
          <w:bCs/>
          <w:lang w:val="en-US"/>
        </w:rPr>
        <w:t>CONNECTION</w:t>
      </w:r>
    </w:p>
    <w:p w14:paraId="283B6C1B" w14:textId="77777777" w:rsidR="00774472" w:rsidRPr="0045652F" w:rsidRDefault="00774472">
      <w:pPr>
        <w:pStyle w:val="DtailRefChamp"/>
        <w:rPr>
          <w:b/>
          <w:bCs/>
          <w:lang w:val="en-US"/>
        </w:rPr>
      </w:pPr>
      <w:r w:rsidRPr="0045652F">
        <w:rPr>
          <w:b/>
          <w:bCs/>
          <w:lang w:val="en-US"/>
        </w:rPr>
        <w:t>CONTENT-TYPE</w:t>
      </w:r>
    </w:p>
    <w:p w14:paraId="0AAF12F7" w14:textId="77777777" w:rsidR="00774472" w:rsidRPr="0045652F" w:rsidRDefault="00774472">
      <w:pPr>
        <w:pStyle w:val="DtailRefChamp"/>
        <w:rPr>
          <w:b/>
          <w:bCs/>
          <w:lang w:val="en-US"/>
        </w:rPr>
      </w:pPr>
      <w:r w:rsidRPr="0045652F">
        <w:rPr>
          <w:b/>
          <w:bCs/>
          <w:lang w:val="en-US"/>
        </w:rPr>
        <w:t>IF-MODIFIED-SINCE</w:t>
      </w:r>
    </w:p>
    <w:p w14:paraId="79774852" w14:textId="77777777" w:rsidR="00774472" w:rsidRPr="0045652F" w:rsidRDefault="00774472">
      <w:pPr>
        <w:pStyle w:val="DtailRefChamp"/>
        <w:rPr>
          <w:b/>
          <w:bCs/>
          <w:lang w:val="en-US"/>
        </w:rPr>
      </w:pPr>
      <w:r w:rsidRPr="0045652F">
        <w:rPr>
          <w:b/>
          <w:bCs/>
          <w:lang w:val="en-US"/>
        </w:rPr>
        <w:t>HOST</w:t>
      </w:r>
    </w:p>
    <w:p w14:paraId="701E73A3" w14:textId="77777777" w:rsidR="00774472" w:rsidRPr="0045652F" w:rsidRDefault="00774472">
      <w:pPr>
        <w:pStyle w:val="DtailRefChamp"/>
        <w:rPr>
          <w:b/>
          <w:bCs/>
          <w:lang w:val="en-US"/>
        </w:rPr>
      </w:pPr>
      <w:r w:rsidRPr="0045652F">
        <w:rPr>
          <w:b/>
          <w:bCs/>
          <w:lang w:val="en-US"/>
        </w:rPr>
        <w:t>USER-AGENT</w:t>
      </w:r>
    </w:p>
    <w:p w14:paraId="5B472C2C" w14:textId="77777777" w:rsidR="00774472" w:rsidRPr="0045652F" w:rsidRDefault="00774472">
      <w:pPr>
        <w:pStyle w:val="RefrenceChamp"/>
        <w:keepNext/>
        <w:keepLines/>
        <w:spacing w:before="120" w:after="120"/>
        <w:rPr>
          <w:lang w:val="en-US"/>
        </w:rPr>
      </w:pPr>
      <w:r w:rsidRPr="0045652F">
        <w:rPr>
          <w:lang w:val="en-US"/>
        </w:rPr>
        <w:tab/>
        <w:t xml:space="preserve">In addition, the following non-standard HTTP headers, described in the </w:t>
      </w:r>
      <w:r w:rsidRPr="0045652F">
        <w:rPr>
          <w:i/>
          <w:iCs/>
          <w:lang w:val="en-US"/>
        </w:rPr>
        <w:t>IBM Tivoli Access Manager WebSEAL Administration Guide</w:t>
      </w:r>
      <w:r w:rsidRPr="0045652F">
        <w:rPr>
          <w:lang w:val="en-US"/>
        </w:rPr>
        <w:t xml:space="preserve"> manual, may be specified:</w:t>
      </w:r>
    </w:p>
    <w:p w14:paraId="54768CD8" w14:textId="77777777" w:rsidR="00774472" w:rsidRPr="0045652F" w:rsidRDefault="00774472">
      <w:pPr>
        <w:pStyle w:val="DtailRefChamp"/>
        <w:keepNext/>
        <w:rPr>
          <w:b/>
          <w:bCs/>
          <w:lang w:val="en-US"/>
        </w:rPr>
      </w:pPr>
      <w:r w:rsidRPr="0045652F">
        <w:rPr>
          <w:b/>
          <w:bCs/>
          <w:lang w:val="en-US"/>
        </w:rPr>
        <w:t>IV-USER</w:t>
      </w:r>
    </w:p>
    <w:p w14:paraId="630613C8" w14:textId="77777777" w:rsidR="00774472" w:rsidRPr="0045652F" w:rsidRDefault="00774472">
      <w:pPr>
        <w:pStyle w:val="DtailRefChamp"/>
        <w:keepNext/>
        <w:rPr>
          <w:b/>
          <w:bCs/>
          <w:lang w:val="en-US"/>
        </w:rPr>
      </w:pPr>
      <w:r w:rsidRPr="0045652F">
        <w:rPr>
          <w:b/>
          <w:bCs/>
          <w:lang w:val="en-US"/>
        </w:rPr>
        <w:t>IV-USERL</w:t>
      </w:r>
    </w:p>
    <w:p w14:paraId="7B31CD46" w14:textId="77777777" w:rsidR="00774472" w:rsidRPr="0045652F" w:rsidRDefault="00774472">
      <w:pPr>
        <w:pStyle w:val="DtailRefChamp"/>
        <w:keepNext/>
        <w:rPr>
          <w:b/>
          <w:bCs/>
          <w:lang w:val="en-US"/>
        </w:rPr>
      </w:pPr>
      <w:r w:rsidRPr="0045652F">
        <w:rPr>
          <w:b/>
          <w:bCs/>
          <w:lang w:val="en-US"/>
        </w:rPr>
        <w:t>IV-GROUPS</w:t>
      </w:r>
    </w:p>
    <w:p w14:paraId="409CECAB" w14:textId="77777777" w:rsidR="00774472" w:rsidRPr="0045652F" w:rsidRDefault="00774472">
      <w:pPr>
        <w:pStyle w:val="DtailRefChamp"/>
        <w:keepNext/>
        <w:rPr>
          <w:b/>
          <w:bCs/>
          <w:lang w:val="en-US"/>
        </w:rPr>
      </w:pPr>
      <w:r w:rsidRPr="0045652F">
        <w:rPr>
          <w:b/>
          <w:bCs/>
          <w:lang w:val="en-US"/>
        </w:rPr>
        <w:t>IV-CREDS</w:t>
      </w:r>
    </w:p>
    <w:p w14:paraId="5F3027DF" w14:textId="77777777" w:rsidR="00774472" w:rsidRPr="0045652F" w:rsidRDefault="00774472">
      <w:pPr>
        <w:pStyle w:val="DetailRefChampText"/>
        <w:keepNext/>
        <w:keepLines/>
        <w:rPr>
          <w:lang w:val="en-US"/>
        </w:rPr>
      </w:pPr>
    </w:p>
    <w:p w14:paraId="5576885A" w14:textId="77777777" w:rsidR="00774472" w:rsidRPr="0045652F" w:rsidRDefault="00774472">
      <w:pPr>
        <w:pStyle w:val="NfjDtailZone"/>
        <w:rPr>
          <w:lang w:val="en-US"/>
        </w:rPr>
      </w:pPr>
      <w:r w:rsidRPr="0045652F">
        <w:rPr>
          <w:lang w:val="en-US"/>
        </w:rPr>
        <w:t>Note that IV headers provide reliable user identification only when the request comes from a trusted proxy.  The proxy IP address can be specified in the “Calling DTE” field of a rule attached to the HTTP line.  See the “Rules” chapter of the VIRTEL Configuration Reference manual for further information.</w:t>
      </w:r>
    </w:p>
    <w:p w14:paraId="3F59C594" w14:textId="77777777" w:rsidR="00774472" w:rsidRPr="0045652F" w:rsidRDefault="00774472">
      <w:pPr>
        <w:pStyle w:val="RefrenceChamp"/>
        <w:keepNext/>
        <w:keepLines/>
        <w:spacing w:before="120" w:after="120"/>
        <w:rPr>
          <w:lang w:val="en-US"/>
        </w:rPr>
      </w:pPr>
      <w:r w:rsidRPr="0045652F">
        <w:rPr>
          <w:b/>
          <w:bCs/>
          <w:i/>
          <w:iCs/>
          <w:lang w:val="en-US"/>
        </w:rPr>
        <w:t>item</w:t>
      </w:r>
      <w:r w:rsidRPr="0045652F">
        <w:rPr>
          <w:b/>
          <w:bCs/>
          <w:i/>
          <w:iCs/>
          <w:lang w:val="en-US"/>
        </w:rPr>
        <w:tab/>
      </w:r>
      <w:r w:rsidRPr="0045652F">
        <w:rPr>
          <w:lang w:val="en-US"/>
        </w:rPr>
        <w:t xml:space="preserve">When </w:t>
      </w:r>
      <w:r w:rsidRPr="0045652F">
        <w:rPr>
          <w:i/>
          <w:iCs/>
          <w:lang w:val="en-US"/>
        </w:rPr>
        <w:t>class</w:t>
      </w:r>
      <w:r w:rsidRPr="0045652F">
        <w:rPr>
          <w:lang w:val="en-US"/>
        </w:rPr>
        <w:t xml:space="preserve"> is NAME-OF or VALUE-OF, the following VIRTEL data items may be specified:</w:t>
      </w:r>
      <w:r w:rsidRPr="0045652F">
        <w:rPr>
          <w:lang w:val="en-US"/>
        </w:rPr>
        <w:fldChar w:fldCharType="begin"/>
      </w:r>
      <w:r w:rsidRPr="0045652F">
        <w:rPr>
          <w:lang w:val="en-US"/>
        </w:rPr>
        <w:instrText>XE "NAME-OF"</w:instrText>
      </w:r>
      <w:r w:rsidRPr="0045652F">
        <w:rPr>
          <w:lang w:val="en-US"/>
        </w:rPr>
        <w:fldChar w:fldCharType="end"/>
      </w:r>
      <w:r w:rsidRPr="0045652F">
        <w:rPr>
          <w:lang w:val="en-US"/>
        </w:rPr>
        <w:fldChar w:fldCharType="begin"/>
      </w:r>
      <w:r w:rsidRPr="0045652F">
        <w:rPr>
          <w:lang w:val="en-US"/>
        </w:rPr>
        <w:instrText>XE "VALUE-OF"</w:instrText>
      </w:r>
      <w:r w:rsidRPr="0045652F">
        <w:rPr>
          <w:lang w:val="en-US"/>
        </w:rPr>
        <w:fldChar w:fldCharType="end"/>
      </w:r>
    </w:p>
    <w:p w14:paraId="71FD9348" w14:textId="77777777" w:rsidR="00774472" w:rsidRPr="0045652F" w:rsidRDefault="00774472">
      <w:pPr>
        <w:pStyle w:val="DtailRefChamp"/>
        <w:keepNext/>
        <w:tabs>
          <w:tab w:val="clear" w:pos="4500"/>
          <w:tab w:val="left" w:pos="5640"/>
        </w:tabs>
        <w:ind w:left="5640" w:hanging="2595"/>
        <w:rPr>
          <w:b/>
          <w:bCs/>
          <w:lang w:val="en-US"/>
        </w:rPr>
      </w:pPr>
      <w:r w:rsidRPr="0045652F">
        <w:rPr>
          <w:b/>
          <w:bCs/>
          <w:lang w:val="en-US"/>
        </w:rPr>
        <w:t>VIRTEL</w:t>
      </w:r>
      <w:r w:rsidRPr="0045652F">
        <w:rPr>
          <w:lang w:val="en-US"/>
        </w:rPr>
        <w:tab/>
        <w:t>The VIRTEL APPLID specified in the VIRTCT</w:t>
      </w:r>
    </w:p>
    <w:p w14:paraId="28082D2A"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RELAY</w:t>
      </w:r>
      <w:r w:rsidRPr="0045652F">
        <w:rPr>
          <w:lang w:val="en-US"/>
        </w:rPr>
        <w:tab/>
        <w:t>The relay LU name used to connect to the host application</w:t>
      </w:r>
    </w:p>
    <w:p w14:paraId="5CB96F69" w14:textId="77777777" w:rsidR="00774472" w:rsidRPr="0045652F" w:rsidRDefault="00774472">
      <w:pPr>
        <w:pStyle w:val="DtailRefChamp"/>
        <w:keepNext/>
        <w:tabs>
          <w:tab w:val="left" w:pos="5640"/>
        </w:tabs>
        <w:ind w:left="5640" w:hanging="2595"/>
        <w:rPr>
          <w:lang w:val="en-US"/>
        </w:rPr>
      </w:pPr>
      <w:r w:rsidRPr="0045652F">
        <w:rPr>
          <w:b/>
          <w:bCs/>
          <w:lang w:val="en-US"/>
        </w:rPr>
        <w:t>PRINT-RELAY</w:t>
      </w:r>
      <w:r w:rsidRPr="0045652F">
        <w:rPr>
          <w:lang w:val="en-US"/>
        </w:rPr>
        <w:tab/>
        <w:t>The relay LU name of the associated printer</w:t>
      </w:r>
    </w:p>
    <w:p w14:paraId="50F3F01A" w14:textId="77777777" w:rsidR="00774472" w:rsidRPr="0045652F" w:rsidRDefault="00774472">
      <w:pPr>
        <w:pStyle w:val="DtailRefChamp"/>
        <w:keepNext/>
        <w:tabs>
          <w:tab w:val="clear" w:pos="4500"/>
          <w:tab w:val="left" w:pos="5640"/>
        </w:tabs>
        <w:ind w:left="5640" w:hanging="2595"/>
        <w:rPr>
          <w:b/>
          <w:bCs/>
          <w:lang w:val="en-US"/>
        </w:rPr>
      </w:pPr>
      <w:r w:rsidRPr="0045652F">
        <w:rPr>
          <w:b/>
          <w:bCs/>
          <w:lang w:val="en-US"/>
        </w:rPr>
        <w:t>PSEUDO-TERMINAL</w:t>
      </w:r>
      <w:r w:rsidRPr="0045652F">
        <w:rPr>
          <w:lang w:val="en-US"/>
        </w:rPr>
        <w:tab/>
        <w:t>The VIRTEL terminal name</w:t>
      </w:r>
    </w:p>
    <w:p w14:paraId="394EF0EF"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ENTRY-POINT</w:t>
      </w:r>
      <w:r w:rsidRPr="0045652F">
        <w:rPr>
          <w:lang w:val="en-US"/>
        </w:rPr>
        <w:tab/>
        <w:t>The VIRTEL entry point name</w:t>
      </w:r>
    </w:p>
    <w:p w14:paraId="247DD259"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LINE-INTERNAL</w:t>
      </w:r>
      <w:r w:rsidRPr="0045652F">
        <w:rPr>
          <w:lang w:val="en-US"/>
        </w:rPr>
        <w:tab/>
        <w:t>The internal name of the VIRTEL line</w:t>
      </w:r>
    </w:p>
    <w:p w14:paraId="09FB6BCA"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LINE-EXTERNAL</w:t>
      </w:r>
      <w:r w:rsidRPr="0045652F">
        <w:rPr>
          <w:lang w:val="en-US"/>
        </w:rPr>
        <w:tab/>
        <w:t>The external name of the VIRTEL line</w:t>
      </w:r>
    </w:p>
    <w:p w14:paraId="0D62D47D"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USER</w:t>
      </w:r>
      <w:r w:rsidRPr="0045652F">
        <w:rPr>
          <w:lang w:val="en-US"/>
        </w:rPr>
        <w:tab/>
        <w:t>The user name, if signon has occurred</w:t>
      </w:r>
    </w:p>
    <w:p w14:paraId="237E8A6A"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PASSWORD</w:t>
      </w:r>
      <w:r w:rsidRPr="0045652F">
        <w:rPr>
          <w:lang w:val="en-US"/>
        </w:rPr>
        <w:tab/>
        <w:t>The password entered during signon</w:t>
      </w:r>
    </w:p>
    <w:p w14:paraId="4890D787"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USER-IP-ADDRESS</w:t>
      </w:r>
      <w:r w:rsidRPr="0045652F">
        <w:rPr>
          <w:lang w:val="en-US"/>
        </w:rPr>
        <w:tab/>
        <w:t>The IP address of the client terminal</w:t>
      </w:r>
    </w:p>
    <w:p w14:paraId="77A939C5" w14:textId="77777777" w:rsidR="00774472" w:rsidRPr="0045652F" w:rsidRDefault="00774472">
      <w:pPr>
        <w:pStyle w:val="DtailRefChamp"/>
        <w:tabs>
          <w:tab w:val="clear" w:pos="4500"/>
          <w:tab w:val="left" w:pos="5640"/>
        </w:tabs>
        <w:ind w:left="5640" w:hanging="2595"/>
        <w:rPr>
          <w:lang w:val="en-US"/>
        </w:rPr>
      </w:pPr>
      <w:r w:rsidRPr="0045652F">
        <w:rPr>
          <w:b/>
          <w:bCs/>
          <w:lang w:val="en-US"/>
        </w:rPr>
        <w:t>SNA-STATUS</w:t>
      </w:r>
      <w:r w:rsidRPr="0045652F">
        <w:rPr>
          <w:lang w:val="en-US"/>
        </w:rPr>
        <w:tab/>
        <w:t>The status of the host LU2 session:</w:t>
      </w:r>
      <w:r w:rsidRPr="0045652F">
        <w:rPr>
          <w:lang w:val="en-US"/>
        </w:rPr>
        <w:tab/>
      </w:r>
      <w:r w:rsidRPr="0045652F">
        <w:rPr>
          <w:lang w:val="en-US"/>
        </w:rPr>
        <w:br/>
      </w:r>
      <w:r w:rsidRPr="0045652F">
        <w:rPr>
          <w:b/>
          <w:bCs/>
          <w:lang w:val="en-US"/>
        </w:rPr>
        <w:t>X</w:t>
      </w:r>
      <w:r w:rsidRPr="0045652F">
        <w:rPr>
          <w:lang w:val="en-US"/>
        </w:rPr>
        <w:tab/>
        <w:t>input is inhibited</w:t>
      </w:r>
      <w:r w:rsidRPr="0045652F">
        <w:rPr>
          <w:lang w:val="en-US"/>
        </w:rPr>
        <w:tab/>
      </w:r>
      <w:r w:rsidRPr="0045652F">
        <w:rPr>
          <w:lang w:val="en-US"/>
        </w:rPr>
        <w:br/>
        <w:t>blank</w:t>
      </w:r>
      <w:r w:rsidRPr="0045652F">
        <w:rPr>
          <w:lang w:val="en-US"/>
        </w:rPr>
        <w:tab/>
        <w:t>input is allowed</w:t>
      </w:r>
    </w:p>
    <w:p w14:paraId="321A31B4"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TRANSACTION-INTERNAL</w:t>
      </w:r>
      <w:r w:rsidRPr="0045652F">
        <w:rPr>
          <w:lang w:val="en-US"/>
        </w:rPr>
        <w:tab/>
        <w:t>The internal name of the VIRTEL transaction</w:t>
      </w:r>
    </w:p>
    <w:p w14:paraId="31F1990A"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TRANSACTION-EXTERNAL</w:t>
      </w:r>
      <w:r w:rsidRPr="0045652F">
        <w:rPr>
          <w:lang w:val="en-US"/>
        </w:rPr>
        <w:tab/>
        <w:t>The external name of the VIRTEL transaction</w:t>
      </w:r>
    </w:p>
    <w:p w14:paraId="1C88D586"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ROUTING-PARAMETER</w:t>
      </w:r>
      <w:r w:rsidRPr="0045652F">
        <w:rPr>
          <w:lang w:val="en-US"/>
        </w:rPr>
        <w:tab/>
        <w:t>The value specified in the userdata field of the URL or call packet</w:t>
      </w:r>
    </w:p>
    <w:p w14:paraId="487434B2" w14:textId="77777777" w:rsidR="00642E7A" w:rsidRDefault="00642E7A" w:rsidP="00642E7A">
      <w:pPr>
        <w:pStyle w:val="DtailRefChamp"/>
        <w:keepNext/>
        <w:tabs>
          <w:tab w:val="clear" w:pos="4500"/>
          <w:tab w:val="left" w:pos="5640"/>
        </w:tabs>
        <w:ind w:left="5642" w:hanging="2597"/>
        <w:rPr>
          <w:ins w:id="412" w:author="BOWLER - 4.52" w:date="2013-11-21T13:31:00Z"/>
          <w:lang w:val="en-US"/>
        </w:rPr>
      </w:pPr>
      <w:ins w:id="413" w:author="BOWLER - 4.52" w:date="2013-11-21T13:31:00Z">
        <w:r>
          <w:rPr>
            <w:b/>
            <w:bCs/>
            <w:lang w:val="en-US"/>
          </w:rPr>
          <w:t>URL</w:t>
        </w:r>
        <w:r w:rsidRPr="0045652F">
          <w:rPr>
            <w:lang w:val="en-US"/>
          </w:rPr>
          <w:tab/>
          <w:t xml:space="preserve">The </w:t>
        </w:r>
        <w:r>
          <w:rPr>
            <w:lang w:val="en-US"/>
          </w:rPr>
          <w:t>URL excluding the query string</w:t>
        </w:r>
      </w:ins>
    </w:p>
    <w:p w14:paraId="2D16614A" w14:textId="77777777" w:rsidR="00642E7A" w:rsidRPr="00FA279C" w:rsidRDefault="00642E7A" w:rsidP="00642E7A">
      <w:pPr>
        <w:pStyle w:val="DtailRefChamp"/>
        <w:keepNext/>
        <w:tabs>
          <w:tab w:val="clear" w:pos="4500"/>
          <w:tab w:val="left" w:pos="5640"/>
        </w:tabs>
        <w:ind w:left="5642" w:hanging="2597"/>
        <w:rPr>
          <w:ins w:id="414" w:author="BOWLER - 4.52" w:date="2013-11-21T13:31:00Z"/>
          <w:lang w:val="en-US"/>
        </w:rPr>
      </w:pPr>
      <w:ins w:id="415" w:author="BOWLER - 4.52" w:date="2013-11-21T13:31:00Z">
        <w:r>
          <w:rPr>
            <w:b/>
            <w:bCs/>
            <w:lang w:val="en-US"/>
          </w:rPr>
          <w:t>QUERY</w:t>
        </w:r>
        <w:r>
          <w:rPr>
            <w:bCs/>
            <w:lang w:val="en-US"/>
          </w:rPr>
          <w:tab/>
          <w:t>The query string from the URL</w:t>
        </w:r>
      </w:ins>
    </w:p>
    <w:p w14:paraId="4E9F1871"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PAGE</w:t>
      </w:r>
      <w:r w:rsidRPr="0045652F">
        <w:rPr>
          <w:lang w:val="en-US"/>
        </w:rPr>
        <w:tab/>
        <w:t>The name of the original HTML page template specified in the URL</w:t>
      </w:r>
    </w:p>
    <w:p w14:paraId="4879889B" w14:textId="77777777" w:rsidR="00774472" w:rsidRPr="0045652F" w:rsidRDefault="00774472">
      <w:pPr>
        <w:pStyle w:val="DtailRefChamp"/>
        <w:keepNext/>
        <w:tabs>
          <w:tab w:val="clear" w:pos="4500"/>
          <w:tab w:val="left" w:pos="5640"/>
        </w:tabs>
        <w:ind w:left="5640" w:hanging="2595"/>
        <w:rPr>
          <w:lang w:val="en-US"/>
        </w:rPr>
      </w:pPr>
      <w:r w:rsidRPr="0045652F">
        <w:rPr>
          <w:b/>
          <w:bCs/>
          <w:lang w:val="en-US"/>
        </w:rPr>
        <w:t>DIRECTORY</w:t>
      </w:r>
      <w:r w:rsidRPr="0045652F">
        <w:rPr>
          <w:lang w:val="en-US"/>
        </w:rPr>
        <w:tab/>
        <w:t xml:space="preserve">The current VIRTEL directory name </w:t>
      </w:r>
    </w:p>
    <w:p w14:paraId="797A8F2D" w14:textId="77777777" w:rsidR="00C0334E" w:rsidRPr="0045652F" w:rsidRDefault="00C0334E" w:rsidP="00C0334E">
      <w:pPr>
        <w:pStyle w:val="DtailRefChamp"/>
        <w:keepNext/>
        <w:tabs>
          <w:tab w:val="clear" w:pos="4500"/>
          <w:tab w:val="left" w:pos="5640"/>
        </w:tabs>
        <w:ind w:left="5640" w:hanging="2595"/>
        <w:rPr>
          <w:lang w:val="en-US"/>
        </w:rPr>
      </w:pPr>
      <w:r>
        <w:rPr>
          <w:b/>
          <w:bCs/>
          <w:lang w:val="en-US"/>
        </w:rPr>
        <w:t>CHARACTER-SET</w:t>
      </w:r>
      <w:r w:rsidRPr="0045652F">
        <w:rPr>
          <w:lang w:val="en-US"/>
        </w:rPr>
        <w:tab/>
        <w:t xml:space="preserve">The </w:t>
      </w:r>
      <w:r>
        <w:rPr>
          <w:lang w:val="en-US"/>
        </w:rPr>
        <w:t xml:space="preserve">name of the </w:t>
      </w:r>
      <w:r w:rsidRPr="0045652F">
        <w:rPr>
          <w:lang w:val="en-US"/>
        </w:rPr>
        <w:t xml:space="preserve">current </w:t>
      </w:r>
      <w:r>
        <w:rPr>
          <w:lang w:val="en-US"/>
        </w:rPr>
        <w:t xml:space="preserve">UTF-8 character set, or the country code if the page is not in UTF-8 mode (see “EBCDIC translation management” </w:t>
      </w:r>
      <w:r>
        <w:rPr>
          <w:lang w:val="en-US"/>
        </w:rPr>
        <w:fldChar w:fldCharType="begin"/>
      </w:r>
      <w:r>
        <w:rPr>
          <w:lang w:val="en-US"/>
        </w:rPr>
        <w:instrText xml:space="preserve"> PAGEREF _Ref307493848 \p \h </w:instrText>
      </w:r>
      <w:r>
        <w:rPr>
          <w:lang w:val="en-US"/>
        </w:rPr>
      </w:r>
      <w:r>
        <w:rPr>
          <w:lang w:val="en-US"/>
        </w:rPr>
        <w:fldChar w:fldCharType="separate"/>
      </w:r>
      <w:r w:rsidR="00A87DE6">
        <w:rPr>
          <w:noProof/>
          <w:lang w:val="en-US"/>
        </w:rPr>
        <w:t>sur la page 69</w:t>
      </w:r>
      <w:r>
        <w:rPr>
          <w:lang w:val="en-US"/>
        </w:rPr>
        <w:fldChar w:fldCharType="end"/>
      </w:r>
      <w:r>
        <w:rPr>
          <w:lang w:val="en-US"/>
        </w:rPr>
        <w:t>)</w:t>
      </w:r>
    </w:p>
    <w:p w14:paraId="6DD3AEA0" w14:textId="77777777" w:rsidR="00DA7212" w:rsidRPr="0045652F" w:rsidRDefault="00DA7212" w:rsidP="00DA7212">
      <w:pPr>
        <w:pStyle w:val="DtailRefChamp"/>
        <w:keepNext/>
        <w:tabs>
          <w:tab w:val="clear" w:pos="4500"/>
          <w:tab w:val="left" w:pos="5640"/>
        </w:tabs>
        <w:ind w:left="5640" w:hanging="2595"/>
        <w:rPr>
          <w:lang w:val="en-US"/>
        </w:rPr>
      </w:pPr>
      <w:r>
        <w:rPr>
          <w:b/>
          <w:bCs/>
          <w:lang w:val="en-US"/>
        </w:rPr>
        <w:t>DATE-TIME</w:t>
      </w:r>
      <w:r w:rsidRPr="0045652F">
        <w:rPr>
          <w:lang w:val="en-US"/>
        </w:rPr>
        <w:tab/>
        <w:t xml:space="preserve">The current </w:t>
      </w:r>
      <w:r>
        <w:rPr>
          <w:lang w:val="en-US"/>
        </w:rPr>
        <w:t>date and time (14 characters in the format YYYYMMDDHHMMSS)</w:t>
      </w:r>
    </w:p>
    <w:p w14:paraId="6CDF24F0" w14:textId="77777777" w:rsidR="000F391B" w:rsidRPr="0045652F" w:rsidRDefault="000F391B" w:rsidP="000F391B">
      <w:pPr>
        <w:pStyle w:val="DtailRefChamp"/>
        <w:keepNext/>
        <w:tabs>
          <w:tab w:val="clear" w:pos="4500"/>
          <w:tab w:val="left" w:pos="5640"/>
        </w:tabs>
        <w:ind w:left="5640" w:hanging="2595"/>
        <w:rPr>
          <w:ins w:id="416" w:author="BOWLER - 4.52" w:date="2013-11-21T13:11:00Z"/>
          <w:lang w:val="en-US"/>
        </w:rPr>
      </w:pPr>
      <w:ins w:id="417" w:author="BOWLER - 4.52" w:date="2013-11-21T13:11:00Z">
        <w:r>
          <w:rPr>
            <w:b/>
            <w:bCs/>
            <w:lang w:val="en-US"/>
          </w:rPr>
          <w:t>VIRTEL-VERSION</w:t>
        </w:r>
        <w:r w:rsidRPr="0045652F">
          <w:rPr>
            <w:lang w:val="en-US"/>
          </w:rPr>
          <w:tab/>
          <w:t xml:space="preserve">The </w:t>
        </w:r>
        <w:r>
          <w:rPr>
            <w:lang w:val="en-US"/>
          </w:rPr>
          <w:t>VIRTEL version number</w:t>
        </w:r>
      </w:ins>
    </w:p>
    <w:p w14:paraId="4798EBEB" w14:textId="77777777" w:rsidR="000B6039" w:rsidRPr="0045652F" w:rsidRDefault="000B6039" w:rsidP="000B6039">
      <w:pPr>
        <w:pStyle w:val="DtailRefChamp"/>
        <w:tabs>
          <w:tab w:val="clear" w:pos="4500"/>
          <w:tab w:val="left" w:pos="5640"/>
        </w:tabs>
        <w:ind w:left="5642" w:hanging="2597"/>
        <w:rPr>
          <w:lang w:val="en-US"/>
        </w:rPr>
      </w:pPr>
      <w:r>
        <w:rPr>
          <w:b/>
          <w:bCs/>
          <w:i/>
          <w:lang w:val="en-US"/>
        </w:rPr>
        <w:t>xxx</w:t>
      </w:r>
      <w:r>
        <w:rPr>
          <w:b/>
          <w:bCs/>
          <w:lang w:val="en-US"/>
        </w:rPr>
        <w:t>-SYMBOL</w:t>
      </w:r>
      <w:r w:rsidRPr="0045652F">
        <w:rPr>
          <w:lang w:val="en-US"/>
        </w:rPr>
        <w:tab/>
        <w:t xml:space="preserve">The </w:t>
      </w:r>
      <w:r>
        <w:rPr>
          <w:lang w:val="en-US"/>
        </w:rPr>
        <w:t xml:space="preserve">value of the system symbol </w:t>
      </w:r>
      <w:r>
        <w:rPr>
          <w:i/>
          <w:lang w:val="en-US"/>
        </w:rPr>
        <w:t>xxx</w:t>
      </w:r>
      <w:r>
        <w:rPr>
          <w:lang w:val="en-US"/>
        </w:rPr>
        <w:t xml:space="preserve"> (only if SYSPLUS=YES is specified in the VIRTCT). Example: </w:t>
      </w:r>
      <w:r w:rsidRPr="000B6039">
        <w:rPr>
          <w:b/>
          <w:lang w:val="en-US"/>
        </w:rPr>
        <w:t>SYSNAME-SYMBOL</w:t>
      </w:r>
    </w:p>
    <w:p w14:paraId="509F8364" w14:textId="77777777" w:rsidR="00774472" w:rsidRPr="0045652F" w:rsidRDefault="00774472">
      <w:pPr>
        <w:pStyle w:val="RefrenceChamp"/>
        <w:keepNext/>
        <w:keepLines/>
        <w:spacing w:before="120" w:after="120"/>
        <w:rPr>
          <w:lang w:val="en-US"/>
        </w:rPr>
      </w:pPr>
      <w:r w:rsidRPr="0045652F">
        <w:rPr>
          <w:b/>
          <w:bCs/>
          <w:i/>
          <w:iCs/>
          <w:lang w:val="en-US"/>
        </w:rPr>
        <w:tab/>
      </w:r>
      <w:r w:rsidRPr="0045652F">
        <w:rPr>
          <w:lang w:val="en-US"/>
        </w:rPr>
        <w:t xml:space="preserve">When </w:t>
      </w:r>
      <w:r w:rsidRPr="0045652F">
        <w:rPr>
          <w:i/>
          <w:iCs/>
          <w:lang w:val="en-US"/>
        </w:rPr>
        <w:t>class</w:t>
      </w:r>
      <w:r w:rsidRPr="0045652F">
        <w:rPr>
          <w:lang w:val="en-US"/>
        </w:rPr>
        <w:t xml:space="preserve"> is NUMBER-OF, the following VIRTEL numeric data items may be specified:</w:t>
      </w:r>
      <w:r w:rsidRPr="0045652F">
        <w:rPr>
          <w:lang w:val="en-US"/>
        </w:rPr>
        <w:fldChar w:fldCharType="begin"/>
      </w:r>
      <w:r w:rsidRPr="0045652F">
        <w:rPr>
          <w:lang w:val="en-US"/>
        </w:rPr>
        <w:instrText>XE "NUMBER-OF"</w:instrText>
      </w:r>
      <w:r w:rsidRPr="0045652F">
        <w:rPr>
          <w:lang w:val="en-US"/>
        </w:rPr>
        <w:fldChar w:fldCharType="end"/>
      </w:r>
    </w:p>
    <w:p w14:paraId="1280782F" w14:textId="77777777" w:rsidR="00774472" w:rsidRPr="0045652F" w:rsidRDefault="00774472">
      <w:pPr>
        <w:pStyle w:val="DtailRefChamp"/>
        <w:keepNext/>
        <w:tabs>
          <w:tab w:val="clear" w:pos="4500"/>
          <w:tab w:val="left" w:pos="5640"/>
        </w:tabs>
        <w:ind w:left="5640" w:hanging="2595"/>
        <w:rPr>
          <w:b/>
          <w:bCs/>
          <w:lang w:val="en-US"/>
        </w:rPr>
      </w:pPr>
      <w:r w:rsidRPr="0045652F">
        <w:rPr>
          <w:b/>
          <w:bCs/>
          <w:lang w:val="en-US"/>
        </w:rPr>
        <w:t>SCREEN-COLUMNS</w:t>
      </w:r>
      <w:r w:rsidRPr="0045652F">
        <w:rPr>
          <w:lang w:val="en-US"/>
        </w:rPr>
        <w:tab/>
        <w:t>The width of the current host 3270 screen</w:t>
      </w:r>
    </w:p>
    <w:p w14:paraId="658F6948" w14:textId="77777777" w:rsidR="00774472" w:rsidRPr="0045652F" w:rsidRDefault="00774472">
      <w:pPr>
        <w:pStyle w:val="DtailRefChamp"/>
        <w:keepNext/>
        <w:tabs>
          <w:tab w:val="clear" w:pos="4500"/>
          <w:tab w:val="left" w:pos="5640"/>
        </w:tabs>
        <w:ind w:left="5640" w:hanging="2595"/>
        <w:rPr>
          <w:b/>
          <w:bCs/>
          <w:lang w:val="en-US"/>
        </w:rPr>
      </w:pPr>
      <w:r w:rsidRPr="0045652F">
        <w:rPr>
          <w:b/>
          <w:bCs/>
          <w:lang w:val="en-US"/>
        </w:rPr>
        <w:t>SCREEN-LINES</w:t>
      </w:r>
      <w:r w:rsidRPr="0045652F">
        <w:rPr>
          <w:lang w:val="en-US"/>
        </w:rPr>
        <w:tab/>
        <w:t>The depth of the current host 3270 screen</w:t>
      </w:r>
    </w:p>
    <w:p w14:paraId="49C6D090" w14:textId="77777777" w:rsidR="00774472" w:rsidRDefault="00774472">
      <w:pPr>
        <w:rPr>
          <w:lang w:val="en-US"/>
        </w:rPr>
      </w:pPr>
    </w:p>
    <w:p w14:paraId="6B3C033F" w14:textId="77777777" w:rsidR="00D075F3" w:rsidRPr="0045652F" w:rsidRDefault="00D075F3" w:rsidP="00D075F3">
      <w:pPr>
        <w:pStyle w:val="RefrenceChamp"/>
        <w:keepNext/>
        <w:keepLines/>
        <w:spacing w:before="120" w:after="120"/>
        <w:rPr>
          <w:lang w:val="en-US"/>
        </w:rPr>
      </w:pPr>
      <w:r w:rsidRPr="0045652F">
        <w:rPr>
          <w:b/>
          <w:bCs/>
          <w:i/>
          <w:iCs/>
          <w:lang w:val="en-US"/>
        </w:rPr>
        <w:t>item</w:t>
      </w:r>
      <w:r w:rsidRPr="0045652F">
        <w:rPr>
          <w:b/>
          <w:bCs/>
          <w:i/>
          <w:iCs/>
          <w:lang w:val="en-US"/>
        </w:rPr>
        <w:tab/>
      </w:r>
      <w:r w:rsidRPr="0045652F">
        <w:rPr>
          <w:lang w:val="en-US"/>
        </w:rPr>
        <w:t xml:space="preserve">When </w:t>
      </w:r>
      <w:r w:rsidRPr="0045652F">
        <w:rPr>
          <w:i/>
          <w:iCs/>
          <w:lang w:val="en-US"/>
        </w:rPr>
        <w:t>class</w:t>
      </w:r>
      <w:r w:rsidRPr="0045652F">
        <w:rPr>
          <w:lang w:val="en-US"/>
        </w:rPr>
        <w:t xml:space="preserve"> is </w:t>
      </w:r>
      <w:r>
        <w:rPr>
          <w:lang w:val="en-US"/>
        </w:rPr>
        <w:t>USER-SECURITY</w:t>
      </w:r>
      <w:r w:rsidRPr="0045652F">
        <w:rPr>
          <w:lang w:val="en-US"/>
        </w:rPr>
        <w:t>-</w:t>
      </w:r>
      <w:r>
        <w:rPr>
          <w:lang w:val="en-US"/>
        </w:rPr>
        <w:t>PR</w:t>
      </w:r>
      <w:r w:rsidRPr="0045652F">
        <w:rPr>
          <w:lang w:val="en-US"/>
        </w:rPr>
        <w:t>OF</w:t>
      </w:r>
      <w:r>
        <w:rPr>
          <w:lang w:val="en-US"/>
        </w:rPr>
        <w:t>ILE</w:t>
      </w:r>
      <w:r w:rsidRPr="0045652F">
        <w:rPr>
          <w:lang w:val="en-US"/>
        </w:rPr>
        <w:t xml:space="preserve">, the following </w:t>
      </w:r>
      <w:r>
        <w:rPr>
          <w:lang w:val="en-US"/>
        </w:rPr>
        <w:t xml:space="preserve">RACF field names </w:t>
      </w:r>
      <w:r w:rsidRPr="0045652F">
        <w:rPr>
          <w:lang w:val="en-US"/>
        </w:rPr>
        <w:t>may be specified:</w:t>
      </w:r>
      <w:r w:rsidRPr="0045652F">
        <w:rPr>
          <w:lang w:val="en-US"/>
        </w:rPr>
        <w:fldChar w:fldCharType="begin"/>
      </w:r>
      <w:r w:rsidRPr="0045652F">
        <w:rPr>
          <w:lang w:val="en-US"/>
        </w:rPr>
        <w:instrText>XE "</w:instrText>
      </w:r>
      <w:r>
        <w:rPr>
          <w:lang w:val="en-US"/>
        </w:rPr>
        <w:instrText>USER-SECURITY</w:instrText>
      </w:r>
      <w:r w:rsidRPr="0045652F">
        <w:rPr>
          <w:lang w:val="en-US"/>
        </w:rPr>
        <w:instrText>-</w:instrText>
      </w:r>
      <w:r>
        <w:rPr>
          <w:lang w:val="en-US"/>
        </w:rPr>
        <w:instrText>PR</w:instrText>
      </w:r>
      <w:r w:rsidRPr="0045652F">
        <w:rPr>
          <w:lang w:val="en-US"/>
        </w:rPr>
        <w:instrText>OF</w:instrText>
      </w:r>
      <w:r>
        <w:rPr>
          <w:lang w:val="en-US"/>
        </w:rPr>
        <w:instrText>ILE</w:instrText>
      </w:r>
      <w:r w:rsidRPr="0045652F">
        <w:rPr>
          <w:lang w:val="en-US"/>
        </w:rPr>
        <w:instrText>"</w:instrText>
      </w:r>
      <w:r w:rsidRPr="0045652F">
        <w:rPr>
          <w:lang w:val="en-US"/>
        </w:rPr>
        <w:fldChar w:fldCharType="end"/>
      </w:r>
    </w:p>
    <w:p w14:paraId="7855670B" w14:textId="77777777" w:rsidR="00D075F3" w:rsidRDefault="00E45118" w:rsidP="00D075F3">
      <w:pPr>
        <w:pStyle w:val="DtailRefChamp"/>
        <w:keepNext/>
        <w:tabs>
          <w:tab w:val="clear" w:pos="4500"/>
          <w:tab w:val="left" w:pos="5640"/>
        </w:tabs>
        <w:ind w:left="5640" w:hanging="2595"/>
        <w:rPr>
          <w:lang w:val="en-US"/>
        </w:rPr>
      </w:pPr>
      <w:r>
        <w:rPr>
          <w:b/>
          <w:bCs/>
          <w:lang w:val="en-US"/>
        </w:rPr>
        <w:t>USERID</w:t>
      </w:r>
      <w:r w:rsidR="00D075F3" w:rsidRPr="0045652F">
        <w:rPr>
          <w:lang w:val="en-US"/>
        </w:rPr>
        <w:tab/>
        <w:t xml:space="preserve">The </w:t>
      </w:r>
      <w:r>
        <w:rPr>
          <w:lang w:val="en-US"/>
        </w:rPr>
        <w:t>signed-on user id</w:t>
      </w:r>
    </w:p>
    <w:p w14:paraId="7F5F0535" w14:textId="77777777" w:rsidR="00E45118" w:rsidRPr="00E45118" w:rsidRDefault="00E45118" w:rsidP="00D075F3">
      <w:pPr>
        <w:pStyle w:val="DtailRefChamp"/>
        <w:keepNext/>
        <w:tabs>
          <w:tab w:val="clear" w:pos="4500"/>
          <w:tab w:val="left" w:pos="5640"/>
        </w:tabs>
        <w:ind w:left="5640" w:hanging="2595"/>
        <w:rPr>
          <w:bCs/>
          <w:lang w:val="en-US"/>
        </w:rPr>
      </w:pPr>
      <w:r>
        <w:rPr>
          <w:b/>
          <w:bCs/>
          <w:lang w:val="en-US"/>
        </w:rPr>
        <w:t>GROUP</w:t>
      </w:r>
      <w:r>
        <w:rPr>
          <w:bCs/>
          <w:lang w:val="en-US"/>
        </w:rPr>
        <w:tab/>
        <w:t>The group to which the user belongs</w:t>
      </w:r>
    </w:p>
    <w:p w14:paraId="7B57B7F7" w14:textId="77777777" w:rsidR="00D075F3" w:rsidRDefault="00E45118" w:rsidP="00D075F3">
      <w:pPr>
        <w:pStyle w:val="DtailRefChamp"/>
        <w:keepNext/>
        <w:tabs>
          <w:tab w:val="clear" w:pos="4500"/>
          <w:tab w:val="left" w:pos="5640"/>
        </w:tabs>
        <w:ind w:left="5640" w:hanging="2595"/>
        <w:rPr>
          <w:lang w:val="en-US"/>
        </w:rPr>
      </w:pPr>
      <w:r>
        <w:rPr>
          <w:b/>
          <w:bCs/>
          <w:lang w:val="en-US"/>
        </w:rPr>
        <w:t>WANAME</w:t>
      </w:r>
      <w:r w:rsidR="00D075F3" w:rsidRPr="0045652F">
        <w:rPr>
          <w:lang w:val="en-US"/>
        </w:rPr>
        <w:tab/>
      </w:r>
      <w:r>
        <w:rPr>
          <w:lang w:val="en-US"/>
        </w:rPr>
        <w:t>User name for SYSOUT</w:t>
      </w:r>
    </w:p>
    <w:p w14:paraId="6F39665B" w14:textId="77777777" w:rsidR="00E45118" w:rsidRDefault="00E45118" w:rsidP="00D075F3">
      <w:pPr>
        <w:pStyle w:val="DtailRefChamp"/>
        <w:keepNext/>
        <w:tabs>
          <w:tab w:val="clear" w:pos="4500"/>
          <w:tab w:val="left" w:pos="5640"/>
        </w:tabs>
        <w:ind w:left="5640" w:hanging="2595"/>
        <w:rPr>
          <w:lang w:val="en-US"/>
        </w:rPr>
      </w:pPr>
      <w:r w:rsidRPr="00805487">
        <w:rPr>
          <w:b/>
          <w:lang w:val="en-US"/>
        </w:rPr>
        <w:t>WABLDG</w:t>
      </w:r>
      <w:r>
        <w:rPr>
          <w:lang w:val="en-US"/>
        </w:rPr>
        <w:tab/>
        <w:t>Building name for delivery</w:t>
      </w:r>
    </w:p>
    <w:p w14:paraId="081892FE" w14:textId="77777777" w:rsidR="00E45118" w:rsidRDefault="00E45118" w:rsidP="00D075F3">
      <w:pPr>
        <w:pStyle w:val="DtailRefChamp"/>
        <w:keepNext/>
        <w:tabs>
          <w:tab w:val="clear" w:pos="4500"/>
          <w:tab w:val="left" w:pos="5640"/>
        </w:tabs>
        <w:ind w:left="5640" w:hanging="2595"/>
        <w:rPr>
          <w:lang w:val="en-US"/>
        </w:rPr>
      </w:pPr>
      <w:r w:rsidRPr="00805487">
        <w:rPr>
          <w:b/>
          <w:lang w:val="en-US"/>
        </w:rPr>
        <w:t>WADEPT</w:t>
      </w:r>
      <w:r>
        <w:rPr>
          <w:lang w:val="en-US"/>
        </w:rPr>
        <w:tab/>
        <w:t>Department name for delivery</w:t>
      </w:r>
    </w:p>
    <w:p w14:paraId="31CBDD56" w14:textId="77777777" w:rsidR="00E45118" w:rsidRDefault="00E45118" w:rsidP="00D075F3">
      <w:pPr>
        <w:pStyle w:val="DtailRefChamp"/>
        <w:keepNext/>
        <w:tabs>
          <w:tab w:val="clear" w:pos="4500"/>
          <w:tab w:val="left" w:pos="5640"/>
        </w:tabs>
        <w:ind w:left="5640" w:hanging="2595"/>
        <w:rPr>
          <w:lang w:val="en-US"/>
        </w:rPr>
      </w:pPr>
      <w:r w:rsidRPr="00805487">
        <w:rPr>
          <w:b/>
          <w:lang w:val="en-US"/>
        </w:rPr>
        <w:t>WAROOM</w:t>
      </w:r>
      <w:r>
        <w:rPr>
          <w:lang w:val="en-US"/>
        </w:rPr>
        <w:tab/>
        <w:t>Room for delivery</w:t>
      </w:r>
    </w:p>
    <w:p w14:paraId="74F6F585" w14:textId="77777777" w:rsidR="00E45118" w:rsidRDefault="00E45118" w:rsidP="00D075F3">
      <w:pPr>
        <w:pStyle w:val="DtailRefChamp"/>
        <w:keepNext/>
        <w:tabs>
          <w:tab w:val="clear" w:pos="4500"/>
          <w:tab w:val="left" w:pos="5640"/>
        </w:tabs>
        <w:ind w:left="5640" w:hanging="2595"/>
        <w:rPr>
          <w:lang w:val="en-US"/>
        </w:rPr>
      </w:pPr>
      <w:r w:rsidRPr="00805487">
        <w:rPr>
          <w:b/>
          <w:lang w:val="en-US"/>
        </w:rPr>
        <w:t>WAADDR1</w:t>
      </w:r>
      <w:r>
        <w:rPr>
          <w:lang w:val="en-US"/>
        </w:rPr>
        <w:tab/>
        <w:t>Address line 1</w:t>
      </w:r>
    </w:p>
    <w:p w14:paraId="4135E1E2" w14:textId="77777777" w:rsidR="00E45118" w:rsidRDefault="00E45118" w:rsidP="00D075F3">
      <w:pPr>
        <w:pStyle w:val="DtailRefChamp"/>
        <w:keepNext/>
        <w:tabs>
          <w:tab w:val="clear" w:pos="4500"/>
          <w:tab w:val="left" w:pos="5640"/>
        </w:tabs>
        <w:ind w:left="5640" w:hanging="2595"/>
        <w:rPr>
          <w:lang w:val="en-US"/>
        </w:rPr>
      </w:pPr>
      <w:r w:rsidRPr="00805487">
        <w:rPr>
          <w:b/>
          <w:lang w:val="en-US"/>
        </w:rPr>
        <w:t>WAADDR2</w:t>
      </w:r>
      <w:r>
        <w:rPr>
          <w:lang w:val="en-US"/>
        </w:rPr>
        <w:tab/>
        <w:t>Address line 2</w:t>
      </w:r>
    </w:p>
    <w:p w14:paraId="4B276A9A" w14:textId="77777777" w:rsidR="00E45118" w:rsidRDefault="00E45118" w:rsidP="00D075F3">
      <w:pPr>
        <w:pStyle w:val="DtailRefChamp"/>
        <w:keepNext/>
        <w:tabs>
          <w:tab w:val="clear" w:pos="4500"/>
          <w:tab w:val="left" w:pos="5640"/>
        </w:tabs>
        <w:ind w:left="5640" w:hanging="2595"/>
        <w:rPr>
          <w:lang w:val="en-US"/>
        </w:rPr>
      </w:pPr>
      <w:r w:rsidRPr="00805487">
        <w:rPr>
          <w:b/>
          <w:lang w:val="en-US"/>
        </w:rPr>
        <w:t>WAADDR3</w:t>
      </w:r>
      <w:r>
        <w:rPr>
          <w:lang w:val="en-US"/>
        </w:rPr>
        <w:tab/>
        <w:t>Address line 3</w:t>
      </w:r>
    </w:p>
    <w:p w14:paraId="42316512" w14:textId="77777777" w:rsidR="00E45118" w:rsidRPr="0045652F" w:rsidRDefault="00E45118" w:rsidP="00D075F3">
      <w:pPr>
        <w:pStyle w:val="DtailRefChamp"/>
        <w:keepNext/>
        <w:tabs>
          <w:tab w:val="clear" w:pos="4500"/>
          <w:tab w:val="left" w:pos="5640"/>
        </w:tabs>
        <w:ind w:left="5640" w:hanging="2595"/>
        <w:rPr>
          <w:lang w:val="en-US"/>
        </w:rPr>
      </w:pPr>
      <w:r w:rsidRPr="00805487">
        <w:rPr>
          <w:b/>
          <w:lang w:val="en-US"/>
        </w:rPr>
        <w:t>WAADDR4</w:t>
      </w:r>
      <w:r>
        <w:rPr>
          <w:lang w:val="en-US"/>
        </w:rPr>
        <w:tab/>
        <w:t>Address line 4</w:t>
      </w:r>
    </w:p>
    <w:p w14:paraId="7BFF362E" w14:textId="77777777" w:rsidR="00D075F3" w:rsidRPr="0045652F" w:rsidRDefault="00805487" w:rsidP="00805487">
      <w:pPr>
        <w:pStyle w:val="DtailRefChamp"/>
        <w:keepNext/>
        <w:tabs>
          <w:tab w:val="clear" w:pos="4500"/>
          <w:tab w:val="left" w:pos="5640"/>
        </w:tabs>
        <w:ind w:left="5640" w:hanging="2595"/>
        <w:rPr>
          <w:lang w:val="en-US"/>
        </w:rPr>
      </w:pPr>
      <w:r w:rsidRPr="00805487">
        <w:rPr>
          <w:b/>
          <w:lang w:val="en-US"/>
        </w:rPr>
        <w:t>WAACCNT</w:t>
      </w:r>
      <w:r w:rsidR="00D075F3" w:rsidRPr="0045652F">
        <w:rPr>
          <w:lang w:val="en-US"/>
        </w:rPr>
        <w:tab/>
      </w:r>
      <w:r>
        <w:rPr>
          <w:lang w:val="en-US"/>
        </w:rPr>
        <w:t>Account number</w:t>
      </w:r>
    </w:p>
    <w:p w14:paraId="08CE9054" w14:textId="77777777" w:rsidR="00D075F3" w:rsidRDefault="00485108" w:rsidP="00485108">
      <w:pPr>
        <w:pStyle w:val="NfjDtailZone"/>
        <w:spacing w:before="120"/>
        <w:rPr>
          <w:lang w:val="en-US"/>
        </w:rPr>
      </w:pPr>
      <w:r>
        <w:rPr>
          <w:lang w:val="en-US"/>
        </w:rPr>
        <w:t>Note: USER-SECURITY-PROFILE information is available only if the user has signed on and SECUR=(RACROUTE,RACF) has been specified in the VIRTCT. Otherwise null values are returned for all fields.</w:t>
      </w:r>
    </w:p>
    <w:p w14:paraId="7783A5AD" w14:textId="77777777" w:rsidR="00485108" w:rsidRPr="0045652F" w:rsidRDefault="00485108">
      <w:pPr>
        <w:rPr>
          <w:lang w:val="en-US"/>
        </w:rPr>
      </w:pPr>
    </w:p>
    <w:p w14:paraId="1077E2C6" w14:textId="77777777" w:rsidR="00774472" w:rsidRPr="0045652F" w:rsidRDefault="00774472">
      <w:pPr>
        <w:pStyle w:val="RefrenceChamp"/>
        <w:keepLines/>
        <w:rPr>
          <w:lang w:val="en-US"/>
        </w:rPr>
      </w:pPr>
      <w:r w:rsidRPr="0045652F">
        <w:rPr>
          <w:b/>
          <w:bCs/>
          <w:i/>
          <w:iCs/>
          <w:lang w:val="en-US"/>
        </w:rPr>
        <w:t>len</w:t>
      </w:r>
      <w:r w:rsidRPr="0045652F">
        <w:rPr>
          <w:lang w:val="en-US"/>
        </w:rPr>
        <w:tab/>
      </w:r>
      <w:r w:rsidRPr="0045652F">
        <w:rPr>
          <w:i/>
          <w:iCs/>
          <w:lang w:val="en-US"/>
        </w:rPr>
        <w:t>(optional)</w:t>
      </w:r>
      <w:r w:rsidRPr="0045652F">
        <w:rPr>
          <w:lang w:val="en-US"/>
        </w:rPr>
        <w:t xml:space="preserve"> the variable will be padded or truncated to the specified length. Alphanumeric data items are right-padded with blanks or truncated on the right. Numeric items are left-padded with zeroes on the left. The maximum length for a numeric item is 8. If the LENGTH parameter is omitted, the length of the variable will be equal to the length of the requested value.</w:t>
      </w:r>
    </w:p>
    <w:p w14:paraId="62438265" w14:textId="77777777" w:rsidR="00D075F3" w:rsidRPr="0045652F" w:rsidRDefault="00D075F3" w:rsidP="00D075F3">
      <w:pPr>
        <w:pStyle w:val="RefrenceChamp"/>
        <w:keepLines/>
        <w:rPr>
          <w:lang w:val="en-US"/>
        </w:rPr>
      </w:pPr>
      <w:r>
        <w:rPr>
          <w:b/>
          <w:bCs/>
          <w:i/>
          <w:iCs/>
          <w:lang w:val="en-US"/>
        </w:rPr>
        <w:t>offset</w:t>
      </w:r>
      <w:r w:rsidRPr="0045652F">
        <w:rPr>
          <w:lang w:val="en-US"/>
        </w:rPr>
        <w:tab/>
      </w:r>
      <w:r w:rsidRPr="0045652F">
        <w:rPr>
          <w:i/>
          <w:iCs/>
          <w:lang w:val="en-US"/>
        </w:rPr>
        <w:t>(optional)</w:t>
      </w:r>
      <w:r w:rsidRPr="0045652F">
        <w:rPr>
          <w:lang w:val="en-US"/>
        </w:rPr>
        <w:t xml:space="preserve"> the </w:t>
      </w:r>
      <w:r>
        <w:rPr>
          <w:lang w:val="en-US"/>
        </w:rPr>
        <w:t xml:space="preserve">starting offset within the data item from which to extract </w:t>
      </w:r>
      <w:r w:rsidR="00797811">
        <w:rPr>
          <w:lang w:val="en-US"/>
        </w:rPr>
        <w:t xml:space="preserve">the </w:t>
      </w:r>
      <w:r>
        <w:rPr>
          <w:lang w:val="en-US"/>
        </w:rPr>
        <w:t xml:space="preserve">information to be placed in the </w:t>
      </w:r>
      <w:r w:rsidRPr="0045652F">
        <w:rPr>
          <w:lang w:val="en-US"/>
        </w:rPr>
        <w:t>variable</w:t>
      </w:r>
      <w:r>
        <w:rPr>
          <w:lang w:val="en-US"/>
        </w:rPr>
        <w:t xml:space="preserve">. If omitted, extraction starts from offset 0. This parameter is valid only when </w:t>
      </w:r>
      <w:r>
        <w:rPr>
          <w:i/>
          <w:lang w:val="en-US"/>
        </w:rPr>
        <w:t>class</w:t>
      </w:r>
      <w:r>
        <w:rPr>
          <w:lang w:val="en-US"/>
        </w:rPr>
        <w:t xml:space="preserve"> is USER-SECURITY-PROFILE</w:t>
      </w:r>
      <w:r w:rsidRPr="0045652F">
        <w:rPr>
          <w:lang w:val="en-US"/>
        </w:rPr>
        <w:t>.</w:t>
      </w:r>
    </w:p>
    <w:p w14:paraId="52EE4CEF" w14:textId="77777777" w:rsidR="00F52EC4" w:rsidRPr="0045652F" w:rsidRDefault="00F52EC4" w:rsidP="00F52EC4">
      <w:pPr>
        <w:pStyle w:val="RefrenceChamp"/>
        <w:keepNext/>
        <w:keepLines/>
        <w:rPr>
          <w:lang w:val="en-US"/>
        </w:rPr>
      </w:pPr>
      <w:r w:rsidRPr="0045652F">
        <w:rPr>
          <w:b/>
          <w:bCs/>
          <w:i/>
          <w:iCs/>
          <w:lang w:val="en-US"/>
        </w:rPr>
        <w:t>type</w:t>
      </w:r>
      <w:r w:rsidRPr="0045652F">
        <w:rPr>
          <w:lang w:val="en-US"/>
        </w:rPr>
        <w:tab/>
      </w:r>
      <w:r w:rsidRPr="0045652F">
        <w:rPr>
          <w:i/>
          <w:lang w:val="en-US"/>
        </w:rPr>
        <w:t>(optional)</w:t>
      </w:r>
      <w:r w:rsidRPr="0045652F">
        <w:rPr>
          <w:lang w:val="en-US"/>
        </w:rPr>
        <w:t xml:space="preserve"> may indicate one of the following values:</w:t>
      </w:r>
    </w:p>
    <w:p w14:paraId="1B0A4A6A" w14:textId="77777777" w:rsidR="00F52EC4" w:rsidRPr="0045652F" w:rsidRDefault="00F52EC4" w:rsidP="00F52EC4">
      <w:pPr>
        <w:pStyle w:val="DtailRefChamp"/>
        <w:rPr>
          <w:lang w:val="en-US"/>
        </w:rPr>
      </w:pPr>
      <w:r w:rsidRPr="0045652F">
        <w:rPr>
          <w:b/>
          <w:bCs/>
          <w:lang w:val="en-US"/>
        </w:rPr>
        <w:t>TYPE=REPLACE</w:t>
      </w:r>
      <w:r w:rsidRPr="0045652F">
        <w:rPr>
          <w:lang w:val="en-US"/>
        </w:rPr>
        <w:fldChar w:fldCharType="begin"/>
      </w:r>
      <w:r w:rsidRPr="0045652F">
        <w:rPr>
          <w:lang w:val="en-US"/>
        </w:rPr>
        <w:instrText xml:space="preserve"> XE "REPLACE"</w:instrText>
      </w:r>
      <w:r w:rsidRPr="0045652F">
        <w:rPr>
          <w:lang w:val="en-US"/>
        </w:rPr>
        <w:fldChar w:fldCharType="end"/>
      </w:r>
      <w:r w:rsidRPr="0045652F">
        <w:rPr>
          <w:lang w:val="en-US"/>
        </w:rPr>
        <w:tab/>
      </w:r>
      <w:r w:rsidRPr="0045652F">
        <w:rPr>
          <w:b/>
          <w:bCs/>
          <w:lang w:val="en-US"/>
        </w:rPr>
        <w:br/>
      </w:r>
      <w:r w:rsidRPr="0045652F">
        <w:rPr>
          <w:lang w:val="en-US"/>
        </w:rPr>
        <w:t>indicates that the new value will replace the existing value of the variable. If TYPE=REPLACE is not specified, and the variable already exists, the new value will be appended to any existing values.</w:t>
      </w:r>
    </w:p>
    <w:p w14:paraId="74D572F6" w14:textId="77777777" w:rsidR="00774472" w:rsidRPr="0045652F" w:rsidRDefault="00774472">
      <w:pPr>
        <w:pStyle w:val="ecran0"/>
        <w:rPr>
          <w:lang w:val="en-US"/>
        </w:rPr>
      </w:pPr>
      <w:r w:rsidRPr="0045652F">
        <w:rPr>
          <w:lang w:val="en-US"/>
        </w:rPr>
        <w:t>Example of COPY$ SYSTEM-TO-VARIABLE:</w:t>
      </w:r>
    </w:p>
    <w:p w14:paraId="3BA838E2" w14:textId="77777777" w:rsidR="00774472" w:rsidRPr="0045652F" w:rsidRDefault="00774472">
      <w:pPr>
        <w:pStyle w:val="Listing"/>
        <w:rPr>
          <w:lang w:val="en-US"/>
        </w:rPr>
      </w:pPr>
      <w:r w:rsidRPr="0045652F">
        <w:rPr>
          <w:lang w:val="en-US"/>
        </w:rPr>
        <w:t xml:space="preserve">         COPY$ SYSTEM-TO-VARIABLE,FIELD=(HTTP-HEADER,HOST),            X</w:t>
      </w:r>
    </w:p>
    <w:p w14:paraId="3F9B1722" w14:textId="77777777" w:rsidR="00774472" w:rsidRPr="0045652F" w:rsidRDefault="00774472">
      <w:pPr>
        <w:pStyle w:val="Listing"/>
        <w:rPr>
          <w:lang w:val="en-US"/>
        </w:rPr>
      </w:pPr>
      <w:r w:rsidRPr="0045652F">
        <w:rPr>
          <w:lang w:val="en-US"/>
        </w:rPr>
        <w:t xml:space="preserve">               VAR='HOST'                                               </w:t>
      </w:r>
    </w:p>
    <w:p w14:paraId="3BD355CF" w14:textId="77777777" w:rsidR="00774472" w:rsidRPr="0045652F" w:rsidRDefault="00774472">
      <w:pPr>
        <w:pStyle w:val="Listing"/>
        <w:rPr>
          <w:lang w:val="en-US"/>
        </w:rPr>
      </w:pPr>
      <w:r w:rsidRPr="0045652F">
        <w:rPr>
          <w:lang w:val="en-US"/>
        </w:rPr>
        <w:t xml:space="preserve">         COPY$ SYSTEM-TO-VARIABLE,FIELD=(HTTP-HEADER,USER-AGENT),      X</w:t>
      </w:r>
    </w:p>
    <w:p w14:paraId="358FB39A" w14:textId="77777777" w:rsidR="00774472" w:rsidRPr="0045652F" w:rsidRDefault="00774472">
      <w:pPr>
        <w:pStyle w:val="Listing"/>
        <w:rPr>
          <w:lang w:val="en-US"/>
        </w:rPr>
      </w:pPr>
      <w:r w:rsidRPr="0045652F">
        <w:rPr>
          <w:lang w:val="en-US"/>
        </w:rPr>
        <w:t xml:space="preserve">               VAR='BROWSER'                                            </w:t>
      </w:r>
    </w:p>
    <w:p w14:paraId="64E9E6C5" w14:textId="77777777" w:rsidR="00774472" w:rsidRPr="0045652F" w:rsidRDefault="00774472">
      <w:pPr>
        <w:pStyle w:val="Listing"/>
        <w:rPr>
          <w:lang w:val="en-US"/>
        </w:rPr>
      </w:pPr>
      <w:r w:rsidRPr="0045652F">
        <w:rPr>
          <w:lang w:val="en-US"/>
        </w:rPr>
        <w:t xml:space="preserve">         COPY$ SYSTEM-TO-VARIABLE,FIELD=(NAME-OF,VIRTEL),              X</w:t>
      </w:r>
    </w:p>
    <w:p w14:paraId="7C470CDF" w14:textId="77777777" w:rsidR="00774472" w:rsidRPr="0045652F" w:rsidRDefault="00774472">
      <w:pPr>
        <w:pStyle w:val="Listing"/>
        <w:rPr>
          <w:lang w:val="en-US"/>
        </w:rPr>
      </w:pPr>
      <w:r w:rsidRPr="0045652F">
        <w:rPr>
          <w:lang w:val="en-US"/>
        </w:rPr>
        <w:t xml:space="preserve">               VAR='APPLID'                                             </w:t>
      </w:r>
    </w:p>
    <w:p w14:paraId="4CC5CA23" w14:textId="77777777" w:rsidR="00774472" w:rsidRPr="0045652F" w:rsidRDefault="00774472">
      <w:pPr>
        <w:pStyle w:val="Listing"/>
        <w:rPr>
          <w:lang w:val="en-US"/>
        </w:rPr>
      </w:pPr>
      <w:r w:rsidRPr="0045652F">
        <w:rPr>
          <w:lang w:val="en-US"/>
        </w:rPr>
        <w:t xml:space="preserve">         COPY$ SYSTEM-TO-VARIABLE,FIELD=(NAME-OF,LINE-INTERNAL),       X</w:t>
      </w:r>
    </w:p>
    <w:p w14:paraId="5AE875C2" w14:textId="77777777" w:rsidR="00774472" w:rsidRPr="0045652F" w:rsidRDefault="00774472">
      <w:pPr>
        <w:pStyle w:val="Listing"/>
        <w:rPr>
          <w:lang w:val="en-US"/>
        </w:rPr>
      </w:pPr>
      <w:r w:rsidRPr="0045652F">
        <w:rPr>
          <w:lang w:val="en-US"/>
        </w:rPr>
        <w:t xml:space="preserve">               VAR='LINEINT'                                            </w:t>
      </w:r>
    </w:p>
    <w:p w14:paraId="22FA7389" w14:textId="77777777" w:rsidR="00774472" w:rsidRPr="0045652F" w:rsidRDefault="00774472">
      <w:pPr>
        <w:pStyle w:val="Listing"/>
        <w:rPr>
          <w:lang w:val="en-US"/>
        </w:rPr>
      </w:pPr>
      <w:r w:rsidRPr="0045652F">
        <w:rPr>
          <w:lang w:val="en-US"/>
        </w:rPr>
        <w:t xml:space="preserve">         COPY$ SYSTEM-TO-VARIABLE,FIELD=(NAME-OF,PSEUDO-TERMINAL),     X</w:t>
      </w:r>
    </w:p>
    <w:p w14:paraId="7D2F235C" w14:textId="77777777" w:rsidR="00774472" w:rsidRPr="0045652F" w:rsidRDefault="00774472">
      <w:pPr>
        <w:pStyle w:val="Listing"/>
        <w:rPr>
          <w:lang w:val="en-US"/>
        </w:rPr>
      </w:pPr>
      <w:r w:rsidRPr="0045652F">
        <w:rPr>
          <w:lang w:val="en-US"/>
        </w:rPr>
        <w:t xml:space="preserve">               VAR='TERMID'                                             </w:t>
      </w:r>
    </w:p>
    <w:p w14:paraId="146C8366" w14:textId="77777777" w:rsidR="00774472" w:rsidRPr="0045652F" w:rsidRDefault="00774472" w:rsidP="000B6039">
      <w:pPr>
        <w:pStyle w:val="Listing"/>
        <w:keepNext w:val="0"/>
        <w:rPr>
          <w:lang w:val="en-US"/>
        </w:rPr>
      </w:pPr>
      <w:r w:rsidRPr="0045652F">
        <w:rPr>
          <w:lang w:val="en-US"/>
        </w:rPr>
        <w:t xml:space="preserve">         COPY$ SYSTEM-TO-VARIABLE,FIELD=(NAME-OF,RELAY),               X</w:t>
      </w:r>
    </w:p>
    <w:p w14:paraId="21F9A704" w14:textId="77777777" w:rsidR="00774472" w:rsidRPr="0045652F" w:rsidRDefault="00774472" w:rsidP="000B6039">
      <w:pPr>
        <w:pStyle w:val="Listing"/>
        <w:keepNext w:val="0"/>
        <w:rPr>
          <w:lang w:val="en-US"/>
        </w:rPr>
      </w:pPr>
      <w:r w:rsidRPr="0045652F">
        <w:rPr>
          <w:lang w:val="en-US"/>
        </w:rPr>
        <w:t xml:space="preserve">               VAR='LUNAME'                                             </w:t>
      </w:r>
    </w:p>
    <w:p w14:paraId="0188F875" w14:textId="77777777" w:rsidR="00774472" w:rsidRPr="0045652F" w:rsidRDefault="00774472" w:rsidP="000B6039">
      <w:pPr>
        <w:pStyle w:val="Listing"/>
        <w:keepNext w:val="0"/>
        <w:rPr>
          <w:lang w:val="en-US"/>
        </w:rPr>
      </w:pPr>
      <w:r w:rsidRPr="0045652F">
        <w:rPr>
          <w:lang w:val="en-US"/>
        </w:rPr>
        <w:t xml:space="preserve">         COPY$ SYSTEM-TO-VARIABLE,FIELD=(NAME-OF,ENTRY-POINT),         X</w:t>
      </w:r>
    </w:p>
    <w:p w14:paraId="7EB05639" w14:textId="77777777" w:rsidR="00774472" w:rsidRPr="0045652F" w:rsidRDefault="00774472" w:rsidP="000B6039">
      <w:pPr>
        <w:pStyle w:val="Listing"/>
        <w:keepNext w:val="0"/>
        <w:rPr>
          <w:lang w:val="en-US"/>
        </w:rPr>
      </w:pPr>
      <w:r w:rsidRPr="0045652F">
        <w:rPr>
          <w:lang w:val="en-US"/>
        </w:rPr>
        <w:t xml:space="preserve">               VAR='EPNAME'                                             </w:t>
      </w:r>
    </w:p>
    <w:p w14:paraId="4DE8D1FA" w14:textId="77777777" w:rsidR="00774472" w:rsidRPr="0045652F" w:rsidRDefault="00774472" w:rsidP="000B6039">
      <w:pPr>
        <w:pStyle w:val="Listing"/>
        <w:keepNext w:val="0"/>
        <w:rPr>
          <w:lang w:val="en-US"/>
        </w:rPr>
      </w:pPr>
      <w:r w:rsidRPr="0045652F">
        <w:rPr>
          <w:lang w:val="en-US"/>
        </w:rPr>
        <w:t xml:space="preserve">         COPY$ SYSTEM-TO-VARIABLE,FIELD=(NAME-OF,TRANSACTION-INTERNAL),X</w:t>
      </w:r>
    </w:p>
    <w:p w14:paraId="77CC4034" w14:textId="77777777" w:rsidR="00774472" w:rsidRPr="0045652F" w:rsidRDefault="00774472" w:rsidP="000B6039">
      <w:pPr>
        <w:pStyle w:val="Listing"/>
        <w:keepNext w:val="0"/>
        <w:rPr>
          <w:lang w:val="en-US"/>
        </w:rPr>
      </w:pPr>
      <w:r w:rsidRPr="0045652F">
        <w:rPr>
          <w:lang w:val="en-US"/>
        </w:rPr>
        <w:t xml:space="preserve">               VAR='TRANINT'                                            </w:t>
      </w:r>
    </w:p>
    <w:p w14:paraId="71C809AB" w14:textId="77777777" w:rsidR="00774472" w:rsidRPr="0045652F" w:rsidRDefault="00774472" w:rsidP="000B6039">
      <w:pPr>
        <w:pStyle w:val="Listing"/>
        <w:keepNext w:val="0"/>
        <w:rPr>
          <w:lang w:val="en-US"/>
        </w:rPr>
      </w:pPr>
      <w:r w:rsidRPr="0045652F">
        <w:rPr>
          <w:lang w:val="en-US"/>
        </w:rPr>
        <w:t xml:space="preserve">         COPY$ SYSTEM-TO-VARIABLE,FIELD=(NAME-OF,TRANSACTION-EXTERNAL),X</w:t>
      </w:r>
    </w:p>
    <w:p w14:paraId="2227CBDA" w14:textId="77777777" w:rsidR="00774472" w:rsidRPr="0045652F" w:rsidRDefault="00774472" w:rsidP="000B6039">
      <w:pPr>
        <w:pStyle w:val="Listing"/>
        <w:keepNext w:val="0"/>
        <w:rPr>
          <w:lang w:val="en-US"/>
        </w:rPr>
      </w:pPr>
      <w:r w:rsidRPr="0045652F">
        <w:rPr>
          <w:lang w:val="en-US"/>
        </w:rPr>
        <w:t xml:space="preserve">               VAR='TRANEXT'                                            </w:t>
      </w:r>
    </w:p>
    <w:p w14:paraId="6BC41EDE" w14:textId="77777777" w:rsidR="00774472" w:rsidRPr="0045652F" w:rsidRDefault="00774472" w:rsidP="000B6039">
      <w:pPr>
        <w:pStyle w:val="Listing"/>
        <w:keepNext w:val="0"/>
        <w:rPr>
          <w:lang w:val="en-US"/>
        </w:rPr>
      </w:pPr>
      <w:r w:rsidRPr="0045652F">
        <w:rPr>
          <w:lang w:val="en-US"/>
        </w:rPr>
        <w:t xml:space="preserve">         COPY$ SYSTEM-TO-VARIABLE,FIELD=(NAME-OF,ROUTING-PARAMETER),   X</w:t>
      </w:r>
    </w:p>
    <w:p w14:paraId="5DE11F16" w14:textId="77777777" w:rsidR="00774472" w:rsidRPr="0045652F" w:rsidRDefault="00774472" w:rsidP="000B6039">
      <w:pPr>
        <w:pStyle w:val="Listing"/>
        <w:keepNext w:val="0"/>
        <w:rPr>
          <w:lang w:val="en-US"/>
        </w:rPr>
      </w:pPr>
      <w:r w:rsidRPr="0045652F">
        <w:rPr>
          <w:lang w:val="en-US"/>
        </w:rPr>
        <w:t xml:space="preserve">               VAR='ROUTPARM'                                           </w:t>
      </w:r>
    </w:p>
    <w:p w14:paraId="20727353" w14:textId="77777777" w:rsidR="00642E7A" w:rsidRPr="0045652F" w:rsidRDefault="00642E7A" w:rsidP="00642E7A">
      <w:pPr>
        <w:pStyle w:val="Listing"/>
        <w:keepNext w:val="0"/>
        <w:rPr>
          <w:ins w:id="418" w:author="BOWLER - 4.52" w:date="2013-11-21T13:33:00Z"/>
          <w:lang w:val="en-US"/>
        </w:rPr>
      </w:pPr>
      <w:ins w:id="419" w:author="BOWLER - 4.52" w:date="2013-11-21T13:33:00Z">
        <w:r w:rsidRPr="0045652F">
          <w:rPr>
            <w:lang w:val="en-US"/>
          </w:rPr>
          <w:t xml:space="preserve">         COPY$ SYSTEM-TO-VARIABLE,FIELD=(NAME-OF,</w:t>
        </w:r>
        <w:r>
          <w:rPr>
            <w:lang w:val="en-US"/>
          </w:rPr>
          <w:t>URL</w:t>
        </w:r>
        <w:r w:rsidRPr="0045652F">
          <w:rPr>
            <w:lang w:val="en-US"/>
          </w:rPr>
          <w:t xml:space="preserve">), </w:t>
        </w:r>
        <w:r>
          <w:rPr>
            <w:lang w:val="en-US"/>
          </w:rPr>
          <w:t xml:space="preserve"> </w:t>
        </w:r>
        <w:r w:rsidRPr="0045652F">
          <w:rPr>
            <w:lang w:val="en-US"/>
          </w:rPr>
          <w:t xml:space="preserve">               X</w:t>
        </w:r>
      </w:ins>
    </w:p>
    <w:p w14:paraId="61BEF2F2" w14:textId="77777777" w:rsidR="00642E7A" w:rsidRPr="0045652F" w:rsidRDefault="00642E7A" w:rsidP="00642E7A">
      <w:pPr>
        <w:pStyle w:val="Listing"/>
        <w:keepNext w:val="0"/>
        <w:rPr>
          <w:ins w:id="420" w:author="BOWLER - 4.52" w:date="2013-11-21T13:33:00Z"/>
          <w:lang w:val="en-US"/>
        </w:rPr>
      </w:pPr>
      <w:ins w:id="421" w:author="BOWLER - 4.52" w:date="2013-11-21T13:33:00Z">
        <w:r>
          <w:rPr>
            <w:lang w:val="en-US"/>
          </w:rPr>
          <w:t xml:space="preserve">               VAR='URL</w:t>
        </w:r>
        <w:r w:rsidRPr="0045652F">
          <w:rPr>
            <w:lang w:val="en-US"/>
          </w:rPr>
          <w:t xml:space="preserve">' </w:t>
        </w:r>
        <w:r>
          <w:rPr>
            <w:lang w:val="en-US"/>
          </w:rPr>
          <w:t xml:space="preserve">     </w:t>
        </w:r>
        <w:r w:rsidRPr="0045652F">
          <w:rPr>
            <w:lang w:val="en-US"/>
          </w:rPr>
          <w:t xml:space="preserve">                                          </w:t>
        </w:r>
      </w:ins>
    </w:p>
    <w:p w14:paraId="757B05CD" w14:textId="77777777" w:rsidR="00642E7A" w:rsidRPr="0045652F" w:rsidRDefault="00642E7A" w:rsidP="00642E7A">
      <w:pPr>
        <w:pStyle w:val="Listing"/>
        <w:keepNext w:val="0"/>
        <w:rPr>
          <w:ins w:id="422" w:author="BOWLER - 4.52" w:date="2013-11-21T13:33:00Z"/>
          <w:lang w:val="en-US"/>
        </w:rPr>
      </w:pPr>
      <w:ins w:id="423" w:author="BOWLER - 4.52" w:date="2013-11-21T13:33:00Z">
        <w:r w:rsidRPr="0045652F">
          <w:rPr>
            <w:lang w:val="en-US"/>
          </w:rPr>
          <w:t xml:space="preserve">         COPY$ SYSTEM-TO-VARIABLE,FIELD=(NAME-OF,</w:t>
        </w:r>
        <w:r>
          <w:rPr>
            <w:lang w:val="en-US"/>
          </w:rPr>
          <w:t>QUERY</w:t>
        </w:r>
        <w:r w:rsidRPr="0045652F">
          <w:rPr>
            <w:lang w:val="en-US"/>
          </w:rPr>
          <w:t>),               X</w:t>
        </w:r>
      </w:ins>
    </w:p>
    <w:p w14:paraId="0B9A8C27" w14:textId="77777777" w:rsidR="00642E7A" w:rsidRPr="0045652F" w:rsidRDefault="00642E7A" w:rsidP="00642E7A">
      <w:pPr>
        <w:pStyle w:val="Listing"/>
        <w:keepNext w:val="0"/>
        <w:rPr>
          <w:ins w:id="424" w:author="BOWLER - 4.52" w:date="2013-11-21T13:33:00Z"/>
          <w:lang w:val="en-US"/>
        </w:rPr>
      </w:pPr>
      <w:ins w:id="425" w:author="BOWLER - 4.52" w:date="2013-11-21T13:33:00Z">
        <w:r>
          <w:rPr>
            <w:lang w:val="en-US"/>
          </w:rPr>
          <w:t xml:space="preserve">               VAR='</w:t>
        </w:r>
      </w:ins>
      <w:ins w:id="426" w:author="BOWLER - 4.52" w:date="2013-11-21T13:34:00Z">
        <w:r>
          <w:rPr>
            <w:lang w:val="en-US"/>
          </w:rPr>
          <w:t>QSTRING</w:t>
        </w:r>
      </w:ins>
      <w:ins w:id="427" w:author="BOWLER - 4.52" w:date="2013-11-21T13:33:00Z">
        <w:r w:rsidRPr="0045652F">
          <w:rPr>
            <w:lang w:val="en-US"/>
          </w:rPr>
          <w:t xml:space="preserve">' </w:t>
        </w:r>
      </w:ins>
      <w:ins w:id="428" w:author="BOWLER - 4.52" w:date="2013-11-21T13:34:00Z">
        <w:r>
          <w:rPr>
            <w:lang w:val="en-US"/>
          </w:rPr>
          <w:t xml:space="preserve"> </w:t>
        </w:r>
      </w:ins>
      <w:ins w:id="429" w:author="BOWLER - 4.52" w:date="2013-11-21T13:33:00Z">
        <w:r w:rsidRPr="0045652F">
          <w:rPr>
            <w:lang w:val="en-US"/>
          </w:rPr>
          <w:t xml:space="preserve">                                          </w:t>
        </w:r>
      </w:ins>
    </w:p>
    <w:p w14:paraId="42FF5F40" w14:textId="77777777" w:rsidR="00774472" w:rsidRPr="0045652F" w:rsidRDefault="00774472" w:rsidP="000B6039">
      <w:pPr>
        <w:pStyle w:val="Listing"/>
        <w:keepNext w:val="0"/>
        <w:rPr>
          <w:lang w:val="en-US"/>
        </w:rPr>
      </w:pPr>
      <w:r w:rsidRPr="0045652F">
        <w:rPr>
          <w:lang w:val="en-US"/>
        </w:rPr>
        <w:t xml:space="preserve">         COPY$ SYSTEM-TO-VARIABLE,FIELD=(NAME-OF,PAGE),                X</w:t>
      </w:r>
    </w:p>
    <w:p w14:paraId="59F60519" w14:textId="77777777" w:rsidR="00774472" w:rsidRPr="0045652F" w:rsidRDefault="00774472" w:rsidP="000B6039">
      <w:pPr>
        <w:pStyle w:val="Listing"/>
        <w:keepNext w:val="0"/>
        <w:rPr>
          <w:lang w:val="en-US"/>
        </w:rPr>
      </w:pPr>
      <w:r w:rsidRPr="0045652F">
        <w:rPr>
          <w:lang w:val="en-US"/>
        </w:rPr>
        <w:t xml:space="preserve">               VAR='PAGENAME'                                           </w:t>
      </w:r>
    </w:p>
    <w:p w14:paraId="4E2E6AAB" w14:textId="77777777" w:rsidR="00774472" w:rsidRPr="0045652F" w:rsidRDefault="00774472" w:rsidP="000B6039">
      <w:pPr>
        <w:pStyle w:val="Listing"/>
        <w:keepNext w:val="0"/>
        <w:rPr>
          <w:lang w:val="en-US"/>
        </w:rPr>
      </w:pPr>
      <w:r w:rsidRPr="0045652F">
        <w:rPr>
          <w:lang w:val="en-US"/>
        </w:rPr>
        <w:t xml:space="preserve">         COPY$ SYSTEM-TO-VARIABLE,FIELD=(NAME-OF,DIRECTORY),           X</w:t>
      </w:r>
    </w:p>
    <w:p w14:paraId="65BF131C" w14:textId="77777777" w:rsidR="00774472" w:rsidRPr="0045652F" w:rsidRDefault="00774472" w:rsidP="000B6039">
      <w:pPr>
        <w:pStyle w:val="Listing"/>
        <w:keepNext w:val="0"/>
        <w:rPr>
          <w:lang w:val="en-US"/>
        </w:rPr>
      </w:pPr>
      <w:r w:rsidRPr="0045652F">
        <w:rPr>
          <w:lang w:val="en-US"/>
        </w:rPr>
        <w:t xml:space="preserve">               VAR='DIRNAME'                                            </w:t>
      </w:r>
    </w:p>
    <w:p w14:paraId="6E4D1613" w14:textId="77777777" w:rsidR="00774472" w:rsidRPr="0045652F" w:rsidRDefault="00774472" w:rsidP="000B6039">
      <w:pPr>
        <w:pStyle w:val="Listing"/>
        <w:keepNext w:val="0"/>
        <w:rPr>
          <w:lang w:val="en-US"/>
        </w:rPr>
      </w:pPr>
      <w:r w:rsidRPr="0045652F">
        <w:rPr>
          <w:lang w:val="en-US"/>
        </w:rPr>
        <w:t xml:space="preserve">         COPY$ SYSTEM-TO-VARIABLE,FIELD=(NAME-OF,SNA-STATUS),          X</w:t>
      </w:r>
    </w:p>
    <w:p w14:paraId="1E54CF3D" w14:textId="77777777" w:rsidR="00774472" w:rsidRPr="0045652F" w:rsidRDefault="00774472" w:rsidP="000B6039">
      <w:pPr>
        <w:pStyle w:val="Listing"/>
        <w:keepNext w:val="0"/>
        <w:rPr>
          <w:lang w:val="en-US"/>
        </w:rPr>
      </w:pPr>
      <w:r w:rsidRPr="0045652F">
        <w:rPr>
          <w:lang w:val="en-US"/>
        </w:rPr>
        <w:t xml:space="preserve">               VAR='SNASTAT'                                            </w:t>
      </w:r>
    </w:p>
    <w:p w14:paraId="369F2636" w14:textId="77777777" w:rsidR="00774472" w:rsidRPr="0045652F" w:rsidRDefault="00774472" w:rsidP="000B6039">
      <w:pPr>
        <w:pStyle w:val="Listing"/>
        <w:keepNext w:val="0"/>
        <w:rPr>
          <w:lang w:val="en-US"/>
        </w:rPr>
      </w:pPr>
      <w:r w:rsidRPr="0045652F">
        <w:rPr>
          <w:lang w:val="en-US"/>
        </w:rPr>
        <w:t xml:space="preserve">         COPY$ SYSTEM-TO-VARIABLE,FIELD=(NAME-OF,USER-IP-ADDRESS),     X</w:t>
      </w:r>
    </w:p>
    <w:p w14:paraId="1289B14C" w14:textId="77777777" w:rsidR="00774472" w:rsidRPr="0045652F" w:rsidRDefault="00774472" w:rsidP="000B6039">
      <w:pPr>
        <w:pStyle w:val="Listing"/>
        <w:keepNext w:val="0"/>
        <w:rPr>
          <w:lang w:val="en-US"/>
        </w:rPr>
      </w:pPr>
      <w:r w:rsidRPr="0045652F">
        <w:rPr>
          <w:lang w:val="en-US"/>
        </w:rPr>
        <w:t xml:space="preserve">               VAR='CLIENT'                                             </w:t>
      </w:r>
    </w:p>
    <w:p w14:paraId="4763759E" w14:textId="77777777" w:rsidR="003C5C65" w:rsidRPr="0045652F" w:rsidRDefault="003C5C65" w:rsidP="000B6039">
      <w:pPr>
        <w:pStyle w:val="Listing"/>
        <w:keepNext w:val="0"/>
        <w:rPr>
          <w:lang w:val="en-US"/>
        </w:rPr>
      </w:pPr>
      <w:r w:rsidRPr="0045652F">
        <w:rPr>
          <w:lang w:val="en-US"/>
        </w:rPr>
        <w:t xml:space="preserve">         COPY$ SYSTEM-TO-VARIABLE,FIELD=(NAME-OF,</w:t>
      </w:r>
      <w:r>
        <w:rPr>
          <w:lang w:val="en-US"/>
        </w:rPr>
        <w:t>CHARACTER-SET</w:t>
      </w:r>
      <w:r w:rsidRPr="0045652F">
        <w:rPr>
          <w:lang w:val="en-US"/>
        </w:rPr>
        <w:t xml:space="preserve">), </w:t>
      </w:r>
      <w:r>
        <w:rPr>
          <w:lang w:val="en-US"/>
        </w:rPr>
        <w:t xml:space="preserve">  </w:t>
      </w:r>
      <w:r w:rsidRPr="0045652F">
        <w:rPr>
          <w:lang w:val="en-US"/>
        </w:rPr>
        <w:t xml:space="preserve">    X</w:t>
      </w:r>
    </w:p>
    <w:p w14:paraId="4DA41367" w14:textId="77777777" w:rsidR="003C5C65" w:rsidRPr="0045652F" w:rsidRDefault="003C5C65" w:rsidP="000B6039">
      <w:pPr>
        <w:pStyle w:val="Listing"/>
        <w:keepNext w:val="0"/>
        <w:rPr>
          <w:lang w:val="en-US"/>
        </w:rPr>
      </w:pPr>
      <w:r w:rsidRPr="0045652F">
        <w:rPr>
          <w:lang w:val="en-US"/>
        </w:rPr>
        <w:t xml:space="preserve">               VAR='C</w:t>
      </w:r>
      <w:r>
        <w:rPr>
          <w:lang w:val="en-US"/>
        </w:rPr>
        <w:t>HARSE</w:t>
      </w:r>
      <w:r w:rsidRPr="0045652F">
        <w:rPr>
          <w:lang w:val="en-US"/>
        </w:rPr>
        <w:t xml:space="preserve">T'                                            </w:t>
      </w:r>
    </w:p>
    <w:p w14:paraId="2A892A90" w14:textId="77777777" w:rsidR="003C5C65" w:rsidRPr="0045652F" w:rsidRDefault="003C5C65" w:rsidP="000B6039">
      <w:pPr>
        <w:pStyle w:val="Listing"/>
        <w:keepNext w:val="0"/>
        <w:rPr>
          <w:lang w:val="en-US"/>
        </w:rPr>
      </w:pPr>
      <w:r w:rsidRPr="0045652F">
        <w:rPr>
          <w:lang w:val="en-US"/>
        </w:rPr>
        <w:t xml:space="preserve">         COPY$ SYSTEM-TO-VARIABLE,FIELD=(</w:t>
      </w:r>
      <w:r>
        <w:rPr>
          <w:lang w:val="en-US"/>
        </w:rPr>
        <w:t>VALUE</w:t>
      </w:r>
      <w:r w:rsidRPr="0045652F">
        <w:rPr>
          <w:lang w:val="en-US"/>
        </w:rPr>
        <w:t>-OF,</w:t>
      </w:r>
      <w:r>
        <w:rPr>
          <w:lang w:val="en-US"/>
        </w:rPr>
        <w:t>DATE-TIME</w:t>
      </w:r>
      <w:r w:rsidRPr="0045652F">
        <w:rPr>
          <w:lang w:val="en-US"/>
        </w:rPr>
        <w:t xml:space="preserve">), </w:t>
      </w:r>
      <w:r>
        <w:rPr>
          <w:lang w:val="en-US"/>
        </w:rPr>
        <w:t xml:space="preserve">     </w:t>
      </w:r>
      <w:r w:rsidRPr="0045652F">
        <w:rPr>
          <w:lang w:val="en-US"/>
        </w:rPr>
        <w:t xml:space="preserve">    X</w:t>
      </w:r>
    </w:p>
    <w:p w14:paraId="6B32AF7A" w14:textId="77777777" w:rsidR="003C5C65" w:rsidRPr="0045652F" w:rsidRDefault="003C5C65" w:rsidP="000B6039">
      <w:pPr>
        <w:pStyle w:val="Listing"/>
        <w:keepNext w:val="0"/>
        <w:rPr>
          <w:lang w:val="en-US"/>
        </w:rPr>
      </w:pPr>
      <w:r>
        <w:rPr>
          <w:lang w:val="en-US"/>
        </w:rPr>
        <w:t xml:space="preserve">               VAR='DATETIME</w:t>
      </w:r>
      <w:r w:rsidRPr="0045652F">
        <w:rPr>
          <w:lang w:val="en-US"/>
        </w:rPr>
        <w:t xml:space="preserve">'                                           </w:t>
      </w:r>
    </w:p>
    <w:p w14:paraId="1282BB02" w14:textId="77777777" w:rsidR="000F391B" w:rsidRPr="0045652F" w:rsidRDefault="000F391B" w:rsidP="000F391B">
      <w:pPr>
        <w:pStyle w:val="Listing"/>
        <w:keepNext w:val="0"/>
        <w:rPr>
          <w:ins w:id="430" w:author="BOWLER - 4.52" w:date="2013-11-21T13:12:00Z"/>
          <w:lang w:val="en-US"/>
        </w:rPr>
      </w:pPr>
      <w:ins w:id="431" w:author="BOWLER - 4.52" w:date="2013-11-21T13:12:00Z">
        <w:r w:rsidRPr="0045652F">
          <w:rPr>
            <w:lang w:val="en-US"/>
          </w:rPr>
          <w:t xml:space="preserve">         COPY$ SYSTEM-TO-VARIABLE,FIELD=(</w:t>
        </w:r>
        <w:r>
          <w:rPr>
            <w:lang w:val="en-US"/>
          </w:rPr>
          <w:t>VALUE</w:t>
        </w:r>
        <w:r w:rsidRPr="0045652F">
          <w:rPr>
            <w:lang w:val="en-US"/>
          </w:rPr>
          <w:t>-OF,</w:t>
        </w:r>
        <w:r>
          <w:rPr>
            <w:lang w:val="en-US"/>
          </w:rPr>
          <w:t>VIRTEL-VERSION</w:t>
        </w:r>
        <w:r w:rsidRPr="0045652F">
          <w:rPr>
            <w:lang w:val="en-US"/>
          </w:rPr>
          <w:t>),     X</w:t>
        </w:r>
      </w:ins>
    </w:p>
    <w:p w14:paraId="3C4CED8E" w14:textId="77777777" w:rsidR="000F391B" w:rsidRPr="0045652F" w:rsidRDefault="000F391B" w:rsidP="000F391B">
      <w:pPr>
        <w:pStyle w:val="Listing"/>
        <w:keepNext w:val="0"/>
        <w:rPr>
          <w:ins w:id="432" w:author="BOWLER - 4.52" w:date="2013-11-21T13:12:00Z"/>
          <w:lang w:val="en-US"/>
        </w:rPr>
      </w:pPr>
      <w:ins w:id="433" w:author="BOWLER - 4.52" w:date="2013-11-21T13:12:00Z">
        <w:r>
          <w:rPr>
            <w:lang w:val="en-US"/>
          </w:rPr>
          <w:t xml:space="preserve">               VAR='</w:t>
        </w:r>
      </w:ins>
      <w:ins w:id="434" w:author="BOWLER - 4.52" w:date="2013-11-21T13:13:00Z">
        <w:r>
          <w:rPr>
            <w:lang w:val="en-US"/>
          </w:rPr>
          <w:t>VERSION</w:t>
        </w:r>
      </w:ins>
      <w:ins w:id="435" w:author="BOWLER - 4.52" w:date="2013-11-21T13:12:00Z">
        <w:r w:rsidRPr="0045652F">
          <w:rPr>
            <w:lang w:val="en-US"/>
          </w:rPr>
          <w:t>'</w:t>
        </w:r>
      </w:ins>
      <w:ins w:id="436" w:author="BOWLER - 4.52" w:date="2013-11-21T13:13:00Z">
        <w:r>
          <w:rPr>
            <w:lang w:val="en-US"/>
          </w:rPr>
          <w:t xml:space="preserve"> </w:t>
        </w:r>
      </w:ins>
      <w:ins w:id="437" w:author="BOWLER - 4.52" w:date="2013-11-21T13:12:00Z">
        <w:r w:rsidRPr="0045652F">
          <w:rPr>
            <w:lang w:val="en-US"/>
          </w:rPr>
          <w:t xml:space="preserve">                                           </w:t>
        </w:r>
      </w:ins>
    </w:p>
    <w:p w14:paraId="6E423268" w14:textId="77777777" w:rsidR="000B6039" w:rsidRPr="0045652F" w:rsidRDefault="000B6039" w:rsidP="000B6039">
      <w:pPr>
        <w:pStyle w:val="Listing"/>
        <w:keepNext w:val="0"/>
        <w:rPr>
          <w:lang w:val="en-US"/>
        </w:rPr>
      </w:pPr>
      <w:r w:rsidRPr="0045652F">
        <w:rPr>
          <w:lang w:val="en-US"/>
        </w:rPr>
        <w:t xml:space="preserve">         COPY$ SYSTEM-TO-VARIABLE,FIELD=(</w:t>
      </w:r>
      <w:r>
        <w:rPr>
          <w:lang w:val="en-US"/>
        </w:rPr>
        <w:t>VALUE</w:t>
      </w:r>
      <w:r w:rsidRPr="0045652F">
        <w:rPr>
          <w:lang w:val="en-US"/>
        </w:rPr>
        <w:t>-OF,</w:t>
      </w:r>
      <w:r>
        <w:rPr>
          <w:lang w:val="en-US"/>
        </w:rPr>
        <w:t>SYSNAME-SYMBOL</w:t>
      </w:r>
      <w:r w:rsidRPr="0045652F">
        <w:rPr>
          <w:lang w:val="en-US"/>
        </w:rPr>
        <w:t>),</w:t>
      </w:r>
      <w:r>
        <w:rPr>
          <w:lang w:val="en-US"/>
        </w:rPr>
        <w:t xml:space="preserve"> </w:t>
      </w:r>
      <w:r w:rsidRPr="0045652F">
        <w:rPr>
          <w:lang w:val="en-US"/>
        </w:rPr>
        <w:t xml:space="preserve">    X</w:t>
      </w:r>
    </w:p>
    <w:p w14:paraId="7C94A71B" w14:textId="77777777" w:rsidR="000B6039" w:rsidRPr="0045652F" w:rsidRDefault="000B6039" w:rsidP="000B6039">
      <w:pPr>
        <w:pStyle w:val="Listing"/>
        <w:keepNext w:val="0"/>
        <w:rPr>
          <w:lang w:val="en-US"/>
        </w:rPr>
      </w:pPr>
      <w:r>
        <w:rPr>
          <w:lang w:val="en-US"/>
        </w:rPr>
        <w:t xml:space="preserve">               VAR='SYSNAME</w:t>
      </w:r>
      <w:r w:rsidRPr="0045652F">
        <w:rPr>
          <w:lang w:val="en-US"/>
        </w:rPr>
        <w:t>'</w:t>
      </w:r>
      <w:r>
        <w:rPr>
          <w:lang w:val="en-US"/>
        </w:rPr>
        <w:t xml:space="preserve"> </w:t>
      </w:r>
      <w:r w:rsidRPr="0045652F">
        <w:rPr>
          <w:lang w:val="en-US"/>
        </w:rPr>
        <w:t xml:space="preserve">                                           </w:t>
      </w:r>
    </w:p>
    <w:p w14:paraId="6DDBA33A" w14:textId="77777777" w:rsidR="000B6039" w:rsidRPr="0045652F" w:rsidRDefault="000B6039" w:rsidP="000B6039">
      <w:pPr>
        <w:pStyle w:val="Listing"/>
        <w:keepNext w:val="0"/>
        <w:rPr>
          <w:lang w:val="en-US"/>
        </w:rPr>
      </w:pPr>
      <w:r w:rsidRPr="0045652F">
        <w:rPr>
          <w:lang w:val="en-US"/>
        </w:rPr>
        <w:t xml:space="preserve">         COPY$ SYSTEM-TO-VARIABLE,FIELD=(</w:t>
      </w:r>
      <w:r>
        <w:rPr>
          <w:lang w:val="en-US"/>
        </w:rPr>
        <w:t>VALUE</w:t>
      </w:r>
      <w:r w:rsidRPr="0045652F">
        <w:rPr>
          <w:lang w:val="en-US"/>
        </w:rPr>
        <w:t>-OF,</w:t>
      </w:r>
      <w:r>
        <w:rPr>
          <w:lang w:val="en-US"/>
        </w:rPr>
        <w:t>SYSPLEX-SYMBOL</w:t>
      </w:r>
      <w:r w:rsidRPr="0045652F">
        <w:rPr>
          <w:lang w:val="en-US"/>
        </w:rPr>
        <w:t>),</w:t>
      </w:r>
      <w:r>
        <w:rPr>
          <w:lang w:val="en-US"/>
        </w:rPr>
        <w:t xml:space="preserve"> </w:t>
      </w:r>
      <w:r w:rsidRPr="0045652F">
        <w:rPr>
          <w:lang w:val="en-US"/>
        </w:rPr>
        <w:t xml:space="preserve">    X</w:t>
      </w:r>
    </w:p>
    <w:p w14:paraId="1E11E1FB" w14:textId="77777777" w:rsidR="000B6039" w:rsidRPr="0045652F" w:rsidRDefault="000B6039" w:rsidP="000B6039">
      <w:pPr>
        <w:pStyle w:val="Listing"/>
        <w:keepNext w:val="0"/>
        <w:rPr>
          <w:lang w:val="en-US"/>
        </w:rPr>
      </w:pPr>
      <w:r>
        <w:rPr>
          <w:lang w:val="en-US"/>
        </w:rPr>
        <w:t xml:space="preserve">               VAR='SYSPLEX</w:t>
      </w:r>
      <w:r w:rsidRPr="0045652F">
        <w:rPr>
          <w:lang w:val="en-US"/>
        </w:rPr>
        <w:t>'</w:t>
      </w:r>
      <w:r>
        <w:rPr>
          <w:lang w:val="en-US"/>
        </w:rPr>
        <w:t xml:space="preserve"> </w:t>
      </w:r>
      <w:r w:rsidRPr="0045652F">
        <w:rPr>
          <w:lang w:val="en-US"/>
        </w:rPr>
        <w:t xml:space="preserve">                                           </w:t>
      </w:r>
    </w:p>
    <w:p w14:paraId="2F17220B" w14:textId="77777777" w:rsidR="00774472" w:rsidRPr="0045652F" w:rsidRDefault="00774472" w:rsidP="000B6039">
      <w:pPr>
        <w:pStyle w:val="Listing"/>
        <w:keepNext w:val="0"/>
        <w:rPr>
          <w:lang w:val="en-US"/>
        </w:rPr>
      </w:pPr>
      <w:r w:rsidRPr="0045652F">
        <w:rPr>
          <w:lang w:val="en-US"/>
        </w:rPr>
        <w:t xml:space="preserve">         COPY$ SYSTEM-TO-VARIABLE,FIELD=(NUMBER-OF,SCREEN-COLUMNS),    X</w:t>
      </w:r>
    </w:p>
    <w:p w14:paraId="2581BAE4" w14:textId="77777777" w:rsidR="00774472" w:rsidRPr="0045652F" w:rsidRDefault="00774472" w:rsidP="000B6039">
      <w:pPr>
        <w:pStyle w:val="Listing"/>
        <w:keepNext w:val="0"/>
        <w:rPr>
          <w:lang w:val="en-US"/>
        </w:rPr>
      </w:pPr>
      <w:r w:rsidRPr="0045652F">
        <w:rPr>
          <w:lang w:val="en-US"/>
        </w:rPr>
        <w:t xml:space="preserve">               VAR='COLS'                                               </w:t>
      </w:r>
    </w:p>
    <w:p w14:paraId="7CEB8DD2" w14:textId="77777777" w:rsidR="00774472" w:rsidRPr="0045652F" w:rsidRDefault="00774472" w:rsidP="000B6039">
      <w:pPr>
        <w:pStyle w:val="Listing"/>
        <w:keepNext w:val="0"/>
        <w:rPr>
          <w:lang w:val="en-US"/>
        </w:rPr>
      </w:pPr>
      <w:r w:rsidRPr="0045652F">
        <w:rPr>
          <w:lang w:val="en-US"/>
        </w:rPr>
        <w:t xml:space="preserve">         COPY$ SYSTEM-TO-VARIABLE,FIELD=(NUMBER-OF,SCREEN-LINES),      X</w:t>
      </w:r>
    </w:p>
    <w:p w14:paraId="73ACBF0D" w14:textId="77777777" w:rsidR="00774472" w:rsidRPr="0045652F" w:rsidRDefault="00774472" w:rsidP="000B6039">
      <w:pPr>
        <w:pStyle w:val="Listing"/>
        <w:keepNext w:val="0"/>
        <w:rPr>
          <w:lang w:val="en-US"/>
        </w:rPr>
      </w:pPr>
      <w:r w:rsidRPr="0045652F">
        <w:rPr>
          <w:lang w:val="en-US"/>
        </w:rPr>
        <w:t xml:space="preserve">               VAR='ROWS'                                               </w:t>
      </w:r>
    </w:p>
    <w:p w14:paraId="452A490A" w14:textId="77777777" w:rsidR="00797811" w:rsidRDefault="00797811" w:rsidP="00797811">
      <w:pPr>
        <w:pStyle w:val="Listing"/>
        <w:keepNext w:val="0"/>
        <w:rPr>
          <w:lang w:val="en-US"/>
        </w:rPr>
      </w:pPr>
      <w:r w:rsidRPr="0045652F">
        <w:rPr>
          <w:lang w:val="en-US"/>
        </w:rPr>
        <w:t xml:space="preserve">         COPY$ SYSTEM-TO-VARIABLE,</w:t>
      </w:r>
      <w:r>
        <w:rPr>
          <w:lang w:val="en-US"/>
        </w:rPr>
        <w:t xml:space="preserve">                                     X</w:t>
      </w:r>
    </w:p>
    <w:p w14:paraId="0240CD18" w14:textId="77777777" w:rsidR="00797811" w:rsidRPr="0045652F" w:rsidRDefault="00797811" w:rsidP="00797811">
      <w:pPr>
        <w:pStyle w:val="Listing"/>
        <w:keepNext w:val="0"/>
        <w:rPr>
          <w:lang w:val="en-US"/>
        </w:rPr>
      </w:pPr>
      <w:r>
        <w:rPr>
          <w:lang w:val="en-US"/>
        </w:rPr>
        <w:t xml:space="preserve">               </w:t>
      </w:r>
      <w:r w:rsidRPr="0045652F">
        <w:rPr>
          <w:lang w:val="en-US"/>
        </w:rPr>
        <w:t>FIELD=(</w:t>
      </w:r>
      <w:r>
        <w:rPr>
          <w:lang w:val="en-US"/>
        </w:rPr>
        <w:t>USER-SECURITY</w:t>
      </w:r>
      <w:r w:rsidRPr="0045652F">
        <w:rPr>
          <w:lang w:val="en-US"/>
        </w:rPr>
        <w:t>-</w:t>
      </w:r>
      <w:r>
        <w:rPr>
          <w:lang w:val="en-US"/>
        </w:rPr>
        <w:t>PR</w:t>
      </w:r>
      <w:r w:rsidRPr="0045652F">
        <w:rPr>
          <w:lang w:val="en-US"/>
        </w:rPr>
        <w:t>OF</w:t>
      </w:r>
      <w:r>
        <w:rPr>
          <w:lang w:val="en-US"/>
        </w:rPr>
        <w:t>ILE</w:t>
      </w:r>
      <w:r w:rsidRPr="0045652F">
        <w:rPr>
          <w:lang w:val="en-US"/>
        </w:rPr>
        <w:t>,</w:t>
      </w:r>
      <w:r>
        <w:rPr>
          <w:lang w:val="en-US"/>
        </w:rPr>
        <w:t xml:space="preserve">WADEPT),                   </w:t>
      </w:r>
      <w:r w:rsidRPr="0045652F">
        <w:rPr>
          <w:lang w:val="en-US"/>
        </w:rPr>
        <w:t>X</w:t>
      </w:r>
    </w:p>
    <w:p w14:paraId="0B08B7A3" w14:textId="77777777" w:rsidR="00797811" w:rsidRPr="0045652F" w:rsidRDefault="00797811" w:rsidP="00797811">
      <w:pPr>
        <w:pStyle w:val="Listing"/>
        <w:keepNext w:val="0"/>
        <w:rPr>
          <w:lang w:val="en-US"/>
        </w:rPr>
      </w:pPr>
      <w:r>
        <w:rPr>
          <w:lang w:val="en-US"/>
        </w:rPr>
        <w:t xml:space="preserve">               VAR='DEPT’</w:t>
      </w:r>
      <w:r w:rsidRPr="0045652F">
        <w:rPr>
          <w:lang w:val="en-US"/>
        </w:rPr>
        <w:t xml:space="preserve">                                               </w:t>
      </w:r>
    </w:p>
    <w:p w14:paraId="6879983E" w14:textId="77777777" w:rsidR="00774472" w:rsidRPr="0045652F" w:rsidRDefault="00774472">
      <w:pPr>
        <w:pStyle w:val="ecran0"/>
        <w:rPr>
          <w:lang w:val="en-US"/>
        </w:rPr>
      </w:pPr>
      <w:r w:rsidRPr="0045652F">
        <w:rPr>
          <w:lang w:val="en-US"/>
        </w:rPr>
        <w:t>The following table shows a possible result of this example scenario when used in conjunction with the URL</w:t>
      </w:r>
      <w:r w:rsidRPr="0045652F">
        <w:rPr>
          <w:lang w:val="en-US"/>
        </w:rPr>
        <w:tab/>
      </w:r>
      <w:r w:rsidRPr="0045652F">
        <w:rPr>
          <w:lang w:val="en-US"/>
        </w:rPr>
        <w:br/>
      </w:r>
      <w:r w:rsidRPr="0045652F">
        <w:rPr>
          <w:i/>
          <w:iCs/>
          <w:lang w:val="en-US"/>
        </w:rPr>
        <w:t>http://192.168.235.30:41001/</w:t>
      </w:r>
      <w:del w:id="438" w:author="BOWLER - 4.52" w:date="2013-11-21T13:39:00Z">
        <w:r w:rsidRPr="0045652F" w:rsidDel="00C54F00">
          <w:rPr>
            <w:i/>
            <w:iCs/>
            <w:lang w:val="en-US"/>
          </w:rPr>
          <w:delText>PUBLIC</w:delText>
        </w:r>
      </w:del>
      <w:ins w:id="439" w:author="BOWLER - 4.52" w:date="2013-11-21T13:39:00Z">
        <w:r w:rsidR="00C54F00">
          <w:rPr>
            <w:i/>
            <w:iCs/>
            <w:lang w:val="en-US"/>
          </w:rPr>
          <w:t>w2h</w:t>
        </w:r>
      </w:ins>
      <w:r w:rsidRPr="0045652F">
        <w:rPr>
          <w:i/>
          <w:iCs/>
          <w:lang w:val="en-US"/>
        </w:rPr>
        <w:t>/WEB2</w:t>
      </w:r>
      <w:ins w:id="440" w:author="BOWLER - 4.52" w:date="2013-11-21T13:40:00Z">
        <w:r w:rsidR="00C54F00">
          <w:rPr>
            <w:i/>
            <w:iCs/>
            <w:lang w:val="en-US"/>
          </w:rPr>
          <w:t>AJAX</w:t>
        </w:r>
      </w:ins>
      <w:del w:id="441" w:author="BOWLER - 4.52" w:date="2013-11-21T13:40:00Z">
        <w:r w:rsidRPr="0045652F" w:rsidDel="00C54F00">
          <w:rPr>
            <w:i/>
            <w:iCs/>
            <w:lang w:val="en-US"/>
          </w:rPr>
          <w:delText>VIRT</w:delText>
        </w:r>
      </w:del>
      <w:r w:rsidRPr="0045652F">
        <w:rPr>
          <w:i/>
          <w:iCs/>
          <w:lang w:val="en-US"/>
        </w:rPr>
        <w:t>.</w:t>
      </w:r>
      <w:ins w:id="442" w:author="BOWLER - 4.52" w:date="2013-11-21T13:40:00Z">
        <w:r w:rsidR="00C54F00">
          <w:rPr>
            <w:i/>
            <w:iCs/>
            <w:lang w:val="en-US"/>
          </w:rPr>
          <w:t>htm</w:t>
        </w:r>
      </w:ins>
      <w:del w:id="443" w:author="BOWLER - 4.52" w:date="2013-11-21T13:40:00Z">
        <w:r w:rsidRPr="0045652F" w:rsidDel="00C54F00">
          <w:rPr>
            <w:i/>
            <w:iCs/>
            <w:lang w:val="en-US"/>
          </w:rPr>
          <w:delText>HTM</w:delText>
        </w:r>
      </w:del>
      <w:r w:rsidRPr="0045652F">
        <w:rPr>
          <w:i/>
          <w:iCs/>
          <w:lang w:val="en-US"/>
        </w:rPr>
        <w:t>+Tso+model2</w:t>
      </w:r>
      <w:ins w:id="444" w:author="BOWLER - 4.52" w:date="2013-11-21T13:40:00Z">
        <w:r w:rsidR="00C54F00">
          <w:rPr>
            <w:i/>
            <w:iCs/>
            <w:lang w:val="en-US"/>
          </w:rPr>
          <w:t>?u=rxb&amp;g=sys1</w:t>
        </w:r>
      </w:ins>
    </w:p>
    <w:tbl>
      <w:tblPr>
        <w:tblW w:w="932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7800"/>
      </w:tblGrid>
      <w:tr w:rsidR="00774472" w:rsidRPr="0045652F" w14:paraId="1A033FFA" w14:textId="77777777">
        <w:tblPrEx>
          <w:tblCellMar>
            <w:top w:w="0" w:type="dxa"/>
            <w:bottom w:w="0" w:type="dxa"/>
          </w:tblCellMar>
        </w:tblPrEx>
        <w:tc>
          <w:tcPr>
            <w:tcW w:w="1527" w:type="dxa"/>
            <w:shd w:val="clear" w:color="auto" w:fill="E0E0E0"/>
          </w:tcPr>
          <w:p w14:paraId="1BD283EB" w14:textId="77777777" w:rsidR="00774472" w:rsidRPr="0045652F" w:rsidRDefault="00774472">
            <w:pPr>
              <w:keepNext/>
              <w:keepLines/>
              <w:ind w:left="0"/>
              <w:rPr>
                <w:lang w:val="en-US"/>
              </w:rPr>
            </w:pPr>
            <w:r w:rsidRPr="0045652F">
              <w:rPr>
                <w:lang w:val="en-US"/>
              </w:rPr>
              <w:t>Variable</w:t>
            </w:r>
          </w:p>
        </w:tc>
        <w:tc>
          <w:tcPr>
            <w:tcW w:w="7800" w:type="dxa"/>
            <w:shd w:val="clear" w:color="auto" w:fill="E0E0E0"/>
          </w:tcPr>
          <w:p w14:paraId="761B8D28" w14:textId="77777777" w:rsidR="00774472" w:rsidRPr="0045652F" w:rsidRDefault="00774472">
            <w:pPr>
              <w:keepNext/>
              <w:keepLines/>
              <w:ind w:left="0"/>
              <w:rPr>
                <w:lang w:val="en-US"/>
              </w:rPr>
            </w:pPr>
            <w:r w:rsidRPr="0045652F">
              <w:rPr>
                <w:lang w:val="en-US"/>
              </w:rPr>
              <w:t>Value</w:t>
            </w:r>
          </w:p>
        </w:tc>
      </w:tr>
      <w:tr w:rsidR="00774472" w:rsidRPr="0045652F" w14:paraId="74CD1277" w14:textId="77777777">
        <w:tblPrEx>
          <w:tblCellMar>
            <w:top w:w="0" w:type="dxa"/>
            <w:bottom w:w="0" w:type="dxa"/>
          </w:tblCellMar>
        </w:tblPrEx>
        <w:tc>
          <w:tcPr>
            <w:tcW w:w="1527" w:type="dxa"/>
          </w:tcPr>
          <w:p w14:paraId="09BA2AD2" w14:textId="77777777" w:rsidR="00774472" w:rsidRPr="0045652F" w:rsidRDefault="00774472">
            <w:pPr>
              <w:keepNext/>
              <w:keepLines/>
              <w:ind w:left="0"/>
              <w:rPr>
                <w:lang w:val="en-US"/>
              </w:rPr>
            </w:pPr>
            <w:r w:rsidRPr="0045652F">
              <w:rPr>
                <w:lang w:val="en-US"/>
              </w:rPr>
              <w:t>HOST</w:t>
            </w:r>
          </w:p>
        </w:tc>
        <w:tc>
          <w:tcPr>
            <w:tcW w:w="7800" w:type="dxa"/>
          </w:tcPr>
          <w:p w14:paraId="46097B54" w14:textId="77777777" w:rsidR="00774472" w:rsidRPr="0045652F" w:rsidRDefault="00774472">
            <w:pPr>
              <w:keepNext/>
              <w:keepLines/>
              <w:ind w:left="0"/>
              <w:rPr>
                <w:lang w:val="en-US"/>
              </w:rPr>
            </w:pPr>
            <w:r w:rsidRPr="0045652F">
              <w:rPr>
                <w:lang w:val="en-US"/>
              </w:rPr>
              <w:t>"192.168.235.30:41001"</w:t>
            </w:r>
          </w:p>
        </w:tc>
      </w:tr>
      <w:tr w:rsidR="00774472" w:rsidRPr="0045652F" w14:paraId="436ECD51" w14:textId="77777777">
        <w:tblPrEx>
          <w:tblCellMar>
            <w:top w:w="0" w:type="dxa"/>
            <w:bottom w:w="0" w:type="dxa"/>
          </w:tblCellMar>
        </w:tblPrEx>
        <w:tc>
          <w:tcPr>
            <w:tcW w:w="1527" w:type="dxa"/>
          </w:tcPr>
          <w:p w14:paraId="7A4A4DF9" w14:textId="77777777" w:rsidR="00774472" w:rsidRPr="0045652F" w:rsidRDefault="00774472">
            <w:pPr>
              <w:keepNext/>
              <w:keepLines/>
              <w:ind w:left="0"/>
              <w:rPr>
                <w:lang w:val="en-US"/>
              </w:rPr>
            </w:pPr>
            <w:r w:rsidRPr="0045652F">
              <w:rPr>
                <w:lang w:val="en-US"/>
              </w:rPr>
              <w:t>BROWSER</w:t>
            </w:r>
          </w:p>
        </w:tc>
        <w:tc>
          <w:tcPr>
            <w:tcW w:w="7800" w:type="dxa"/>
          </w:tcPr>
          <w:p w14:paraId="0F9E3548" w14:textId="77777777" w:rsidR="00774472" w:rsidRPr="0045652F" w:rsidRDefault="00774472">
            <w:pPr>
              <w:keepNext/>
              <w:keepLines/>
              <w:ind w:left="0"/>
              <w:rPr>
                <w:lang w:val="en-US"/>
              </w:rPr>
            </w:pPr>
            <w:r w:rsidRPr="0045652F">
              <w:rPr>
                <w:lang w:val="en-US"/>
              </w:rPr>
              <w:t>"Mozilla/5.0 (Windows) Gecko/20070219 Firefox/2.0.0.2"</w:t>
            </w:r>
          </w:p>
        </w:tc>
      </w:tr>
      <w:tr w:rsidR="00774472" w:rsidRPr="0045652F" w14:paraId="6A38EC81" w14:textId="77777777">
        <w:tblPrEx>
          <w:tblCellMar>
            <w:top w:w="0" w:type="dxa"/>
            <w:bottom w:w="0" w:type="dxa"/>
          </w:tblCellMar>
        </w:tblPrEx>
        <w:tc>
          <w:tcPr>
            <w:tcW w:w="1527" w:type="dxa"/>
          </w:tcPr>
          <w:p w14:paraId="0CC7852E" w14:textId="77777777" w:rsidR="00774472" w:rsidRPr="0045652F" w:rsidRDefault="00774472">
            <w:pPr>
              <w:keepNext/>
              <w:keepLines/>
              <w:ind w:left="0"/>
              <w:rPr>
                <w:lang w:val="en-US"/>
              </w:rPr>
            </w:pPr>
            <w:r w:rsidRPr="0045652F">
              <w:rPr>
                <w:lang w:val="en-US"/>
              </w:rPr>
              <w:t>APPLID</w:t>
            </w:r>
          </w:p>
        </w:tc>
        <w:tc>
          <w:tcPr>
            <w:tcW w:w="7800" w:type="dxa"/>
          </w:tcPr>
          <w:p w14:paraId="5D4CE6A3" w14:textId="77777777" w:rsidR="00774472" w:rsidRPr="0045652F" w:rsidRDefault="00774472">
            <w:pPr>
              <w:keepNext/>
              <w:keepLines/>
              <w:ind w:left="0"/>
              <w:rPr>
                <w:lang w:val="en-US"/>
              </w:rPr>
            </w:pPr>
            <w:r w:rsidRPr="0045652F">
              <w:rPr>
                <w:lang w:val="en-US"/>
              </w:rPr>
              <w:t>"VIRTEL"</w:t>
            </w:r>
          </w:p>
        </w:tc>
      </w:tr>
      <w:tr w:rsidR="00774472" w:rsidRPr="0045652F" w14:paraId="1A946458" w14:textId="77777777">
        <w:tblPrEx>
          <w:tblCellMar>
            <w:top w:w="0" w:type="dxa"/>
            <w:bottom w:w="0" w:type="dxa"/>
          </w:tblCellMar>
        </w:tblPrEx>
        <w:tc>
          <w:tcPr>
            <w:tcW w:w="1527" w:type="dxa"/>
          </w:tcPr>
          <w:p w14:paraId="24D60348" w14:textId="77777777" w:rsidR="00774472" w:rsidRPr="0045652F" w:rsidRDefault="00774472">
            <w:pPr>
              <w:keepNext/>
              <w:keepLines/>
              <w:ind w:left="0"/>
              <w:rPr>
                <w:lang w:val="en-US"/>
              </w:rPr>
            </w:pPr>
            <w:r w:rsidRPr="0045652F">
              <w:rPr>
                <w:lang w:val="en-US"/>
              </w:rPr>
              <w:t>LINEINT</w:t>
            </w:r>
          </w:p>
        </w:tc>
        <w:tc>
          <w:tcPr>
            <w:tcW w:w="7800" w:type="dxa"/>
          </w:tcPr>
          <w:p w14:paraId="4148A2A5" w14:textId="77777777" w:rsidR="00774472" w:rsidRPr="0045652F" w:rsidRDefault="00774472">
            <w:pPr>
              <w:keepNext/>
              <w:keepLines/>
              <w:ind w:left="0"/>
              <w:rPr>
                <w:lang w:val="en-US"/>
              </w:rPr>
            </w:pPr>
            <w:r w:rsidRPr="0045652F">
              <w:rPr>
                <w:lang w:val="en-US"/>
              </w:rPr>
              <w:t>"W-HTTP"</w:t>
            </w:r>
          </w:p>
        </w:tc>
      </w:tr>
      <w:tr w:rsidR="00774472" w:rsidRPr="0045652F" w14:paraId="0D2026F6" w14:textId="77777777">
        <w:tblPrEx>
          <w:tblCellMar>
            <w:top w:w="0" w:type="dxa"/>
            <w:bottom w:w="0" w:type="dxa"/>
          </w:tblCellMar>
        </w:tblPrEx>
        <w:tc>
          <w:tcPr>
            <w:tcW w:w="1527" w:type="dxa"/>
          </w:tcPr>
          <w:p w14:paraId="49DA339F" w14:textId="77777777" w:rsidR="00774472" w:rsidRPr="0045652F" w:rsidRDefault="00774472">
            <w:pPr>
              <w:keepNext/>
              <w:keepLines/>
              <w:ind w:left="0"/>
              <w:rPr>
                <w:lang w:val="en-US"/>
              </w:rPr>
            </w:pPr>
            <w:r w:rsidRPr="0045652F">
              <w:rPr>
                <w:lang w:val="en-US"/>
              </w:rPr>
              <w:t>TERMID</w:t>
            </w:r>
          </w:p>
        </w:tc>
        <w:tc>
          <w:tcPr>
            <w:tcW w:w="7800" w:type="dxa"/>
          </w:tcPr>
          <w:p w14:paraId="52FB48AE" w14:textId="77777777" w:rsidR="00774472" w:rsidRPr="0045652F" w:rsidRDefault="00774472">
            <w:pPr>
              <w:keepNext/>
              <w:keepLines/>
              <w:ind w:left="0"/>
              <w:rPr>
                <w:lang w:val="en-US"/>
              </w:rPr>
            </w:pPr>
            <w:r w:rsidRPr="0045652F">
              <w:rPr>
                <w:lang w:val="en-US"/>
              </w:rPr>
              <w:t>"DEVTA003"</w:t>
            </w:r>
          </w:p>
        </w:tc>
      </w:tr>
      <w:tr w:rsidR="00774472" w:rsidRPr="0045652F" w14:paraId="3235AD51" w14:textId="77777777">
        <w:tblPrEx>
          <w:tblCellMar>
            <w:top w:w="0" w:type="dxa"/>
            <w:bottom w:w="0" w:type="dxa"/>
          </w:tblCellMar>
        </w:tblPrEx>
        <w:tc>
          <w:tcPr>
            <w:tcW w:w="1527" w:type="dxa"/>
          </w:tcPr>
          <w:p w14:paraId="2583667D" w14:textId="77777777" w:rsidR="00774472" w:rsidRPr="0045652F" w:rsidRDefault="00774472">
            <w:pPr>
              <w:keepNext/>
              <w:keepLines/>
              <w:ind w:left="0"/>
              <w:rPr>
                <w:lang w:val="en-US"/>
              </w:rPr>
            </w:pPr>
            <w:r w:rsidRPr="0045652F">
              <w:rPr>
                <w:lang w:val="en-US"/>
              </w:rPr>
              <w:t>LUNAME</w:t>
            </w:r>
          </w:p>
        </w:tc>
        <w:tc>
          <w:tcPr>
            <w:tcW w:w="7800" w:type="dxa"/>
          </w:tcPr>
          <w:p w14:paraId="3CFF88F3" w14:textId="77777777" w:rsidR="00774472" w:rsidRPr="0045652F" w:rsidRDefault="00774472">
            <w:pPr>
              <w:keepNext/>
              <w:keepLines/>
              <w:ind w:left="0"/>
              <w:rPr>
                <w:lang w:val="en-US"/>
              </w:rPr>
            </w:pPr>
            <w:r w:rsidRPr="0045652F">
              <w:rPr>
                <w:lang w:val="en-US"/>
              </w:rPr>
              <w:t>"RHTVT000"</w:t>
            </w:r>
          </w:p>
        </w:tc>
      </w:tr>
      <w:tr w:rsidR="00774472" w:rsidRPr="0045652F" w14:paraId="39300B6E" w14:textId="77777777">
        <w:tblPrEx>
          <w:tblCellMar>
            <w:top w:w="0" w:type="dxa"/>
            <w:bottom w:w="0" w:type="dxa"/>
          </w:tblCellMar>
        </w:tblPrEx>
        <w:tc>
          <w:tcPr>
            <w:tcW w:w="1527" w:type="dxa"/>
          </w:tcPr>
          <w:p w14:paraId="5046CA80" w14:textId="77777777" w:rsidR="00774472" w:rsidRPr="0045652F" w:rsidRDefault="00774472">
            <w:pPr>
              <w:keepNext/>
              <w:keepLines/>
              <w:ind w:left="0"/>
              <w:rPr>
                <w:lang w:val="en-US"/>
              </w:rPr>
            </w:pPr>
            <w:r w:rsidRPr="0045652F">
              <w:rPr>
                <w:lang w:val="en-US"/>
              </w:rPr>
              <w:t>EPNAME</w:t>
            </w:r>
          </w:p>
        </w:tc>
        <w:tc>
          <w:tcPr>
            <w:tcW w:w="7800" w:type="dxa"/>
          </w:tcPr>
          <w:p w14:paraId="46D374AE" w14:textId="77777777" w:rsidR="00774472" w:rsidRPr="0045652F" w:rsidRDefault="00774472">
            <w:pPr>
              <w:keepNext/>
              <w:keepLines/>
              <w:ind w:left="0"/>
              <w:rPr>
                <w:lang w:val="en-US"/>
              </w:rPr>
            </w:pPr>
            <w:r w:rsidRPr="0045652F">
              <w:rPr>
                <w:lang w:val="en-US"/>
              </w:rPr>
              <w:t>"WEB2HOST"</w:t>
            </w:r>
          </w:p>
        </w:tc>
      </w:tr>
      <w:tr w:rsidR="00774472" w:rsidRPr="0045652F" w14:paraId="33CB39A6" w14:textId="77777777">
        <w:tblPrEx>
          <w:tblCellMar>
            <w:top w:w="0" w:type="dxa"/>
            <w:bottom w:w="0" w:type="dxa"/>
          </w:tblCellMar>
        </w:tblPrEx>
        <w:tc>
          <w:tcPr>
            <w:tcW w:w="1527" w:type="dxa"/>
          </w:tcPr>
          <w:p w14:paraId="03335B19" w14:textId="77777777" w:rsidR="00774472" w:rsidRPr="0045652F" w:rsidRDefault="00774472">
            <w:pPr>
              <w:keepNext/>
              <w:keepLines/>
              <w:ind w:left="0"/>
              <w:rPr>
                <w:lang w:val="en-US"/>
              </w:rPr>
            </w:pPr>
            <w:r w:rsidRPr="0045652F">
              <w:rPr>
                <w:lang w:val="en-US"/>
              </w:rPr>
              <w:t>TRANINT</w:t>
            </w:r>
          </w:p>
        </w:tc>
        <w:tc>
          <w:tcPr>
            <w:tcW w:w="7800" w:type="dxa"/>
          </w:tcPr>
          <w:p w14:paraId="643A8347" w14:textId="77777777" w:rsidR="00774472" w:rsidRPr="0045652F" w:rsidRDefault="00774472">
            <w:pPr>
              <w:keepNext/>
              <w:keepLines/>
              <w:ind w:left="0"/>
              <w:rPr>
                <w:lang w:val="en-US"/>
              </w:rPr>
            </w:pPr>
            <w:r w:rsidRPr="0045652F">
              <w:rPr>
                <w:lang w:val="en-US"/>
              </w:rPr>
              <w:t>"W2H-13"</w:t>
            </w:r>
          </w:p>
        </w:tc>
      </w:tr>
      <w:tr w:rsidR="00774472" w:rsidRPr="0045652F" w14:paraId="367CF35E" w14:textId="77777777">
        <w:tblPrEx>
          <w:tblCellMar>
            <w:top w:w="0" w:type="dxa"/>
            <w:bottom w:w="0" w:type="dxa"/>
          </w:tblCellMar>
        </w:tblPrEx>
        <w:tc>
          <w:tcPr>
            <w:tcW w:w="1527" w:type="dxa"/>
          </w:tcPr>
          <w:p w14:paraId="166F73A4" w14:textId="77777777" w:rsidR="00774472" w:rsidRPr="0045652F" w:rsidRDefault="00774472">
            <w:pPr>
              <w:keepNext/>
              <w:keepLines/>
              <w:ind w:left="0"/>
              <w:rPr>
                <w:lang w:val="en-US"/>
              </w:rPr>
            </w:pPr>
            <w:r w:rsidRPr="0045652F">
              <w:rPr>
                <w:lang w:val="en-US"/>
              </w:rPr>
              <w:t>TRANEXT</w:t>
            </w:r>
          </w:p>
        </w:tc>
        <w:tc>
          <w:tcPr>
            <w:tcW w:w="7800" w:type="dxa"/>
          </w:tcPr>
          <w:p w14:paraId="4CB4285A" w14:textId="77777777" w:rsidR="00774472" w:rsidRPr="0045652F" w:rsidRDefault="00774472">
            <w:pPr>
              <w:keepNext/>
              <w:keepLines/>
              <w:ind w:left="0"/>
              <w:rPr>
                <w:lang w:val="en-US"/>
              </w:rPr>
            </w:pPr>
            <w:r w:rsidRPr="0045652F">
              <w:rPr>
                <w:lang w:val="en-US"/>
              </w:rPr>
              <w:t>"Tso"</w:t>
            </w:r>
          </w:p>
        </w:tc>
      </w:tr>
      <w:tr w:rsidR="00774472" w:rsidRPr="0045652F" w14:paraId="6042B4B8" w14:textId="77777777">
        <w:tblPrEx>
          <w:tblCellMar>
            <w:top w:w="0" w:type="dxa"/>
            <w:bottom w:w="0" w:type="dxa"/>
          </w:tblCellMar>
        </w:tblPrEx>
        <w:tc>
          <w:tcPr>
            <w:tcW w:w="1527" w:type="dxa"/>
          </w:tcPr>
          <w:p w14:paraId="72911B7C" w14:textId="77777777" w:rsidR="00774472" w:rsidRPr="0045652F" w:rsidRDefault="00774472">
            <w:pPr>
              <w:keepNext/>
              <w:keepLines/>
              <w:ind w:left="0"/>
              <w:rPr>
                <w:lang w:val="en-US"/>
              </w:rPr>
            </w:pPr>
            <w:r w:rsidRPr="0045652F">
              <w:rPr>
                <w:lang w:val="en-US"/>
              </w:rPr>
              <w:t>ROUTPARM</w:t>
            </w:r>
          </w:p>
        </w:tc>
        <w:tc>
          <w:tcPr>
            <w:tcW w:w="7800" w:type="dxa"/>
          </w:tcPr>
          <w:p w14:paraId="43D8690B" w14:textId="77777777" w:rsidR="00774472" w:rsidRPr="0045652F" w:rsidRDefault="00774472">
            <w:pPr>
              <w:keepNext/>
              <w:keepLines/>
              <w:ind w:left="0"/>
              <w:rPr>
                <w:lang w:val="en-US"/>
              </w:rPr>
            </w:pPr>
            <w:r w:rsidRPr="0045652F">
              <w:rPr>
                <w:lang w:val="en-US"/>
              </w:rPr>
              <w:t>"model2"</w:t>
            </w:r>
          </w:p>
        </w:tc>
      </w:tr>
      <w:tr w:rsidR="00C54F00" w:rsidRPr="0045652F" w14:paraId="67D60ED7" w14:textId="77777777" w:rsidTr="006C5054">
        <w:tblPrEx>
          <w:tblCellMar>
            <w:top w:w="0" w:type="dxa"/>
            <w:bottom w:w="0" w:type="dxa"/>
          </w:tblCellMar>
        </w:tblPrEx>
        <w:trPr>
          <w:ins w:id="445" w:author="BOWLER - 4.52" w:date="2013-11-21T13:40:00Z"/>
        </w:trPr>
        <w:tc>
          <w:tcPr>
            <w:tcW w:w="1527" w:type="dxa"/>
          </w:tcPr>
          <w:p w14:paraId="7A1BDBFE" w14:textId="77777777" w:rsidR="00C54F00" w:rsidRDefault="00C54F00" w:rsidP="006C5054">
            <w:pPr>
              <w:keepNext/>
              <w:keepLines/>
              <w:ind w:left="0"/>
              <w:rPr>
                <w:ins w:id="446" w:author="BOWLER - 4.52" w:date="2013-11-21T13:40:00Z"/>
                <w:lang w:val="en-US"/>
              </w:rPr>
            </w:pPr>
            <w:ins w:id="447" w:author="BOWLER - 4.52" w:date="2013-11-21T13:40:00Z">
              <w:r>
                <w:rPr>
                  <w:lang w:val="en-US"/>
                </w:rPr>
                <w:t>URL</w:t>
              </w:r>
            </w:ins>
          </w:p>
        </w:tc>
        <w:tc>
          <w:tcPr>
            <w:tcW w:w="7800" w:type="dxa"/>
          </w:tcPr>
          <w:p w14:paraId="19D3A7B8" w14:textId="77777777" w:rsidR="00C54F00" w:rsidRPr="00C54F00" w:rsidRDefault="00C54F00" w:rsidP="00C54F00">
            <w:pPr>
              <w:keepNext/>
              <w:keepLines/>
              <w:ind w:left="0"/>
              <w:rPr>
                <w:ins w:id="448" w:author="BOWLER - 4.52" w:date="2013-11-21T13:40:00Z"/>
                <w:lang w:val="en-US"/>
              </w:rPr>
            </w:pPr>
            <w:ins w:id="449" w:author="BOWLER - 4.52" w:date="2013-11-21T13:40:00Z">
              <w:r w:rsidRPr="00C54F00">
                <w:rPr>
                  <w:lang w:val="en-US"/>
                </w:rPr>
                <w:t>"</w:t>
              </w:r>
            </w:ins>
            <w:ins w:id="450" w:author="BOWLER - 4.52" w:date="2013-11-21T13:41:00Z">
              <w:r w:rsidRPr="00C54F00">
                <w:rPr>
                  <w:iCs/>
                  <w:lang w:val="en-US"/>
                </w:rPr>
                <w:t>/w2h/WEB2AJAX.htm+Tso+model2</w:t>
              </w:r>
            </w:ins>
            <w:ins w:id="451" w:author="BOWLER - 4.52" w:date="2013-11-21T13:40:00Z">
              <w:r w:rsidRPr="00C54F00">
                <w:rPr>
                  <w:lang w:val="en-US"/>
                </w:rPr>
                <w:t>"</w:t>
              </w:r>
            </w:ins>
          </w:p>
        </w:tc>
      </w:tr>
      <w:tr w:rsidR="00C54F00" w:rsidRPr="0045652F" w14:paraId="53EC7217" w14:textId="77777777" w:rsidTr="006C5054">
        <w:tblPrEx>
          <w:tblCellMar>
            <w:top w:w="0" w:type="dxa"/>
            <w:bottom w:w="0" w:type="dxa"/>
          </w:tblCellMar>
        </w:tblPrEx>
        <w:trPr>
          <w:ins w:id="452" w:author="BOWLER - 4.52" w:date="2013-11-21T13:40:00Z"/>
        </w:trPr>
        <w:tc>
          <w:tcPr>
            <w:tcW w:w="1527" w:type="dxa"/>
          </w:tcPr>
          <w:p w14:paraId="1A043582" w14:textId="77777777" w:rsidR="00C54F00" w:rsidRDefault="00C54F00" w:rsidP="006C5054">
            <w:pPr>
              <w:keepNext/>
              <w:keepLines/>
              <w:ind w:left="0"/>
              <w:rPr>
                <w:ins w:id="453" w:author="BOWLER - 4.52" w:date="2013-11-21T13:40:00Z"/>
                <w:lang w:val="en-US"/>
              </w:rPr>
            </w:pPr>
            <w:ins w:id="454" w:author="BOWLER - 4.52" w:date="2013-11-21T13:40:00Z">
              <w:r>
                <w:rPr>
                  <w:lang w:val="en-US"/>
                </w:rPr>
                <w:t>QSTRING</w:t>
              </w:r>
            </w:ins>
          </w:p>
        </w:tc>
        <w:tc>
          <w:tcPr>
            <w:tcW w:w="7800" w:type="dxa"/>
          </w:tcPr>
          <w:p w14:paraId="2E85892E" w14:textId="77777777" w:rsidR="00C54F00" w:rsidRPr="00C54F00" w:rsidRDefault="00C54F00" w:rsidP="00C54F00">
            <w:pPr>
              <w:keepNext/>
              <w:keepLines/>
              <w:ind w:left="0"/>
              <w:rPr>
                <w:ins w:id="455" w:author="BOWLER - 4.52" w:date="2013-11-21T13:40:00Z"/>
                <w:lang w:val="en-US"/>
              </w:rPr>
            </w:pPr>
            <w:ins w:id="456" w:author="BOWLER - 4.52" w:date="2013-11-21T13:40:00Z">
              <w:r w:rsidRPr="00C54F00">
                <w:rPr>
                  <w:lang w:val="en-US"/>
                </w:rPr>
                <w:t>"</w:t>
              </w:r>
            </w:ins>
            <w:ins w:id="457" w:author="BOWLER - 4.52" w:date="2013-11-21T13:41:00Z">
              <w:r w:rsidRPr="00C54F00">
                <w:rPr>
                  <w:iCs/>
                  <w:lang w:val="en-US"/>
                </w:rPr>
                <w:t>u=rxb&amp;g=sys1</w:t>
              </w:r>
            </w:ins>
            <w:ins w:id="458" w:author="BOWLER - 4.52" w:date="2013-11-21T13:40:00Z">
              <w:r w:rsidRPr="00C54F00">
                <w:rPr>
                  <w:lang w:val="en-US"/>
                </w:rPr>
                <w:t>"</w:t>
              </w:r>
            </w:ins>
          </w:p>
        </w:tc>
      </w:tr>
      <w:tr w:rsidR="00774472" w:rsidRPr="0045652F" w14:paraId="4953F61C" w14:textId="77777777">
        <w:tblPrEx>
          <w:tblCellMar>
            <w:top w:w="0" w:type="dxa"/>
            <w:bottom w:w="0" w:type="dxa"/>
          </w:tblCellMar>
        </w:tblPrEx>
        <w:tc>
          <w:tcPr>
            <w:tcW w:w="1527" w:type="dxa"/>
          </w:tcPr>
          <w:p w14:paraId="30E1C807" w14:textId="77777777" w:rsidR="00774472" w:rsidRPr="0045652F" w:rsidRDefault="00774472">
            <w:pPr>
              <w:keepNext/>
              <w:keepLines/>
              <w:ind w:left="0"/>
              <w:rPr>
                <w:lang w:val="en-US"/>
              </w:rPr>
            </w:pPr>
            <w:r w:rsidRPr="0045652F">
              <w:rPr>
                <w:lang w:val="en-US"/>
              </w:rPr>
              <w:t>PAGENAME</w:t>
            </w:r>
          </w:p>
        </w:tc>
        <w:tc>
          <w:tcPr>
            <w:tcW w:w="7800" w:type="dxa"/>
          </w:tcPr>
          <w:p w14:paraId="60C38F0E" w14:textId="77777777" w:rsidR="00774472" w:rsidRPr="0045652F" w:rsidRDefault="00774472">
            <w:pPr>
              <w:keepNext/>
              <w:keepLines/>
              <w:ind w:left="0"/>
              <w:rPr>
                <w:lang w:val="en-US"/>
              </w:rPr>
            </w:pPr>
            <w:r w:rsidRPr="0045652F">
              <w:rPr>
                <w:lang w:val="en-US"/>
              </w:rPr>
              <w:t>"WEB2</w:t>
            </w:r>
            <w:ins w:id="459" w:author="BOWLER - 4.52" w:date="2013-11-21T13:41:00Z">
              <w:r w:rsidR="00C54F00">
                <w:rPr>
                  <w:lang w:val="en-US"/>
                </w:rPr>
                <w:t>AJAX.htm</w:t>
              </w:r>
            </w:ins>
            <w:del w:id="460" w:author="BOWLER - 4.52" w:date="2013-11-21T13:41:00Z">
              <w:r w:rsidRPr="0045652F" w:rsidDel="00C54F00">
                <w:rPr>
                  <w:lang w:val="en-US"/>
                </w:rPr>
                <w:delText>VIRT.HTM</w:delText>
              </w:r>
            </w:del>
            <w:r w:rsidRPr="0045652F">
              <w:rPr>
                <w:lang w:val="en-US"/>
              </w:rPr>
              <w:t>"</w:t>
            </w:r>
          </w:p>
        </w:tc>
      </w:tr>
      <w:tr w:rsidR="00774472" w:rsidRPr="0045652F" w14:paraId="372C8D07" w14:textId="77777777">
        <w:tblPrEx>
          <w:tblCellMar>
            <w:top w:w="0" w:type="dxa"/>
            <w:bottom w:w="0" w:type="dxa"/>
          </w:tblCellMar>
        </w:tblPrEx>
        <w:tc>
          <w:tcPr>
            <w:tcW w:w="1527" w:type="dxa"/>
          </w:tcPr>
          <w:p w14:paraId="35156AD6" w14:textId="77777777" w:rsidR="00774472" w:rsidRPr="0045652F" w:rsidRDefault="00774472">
            <w:pPr>
              <w:keepNext/>
              <w:keepLines/>
              <w:ind w:left="0"/>
              <w:rPr>
                <w:lang w:val="en-US"/>
              </w:rPr>
            </w:pPr>
            <w:r w:rsidRPr="0045652F">
              <w:rPr>
                <w:lang w:val="en-US"/>
              </w:rPr>
              <w:t>DIRNAME</w:t>
            </w:r>
          </w:p>
        </w:tc>
        <w:tc>
          <w:tcPr>
            <w:tcW w:w="7800" w:type="dxa"/>
          </w:tcPr>
          <w:p w14:paraId="11B06558" w14:textId="77777777" w:rsidR="00774472" w:rsidRPr="0045652F" w:rsidRDefault="00774472">
            <w:pPr>
              <w:keepNext/>
              <w:keepLines/>
              <w:ind w:left="0"/>
              <w:rPr>
                <w:lang w:val="en-US"/>
              </w:rPr>
            </w:pPr>
            <w:r w:rsidRPr="0045652F">
              <w:rPr>
                <w:lang w:val="en-US"/>
              </w:rPr>
              <w:t>"W2H-DIR"</w:t>
            </w:r>
          </w:p>
        </w:tc>
      </w:tr>
      <w:tr w:rsidR="00774472" w:rsidRPr="0045652F" w14:paraId="29782DC1" w14:textId="77777777">
        <w:tblPrEx>
          <w:tblCellMar>
            <w:top w:w="0" w:type="dxa"/>
            <w:bottom w:w="0" w:type="dxa"/>
          </w:tblCellMar>
        </w:tblPrEx>
        <w:tc>
          <w:tcPr>
            <w:tcW w:w="1527" w:type="dxa"/>
          </w:tcPr>
          <w:p w14:paraId="432B17E4" w14:textId="77777777" w:rsidR="00774472" w:rsidRPr="0045652F" w:rsidRDefault="00774472">
            <w:pPr>
              <w:keepNext/>
              <w:keepLines/>
              <w:ind w:left="0"/>
              <w:rPr>
                <w:lang w:val="en-US"/>
              </w:rPr>
            </w:pPr>
            <w:r w:rsidRPr="0045652F">
              <w:rPr>
                <w:lang w:val="en-US"/>
              </w:rPr>
              <w:t>SNASTAT</w:t>
            </w:r>
          </w:p>
        </w:tc>
        <w:tc>
          <w:tcPr>
            <w:tcW w:w="7800" w:type="dxa"/>
          </w:tcPr>
          <w:p w14:paraId="67405134" w14:textId="77777777" w:rsidR="00774472" w:rsidRPr="0045652F" w:rsidRDefault="00774472">
            <w:pPr>
              <w:keepNext/>
              <w:keepLines/>
              <w:ind w:left="0"/>
              <w:rPr>
                <w:lang w:val="en-US"/>
              </w:rPr>
            </w:pPr>
            <w:r w:rsidRPr="0045652F">
              <w:rPr>
                <w:lang w:val="en-US"/>
              </w:rPr>
              <w:t>" "</w:t>
            </w:r>
          </w:p>
        </w:tc>
      </w:tr>
      <w:tr w:rsidR="00774472" w:rsidRPr="0045652F" w14:paraId="25FDD817" w14:textId="77777777">
        <w:tblPrEx>
          <w:tblCellMar>
            <w:top w:w="0" w:type="dxa"/>
            <w:bottom w:w="0" w:type="dxa"/>
          </w:tblCellMar>
        </w:tblPrEx>
        <w:tc>
          <w:tcPr>
            <w:tcW w:w="1527" w:type="dxa"/>
          </w:tcPr>
          <w:p w14:paraId="0280143E" w14:textId="77777777" w:rsidR="00774472" w:rsidRPr="0045652F" w:rsidRDefault="00774472">
            <w:pPr>
              <w:keepNext/>
              <w:keepLines/>
              <w:ind w:left="0"/>
              <w:rPr>
                <w:lang w:val="en-US"/>
              </w:rPr>
            </w:pPr>
            <w:r w:rsidRPr="0045652F">
              <w:rPr>
                <w:lang w:val="en-US"/>
              </w:rPr>
              <w:t>CLIENT</w:t>
            </w:r>
          </w:p>
        </w:tc>
        <w:tc>
          <w:tcPr>
            <w:tcW w:w="7800" w:type="dxa"/>
          </w:tcPr>
          <w:p w14:paraId="06953ACF" w14:textId="77777777" w:rsidR="00774472" w:rsidRPr="0045652F" w:rsidRDefault="00774472">
            <w:pPr>
              <w:keepNext/>
              <w:keepLines/>
              <w:ind w:left="0"/>
              <w:rPr>
                <w:lang w:val="en-US"/>
              </w:rPr>
            </w:pPr>
            <w:r w:rsidRPr="0045652F">
              <w:rPr>
                <w:lang w:val="en-US"/>
              </w:rPr>
              <w:t>"192.168.000.049"</w:t>
            </w:r>
          </w:p>
        </w:tc>
      </w:tr>
      <w:tr w:rsidR="003C5C65" w:rsidRPr="0045652F" w14:paraId="0214F876" w14:textId="77777777">
        <w:tblPrEx>
          <w:tblCellMar>
            <w:top w:w="0" w:type="dxa"/>
            <w:bottom w:w="0" w:type="dxa"/>
          </w:tblCellMar>
        </w:tblPrEx>
        <w:tc>
          <w:tcPr>
            <w:tcW w:w="1527" w:type="dxa"/>
          </w:tcPr>
          <w:p w14:paraId="1657C05E" w14:textId="77777777" w:rsidR="003C5C65" w:rsidRPr="0045652F" w:rsidRDefault="003C5C65">
            <w:pPr>
              <w:keepNext/>
              <w:keepLines/>
              <w:ind w:left="0"/>
              <w:rPr>
                <w:lang w:val="en-US"/>
              </w:rPr>
            </w:pPr>
            <w:r>
              <w:rPr>
                <w:lang w:val="en-US"/>
              </w:rPr>
              <w:t>CHARSET</w:t>
            </w:r>
          </w:p>
        </w:tc>
        <w:tc>
          <w:tcPr>
            <w:tcW w:w="7800" w:type="dxa"/>
          </w:tcPr>
          <w:p w14:paraId="3F7B8E75" w14:textId="77777777" w:rsidR="003C5C65" w:rsidRPr="0045652F" w:rsidRDefault="003C5C65">
            <w:pPr>
              <w:keepNext/>
              <w:keepLines/>
              <w:ind w:left="0"/>
              <w:rPr>
                <w:lang w:val="en-US"/>
              </w:rPr>
            </w:pPr>
            <w:r>
              <w:rPr>
                <w:lang w:val="en-US"/>
              </w:rPr>
              <w:t>"IBM1140"</w:t>
            </w:r>
          </w:p>
        </w:tc>
      </w:tr>
      <w:tr w:rsidR="003C5C65" w:rsidRPr="0045652F" w14:paraId="0F389993" w14:textId="77777777">
        <w:tblPrEx>
          <w:tblCellMar>
            <w:top w:w="0" w:type="dxa"/>
            <w:bottom w:w="0" w:type="dxa"/>
          </w:tblCellMar>
        </w:tblPrEx>
        <w:tc>
          <w:tcPr>
            <w:tcW w:w="1527" w:type="dxa"/>
          </w:tcPr>
          <w:p w14:paraId="798C697B" w14:textId="77777777" w:rsidR="003C5C65" w:rsidRDefault="003C5C65">
            <w:pPr>
              <w:keepNext/>
              <w:keepLines/>
              <w:ind w:left="0"/>
              <w:rPr>
                <w:lang w:val="en-US"/>
              </w:rPr>
            </w:pPr>
            <w:r>
              <w:rPr>
                <w:lang w:val="en-US"/>
              </w:rPr>
              <w:t>DATETIME</w:t>
            </w:r>
          </w:p>
        </w:tc>
        <w:tc>
          <w:tcPr>
            <w:tcW w:w="7800" w:type="dxa"/>
          </w:tcPr>
          <w:p w14:paraId="1AB790BE" w14:textId="77777777" w:rsidR="003C5C65" w:rsidRDefault="003C5C65">
            <w:pPr>
              <w:keepNext/>
              <w:keepLines/>
              <w:ind w:left="0"/>
              <w:rPr>
                <w:lang w:val="en-US"/>
              </w:rPr>
            </w:pPr>
            <w:r>
              <w:rPr>
                <w:lang w:val="en-US"/>
              </w:rPr>
              <w:t>"20110731093522"</w:t>
            </w:r>
          </w:p>
        </w:tc>
      </w:tr>
      <w:tr w:rsidR="000F391B" w:rsidRPr="0045652F" w14:paraId="60B538C6" w14:textId="77777777" w:rsidTr="006C5054">
        <w:tblPrEx>
          <w:tblCellMar>
            <w:top w:w="0" w:type="dxa"/>
            <w:bottom w:w="0" w:type="dxa"/>
          </w:tblCellMar>
        </w:tblPrEx>
        <w:trPr>
          <w:ins w:id="461" w:author="BOWLER - 4.52" w:date="2013-11-21T13:13:00Z"/>
        </w:trPr>
        <w:tc>
          <w:tcPr>
            <w:tcW w:w="1527" w:type="dxa"/>
          </w:tcPr>
          <w:p w14:paraId="096859FF" w14:textId="77777777" w:rsidR="000F391B" w:rsidRDefault="000F391B" w:rsidP="000F391B">
            <w:pPr>
              <w:keepNext/>
              <w:keepLines/>
              <w:ind w:left="0"/>
              <w:rPr>
                <w:ins w:id="462" w:author="BOWLER - 4.52" w:date="2013-11-21T13:13:00Z"/>
                <w:lang w:val="en-US"/>
              </w:rPr>
            </w:pPr>
            <w:ins w:id="463" w:author="BOWLER - 4.52" w:date="2013-11-21T13:13:00Z">
              <w:r>
                <w:rPr>
                  <w:lang w:val="en-US"/>
                </w:rPr>
                <w:t>VERSION</w:t>
              </w:r>
            </w:ins>
          </w:p>
        </w:tc>
        <w:tc>
          <w:tcPr>
            <w:tcW w:w="7800" w:type="dxa"/>
          </w:tcPr>
          <w:p w14:paraId="03514AF5" w14:textId="77777777" w:rsidR="000F391B" w:rsidRDefault="000F391B" w:rsidP="00FA279C">
            <w:pPr>
              <w:keepNext/>
              <w:keepLines/>
              <w:ind w:left="0"/>
              <w:rPr>
                <w:ins w:id="464" w:author="BOWLER - 4.52" w:date="2013-11-21T13:13:00Z"/>
                <w:lang w:val="en-US"/>
              </w:rPr>
            </w:pPr>
            <w:ins w:id="465" w:author="BOWLER - 4.52" w:date="2013-11-21T13:13:00Z">
              <w:r>
                <w:rPr>
                  <w:lang w:val="en-US"/>
                </w:rPr>
                <w:t>"4.52 "</w:t>
              </w:r>
            </w:ins>
          </w:p>
        </w:tc>
      </w:tr>
      <w:tr w:rsidR="00180EDE" w:rsidRPr="0045652F" w14:paraId="4AE4E4F9" w14:textId="77777777">
        <w:tblPrEx>
          <w:tblCellMar>
            <w:top w:w="0" w:type="dxa"/>
            <w:bottom w:w="0" w:type="dxa"/>
          </w:tblCellMar>
        </w:tblPrEx>
        <w:tc>
          <w:tcPr>
            <w:tcW w:w="1527" w:type="dxa"/>
          </w:tcPr>
          <w:p w14:paraId="234FDE5F" w14:textId="77777777" w:rsidR="00180EDE" w:rsidRDefault="00180EDE">
            <w:pPr>
              <w:keepNext/>
              <w:keepLines/>
              <w:ind w:left="0"/>
              <w:rPr>
                <w:lang w:val="en-US"/>
              </w:rPr>
            </w:pPr>
            <w:r>
              <w:rPr>
                <w:lang w:val="en-US"/>
              </w:rPr>
              <w:t>SYSNAME</w:t>
            </w:r>
          </w:p>
        </w:tc>
        <w:tc>
          <w:tcPr>
            <w:tcW w:w="7800" w:type="dxa"/>
          </w:tcPr>
          <w:p w14:paraId="4A12B635" w14:textId="77777777" w:rsidR="00180EDE" w:rsidRDefault="00180EDE">
            <w:pPr>
              <w:keepNext/>
              <w:keepLines/>
              <w:ind w:left="0"/>
              <w:rPr>
                <w:lang w:val="en-US"/>
              </w:rPr>
            </w:pPr>
            <w:r>
              <w:rPr>
                <w:lang w:val="en-US"/>
              </w:rPr>
              <w:t>"MVSPROD1"</w:t>
            </w:r>
          </w:p>
        </w:tc>
      </w:tr>
      <w:tr w:rsidR="00180EDE" w:rsidRPr="0045652F" w14:paraId="2C234DEB" w14:textId="77777777">
        <w:tblPrEx>
          <w:tblCellMar>
            <w:top w:w="0" w:type="dxa"/>
            <w:bottom w:w="0" w:type="dxa"/>
          </w:tblCellMar>
        </w:tblPrEx>
        <w:tc>
          <w:tcPr>
            <w:tcW w:w="1527" w:type="dxa"/>
          </w:tcPr>
          <w:p w14:paraId="4A30F681" w14:textId="77777777" w:rsidR="00180EDE" w:rsidRDefault="00180EDE">
            <w:pPr>
              <w:keepNext/>
              <w:keepLines/>
              <w:ind w:left="0"/>
              <w:rPr>
                <w:lang w:val="en-US"/>
              </w:rPr>
            </w:pPr>
            <w:r>
              <w:rPr>
                <w:lang w:val="en-US"/>
              </w:rPr>
              <w:t>SYSPLEX</w:t>
            </w:r>
          </w:p>
        </w:tc>
        <w:tc>
          <w:tcPr>
            <w:tcW w:w="7800" w:type="dxa"/>
          </w:tcPr>
          <w:p w14:paraId="536D88BB" w14:textId="77777777" w:rsidR="00180EDE" w:rsidRDefault="00180EDE">
            <w:pPr>
              <w:keepNext/>
              <w:keepLines/>
              <w:ind w:left="0"/>
              <w:rPr>
                <w:lang w:val="en-US"/>
              </w:rPr>
            </w:pPr>
            <w:r>
              <w:rPr>
                <w:lang w:val="en-US"/>
              </w:rPr>
              <w:t>"PRODPLEX"</w:t>
            </w:r>
          </w:p>
        </w:tc>
      </w:tr>
      <w:tr w:rsidR="00774472" w:rsidRPr="0045652F" w14:paraId="41940318" w14:textId="77777777">
        <w:tblPrEx>
          <w:tblCellMar>
            <w:top w:w="0" w:type="dxa"/>
            <w:bottom w:w="0" w:type="dxa"/>
          </w:tblCellMar>
        </w:tblPrEx>
        <w:tc>
          <w:tcPr>
            <w:tcW w:w="1527" w:type="dxa"/>
          </w:tcPr>
          <w:p w14:paraId="6170FDFF" w14:textId="77777777" w:rsidR="00774472" w:rsidRPr="0045652F" w:rsidRDefault="00774472">
            <w:pPr>
              <w:keepNext/>
              <w:keepLines/>
              <w:ind w:left="0"/>
              <w:rPr>
                <w:lang w:val="en-US"/>
              </w:rPr>
            </w:pPr>
            <w:r w:rsidRPr="0045652F">
              <w:rPr>
                <w:lang w:val="en-US"/>
              </w:rPr>
              <w:t>COLS</w:t>
            </w:r>
          </w:p>
        </w:tc>
        <w:tc>
          <w:tcPr>
            <w:tcW w:w="7800" w:type="dxa"/>
          </w:tcPr>
          <w:p w14:paraId="46CD005E" w14:textId="77777777" w:rsidR="00774472" w:rsidRPr="0045652F" w:rsidRDefault="00774472">
            <w:pPr>
              <w:keepNext/>
              <w:keepLines/>
              <w:ind w:left="0"/>
              <w:rPr>
                <w:lang w:val="en-US"/>
              </w:rPr>
            </w:pPr>
            <w:r w:rsidRPr="0045652F">
              <w:rPr>
                <w:lang w:val="en-US"/>
              </w:rPr>
              <w:t>"80"</w:t>
            </w:r>
          </w:p>
        </w:tc>
      </w:tr>
      <w:tr w:rsidR="00774472" w:rsidRPr="0045652F" w14:paraId="24197740" w14:textId="77777777">
        <w:tblPrEx>
          <w:tblCellMar>
            <w:top w:w="0" w:type="dxa"/>
            <w:bottom w:w="0" w:type="dxa"/>
          </w:tblCellMar>
        </w:tblPrEx>
        <w:tc>
          <w:tcPr>
            <w:tcW w:w="1527" w:type="dxa"/>
          </w:tcPr>
          <w:p w14:paraId="66478D9A" w14:textId="77777777" w:rsidR="00774472" w:rsidRPr="0045652F" w:rsidRDefault="00774472">
            <w:pPr>
              <w:keepNext/>
              <w:keepLines/>
              <w:ind w:left="0"/>
              <w:rPr>
                <w:lang w:val="en-US"/>
              </w:rPr>
            </w:pPr>
            <w:r w:rsidRPr="0045652F">
              <w:rPr>
                <w:lang w:val="en-US"/>
              </w:rPr>
              <w:t>ROWS</w:t>
            </w:r>
          </w:p>
        </w:tc>
        <w:tc>
          <w:tcPr>
            <w:tcW w:w="7800" w:type="dxa"/>
          </w:tcPr>
          <w:p w14:paraId="62103DA3" w14:textId="77777777" w:rsidR="00774472" w:rsidRPr="0045652F" w:rsidRDefault="00774472">
            <w:pPr>
              <w:keepNext/>
              <w:keepLines/>
              <w:ind w:left="0"/>
              <w:rPr>
                <w:lang w:val="en-US"/>
              </w:rPr>
            </w:pPr>
            <w:r w:rsidRPr="0045652F">
              <w:rPr>
                <w:lang w:val="en-US"/>
              </w:rPr>
              <w:t>"24"</w:t>
            </w:r>
          </w:p>
        </w:tc>
      </w:tr>
      <w:tr w:rsidR="00797811" w:rsidRPr="0045652F" w14:paraId="2A5F6F58" w14:textId="77777777">
        <w:tblPrEx>
          <w:tblCellMar>
            <w:top w:w="0" w:type="dxa"/>
            <w:bottom w:w="0" w:type="dxa"/>
          </w:tblCellMar>
        </w:tblPrEx>
        <w:tc>
          <w:tcPr>
            <w:tcW w:w="1527" w:type="dxa"/>
          </w:tcPr>
          <w:p w14:paraId="00008E59" w14:textId="77777777" w:rsidR="00797811" w:rsidRPr="0045652F" w:rsidRDefault="00797811">
            <w:pPr>
              <w:keepNext/>
              <w:keepLines/>
              <w:ind w:left="0"/>
              <w:rPr>
                <w:lang w:val="en-US"/>
              </w:rPr>
            </w:pPr>
            <w:r>
              <w:rPr>
                <w:lang w:val="en-US"/>
              </w:rPr>
              <w:t>DEPT</w:t>
            </w:r>
          </w:p>
        </w:tc>
        <w:tc>
          <w:tcPr>
            <w:tcW w:w="7800" w:type="dxa"/>
          </w:tcPr>
          <w:p w14:paraId="3061935F" w14:textId="77777777" w:rsidR="00797811" w:rsidRPr="0045652F" w:rsidRDefault="00797811">
            <w:pPr>
              <w:keepNext/>
              <w:keepLines/>
              <w:ind w:left="0"/>
              <w:rPr>
                <w:lang w:val="en-US"/>
              </w:rPr>
            </w:pPr>
            <w:r>
              <w:rPr>
                <w:lang w:val="en-US"/>
              </w:rPr>
              <w:t>"</w:t>
            </w:r>
            <w:r w:rsidR="00F7413D">
              <w:rPr>
                <w:lang w:val="en-US"/>
              </w:rPr>
              <w:t>SYSPROG</w:t>
            </w:r>
            <w:r>
              <w:rPr>
                <w:lang w:val="en-US"/>
              </w:rPr>
              <w:t>"</w:t>
            </w:r>
          </w:p>
        </w:tc>
      </w:tr>
    </w:tbl>
    <w:p w14:paraId="2A3F3D57" w14:textId="77777777" w:rsidR="00774472" w:rsidRPr="0045652F" w:rsidRDefault="00774472">
      <w:pPr>
        <w:rPr>
          <w:lang w:val="en-US"/>
        </w:rPr>
      </w:pPr>
    </w:p>
    <w:p w14:paraId="5720F930" w14:textId="77777777" w:rsidR="00774472" w:rsidRPr="0045652F" w:rsidRDefault="00774472">
      <w:pPr>
        <w:pStyle w:val="Heading6"/>
        <w:keepLines/>
        <w:rPr>
          <w:lang w:val="en-US"/>
        </w:rPr>
      </w:pPr>
      <w:r w:rsidRPr="0045652F">
        <w:rPr>
          <w:lang w:val="en-US"/>
        </w:rPr>
        <w:t>COPY$ VALUE-TO-VARIABLE</w:t>
      </w:r>
    </w:p>
    <w:p w14:paraId="27048453" w14:textId="77777777" w:rsidR="00774472" w:rsidRPr="0045652F" w:rsidRDefault="00774472">
      <w:pPr>
        <w:pStyle w:val="ecran0"/>
        <w:rPr>
          <w:lang w:val="en-US"/>
        </w:rPr>
      </w:pPr>
      <w:r w:rsidRPr="0045652F">
        <w:rPr>
          <w:lang w:val="en-US"/>
        </w:rPr>
        <w:fldChar w:fldCharType="begin"/>
      </w:r>
      <w:r w:rsidRPr="0045652F">
        <w:rPr>
          <w:lang w:val="en-US"/>
        </w:rPr>
        <w:instrText xml:space="preserve"> XE "VALUE-TO-VARIABLE"</w:instrText>
      </w:r>
      <w:r w:rsidRPr="0045652F">
        <w:rPr>
          <w:lang w:val="en-US"/>
        </w:rPr>
        <w:fldChar w:fldCharType="end"/>
      </w:r>
      <w:r w:rsidRPr="0045652F">
        <w:rPr>
          <w:lang w:val="en-US"/>
        </w:rPr>
        <w:t>Copies a constant value to a variable.</w:t>
      </w:r>
    </w:p>
    <w:p w14:paraId="73552E7A" w14:textId="77777777" w:rsidR="00774472" w:rsidRPr="0045652F" w:rsidRDefault="00774472">
      <w:pPr>
        <w:pStyle w:val="Ecran"/>
        <w:rPr>
          <w:lang w:val="en-US"/>
        </w:rPr>
      </w:pPr>
    </w:p>
    <w:p w14:paraId="25E505B8" w14:textId="77777777" w:rsidR="00774472" w:rsidRPr="0045652F" w:rsidRDefault="00774472">
      <w:pPr>
        <w:pStyle w:val="Ecran"/>
        <w:rPr>
          <w:lang w:val="en-US"/>
        </w:rPr>
      </w:pPr>
      <w:r w:rsidRPr="0045652F">
        <w:rPr>
          <w:lang w:val="en-US"/>
        </w:rPr>
        <w:t xml:space="preserve">    </w:t>
      </w:r>
      <w:r w:rsidRPr="0045652F">
        <w:rPr>
          <w:rFonts w:cs="Courier New"/>
          <w:color w:val="000000"/>
          <w:sz w:val="20"/>
          <w:lang w:val="en-US"/>
        </w:rPr>
        <w:t>COPY$  VALUE-TO-VARIABLE,VALUE='string',VAR='name2',</w:t>
      </w:r>
    </w:p>
    <w:p w14:paraId="5E192002" w14:textId="77777777" w:rsidR="00774472" w:rsidRPr="0045652F" w:rsidRDefault="00774472">
      <w:pPr>
        <w:pStyle w:val="Ecran"/>
        <w:rPr>
          <w:lang w:val="en-US"/>
        </w:rPr>
      </w:pPr>
      <w:r w:rsidRPr="0045652F">
        <w:rPr>
          <w:rFonts w:cs="Courier New"/>
          <w:color w:val="000000"/>
          <w:sz w:val="20"/>
          <w:lang w:val="en-US"/>
        </w:rPr>
        <w:t xml:space="preserve">           TYPE=type</w:t>
      </w:r>
    </w:p>
    <w:p w14:paraId="04EDE777" w14:textId="77777777" w:rsidR="00774472" w:rsidRPr="0045652F" w:rsidRDefault="00774472">
      <w:pPr>
        <w:pStyle w:val="Ecran"/>
        <w:rPr>
          <w:lang w:val="en-US"/>
        </w:rPr>
      </w:pPr>
    </w:p>
    <w:p w14:paraId="35D56193" w14:textId="77777777" w:rsidR="00774472" w:rsidRPr="0045652F" w:rsidRDefault="00774472">
      <w:pPr>
        <w:keepNext/>
        <w:keepLines/>
        <w:rPr>
          <w:bCs/>
          <w:lang w:val="en-US"/>
        </w:rPr>
      </w:pPr>
    </w:p>
    <w:p w14:paraId="560D17B9" w14:textId="77777777" w:rsidR="00774472" w:rsidRPr="0045652F" w:rsidRDefault="00774472">
      <w:pPr>
        <w:pStyle w:val="RefrenceChamp"/>
        <w:keepNext/>
        <w:keepLines/>
        <w:rPr>
          <w:szCs w:val="19"/>
          <w:lang w:val="en-US"/>
        </w:rPr>
      </w:pPr>
      <w:r w:rsidRPr="0045652F">
        <w:rPr>
          <w:b/>
          <w:i/>
          <w:szCs w:val="19"/>
          <w:lang w:val="en-US"/>
        </w:rPr>
        <w:t>string</w:t>
      </w:r>
      <w:r w:rsidRPr="0045652F">
        <w:rPr>
          <w:i/>
          <w:szCs w:val="19"/>
          <w:lang w:val="en-US"/>
        </w:rPr>
        <w:tab/>
      </w:r>
      <w:r w:rsidRPr="0045652F">
        <w:rPr>
          <w:szCs w:val="19"/>
          <w:lang w:val="en-US"/>
        </w:rPr>
        <w:t xml:space="preserve">characters to be copied into the variable </w:t>
      </w:r>
      <w:r w:rsidRPr="0045652F">
        <w:rPr>
          <w:i/>
          <w:iCs/>
          <w:szCs w:val="19"/>
          <w:lang w:val="en-US"/>
        </w:rPr>
        <w:t>name2</w:t>
      </w:r>
      <w:r w:rsidRPr="0045652F">
        <w:rPr>
          <w:szCs w:val="19"/>
          <w:lang w:val="en-US"/>
        </w:rPr>
        <w:t>.</w:t>
      </w:r>
    </w:p>
    <w:p w14:paraId="4F53ED72" w14:textId="77777777" w:rsidR="00774472" w:rsidRPr="0045652F" w:rsidRDefault="00774472">
      <w:pPr>
        <w:pStyle w:val="RefrenceChamp"/>
        <w:keepNext/>
        <w:keepLines/>
        <w:rPr>
          <w:lang w:val="en-US"/>
        </w:rPr>
      </w:pPr>
      <w:r w:rsidRPr="0045652F">
        <w:rPr>
          <w:b/>
          <w:bCs/>
          <w:i/>
          <w:iCs/>
          <w:lang w:val="en-US"/>
        </w:rPr>
        <w:t>name2</w:t>
      </w:r>
      <w:r w:rsidRPr="0045652F">
        <w:rPr>
          <w:lang w:val="en-US"/>
        </w:rPr>
        <w:tab/>
        <w:t>the name of a VIRTEL table variable.  If the variable does not exist, it will be created.</w:t>
      </w:r>
    </w:p>
    <w:p w14:paraId="61C91510" w14:textId="77777777" w:rsidR="00774472" w:rsidRPr="0045652F" w:rsidRDefault="00774472">
      <w:pPr>
        <w:pStyle w:val="RefrenceChamp"/>
        <w:keepNext/>
        <w:keepLines/>
        <w:rPr>
          <w:lang w:val="en-US"/>
        </w:rPr>
      </w:pPr>
      <w:r w:rsidRPr="0045652F">
        <w:rPr>
          <w:b/>
          <w:bCs/>
          <w:i/>
          <w:iCs/>
          <w:lang w:val="en-US"/>
        </w:rPr>
        <w:t>type</w:t>
      </w:r>
      <w:r w:rsidRPr="0045652F">
        <w:rPr>
          <w:lang w:val="en-US"/>
        </w:rPr>
        <w:tab/>
      </w:r>
      <w:r w:rsidRPr="0045652F">
        <w:rPr>
          <w:i/>
          <w:lang w:val="en-US"/>
        </w:rPr>
        <w:t>(optional)</w:t>
      </w:r>
      <w:r w:rsidRPr="0045652F">
        <w:rPr>
          <w:lang w:val="en-US"/>
        </w:rPr>
        <w:t xml:space="preserve"> may indicate one of the following values:</w:t>
      </w:r>
    </w:p>
    <w:p w14:paraId="7A3A012B" w14:textId="77777777" w:rsidR="00774472" w:rsidRPr="0045652F" w:rsidRDefault="00774472" w:rsidP="001477C0">
      <w:pPr>
        <w:pStyle w:val="DtailRefChamp"/>
        <w:keepNext/>
        <w:rPr>
          <w:lang w:val="en-US"/>
        </w:rPr>
      </w:pPr>
      <w:r w:rsidRPr="0045652F">
        <w:rPr>
          <w:b/>
          <w:bCs/>
          <w:lang w:val="en-US"/>
        </w:rPr>
        <w:t>TYPE=REPLACE</w:t>
      </w:r>
      <w:r w:rsidRPr="0045652F">
        <w:rPr>
          <w:lang w:val="en-US"/>
        </w:rPr>
        <w:fldChar w:fldCharType="begin"/>
      </w:r>
      <w:r w:rsidRPr="0045652F">
        <w:rPr>
          <w:lang w:val="en-US"/>
        </w:rPr>
        <w:instrText xml:space="preserve"> XE "REPLACE"</w:instrText>
      </w:r>
      <w:r w:rsidRPr="0045652F">
        <w:rPr>
          <w:lang w:val="en-US"/>
        </w:rPr>
        <w:fldChar w:fldCharType="end"/>
      </w:r>
      <w:r w:rsidRPr="0045652F">
        <w:rPr>
          <w:lang w:val="en-US"/>
        </w:rPr>
        <w:tab/>
      </w:r>
      <w:r w:rsidRPr="0045652F">
        <w:rPr>
          <w:b/>
          <w:bCs/>
          <w:lang w:val="en-US"/>
        </w:rPr>
        <w:br/>
      </w:r>
      <w:r w:rsidRPr="0045652F">
        <w:rPr>
          <w:lang w:val="en-US"/>
        </w:rPr>
        <w:t>indicates that the new value will replace the existing value of the variable. If TYPE=REPLACE is not specified, and the variable already exists, the new value will be appended to any existing values.</w:t>
      </w:r>
    </w:p>
    <w:p w14:paraId="1E4BC037" w14:textId="77777777" w:rsidR="00933247" w:rsidRPr="001477C0" w:rsidRDefault="00933247" w:rsidP="00933247">
      <w:pPr>
        <w:pStyle w:val="ecran0"/>
        <w:rPr>
          <w:lang w:val="en-US"/>
        </w:rPr>
      </w:pPr>
      <w:r>
        <w:rPr>
          <w:lang w:val="en-US"/>
        </w:rPr>
        <w:t xml:space="preserve">The </w:t>
      </w:r>
      <w:r w:rsidRPr="001477C0">
        <w:rPr>
          <w:lang w:val="en-US"/>
        </w:rPr>
        <w:t xml:space="preserve">COPY$ VALUE-TO-VARIABLE instruction </w:t>
      </w:r>
      <w:r>
        <w:rPr>
          <w:lang w:val="en-US"/>
        </w:rPr>
        <w:t xml:space="preserve">allows the </w:t>
      </w:r>
      <w:r w:rsidRPr="001477C0">
        <w:rPr>
          <w:lang w:val="en-US"/>
        </w:rPr>
        <w:t xml:space="preserve">DUP (X'1C') </w:t>
      </w:r>
      <w:r>
        <w:rPr>
          <w:lang w:val="en-US"/>
        </w:rPr>
        <w:t>and</w:t>
      </w:r>
      <w:r w:rsidRPr="001477C0">
        <w:rPr>
          <w:lang w:val="en-US"/>
        </w:rPr>
        <w:t xml:space="preserve"> FM (X'1E') </w:t>
      </w:r>
      <w:r>
        <w:rPr>
          <w:lang w:val="en-US"/>
        </w:rPr>
        <w:t xml:space="preserve">characters to be included in the value of a </w:t>
      </w:r>
      <w:r w:rsidRPr="001477C0">
        <w:rPr>
          <w:lang w:val="en-US"/>
        </w:rPr>
        <w:t xml:space="preserve">variable </w:t>
      </w:r>
      <w:r>
        <w:rPr>
          <w:lang w:val="en-US"/>
        </w:rPr>
        <w:t xml:space="preserve">which can subsequently be referenced by the </w:t>
      </w:r>
      <w:r w:rsidRPr="001477C0">
        <w:rPr>
          <w:lang w:val="en-US"/>
        </w:rPr>
        <w:t>COPY$ VARIABLE-TO-SCREEN instruction.</w:t>
      </w:r>
    </w:p>
    <w:p w14:paraId="5B19BF8B" w14:textId="77777777" w:rsidR="00933247" w:rsidRPr="001477C0" w:rsidRDefault="00933247" w:rsidP="00933247">
      <w:pPr>
        <w:pStyle w:val="ecran0"/>
        <w:rPr>
          <w:lang w:val="en-US"/>
        </w:rPr>
      </w:pPr>
      <w:r>
        <w:rPr>
          <w:lang w:val="en-US"/>
        </w:rPr>
        <w:t xml:space="preserve">The following </w:t>
      </w:r>
      <w:r w:rsidRPr="001477C0">
        <w:rPr>
          <w:lang w:val="en-US"/>
        </w:rPr>
        <w:t>ex</w:t>
      </w:r>
      <w:r>
        <w:rPr>
          <w:lang w:val="en-US"/>
        </w:rPr>
        <w:t>a</w:t>
      </w:r>
      <w:r w:rsidRPr="001477C0">
        <w:rPr>
          <w:lang w:val="en-US"/>
        </w:rPr>
        <w:t xml:space="preserve">mple </w:t>
      </w:r>
      <w:r>
        <w:rPr>
          <w:lang w:val="en-US"/>
        </w:rPr>
        <w:t xml:space="preserve">shows the </w:t>
      </w:r>
      <w:r w:rsidRPr="001477C0">
        <w:rPr>
          <w:lang w:val="en-US"/>
        </w:rPr>
        <w:t xml:space="preserve">instructions </w:t>
      </w:r>
      <w:r>
        <w:rPr>
          <w:lang w:val="en-US"/>
        </w:rPr>
        <w:t>required to place</w:t>
      </w:r>
      <w:r w:rsidRPr="001477C0">
        <w:rPr>
          <w:lang w:val="en-US"/>
        </w:rPr>
        <w:t xml:space="preserve"> FIELD MARK (X'1E') </w:t>
      </w:r>
      <w:r>
        <w:rPr>
          <w:lang w:val="en-US"/>
        </w:rPr>
        <w:t xml:space="preserve">followed by </w:t>
      </w:r>
      <w:r w:rsidRPr="001477C0">
        <w:rPr>
          <w:lang w:val="en-US"/>
        </w:rPr>
        <w:t xml:space="preserve">W (X'E6') </w:t>
      </w:r>
      <w:r>
        <w:rPr>
          <w:lang w:val="en-US"/>
        </w:rPr>
        <w:t xml:space="preserve">at the cursor </w:t>
      </w:r>
      <w:r w:rsidRPr="001477C0">
        <w:rPr>
          <w:lang w:val="en-US"/>
        </w:rPr>
        <w:t xml:space="preserve">position </w:t>
      </w:r>
      <w:r>
        <w:rPr>
          <w:lang w:val="en-US"/>
        </w:rPr>
        <w:t xml:space="preserve">and press </w:t>
      </w:r>
      <w:r w:rsidRPr="001477C0">
        <w:rPr>
          <w:lang w:val="en-US"/>
        </w:rPr>
        <w:t>ENT</w:t>
      </w:r>
      <w:r>
        <w:rPr>
          <w:lang w:val="en-US"/>
        </w:rPr>
        <w:t>E</w:t>
      </w:r>
      <w:r w:rsidRPr="001477C0">
        <w:rPr>
          <w:lang w:val="en-US"/>
        </w:rPr>
        <w:t>R:</w:t>
      </w:r>
    </w:p>
    <w:p w14:paraId="05D60EDE" w14:textId="77777777" w:rsidR="00933247" w:rsidRPr="001477C0" w:rsidRDefault="00933247" w:rsidP="00933247">
      <w:pPr>
        <w:pStyle w:val="Listing"/>
        <w:rPr>
          <w:lang w:val="en-US"/>
        </w:rPr>
      </w:pPr>
      <w:r w:rsidRPr="001477C0">
        <w:rPr>
          <w:lang w:val="en-US"/>
        </w:rPr>
        <w:t xml:space="preserve">         COPY$ VALUE-TO-VARIABLE,VAR='FIELDMARK-W',TYPE=REPLACE,       *</w:t>
      </w:r>
    </w:p>
    <w:p w14:paraId="00050630" w14:textId="77777777" w:rsidR="00933247" w:rsidRPr="001477C0" w:rsidRDefault="00933247" w:rsidP="00933247">
      <w:pPr>
        <w:pStyle w:val="Listing"/>
        <w:rPr>
          <w:lang w:val="en-US"/>
        </w:rPr>
      </w:pPr>
      <w:r w:rsidRPr="001477C0">
        <w:rPr>
          <w:lang w:val="en-US"/>
        </w:rPr>
        <w:t xml:space="preserve">               VALUE=X'1EE6'                                            </w:t>
      </w:r>
    </w:p>
    <w:p w14:paraId="5BCB0101" w14:textId="77777777" w:rsidR="00933247" w:rsidRPr="001477C0" w:rsidRDefault="00933247" w:rsidP="00933247">
      <w:pPr>
        <w:pStyle w:val="Listing"/>
        <w:rPr>
          <w:lang w:val="en-US"/>
        </w:rPr>
      </w:pPr>
      <w:r w:rsidRPr="001477C0">
        <w:rPr>
          <w:lang w:val="en-US"/>
        </w:rPr>
        <w:t xml:space="preserve">         COPY$ VARIABLE-TO-SCREEN,VAR='FIELDMARK-W’                     </w:t>
      </w:r>
    </w:p>
    <w:p w14:paraId="15F26B98" w14:textId="77777777" w:rsidR="00933247" w:rsidRPr="001477C0" w:rsidRDefault="00933247" w:rsidP="00933247">
      <w:pPr>
        <w:pStyle w:val="Listing"/>
        <w:rPr>
          <w:lang w:val="en-US"/>
        </w:rPr>
      </w:pPr>
      <w:r w:rsidRPr="001477C0">
        <w:rPr>
          <w:lang w:val="en-US"/>
        </w:rPr>
        <w:t xml:space="preserve">         ACTION$ TO-APPLICATION,KEY=7D                                  </w:t>
      </w:r>
    </w:p>
    <w:p w14:paraId="10165A99" w14:textId="77777777" w:rsidR="001477C0" w:rsidRPr="001477C0" w:rsidRDefault="001477C0" w:rsidP="001477C0">
      <w:pPr>
        <w:rPr>
          <w:lang w:val="en-US"/>
        </w:rPr>
      </w:pPr>
    </w:p>
    <w:p w14:paraId="449E51C9" w14:textId="77777777" w:rsidR="00774472" w:rsidRPr="0045652F" w:rsidRDefault="00774472" w:rsidP="00933247">
      <w:pPr>
        <w:pStyle w:val="Heading6"/>
        <w:keepLines/>
        <w:rPr>
          <w:lang w:val="en-US"/>
        </w:rPr>
      </w:pPr>
      <w:r w:rsidRPr="0045652F">
        <w:rPr>
          <w:lang w:val="en-US"/>
        </w:rPr>
        <w:t>COPY$ VALUE-TO-SCREEN</w:t>
      </w:r>
    </w:p>
    <w:p w14:paraId="08B45A53" w14:textId="77777777" w:rsidR="00774472" w:rsidRPr="0045652F" w:rsidRDefault="00774472" w:rsidP="00933247">
      <w:pPr>
        <w:pStyle w:val="ecran0"/>
        <w:rPr>
          <w:lang w:val="en-US"/>
        </w:rPr>
      </w:pPr>
      <w:r w:rsidRPr="0045652F">
        <w:rPr>
          <w:lang w:val="en-US"/>
        </w:rPr>
        <w:fldChar w:fldCharType="begin"/>
      </w:r>
      <w:r w:rsidRPr="0045652F">
        <w:rPr>
          <w:lang w:val="en-US"/>
        </w:rPr>
        <w:instrText xml:space="preserve"> XE "VALUE-TO-SCREEN"</w:instrText>
      </w:r>
      <w:r w:rsidRPr="0045652F">
        <w:rPr>
          <w:lang w:val="en-US"/>
        </w:rPr>
        <w:fldChar w:fldCharType="end"/>
      </w:r>
      <w:r w:rsidRPr="0045652F">
        <w:rPr>
          <w:lang w:val="en-US"/>
        </w:rPr>
        <w:t>Copies a constant value to a given position on the 3270 screen.</w:t>
      </w:r>
    </w:p>
    <w:p w14:paraId="09F9CE83" w14:textId="77777777" w:rsidR="00774472" w:rsidRPr="0045652F" w:rsidRDefault="00774472" w:rsidP="00933247">
      <w:pPr>
        <w:pStyle w:val="Ecran"/>
        <w:rPr>
          <w:lang w:val="en-US"/>
        </w:rPr>
      </w:pPr>
    </w:p>
    <w:p w14:paraId="4F743F72" w14:textId="77777777" w:rsidR="00774472" w:rsidRPr="0045652F" w:rsidRDefault="00774472" w:rsidP="00933247">
      <w:pPr>
        <w:pStyle w:val="Ecran"/>
        <w:rPr>
          <w:lang w:val="en-US"/>
        </w:rPr>
      </w:pPr>
      <w:r w:rsidRPr="0045652F">
        <w:rPr>
          <w:lang w:val="en-US"/>
        </w:rPr>
        <w:t xml:space="preserve">    </w:t>
      </w:r>
      <w:r w:rsidRPr="0045652F">
        <w:rPr>
          <w:rFonts w:cs="Courier New"/>
          <w:color w:val="000000"/>
          <w:sz w:val="20"/>
          <w:lang w:val="en-US"/>
        </w:rPr>
        <w:t>COPY$  VALUE-TO-SCREEN,VALUE='string',SCREEN=(row,col,len),</w:t>
      </w:r>
    </w:p>
    <w:p w14:paraId="39B2D9AC" w14:textId="77777777" w:rsidR="00774472" w:rsidRPr="0045652F" w:rsidRDefault="00774472" w:rsidP="00933247">
      <w:pPr>
        <w:pStyle w:val="Ecran"/>
        <w:rPr>
          <w:lang w:val="en-US"/>
        </w:rPr>
      </w:pPr>
      <w:r w:rsidRPr="0045652F">
        <w:rPr>
          <w:rFonts w:cs="Courier New"/>
          <w:color w:val="000000"/>
          <w:sz w:val="20"/>
          <w:lang w:val="en-US"/>
        </w:rPr>
        <w:t xml:space="preserve">           TYPE=type</w:t>
      </w:r>
    </w:p>
    <w:p w14:paraId="1D556C7C" w14:textId="77777777" w:rsidR="00774472" w:rsidRPr="0045652F" w:rsidRDefault="00774472" w:rsidP="00933247">
      <w:pPr>
        <w:pStyle w:val="Ecran"/>
        <w:rPr>
          <w:lang w:val="en-US"/>
        </w:rPr>
      </w:pPr>
    </w:p>
    <w:p w14:paraId="712F9215" w14:textId="77777777" w:rsidR="00774472" w:rsidRPr="0045652F" w:rsidRDefault="00774472" w:rsidP="00933247">
      <w:pPr>
        <w:keepNext/>
        <w:keepLines/>
        <w:rPr>
          <w:bCs/>
          <w:lang w:val="en-US"/>
        </w:rPr>
      </w:pPr>
    </w:p>
    <w:p w14:paraId="490422F1" w14:textId="77777777" w:rsidR="00774472" w:rsidRPr="0045652F" w:rsidRDefault="00774472" w:rsidP="00933247">
      <w:pPr>
        <w:pStyle w:val="RefrenceChamp"/>
        <w:keepNext/>
        <w:keepLines/>
        <w:rPr>
          <w:szCs w:val="19"/>
          <w:lang w:val="en-US"/>
        </w:rPr>
      </w:pPr>
      <w:r w:rsidRPr="0045652F">
        <w:rPr>
          <w:b/>
          <w:i/>
          <w:szCs w:val="19"/>
          <w:lang w:val="en-US"/>
        </w:rPr>
        <w:t>string</w:t>
      </w:r>
      <w:r w:rsidRPr="0045652F">
        <w:rPr>
          <w:i/>
          <w:szCs w:val="19"/>
          <w:lang w:val="en-US"/>
        </w:rPr>
        <w:tab/>
      </w:r>
      <w:r w:rsidRPr="0045652F">
        <w:rPr>
          <w:szCs w:val="19"/>
          <w:lang w:val="en-US"/>
        </w:rPr>
        <w:t>characters to be copied to the screen.</w:t>
      </w:r>
    </w:p>
    <w:p w14:paraId="3EBD665F" w14:textId="77777777" w:rsidR="00774472" w:rsidRPr="0045652F" w:rsidRDefault="00774472" w:rsidP="00933247">
      <w:pPr>
        <w:pStyle w:val="RefrenceChamp"/>
        <w:keepNext/>
        <w:keepLines/>
        <w:rPr>
          <w:szCs w:val="19"/>
          <w:lang w:val="en-US"/>
        </w:rPr>
      </w:pPr>
      <w:r w:rsidRPr="0045652F">
        <w:rPr>
          <w:b/>
          <w:i/>
          <w:szCs w:val="19"/>
          <w:lang w:val="en-US"/>
        </w:rPr>
        <w:t>row,col,len</w:t>
      </w:r>
      <w:r w:rsidRPr="0045652F">
        <w:rPr>
          <w:i/>
          <w:szCs w:val="19"/>
          <w:lang w:val="en-US"/>
        </w:rPr>
        <w:tab/>
      </w:r>
      <w:r w:rsidRPr="0045652F">
        <w:rPr>
          <w:szCs w:val="19"/>
          <w:lang w:val="en-US"/>
        </w:rPr>
        <w:t>row, column, and length of the destination field on the screen.</w:t>
      </w:r>
    </w:p>
    <w:p w14:paraId="030D16CB" w14:textId="77777777" w:rsidR="00774472" w:rsidRPr="0045652F" w:rsidRDefault="00774472" w:rsidP="00933247">
      <w:pPr>
        <w:pStyle w:val="RefrenceChamp"/>
        <w:keepNext/>
        <w:keepLines/>
        <w:rPr>
          <w:lang w:val="en-US"/>
        </w:rPr>
      </w:pPr>
      <w:r w:rsidRPr="0045652F">
        <w:rPr>
          <w:b/>
          <w:bCs/>
          <w:i/>
          <w:iCs/>
          <w:lang w:val="en-US"/>
        </w:rPr>
        <w:t>type</w:t>
      </w:r>
      <w:r w:rsidRPr="0045652F">
        <w:rPr>
          <w:lang w:val="en-US"/>
        </w:rPr>
        <w:tab/>
      </w:r>
      <w:r w:rsidRPr="0045652F">
        <w:rPr>
          <w:i/>
          <w:lang w:val="en-US"/>
        </w:rPr>
        <w:t>(optional)</w:t>
      </w:r>
      <w:r w:rsidRPr="0045652F">
        <w:rPr>
          <w:lang w:val="en-US"/>
        </w:rPr>
        <w:t xml:space="preserve"> may indicate one of the following values:</w:t>
      </w:r>
    </w:p>
    <w:p w14:paraId="283019C7" w14:textId="77777777" w:rsidR="00774472" w:rsidRPr="0045652F" w:rsidRDefault="00774472" w:rsidP="00933247">
      <w:pPr>
        <w:pStyle w:val="DtailRefChamp"/>
        <w:keepNext/>
        <w:rPr>
          <w:b/>
          <w:bCs/>
          <w:lang w:val="en-US"/>
        </w:rPr>
      </w:pPr>
      <w:r w:rsidRPr="0045652F">
        <w:rPr>
          <w:b/>
          <w:bCs/>
          <w:lang w:val="en-US"/>
        </w:rPr>
        <w:t>TYPE=ERASE-FIELD</w:t>
      </w:r>
      <w:r w:rsidRPr="0045652F">
        <w:rPr>
          <w:lang w:val="en-US"/>
        </w:rPr>
        <w:fldChar w:fldCharType="begin"/>
      </w:r>
      <w:r w:rsidRPr="0045652F">
        <w:rPr>
          <w:lang w:val="en-US"/>
        </w:rPr>
        <w:instrText xml:space="preserve"> XE " ERASE-FIELD "</w:instrText>
      </w:r>
      <w:r w:rsidRPr="0045652F">
        <w:rPr>
          <w:lang w:val="en-US"/>
        </w:rPr>
        <w:fldChar w:fldCharType="end"/>
      </w:r>
      <w:r w:rsidRPr="0045652F">
        <w:rPr>
          <w:lang w:val="en-US"/>
        </w:rPr>
        <w:tab/>
      </w:r>
      <w:r w:rsidRPr="0045652F">
        <w:rPr>
          <w:b/>
          <w:bCs/>
          <w:lang w:val="en-US"/>
        </w:rPr>
        <w:br/>
      </w:r>
      <w:r w:rsidRPr="0045652F">
        <w:rPr>
          <w:lang w:val="en-US"/>
        </w:rPr>
        <w:t>indicates that the destination field is cleared to nulls before copying the data.</w:t>
      </w:r>
    </w:p>
    <w:p w14:paraId="5859AB54" w14:textId="77777777" w:rsidR="00774472" w:rsidRPr="0045652F" w:rsidRDefault="00774472" w:rsidP="00933247">
      <w:pPr>
        <w:keepNext/>
        <w:keepLines/>
        <w:rPr>
          <w:lang w:val="en-US"/>
        </w:rPr>
      </w:pPr>
    </w:p>
    <w:p w14:paraId="030EA3AA" w14:textId="77777777" w:rsidR="00774472" w:rsidRPr="0045652F" w:rsidRDefault="00774472">
      <w:pPr>
        <w:keepLines/>
        <w:rPr>
          <w:lang w:val="en-US"/>
        </w:rPr>
      </w:pPr>
      <w:r w:rsidRPr="0045652F">
        <w:rPr>
          <w:lang w:val="en-US"/>
        </w:rPr>
        <w:t>If the destination row and column specify a protected field of the 3270 screen, the scenario terminates abnormally and message VIRS129E is issued to the system console.  If the destination field is unprotected but the string is too long for the field, the string will be silently truncated.</w:t>
      </w:r>
    </w:p>
    <w:p w14:paraId="63A964AE" w14:textId="77777777" w:rsidR="00774472" w:rsidRPr="0045652F" w:rsidRDefault="00774472">
      <w:pPr>
        <w:pStyle w:val="Heading6"/>
        <w:keepLines/>
        <w:rPr>
          <w:lang w:val="en-US"/>
        </w:rPr>
      </w:pPr>
      <w:r w:rsidRPr="0045652F">
        <w:rPr>
          <w:lang w:val="en-US"/>
        </w:rPr>
        <w:t>COPY$ VARIABLE-TO-SCREEN</w:t>
      </w:r>
    </w:p>
    <w:p w14:paraId="748862B1" w14:textId="77777777" w:rsidR="00774472" w:rsidRPr="0045652F" w:rsidRDefault="00774472">
      <w:pPr>
        <w:pStyle w:val="ecran0"/>
        <w:rPr>
          <w:lang w:val="en-US"/>
        </w:rPr>
      </w:pPr>
      <w:r w:rsidRPr="0045652F">
        <w:rPr>
          <w:lang w:val="en-US"/>
        </w:rPr>
        <w:fldChar w:fldCharType="begin"/>
      </w:r>
      <w:r w:rsidRPr="0045652F">
        <w:rPr>
          <w:lang w:val="en-US"/>
        </w:rPr>
        <w:instrText xml:space="preserve"> XE "VARIABLE-TO-SCREEN"</w:instrText>
      </w:r>
      <w:r w:rsidRPr="0045652F">
        <w:rPr>
          <w:lang w:val="en-US"/>
        </w:rPr>
        <w:fldChar w:fldCharType="end"/>
      </w:r>
      <w:r w:rsidRPr="0045652F">
        <w:rPr>
          <w:lang w:val="en-US"/>
        </w:rPr>
        <w:t>Copies the value of a variable to a given position on the 3270 screen.  In the case of a table variable, only the first value is copied.</w:t>
      </w:r>
    </w:p>
    <w:p w14:paraId="2F3F1E55" w14:textId="77777777" w:rsidR="00774472" w:rsidRPr="0045652F" w:rsidRDefault="00774472">
      <w:pPr>
        <w:pStyle w:val="Ecran"/>
        <w:rPr>
          <w:lang w:val="en-US"/>
        </w:rPr>
      </w:pPr>
    </w:p>
    <w:p w14:paraId="237B6A70" w14:textId="77777777" w:rsidR="00774472" w:rsidRPr="0045652F" w:rsidRDefault="00774472">
      <w:pPr>
        <w:pStyle w:val="Ecran"/>
        <w:rPr>
          <w:lang w:val="en-US"/>
        </w:rPr>
      </w:pPr>
      <w:r w:rsidRPr="0045652F">
        <w:rPr>
          <w:lang w:val="en-US"/>
        </w:rPr>
        <w:t xml:space="preserve">    </w:t>
      </w:r>
      <w:r w:rsidRPr="0045652F">
        <w:rPr>
          <w:rFonts w:cs="Courier New"/>
          <w:color w:val="000000"/>
          <w:sz w:val="20"/>
          <w:lang w:val="en-US"/>
        </w:rPr>
        <w:t>COPY$  VARIABLE-TO-SCREEN,VAR='name2',SCREEN=(row,col,len),</w:t>
      </w:r>
    </w:p>
    <w:p w14:paraId="50AF1012" w14:textId="77777777" w:rsidR="00774472" w:rsidRPr="0045652F" w:rsidRDefault="00774472">
      <w:pPr>
        <w:pStyle w:val="Ecran"/>
        <w:rPr>
          <w:lang w:val="en-US"/>
        </w:rPr>
      </w:pPr>
      <w:r w:rsidRPr="0045652F">
        <w:rPr>
          <w:rFonts w:cs="Courier New"/>
          <w:color w:val="000000"/>
          <w:sz w:val="20"/>
          <w:lang w:val="en-US"/>
        </w:rPr>
        <w:t xml:space="preserve">           TYPE=type</w:t>
      </w:r>
    </w:p>
    <w:p w14:paraId="67086405" w14:textId="77777777" w:rsidR="00774472" w:rsidRPr="0045652F" w:rsidRDefault="00774472">
      <w:pPr>
        <w:pStyle w:val="Ecran"/>
        <w:rPr>
          <w:lang w:val="en-US"/>
        </w:rPr>
      </w:pPr>
    </w:p>
    <w:p w14:paraId="47F1F9B8" w14:textId="77777777" w:rsidR="00774472" w:rsidRPr="0045652F" w:rsidRDefault="00774472">
      <w:pPr>
        <w:keepNext/>
        <w:keepLines/>
        <w:rPr>
          <w:bCs/>
          <w:lang w:val="en-US"/>
        </w:rPr>
      </w:pPr>
    </w:p>
    <w:p w14:paraId="2905E2E2" w14:textId="77777777" w:rsidR="00774472" w:rsidRPr="0045652F" w:rsidRDefault="00774472">
      <w:pPr>
        <w:pStyle w:val="RefrenceChamp"/>
        <w:keepNext/>
        <w:keepLines/>
        <w:rPr>
          <w:lang w:val="en-US"/>
        </w:rPr>
      </w:pPr>
      <w:r w:rsidRPr="0045652F">
        <w:rPr>
          <w:b/>
          <w:bCs/>
          <w:i/>
          <w:iCs/>
          <w:lang w:val="en-US"/>
        </w:rPr>
        <w:t>name2</w:t>
      </w:r>
      <w:r w:rsidRPr="0045652F">
        <w:rPr>
          <w:lang w:val="en-US"/>
        </w:rPr>
        <w:tab/>
        <w:t>the name of a VIRTEL variable.</w:t>
      </w:r>
    </w:p>
    <w:p w14:paraId="61DDC62D" w14:textId="77777777" w:rsidR="00774472" w:rsidRPr="0045652F" w:rsidRDefault="00774472">
      <w:pPr>
        <w:pStyle w:val="RefrenceChamp"/>
        <w:keepNext/>
        <w:keepLines/>
        <w:rPr>
          <w:szCs w:val="19"/>
          <w:lang w:val="en-US"/>
        </w:rPr>
      </w:pPr>
      <w:r w:rsidRPr="0045652F">
        <w:rPr>
          <w:b/>
          <w:i/>
          <w:szCs w:val="19"/>
          <w:lang w:val="en-US"/>
        </w:rPr>
        <w:t>row,col,len</w:t>
      </w:r>
      <w:r w:rsidRPr="0045652F">
        <w:rPr>
          <w:i/>
          <w:szCs w:val="19"/>
          <w:lang w:val="en-US"/>
        </w:rPr>
        <w:tab/>
      </w:r>
      <w:r w:rsidRPr="0045652F">
        <w:rPr>
          <w:szCs w:val="19"/>
          <w:lang w:val="en-US"/>
        </w:rPr>
        <w:t>row, column, and length of the destination field on the screen. If the SCREEN parameter is not specified, the variable will be copied to the current cursor position.</w:t>
      </w:r>
    </w:p>
    <w:p w14:paraId="14089088" w14:textId="77777777" w:rsidR="00774472" w:rsidRPr="0045652F" w:rsidRDefault="00774472">
      <w:pPr>
        <w:pStyle w:val="RefrenceChamp"/>
        <w:keepNext/>
        <w:keepLines/>
        <w:rPr>
          <w:lang w:val="en-US"/>
        </w:rPr>
      </w:pPr>
      <w:r w:rsidRPr="0045652F">
        <w:rPr>
          <w:b/>
          <w:bCs/>
          <w:i/>
          <w:iCs/>
          <w:lang w:val="en-US"/>
        </w:rPr>
        <w:t>type</w:t>
      </w:r>
      <w:r w:rsidRPr="0045652F">
        <w:rPr>
          <w:lang w:val="en-US"/>
        </w:rPr>
        <w:tab/>
      </w:r>
      <w:r w:rsidRPr="0045652F">
        <w:rPr>
          <w:i/>
          <w:lang w:val="en-US"/>
        </w:rPr>
        <w:t>(optional)</w:t>
      </w:r>
      <w:r w:rsidRPr="0045652F">
        <w:rPr>
          <w:lang w:val="en-US"/>
        </w:rPr>
        <w:t xml:space="preserve"> may indicate one of the following values:</w:t>
      </w:r>
    </w:p>
    <w:p w14:paraId="279D5F44" w14:textId="77777777" w:rsidR="00774472" w:rsidRPr="0045652F" w:rsidRDefault="00774472">
      <w:pPr>
        <w:pStyle w:val="DtailRefChamp"/>
        <w:keepNext/>
        <w:rPr>
          <w:b/>
          <w:bCs/>
          <w:lang w:val="en-US"/>
        </w:rPr>
      </w:pPr>
      <w:r w:rsidRPr="0045652F">
        <w:rPr>
          <w:b/>
          <w:bCs/>
          <w:lang w:val="en-US"/>
        </w:rPr>
        <w:t>TYPE=ERASE-FIELD</w:t>
      </w:r>
      <w:r w:rsidRPr="0045652F">
        <w:rPr>
          <w:lang w:val="en-US"/>
        </w:rPr>
        <w:fldChar w:fldCharType="begin"/>
      </w:r>
      <w:r w:rsidRPr="0045652F">
        <w:rPr>
          <w:lang w:val="en-US"/>
        </w:rPr>
        <w:instrText xml:space="preserve"> XE " ERASE-FIELD "</w:instrText>
      </w:r>
      <w:r w:rsidRPr="0045652F">
        <w:rPr>
          <w:lang w:val="en-US"/>
        </w:rPr>
        <w:fldChar w:fldCharType="end"/>
      </w:r>
      <w:r w:rsidRPr="0045652F">
        <w:rPr>
          <w:lang w:val="en-US"/>
        </w:rPr>
        <w:tab/>
      </w:r>
      <w:r w:rsidRPr="0045652F">
        <w:rPr>
          <w:b/>
          <w:bCs/>
          <w:lang w:val="en-US"/>
        </w:rPr>
        <w:br/>
      </w:r>
      <w:r w:rsidRPr="0045652F">
        <w:rPr>
          <w:lang w:val="en-US"/>
        </w:rPr>
        <w:t>indicates that the destination field is cleared to nulls before copying the data.</w:t>
      </w:r>
    </w:p>
    <w:p w14:paraId="5B5C6D79" w14:textId="77777777" w:rsidR="00774472" w:rsidRPr="0045652F" w:rsidRDefault="00774472">
      <w:pPr>
        <w:keepNext/>
        <w:keepLines/>
        <w:rPr>
          <w:lang w:val="en-US"/>
        </w:rPr>
      </w:pPr>
    </w:p>
    <w:p w14:paraId="03E09686" w14:textId="77777777" w:rsidR="00774472" w:rsidRPr="0045652F" w:rsidRDefault="00774472">
      <w:pPr>
        <w:keepNext/>
        <w:keepLines/>
        <w:rPr>
          <w:lang w:val="en-US"/>
        </w:rPr>
      </w:pPr>
      <w:r w:rsidRPr="0045652F">
        <w:rPr>
          <w:lang w:val="en-US"/>
        </w:rPr>
        <w:t xml:space="preserve">If the variable </w:t>
      </w:r>
      <w:r w:rsidRPr="0045652F">
        <w:rPr>
          <w:i/>
          <w:iCs/>
          <w:lang w:val="en-US"/>
        </w:rPr>
        <w:t>name2</w:t>
      </w:r>
      <w:r w:rsidRPr="0045652F">
        <w:rPr>
          <w:lang w:val="en-US"/>
        </w:rPr>
        <w:t xml:space="preserve"> does not exist, the NOT-FOUND condition will be raised.  This condition can be tested by means of the IF$ instruction.</w:t>
      </w:r>
    </w:p>
    <w:p w14:paraId="59FB44CE" w14:textId="77777777" w:rsidR="00774472" w:rsidRPr="0045652F" w:rsidRDefault="00774472">
      <w:pPr>
        <w:keepNext/>
        <w:keepLines/>
        <w:rPr>
          <w:lang w:val="en-US"/>
        </w:rPr>
      </w:pPr>
    </w:p>
    <w:p w14:paraId="178B8089" w14:textId="77777777" w:rsidR="00774472" w:rsidRPr="0045652F" w:rsidRDefault="00774472">
      <w:pPr>
        <w:keepLines/>
        <w:rPr>
          <w:lang w:val="en-US"/>
        </w:rPr>
      </w:pPr>
      <w:r w:rsidRPr="0045652F">
        <w:rPr>
          <w:lang w:val="en-US"/>
        </w:rPr>
        <w:t>If the destination row and column specify a protected field of the 3270 screen, the scenario terminates abnormally and message VIRS129E is issued to the system console.  If the destination field is unprotected but the variable value is too long for the field, the data will be silently truncated.</w:t>
      </w:r>
    </w:p>
    <w:p w14:paraId="5DCEB83F" w14:textId="77777777" w:rsidR="00774472" w:rsidRPr="0045652F" w:rsidRDefault="00774472">
      <w:pPr>
        <w:pStyle w:val="Heading6"/>
        <w:keepLines/>
        <w:rPr>
          <w:lang w:val="en-US"/>
        </w:rPr>
      </w:pPr>
      <w:r w:rsidRPr="0045652F">
        <w:rPr>
          <w:lang w:val="en-US"/>
        </w:rPr>
        <w:t>COPY$ VARIABLE-TO-SYSTEM</w:t>
      </w:r>
    </w:p>
    <w:p w14:paraId="5E7F36BB" w14:textId="77777777" w:rsidR="00774472" w:rsidRPr="0045652F" w:rsidRDefault="00774472">
      <w:pPr>
        <w:pStyle w:val="ecran0"/>
        <w:rPr>
          <w:lang w:val="en-US"/>
        </w:rPr>
      </w:pPr>
      <w:r w:rsidRPr="0045652F">
        <w:rPr>
          <w:lang w:val="en-US"/>
        </w:rPr>
        <w:fldChar w:fldCharType="begin"/>
      </w:r>
      <w:r w:rsidRPr="0045652F">
        <w:rPr>
          <w:lang w:val="en-US"/>
        </w:rPr>
        <w:instrText xml:space="preserve"> XE "VARIABLE-TO-SYSTEM"</w:instrText>
      </w:r>
      <w:r w:rsidRPr="0045652F">
        <w:rPr>
          <w:lang w:val="en-US"/>
        </w:rPr>
        <w:fldChar w:fldCharType="end"/>
      </w:r>
      <w:r w:rsidRPr="0045652F">
        <w:rPr>
          <w:lang w:val="en-US"/>
        </w:rPr>
        <w:t>Copies the value of a variable to a VIRTEL system field.  In the case of a table variable, only the first value is copied.</w:t>
      </w:r>
    </w:p>
    <w:p w14:paraId="516388B6" w14:textId="77777777" w:rsidR="00774472" w:rsidRPr="0045652F" w:rsidRDefault="00774472">
      <w:pPr>
        <w:pStyle w:val="Ecran"/>
        <w:rPr>
          <w:lang w:val="en-US"/>
        </w:rPr>
      </w:pPr>
    </w:p>
    <w:p w14:paraId="728093B8" w14:textId="77777777" w:rsidR="00774472" w:rsidRPr="0045652F" w:rsidRDefault="00774472">
      <w:pPr>
        <w:pStyle w:val="Ecran"/>
        <w:rPr>
          <w:lang w:val="en-US"/>
        </w:rPr>
      </w:pPr>
      <w:r w:rsidRPr="0045652F">
        <w:rPr>
          <w:lang w:val="en-US"/>
        </w:rPr>
        <w:t xml:space="preserve">    </w:t>
      </w:r>
      <w:r w:rsidRPr="0045652F">
        <w:rPr>
          <w:rFonts w:cs="Courier New"/>
          <w:color w:val="000000"/>
          <w:sz w:val="20"/>
          <w:lang w:val="en-US"/>
        </w:rPr>
        <w:t>COPY$  VARIABLE-TO-SYSTEM,VAR='varname',FIELD=(class,item)</w:t>
      </w:r>
    </w:p>
    <w:p w14:paraId="49AFDF5F" w14:textId="77777777" w:rsidR="00774472" w:rsidRPr="0045652F" w:rsidRDefault="00774472">
      <w:pPr>
        <w:pStyle w:val="Ecran"/>
        <w:rPr>
          <w:lang w:val="en-US"/>
        </w:rPr>
      </w:pPr>
    </w:p>
    <w:p w14:paraId="7B191E25" w14:textId="77777777" w:rsidR="00774472" w:rsidRPr="0045652F" w:rsidRDefault="00774472">
      <w:pPr>
        <w:keepNext/>
        <w:keepLines/>
        <w:rPr>
          <w:bCs/>
          <w:lang w:val="en-US"/>
        </w:rPr>
      </w:pPr>
    </w:p>
    <w:p w14:paraId="0DA65B18" w14:textId="77777777" w:rsidR="00774472" w:rsidRPr="0045652F" w:rsidRDefault="00774472">
      <w:pPr>
        <w:pStyle w:val="RefrenceChamp"/>
        <w:keepNext/>
        <w:keepLines/>
        <w:rPr>
          <w:lang w:val="en-US"/>
        </w:rPr>
      </w:pPr>
      <w:r w:rsidRPr="0045652F">
        <w:rPr>
          <w:b/>
          <w:bCs/>
          <w:i/>
          <w:iCs/>
          <w:lang w:val="en-US"/>
        </w:rPr>
        <w:t>varname</w:t>
      </w:r>
      <w:r w:rsidRPr="0045652F">
        <w:rPr>
          <w:lang w:val="en-US"/>
        </w:rPr>
        <w:tab/>
        <w:t>the name of a VIRTEL variable.</w:t>
      </w:r>
    </w:p>
    <w:p w14:paraId="42015FB1" w14:textId="77777777" w:rsidR="00774472" w:rsidRPr="0045652F" w:rsidRDefault="00774472">
      <w:pPr>
        <w:pStyle w:val="RefrenceChamp"/>
        <w:keepNext/>
        <w:keepLines/>
        <w:rPr>
          <w:lang w:val="en-US"/>
        </w:rPr>
      </w:pPr>
      <w:r w:rsidRPr="0045652F">
        <w:rPr>
          <w:b/>
          <w:i/>
          <w:szCs w:val="19"/>
          <w:lang w:val="en-US"/>
        </w:rPr>
        <w:t>class</w:t>
      </w:r>
      <w:r w:rsidRPr="0045652F">
        <w:rPr>
          <w:i/>
          <w:szCs w:val="19"/>
          <w:lang w:val="en-US"/>
        </w:rPr>
        <w:tab/>
      </w:r>
      <w:r w:rsidRPr="0045652F">
        <w:rPr>
          <w:iCs/>
          <w:szCs w:val="19"/>
          <w:lang w:val="en-US"/>
        </w:rPr>
        <w:t xml:space="preserve">identifies the type of VIRTEL system field to be updated.  </w:t>
      </w:r>
      <w:r w:rsidRPr="0045652F">
        <w:rPr>
          <w:lang w:val="en-US"/>
        </w:rPr>
        <w:t>The following values may be specified:</w:t>
      </w:r>
    </w:p>
    <w:p w14:paraId="49C0D713" w14:textId="77777777" w:rsidR="00774472" w:rsidRPr="0045652F" w:rsidRDefault="00774472">
      <w:pPr>
        <w:pStyle w:val="DtailRefChamp"/>
        <w:keepNext/>
        <w:rPr>
          <w:lang w:val="en-US"/>
        </w:rPr>
      </w:pPr>
      <w:r w:rsidRPr="0045652F">
        <w:rPr>
          <w:b/>
          <w:bCs/>
          <w:lang w:val="en-US"/>
        </w:rPr>
        <w:t>NAME-OF</w:t>
      </w:r>
      <w:r w:rsidRPr="0045652F">
        <w:rPr>
          <w:lang w:val="en-US"/>
        </w:rPr>
        <w:tab/>
      </w:r>
      <w:r w:rsidRPr="0045652F">
        <w:rPr>
          <w:lang w:val="en-US"/>
        </w:rPr>
        <w:br/>
        <w:t xml:space="preserve">A VIRTEL data item is to be updated. When NAME-OF is specified, </w:t>
      </w:r>
      <w:r w:rsidRPr="0045652F">
        <w:rPr>
          <w:i/>
          <w:iCs/>
          <w:lang w:val="en-US"/>
        </w:rPr>
        <w:t>item</w:t>
      </w:r>
      <w:r w:rsidRPr="0045652F">
        <w:rPr>
          <w:lang w:val="en-US"/>
        </w:rPr>
        <w:t xml:space="preserve"> represents the name of a VIRTEL data item.</w:t>
      </w:r>
    </w:p>
    <w:p w14:paraId="0607E293" w14:textId="77777777" w:rsidR="00774472" w:rsidRPr="0045652F" w:rsidRDefault="00774472">
      <w:pPr>
        <w:pStyle w:val="DtailRefChamp"/>
        <w:keepNext/>
        <w:rPr>
          <w:lang w:val="en-US"/>
        </w:rPr>
      </w:pPr>
      <w:r w:rsidRPr="0045652F">
        <w:rPr>
          <w:b/>
          <w:bCs/>
          <w:lang w:val="en-US"/>
        </w:rPr>
        <w:t>NUMBER-OF</w:t>
      </w:r>
      <w:r w:rsidRPr="0045652F">
        <w:rPr>
          <w:lang w:val="en-US"/>
        </w:rPr>
        <w:tab/>
      </w:r>
      <w:r w:rsidRPr="0045652F">
        <w:rPr>
          <w:lang w:val="en-US"/>
        </w:rPr>
        <w:br/>
        <w:t xml:space="preserve">A VIRTEL data item is to be updated. When NUMBER-OF is specified, </w:t>
      </w:r>
      <w:r w:rsidRPr="0045652F">
        <w:rPr>
          <w:i/>
          <w:iCs/>
          <w:lang w:val="en-US"/>
        </w:rPr>
        <w:t>item</w:t>
      </w:r>
      <w:r w:rsidRPr="0045652F">
        <w:rPr>
          <w:lang w:val="en-US"/>
        </w:rPr>
        <w:t xml:space="preserve"> represents the name of a VIRTEL numeric data item.</w:t>
      </w:r>
    </w:p>
    <w:p w14:paraId="778BDFBD" w14:textId="77777777" w:rsidR="00774472" w:rsidRPr="0045652F" w:rsidRDefault="00774472">
      <w:pPr>
        <w:pStyle w:val="DtailRefChamp"/>
        <w:keepNext/>
        <w:rPr>
          <w:lang w:val="en-US"/>
        </w:rPr>
      </w:pPr>
      <w:r w:rsidRPr="0045652F">
        <w:rPr>
          <w:b/>
          <w:bCs/>
          <w:lang w:val="en-US"/>
        </w:rPr>
        <w:t>VALUE-OF</w:t>
      </w:r>
      <w:r w:rsidRPr="0045652F">
        <w:rPr>
          <w:lang w:val="en-US"/>
        </w:rPr>
        <w:tab/>
      </w:r>
      <w:r w:rsidRPr="0045652F">
        <w:rPr>
          <w:lang w:val="en-US"/>
        </w:rPr>
        <w:br/>
        <w:t xml:space="preserve">A VIRTEL data item is to be updated. When VALUE-OF is specified, </w:t>
      </w:r>
      <w:r w:rsidRPr="0045652F">
        <w:rPr>
          <w:i/>
          <w:iCs/>
          <w:lang w:val="en-US"/>
        </w:rPr>
        <w:t>item</w:t>
      </w:r>
      <w:r w:rsidRPr="0045652F">
        <w:rPr>
          <w:lang w:val="en-US"/>
        </w:rPr>
        <w:t xml:space="preserve"> represents the name of a VIRTEL data item. VALUE-OF is synonymous with NAME-OF.</w:t>
      </w:r>
    </w:p>
    <w:p w14:paraId="4C135AA8" w14:textId="77777777" w:rsidR="00774472" w:rsidRPr="0045652F" w:rsidRDefault="00774472">
      <w:pPr>
        <w:pStyle w:val="RefrenceChamp"/>
        <w:keepNext/>
        <w:keepLines/>
        <w:spacing w:before="120" w:after="120"/>
        <w:rPr>
          <w:lang w:val="en-US"/>
        </w:rPr>
      </w:pPr>
      <w:r w:rsidRPr="0045652F">
        <w:rPr>
          <w:b/>
          <w:bCs/>
          <w:i/>
          <w:iCs/>
          <w:lang w:val="en-US"/>
        </w:rPr>
        <w:t>item</w:t>
      </w:r>
      <w:r w:rsidRPr="0045652F">
        <w:rPr>
          <w:b/>
          <w:bCs/>
          <w:i/>
          <w:iCs/>
          <w:lang w:val="en-US"/>
        </w:rPr>
        <w:tab/>
      </w:r>
      <w:r w:rsidRPr="0045652F">
        <w:rPr>
          <w:lang w:val="en-US"/>
        </w:rPr>
        <w:t xml:space="preserve">When </w:t>
      </w:r>
      <w:r w:rsidRPr="0045652F">
        <w:rPr>
          <w:i/>
          <w:iCs/>
          <w:lang w:val="en-US"/>
        </w:rPr>
        <w:t>class</w:t>
      </w:r>
      <w:r w:rsidRPr="0045652F">
        <w:rPr>
          <w:lang w:val="en-US"/>
        </w:rPr>
        <w:t xml:space="preserve"> is NAME-OF or VALUE-OF, the following VIRTEL data items may be specified:</w:t>
      </w:r>
      <w:r w:rsidRPr="0045652F">
        <w:rPr>
          <w:lang w:val="en-US"/>
        </w:rPr>
        <w:fldChar w:fldCharType="begin"/>
      </w:r>
      <w:r w:rsidRPr="0045652F">
        <w:rPr>
          <w:lang w:val="en-US"/>
        </w:rPr>
        <w:instrText>XE "NAME-OF"</w:instrText>
      </w:r>
      <w:r w:rsidRPr="0045652F">
        <w:rPr>
          <w:lang w:val="en-US"/>
        </w:rPr>
        <w:fldChar w:fldCharType="end"/>
      </w:r>
      <w:r w:rsidRPr="0045652F">
        <w:rPr>
          <w:lang w:val="en-US"/>
        </w:rPr>
        <w:fldChar w:fldCharType="begin"/>
      </w:r>
      <w:r w:rsidRPr="0045652F">
        <w:rPr>
          <w:lang w:val="en-US"/>
        </w:rPr>
        <w:instrText>XE "VALUE-OF"</w:instrText>
      </w:r>
      <w:r w:rsidRPr="0045652F">
        <w:rPr>
          <w:lang w:val="en-US"/>
        </w:rPr>
        <w:fldChar w:fldCharType="end"/>
      </w:r>
    </w:p>
    <w:p w14:paraId="1D89C8C2" w14:textId="77777777" w:rsidR="00FC1522" w:rsidRPr="0045652F" w:rsidRDefault="00FC1522" w:rsidP="00FC1522">
      <w:pPr>
        <w:pStyle w:val="DtailRefChamp"/>
        <w:rPr>
          <w:lang w:val="en-US"/>
        </w:rPr>
      </w:pPr>
      <w:r>
        <w:rPr>
          <w:b/>
          <w:bCs/>
          <w:lang w:val="en-US"/>
        </w:rPr>
        <w:t>DIRECTORY</w:t>
      </w:r>
      <w:r w:rsidRPr="0045652F">
        <w:rPr>
          <w:lang w:val="en-US"/>
        </w:rPr>
        <w:tab/>
      </w:r>
      <w:r w:rsidRPr="0045652F">
        <w:rPr>
          <w:lang w:val="en-US"/>
        </w:rPr>
        <w:br/>
      </w:r>
      <w:r>
        <w:rPr>
          <w:lang w:val="en-US"/>
        </w:rPr>
        <w:t xml:space="preserve">Allows a scenario to specify the name of the VIRTEL directory </w:t>
      </w:r>
      <w:r w:rsidRPr="0045652F">
        <w:rPr>
          <w:lang w:val="en-US"/>
        </w:rPr>
        <w:t>The user name which will appear in the VIRLOG entry for this transaction.</w:t>
      </w:r>
    </w:p>
    <w:p w14:paraId="49E77944" w14:textId="77777777" w:rsidR="00774472" w:rsidRPr="0045652F" w:rsidRDefault="00774472">
      <w:pPr>
        <w:pStyle w:val="DtailRefChamp"/>
        <w:rPr>
          <w:lang w:val="en-US"/>
        </w:rPr>
      </w:pPr>
      <w:r w:rsidRPr="0045652F">
        <w:rPr>
          <w:b/>
          <w:bCs/>
          <w:lang w:val="en-US"/>
        </w:rPr>
        <w:t>USER</w:t>
      </w:r>
      <w:r w:rsidRPr="0045652F">
        <w:rPr>
          <w:lang w:val="en-US"/>
        </w:rPr>
        <w:tab/>
      </w:r>
      <w:r w:rsidRPr="0045652F">
        <w:rPr>
          <w:lang w:val="en-US"/>
        </w:rPr>
        <w:br/>
      </w:r>
      <w:r w:rsidR="008C787B">
        <w:rPr>
          <w:lang w:val="en-US"/>
        </w:rPr>
        <w:t>Allows a scenario to specify the</w:t>
      </w:r>
      <w:r w:rsidRPr="0045652F">
        <w:rPr>
          <w:lang w:val="en-US"/>
        </w:rPr>
        <w:t xml:space="preserve"> user name which will appear in the VIRLOG entry for this transaction</w:t>
      </w:r>
      <w:r w:rsidR="008C787B">
        <w:rPr>
          <w:lang w:val="en-US"/>
        </w:rPr>
        <w:t xml:space="preserve"> and which will become the value of the system variable &amp;U (see “Connection/disconnection scripts” in the </w:t>
      </w:r>
      <w:r w:rsidR="008C787B">
        <w:rPr>
          <w:i/>
          <w:lang w:val="en-US"/>
        </w:rPr>
        <w:t>VIRTEL Connectivity Guide</w:t>
      </w:r>
      <w:r w:rsidR="008C787B">
        <w:rPr>
          <w:lang w:val="en-US"/>
        </w:rPr>
        <w:t>).</w:t>
      </w:r>
    </w:p>
    <w:p w14:paraId="502407C9" w14:textId="77777777" w:rsidR="008C787B" w:rsidRPr="0045652F" w:rsidRDefault="008C787B" w:rsidP="008C787B">
      <w:pPr>
        <w:pStyle w:val="DtailRefChamp"/>
        <w:rPr>
          <w:lang w:val="en-US"/>
        </w:rPr>
      </w:pPr>
      <w:r>
        <w:rPr>
          <w:b/>
          <w:bCs/>
          <w:lang w:val="en-US"/>
        </w:rPr>
        <w:t>PASSWORD</w:t>
      </w:r>
      <w:r w:rsidRPr="0045652F">
        <w:rPr>
          <w:lang w:val="en-US"/>
        </w:rPr>
        <w:tab/>
      </w:r>
      <w:r w:rsidRPr="0045652F">
        <w:rPr>
          <w:lang w:val="en-US"/>
        </w:rPr>
        <w:br/>
      </w:r>
      <w:r>
        <w:rPr>
          <w:lang w:val="en-US"/>
        </w:rPr>
        <w:t>Allows a scenario to specify t</w:t>
      </w:r>
      <w:r w:rsidRPr="0045652F">
        <w:rPr>
          <w:lang w:val="en-US"/>
        </w:rPr>
        <w:t xml:space="preserve">he </w:t>
      </w:r>
      <w:r>
        <w:rPr>
          <w:lang w:val="en-US"/>
        </w:rPr>
        <w:t xml:space="preserve">password which will become the value of the system variable &amp;P (see “Connection/disconnection scripts” in the </w:t>
      </w:r>
      <w:r>
        <w:rPr>
          <w:i/>
          <w:lang w:val="en-US"/>
        </w:rPr>
        <w:t>VIRTEL Connectivity Guide</w:t>
      </w:r>
      <w:r>
        <w:rPr>
          <w:lang w:val="en-US"/>
        </w:rPr>
        <w:t>).</w:t>
      </w:r>
    </w:p>
    <w:p w14:paraId="114B7AF2" w14:textId="77777777" w:rsidR="00774472" w:rsidRPr="0045652F" w:rsidRDefault="00774472">
      <w:pPr>
        <w:pStyle w:val="DtailRefChamp"/>
        <w:rPr>
          <w:lang w:val="en-US"/>
        </w:rPr>
      </w:pPr>
      <w:r w:rsidRPr="0045652F">
        <w:rPr>
          <w:b/>
          <w:bCs/>
          <w:lang w:val="en-US"/>
        </w:rPr>
        <w:t>LOGMODE</w:t>
      </w:r>
      <w:r w:rsidRPr="0045652F">
        <w:rPr>
          <w:lang w:val="en-US"/>
        </w:rPr>
        <w:tab/>
        <w:t xml:space="preserve"> </w:t>
      </w:r>
      <w:r w:rsidRPr="0045652F">
        <w:rPr>
          <w:lang w:val="en-US"/>
        </w:rPr>
        <w:br/>
        <w:t>The name of the logmode to be used for the VTAM session with the host application.  The logmode can be set in an Identification Scenario.  It overrides the logmode specified in the transaction or terminal definition.</w:t>
      </w:r>
    </w:p>
    <w:p w14:paraId="17B84FFC" w14:textId="77777777" w:rsidR="00774472" w:rsidRPr="0045652F" w:rsidRDefault="00774472">
      <w:pPr>
        <w:pStyle w:val="DtailRefChamp"/>
        <w:rPr>
          <w:lang w:val="en-US"/>
        </w:rPr>
      </w:pPr>
      <w:r w:rsidRPr="0045652F">
        <w:rPr>
          <w:b/>
          <w:bCs/>
          <w:lang w:val="en-US"/>
        </w:rPr>
        <w:t>ROUTING-PARAMETER</w:t>
      </w:r>
      <w:r w:rsidRPr="0045652F">
        <w:rPr>
          <w:lang w:val="en-US"/>
        </w:rPr>
        <w:tab/>
      </w:r>
      <w:r w:rsidRPr="0045652F">
        <w:rPr>
          <w:lang w:val="en-US"/>
        </w:rPr>
        <w:br/>
        <w:t xml:space="preserve">Allows an Identification Scenario to override the value of the routing parameter specified in the userdata field of the URL (see “VIRTEL URL formats” </w:t>
      </w:r>
      <w:r w:rsidRPr="0045652F">
        <w:rPr>
          <w:lang w:val="en-US"/>
        </w:rPr>
        <w:fldChar w:fldCharType="begin"/>
      </w:r>
      <w:r w:rsidRPr="0045652F">
        <w:rPr>
          <w:lang w:val="en-US"/>
        </w:rPr>
        <w:instrText xml:space="preserve"> PAGEREF _Ref261015227 \p \h </w:instrText>
      </w:r>
      <w:r w:rsidRPr="0045652F">
        <w:rPr>
          <w:lang w:val="en-US"/>
        </w:rPr>
      </w:r>
      <w:r w:rsidRPr="0045652F">
        <w:rPr>
          <w:lang w:val="en-US"/>
        </w:rPr>
        <w:fldChar w:fldCharType="separate"/>
      </w:r>
      <w:r w:rsidR="00A87DE6">
        <w:rPr>
          <w:noProof/>
          <w:lang w:val="en-US"/>
        </w:rPr>
        <w:t>sur la page 16</w:t>
      </w:r>
      <w:r w:rsidRPr="0045652F">
        <w:rPr>
          <w:lang w:val="en-US"/>
        </w:rPr>
        <w:fldChar w:fldCharType="end"/>
      </w:r>
      <w:r w:rsidRPr="0045652F">
        <w:rPr>
          <w:lang w:val="en-US"/>
        </w:rPr>
        <w:t>).</w:t>
      </w:r>
    </w:p>
    <w:p w14:paraId="14E1479F" w14:textId="77777777" w:rsidR="00774472" w:rsidRPr="0045652F" w:rsidRDefault="00774472">
      <w:pPr>
        <w:rPr>
          <w:lang w:val="en-US"/>
        </w:rPr>
      </w:pPr>
    </w:p>
    <w:p w14:paraId="218566C5" w14:textId="77777777" w:rsidR="00774472" w:rsidRPr="0045652F" w:rsidRDefault="00774472">
      <w:pPr>
        <w:pStyle w:val="RefrenceChamp"/>
        <w:rPr>
          <w:lang w:val="en-US"/>
        </w:rPr>
      </w:pPr>
      <w:r w:rsidRPr="0045652F">
        <w:rPr>
          <w:b/>
          <w:bCs/>
          <w:i/>
          <w:iCs/>
          <w:lang w:val="en-US"/>
        </w:rPr>
        <w:tab/>
      </w:r>
      <w:r w:rsidRPr="0045652F">
        <w:rPr>
          <w:lang w:val="en-US"/>
        </w:rPr>
        <w:t xml:space="preserve">When </w:t>
      </w:r>
      <w:r w:rsidRPr="0045652F">
        <w:rPr>
          <w:i/>
          <w:iCs/>
          <w:lang w:val="en-US"/>
        </w:rPr>
        <w:t>class</w:t>
      </w:r>
      <w:r w:rsidRPr="0045652F">
        <w:rPr>
          <w:lang w:val="en-US"/>
        </w:rPr>
        <w:t xml:space="preserve"> is NUMBER-OF, the following VIRTEL data items may be specified:</w:t>
      </w:r>
      <w:r w:rsidRPr="0045652F">
        <w:rPr>
          <w:lang w:val="en-US"/>
        </w:rPr>
        <w:fldChar w:fldCharType="begin"/>
      </w:r>
      <w:r w:rsidRPr="0045652F">
        <w:rPr>
          <w:lang w:val="en-US"/>
        </w:rPr>
        <w:instrText>XE "NUMBER-OF"</w:instrText>
      </w:r>
      <w:r w:rsidRPr="0045652F">
        <w:rPr>
          <w:lang w:val="en-US"/>
        </w:rPr>
        <w:fldChar w:fldCharType="end"/>
      </w:r>
    </w:p>
    <w:p w14:paraId="15C45C66" w14:textId="77777777" w:rsidR="00774472" w:rsidRPr="0045652F" w:rsidRDefault="00774472">
      <w:pPr>
        <w:pStyle w:val="DtailRefChamp"/>
        <w:rPr>
          <w:lang w:val="en-US"/>
        </w:rPr>
      </w:pPr>
      <w:r w:rsidRPr="0045652F">
        <w:rPr>
          <w:b/>
          <w:bCs/>
          <w:lang w:val="en-US"/>
        </w:rPr>
        <w:t>SCREEN-COLUMNS</w:t>
      </w:r>
      <w:r w:rsidRPr="0045652F">
        <w:rPr>
          <w:lang w:val="en-US"/>
        </w:rPr>
        <w:tab/>
      </w:r>
      <w:r w:rsidRPr="0045652F">
        <w:rPr>
          <w:lang w:val="en-US"/>
        </w:rPr>
        <w:br/>
        <w:t>The alternate width (number of columns) of the 3270 screen</w:t>
      </w:r>
    </w:p>
    <w:p w14:paraId="29197DD0" w14:textId="77777777" w:rsidR="00774472" w:rsidRPr="0045652F" w:rsidRDefault="00774472">
      <w:pPr>
        <w:pStyle w:val="DtailRefChamp"/>
        <w:rPr>
          <w:lang w:val="en-US"/>
        </w:rPr>
      </w:pPr>
      <w:r w:rsidRPr="0045652F">
        <w:rPr>
          <w:b/>
          <w:bCs/>
          <w:lang w:val="en-US"/>
        </w:rPr>
        <w:t>SCREEN-LINES</w:t>
      </w:r>
      <w:r w:rsidRPr="0045652F">
        <w:rPr>
          <w:lang w:val="en-US"/>
        </w:rPr>
        <w:tab/>
      </w:r>
      <w:r w:rsidRPr="0045652F">
        <w:rPr>
          <w:lang w:val="en-US"/>
        </w:rPr>
        <w:br/>
        <w:t>The alternate depth (number of rows) of the 3270 screen</w:t>
      </w:r>
    </w:p>
    <w:p w14:paraId="51FC5659" w14:textId="77777777" w:rsidR="00774472" w:rsidRPr="0045652F" w:rsidRDefault="00774472">
      <w:pPr>
        <w:pStyle w:val="RefrenceChamp"/>
        <w:keepLines/>
        <w:spacing w:before="120"/>
        <w:rPr>
          <w:lang w:val="en-US"/>
        </w:rPr>
      </w:pPr>
      <w:r w:rsidRPr="0045652F">
        <w:rPr>
          <w:lang w:val="en-US"/>
        </w:rPr>
        <w:tab/>
        <w:t>SCREEN-COLUMNS and SCREEN-LINES can be set in an Identification Scenario. These parameters allow the scenario to specify the desired screen size when a dynamic logmode such as D4A32XX3 is used and the host application places the 3270 session in alternate mode using the Erase Write Alternate command. This command has no effect on the primary screen size which is always 24 rows by 80 columns.</w:t>
      </w:r>
    </w:p>
    <w:p w14:paraId="5889809A" w14:textId="77777777" w:rsidR="00D945AE" w:rsidRPr="0045652F" w:rsidRDefault="00D945AE" w:rsidP="00D945AE">
      <w:pPr>
        <w:pStyle w:val="Heading5"/>
        <w:keepLines/>
        <w:pageBreakBefore/>
        <w:rPr>
          <w:lang w:val="en-US"/>
        </w:rPr>
      </w:pPr>
      <w:bookmarkStart w:id="466" w:name="_Ref354130294"/>
      <w:r>
        <w:rPr>
          <w:lang w:val="en-US"/>
        </w:rPr>
        <w:t>DEBUG</w:t>
      </w:r>
      <w:r w:rsidRPr="0045652F">
        <w:rPr>
          <w:lang w:val="en-US"/>
        </w:rPr>
        <w:t>$ instruction</w:t>
      </w:r>
      <w:bookmarkEnd w:id="466"/>
      <w:r w:rsidRPr="0045652F">
        <w:rPr>
          <w:lang w:val="en-US"/>
        </w:rPr>
        <w:t xml:space="preserve"> </w:t>
      </w:r>
    </w:p>
    <w:p w14:paraId="2E177FD8" w14:textId="77777777" w:rsidR="00D945AE" w:rsidRPr="0045652F" w:rsidRDefault="00D945AE" w:rsidP="00D945AE">
      <w:pPr>
        <w:pStyle w:val="ecran0"/>
        <w:rPr>
          <w:lang w:val="en-US"/>
        </w:rPr>
      </w:pPr>
      <w:r w:rsidRPr="0045652F">
        <w:rPr>
          <w:szCs w:val="19"/>
          <w:lang w:val="en-US"/>
        </w:rPr>
        <w:fldChar w:fldCharType="begin"/>
      </w:r>
      <w:r w:rsidRPr="0045652F">
        <w:rPr>
          <w:szCs w:val="19"/>
          <w:lang w:val="en-US"/>
        </w:rPr>
        <w:instrText xml:space="preserve"> XE "DE</w:instrText>
      </w:r>
      <w:r>
        <w:rPr>
          <w:szCs w:val="19"/>
          <w:lang w:val="en-US"/>
        </w:rPr>
        <w:instrText>BUG</w:instrText>
      </w:r>
      <w:r w:rsidRPr="0045652F">
        <w:rPr>
          <w:szCs w:val="19"/>
          <w:lang w:val="en-US"/>
        </w:rPr>
        <w:instrText>$"</w:instrText>
      </w:r>
      <w:r w:rsidRPr="0045652F">
        <w:rPr>
          <w:szCs w:val="19"/>
          <w:lang w:val="en-US"/>
        </w:rPr>
        <w:fldChar w:fldCharType="end"/>
      </w:r>
      <w:r w:rsidRPr="0045652F">
        <w:rPr>
          <w:lang w:val="en-US"/>
        </w:rPr>
        <w:t xml:space="preserve">This instruction </w:t>
      </w:r>
      <w:r>
        <w:rPr>
          <w:lang w:val="en-US"/>
        </w:rPr>
        <w:t>allows a scenario to activate various debugging functions.</w:t>
      </w:r>
    </w:p>
    <w:p w14:paraId="56904A86" w14:textId="77777777" w:rsidR="00D945AE" w:rsidRPr="0045652F" w:rsidRDefault="00D945AE" w:rsidP="00D945AE">
      <w:pPr>
        <w:pStyle w:val="Ecran"/>
        <w:rPr>
          <w:lang w:val="en-US"/>
        </w:rPr>
      </w:pPr>
    </w:p>
    <w:p w14:paraId="7887D456" w14:textId="77777777" w:rsidR="00D945AE" w:rsidRDefault="00D945AE" w:rsidP="00D945AE">
      <w:pPr>
        <w:pStyle w:val="Ecran"/>
        <w:rPr>
          <w:lang w:val="en-US"/>
        </w:rPr>
      </w:pPr>
      <w:r w:rsidRPr="0045652F">
        <w:rPr>
          <w:lang w:val="en-US"/>
        </w:rPr>
        <w:t xml:space="preserve">    DE</w:t>
      </w:r>
      <w:r>
        <w:rPr>
          <w:lang w:val="en-US"/>
        </w:rPr>
        <w:t>BUG</w:t>
      </w:r>
      <w:r w:rsidRPr="0045652F">
        <w:rPr>
          <w:lang w:val="en-US"/>
        </w:rPr>
        <w:t xml:space="preserve">$  </w:t>
      </w:r>
      <w:r>
        <w:rPr>
          <w:lang w:val="en-US"/>
        </w:rPr>
        <w:t>[NO]TRACE,LINE|TERMINAL|SCENARIO,</w:t>
      </w:r>
    </w:p>
    <w:p w14:paraId="0DE9E965" w14:textId="77777777" w:rsidR="00D945AE" w:rsidRPr="0045652F" w:rsidRDefault="00D945AE" w:rsidP="00D945AE">
      <w:pPr>
        <w:pStyle w:val="Ecran"/>
        <w:rPr>
          <w:lang w:val="en-US"/>
        </w:rPr>
      </w:pPr>
      <w:r>
        <w:rPr>
          <w:lang w:val="en-US"/>
        </w:rPr>
        <w:t xml:space="preserve">            WHEN=(TRANSACTION-NAME-STARTS-WITH,'prefix')|ALWAYS</w:t>
      </w:r>
    </w:p>
    <w:p w14:paraId="61AB8ECC" w14:textId="77777777" w:rsidR="00DE7373" w:rsidRDefault="00DE7373" w:rsidP="00DE7373">
      <w:pPr>
        <w:pStyle w:val="Ecran"/>
        <w:rPr>
          <w:lang w:val="en-US"/>
        </w:rPr>
      </w:pPr>
    </w:p>
    <w:p w14:paraId="0D92106A" w14:textId="77777777" w:rsidR="00DE7373" w:rsidRDefault="00DE7373" w:rsidP="00DE7373">
      <w:pPr>
        <w:pStyle w:val="Ecran"/>
        <w:rPr>
          <w:lang w:val="en-US"/>
        </w:rPr>
      </w:pPr>
      <w:r w:rsidRPr="0045652F">
        <w:rPr>
          <w:lang w:val="en-US"/>
        </w:rPr>
        <w:t xml:space="preserve">    DE</w:t>
      </w:r>
      <w:r>
        <w:rPr>
          <w:lang w:val="en-US"/>
        </w:rPr>
        <w:t>BUG</w:t>
      </w:r>
      <w:r w:rsidRPr="0045652F">
        <w:rPr>
          <w:lang w:val="en-US"/>
        </w:rPr>
        <w:t xml:space="preserve">$  </w:t>
      </w:r>
      <w:r>
        <w:rPr>
          <w:lang w:val="en-US"/>
        </w:rPr>
        <w:t>SNAP[,TERMINAL],</w:t>
      </w:r>
    </w:p>
    <w:p w14:paraId="378C5FFD" w14:textId="77777777" w:rsidR="00DE7373" w:rsidRPr="0045652F" w:rsidRDefault="00DE7373" w:rsidP="00DE7373">
      <w:pPr>
        <w:pStyle w:val="Ecran"/>
        <w:rPr>
          <w:lang w:val="en-US"/>
        </w:rPr>
      </w:pPr>
      <w:r>
        <w:rPr>
          <w:lang w:val="en-US"/>
        </w:rPr>
        <w:t xml:space="preserve">            WHEN=(TRANSACTION-NAME-STARTS-WITH,'prefix')|ALWAYS</w:t>
      </w:r>
    </w:p>
    <w:p w14:paraId="1F4B5091" w14:textId="77777777" w:rsidR="00D945AE" w:rsidRPr="0045652F" w:rsidRDefault="00D945AE" w:rsidP="00D945AE">
      <w:pPr>
        <w:pStyle w:val="Ecran"/>
        <w:rPr>
          <w:lang w:val="en-US"/>
        </w:rPr>
      </w:pPr>
    </w:p>
    <w:p w14:paraId="275E947B" w14:textId="77777777" w:rsidR="00D945AE" w:rsidRPr="0045652F" w:rsidRDefault="00D945AE" w:rsidP="00D945AE">
      <w:pPr>
        <w:keepNext/>
        <w:keepLines/>
        <w:rPr>
          <w:lang w:val="en-US"/>
        </w:rPr>
      </w:pPr>
    </w:p>
    <w:p w14:paraId="7273094C" w14:textId="77777777" w:rsidR="00D945AE" w:rsidRPr="0045652F" w:rsidRDefault="00DE7373" w:rsidP="00D945AE">
      <w:pPr>
        <w:pStyle w:val="RefrenceChamp"/>
        <w:keepNext/>
        <w:keepLines/>
        <w:rPr>
          <w:lang w:val="en-US"/>
        </w:rPr>
      </w:pPr>
      <w:r>
        <w:rPr>
          <w:b/>
          <w:i/>
          <w:lang w:val="en-US"/>
        </w:rPr>
        <w:t xml:space="preserve">TRACE,LINE </w:t>
      </w:r>
      <w:r w:rsidRPr="00DE7373">
        <w:rPr>
          <w:lang w:val="en-US"/>
        </w:rPr>
        <w:t>or</w:t>
      </w:r>
      <w:r w:rsidRPr="00DE7373">
        <w:rPr>
          <w:i/>
          <w:lang w:val="en-US"/>
        </w:rPr>
        <w:t xml:space="preserve"> </w:t>
      </w:r>
      <w:r>
        <w:rPr>
          <w:b/>
          <w:i/>
          <w:lang w:val="en-US"/>
        </w:rPr>
        <w:t>NOTRACE,LINE</w:t>
      </w:r>
      <w:r w:rsidR="00D945AE" w:rsidRPr="0045652F">
        <w:rPr>
          <w:i/>
          <w:lang w:val="en-US"/>
        </w:rPr>
        <w:tab/>
      </w:r>
      <w:r>
        <w:rPr>
          <w:i/>
          <w:lang w:val="en-US"/>
        </w:rPr>
        <w:br/>
      </w:r>
      <w:r w:rsidR="00D945AE" w:rsidRPr="0045652F">
        <w:rPr>
          <w:lang w:val="en-US"/>
        </w:rPr>
        <w:t>S</w:t>
      </w:r>
      <w:r>
        <w:rPr>
          <w:lang w:val="en-US"/>
        </w:rPr>
        <w:t>tarts or stops a trace on the current line. The trace is written to the VIRTRACE file.</w:t>
      </w:r>
    </w:p>
    <w:p w14:paraId="4238A7EA" w14:textId="77777777" w:rsidR="00D945AE" w:rsidRDefault="00DE7373" w:rsidP="00D945AE">
      <w:pPr>
        <w:pStyle w:val="RefrenceChamp"/>
        <w:keepNext/>
        <w:keepLines/>
        <w:rPr>
          <w:lang w:val="en-US"/>
        </w:rPr>
      </w:pPr>
      <w:r>
        <w:rPr>
          <w:b/>
          <w:i/>
          <w:iCs/>
          <w:lang w:val="en-US"/>
        </w:rPr>
        <w:t>TRACE,TERMINAL</w:t>
      </w:r>
      <w:r>
        <w:rPr>
          <w:i/>
          <w:iCs/>
          <w:lang w:val="en-US"/>
        </w:rPr>
        <w:t xml:space="preserve"> </w:t>
      </w:r>
      <w:r w:rsidRPr="00DE7373">
        <w:rPr>
          <w:iCs/>
          <w:lang w:val="en-US"/>
        </w:rPr>
        <w:t>or</w:t>
      </w:r>
      <w:r>
        <w:rPr>
          <w:i/>
          <w:iCs/>
          <w:lang w:val="en-US"/>
        </w:rPr>
        <w:t xml:space="preserve"> </w:t>
      </w:r>
      <w:r>
        <w:rPr>
          <w:b/>
          <w:i/>
          <w:iCs/>
          <w:lang w:val="en-US"/>
        </w:rPr>
        <w:t>NOTRACE,TERMINAL</w:t>
      </w:r>
      <w:r w:rsidR="00D945AE" w:rsidRPr="0045652F">
        <w:rPr>
          <w:lang w:val="en-US"/>
        </w:rPr>
        <w:tab/>
      </w:r>
      <w:r>
        <w:rPr>
          <w:lang w:val="en-US"/>
        </w:rPr>
        <w:br/>
      </w:r>
      <w:r w:rsidR="00D945AE" w:rsidRPr="0045652F">
        <w:rPr>
          <w:lang w:val="en-US"/>
        </w:rPr>
        <w:t>S</w:t>
      </w:r>
      <w:r>
        <w:rPr>
          <w:lang w:val="en-US"/>
        </w:rPr>
        <w:t>tarts or stops a</w:t>
      </w:r>
      <w:r w:rsidR="00D945AE" w:rsidRPr="0045652F">
        <w:rPr>
          <w:lang w:val="en-US"/>
        </w:rPr>
        <w:t xml:space="preserve"> </w:t>
      </w:r>
      <w:r>
        <w:rPr>
          <w:lang w:val="en-US"/>
        </w:rPr>
        <w:t>trace on the current terminal. The trace is written to the VIRTRACE file.</w:t>
      </w:r>
    </w:p>
    <w:p w14:paraId="128E86DD" w14:textId="77777777" w:rsidR="00DE7373" w:rsidRPr="00DE7373" w:rsidRDefault="00DE7373" w:rsidP="00D945AE">
      <w:pPr>
        <w:pStyle w:val="RefrenceChamp"/>
        <w:keepNext/>
        <w:keepLines/>
        <w:rPr>
          <w:lang w:val="en-US"/>
        </w:rPr>
      </w:pPr>
      <w:r>
        <w:rPr>
          <w:b/>
          <w:i/>
          <w:iCs/>
          <w:lang w:val="en-US"/>
        </w:rPr>
        <w:t>TRACE,SCENARIO</w:t>
      </w:r>
      <w:r>
        <w:rPr>
          <w:i/>
          <w:iCs/>
          <w:lang w:val="en-US"/>
        </w:rPr>
        <w:t xml:space="preserve"> </w:t>
      </w:r>
      <w:r>
        <w:rPr>
          <w:iCs/>
          <w:lang w:val="en-US"/>
        </w:rPr>
        <w:t xml:space="preserve">or </w:t>
      </w:r>
      <w:r>
        <w:rPr>
          <w:b/>
          <w:i/>
          <w:iCs/>
          <w:lang w:val="en-US"/>
        </w:rPr>
        <w:t>NOTRACE,SCENARIO</w:t>
      </w:r>
      <w:r>
        <w:rPr>
          <w:iCs/>
          <w:lang w:val="en-US"/>
        </w:rPr>
        <w:tab/>
      </w:r>
      <w:r>
        <w:rPr>
          <w:iCs/>
          <w:lang w:val="en-US"/>
        </w:rPr>
        <w:br/>
        <w:t>Starts or stops a trace on the scenario. The trace is downloadable by means of</w:t>
      </w:r>
      <w:r w:rsidR="00C522A9">
        <w:rPr>
          <w:iCs/>
          <w:lang w:val="en-US"/>
        </w:rPr>
        <w:t xml:space="preserve"> the CREATE-VARIABLE-IF TRACING-SCENARIO tag (see page </w:t>
      </w:r>
      <w:r w:rsidR="00C522A9">
        <w:rPr>
          <w:iCs/>
          <w:lang w:val="en-US"/>
        </w:rPr>
        <w:fldChar w:fldCharType="begin"/>
      </w:r>
      <w:r w:rsidR="00C522A9">
        <w:rPr>
          <w:iCs/>
          <w:lang w:val="en-US"/>
        </w:rPr>
        <w:instrText xml:space="preserve"> PAGEREF _Ref354130603 \h </w:instrText>
      </w:r>
      <w:r w:rsidR="00C522A9">
        <w:rPr>
          <w:iCs/>
          <w:lang w:val="en-US"/>
        </w:rPr>
      </w:r>
      <w:r w:rsidR="00C522A9">
        <w:rPr>
          <w:iCs/>
          <w:lang w:val="en-US"/>
        </w:rPr>
        <w:fldChar w:fldCharType="separate"/>
      </w:r>
      <w:r w:rsidR="00A87DE6">
        <w:rPr>
          <w:iCs/>
          <w:noProof/>
          <w:lang w:val="en-US"/>
        </w:rPr>
        <w:t>63</w:t>
      </w:r>
      <w:r w:rsidR="00C522A9">
        <w:rPr>
          <w:iCs/>
          <w:lang w:val="en-US"/>
        </w:rPr>
        <w:fldChar w:fldCharType="end"/>
      </w:r>
      <w:r w:rsidR="00C522A9">
        <w:rPr>
          <w:iCs/>
          <w:lang w:val="en-US"/>
        </w:rPr>
        <w:t xml:space="preserve">) </w:t>
      </w:r>
      <w:r w:rsidR="00E63078">
        <w:rPr>
          <w:iCs/>
          <w:lang w:val="en-US"/>
        </w:rPr>
        <w:t xml:space="preserve">intended for </w:t>
      </w:r>
      <w:r w:rsidR="00C522A9">
        <w:rPr>
          <w:iCs/>
          <w:lang w:val="en-US"/>
        </w:rPr>
        <w:t>use by</w:t>
      </w:r>
      <w:r>
        <w:rPr>
          <w:iCs/>
          <w:lang w:val="en-US"/>
        </w:rPr>
        <w:t xml:space="preserve"> Virtel Studio.</w:t>
      </w:r>
    </w:p>
    <w:p w14:paraId="00D89160" w14:textId="77777777" w:rsidR="00D945AE" w:rsidRPr="0045652F" w:rsidRDefault="00DE7373" w:rsidP="00D945AE">
      <w:pPr>
        <w:pStyle w:val="RefrenceChamp"/>
        <w:keepNext/>
        <w:keepLines/>
        <w:rPr>
          <w:lang w:val="en-US"/>
        </w:rPr>
      </w:pPr>
      <w:r>
        <w:rPr>
          <w:b/>
          <w:i/>
          <w:lang w:val="en-US"/>
        </w:rPr>
        <w:t>SNAP</w:t>
      </w:r>
      <w:r w:rsidR="00D945AE" w:rsidRPr="0045652F">
        <w:rPr>
          <w:lang w:val="en-US"/>
        </w:rPr>
        <w:tab/>
      </w:r>
      <w:r>
        <w:rPr>
          <w:lang w:val="en-US"/>
        </w:rPr>
        <w:t>Generates a snapshot of the VIRTEL internal trace table in the SYSPRINT file (same as the command F VIRTEL,SNAP</w:t>
      </w:r>
      <w:r w:rsidR="006D2740">
        <w:rPr>
          <w:lang w:val="en-US"/>
        </w:rPr>
        <w:t xml:space="preserve">). </w:t>
      </w:r>
      <w:r w:rsidR="006D2740" w:rsidRPr="0045652F">
        <w:rPr>
          <w:lang w:val="en-US"/>
        </w:rPr>
        <w:t xml:space="preserve">SNAP is described in the “Audit and Performance” chapter of the </w:t>
      </w:r>
      <w:r w:rsidR="006D2740" w:rsidRPr="0045652F">
        <w:rPr>
          <w:i/>
          <w:iCs/>
          <w:lang w:val="en-US"/>
        </w:rPr>
        <w:t>VIRTEL Mes</w:t>
      </w:r>
      <w:r w:rsidR="006D2740">
        <w:rPr>
          <w:i/>
          <w:iCs/>
          <w:lang w:val="en-US"/>
        </w:rPr>
        <w:t>s</w:t>
      </w:r>
      <w:r w:rsidR="006D2740" w:rsidRPr="0045652F">
        <w:rPr>
          <w:i/>
          <w:iCs/>
          <w:lang w:val="en-US"/>
        </w:rPr>
        <w:t>ages and Operations Guide</w:t>
      </w:r>
      <w:r>
        <w:rPr>
          <w:lang w:val="en-US"/>
        </w:rPr>
        <w:t>.</w:t>
      </w:r>
    </w:p>
    <w:p w14:paraId="0F4DAF20" w14:textId="77777777" w:rsidR="00D945AE" w:rsidRDefault="00DE7373" w:rsidP="00D945AE">
      <w:pPr>
        <w:pStyle w:val="RefrenceChamp"/>
        <w:keepNext/>
        <w:keepLines/>
        <w:rPr>
          <w:lang w:val="en-US"/>
        </w:rPr>
      </w:pPr>
      <w:r>
        <w:rPr>
          <w:b/>
          <w:i/>
          <w:lang w:val="en-US"/>
        </w:rPr>
        <w:t>SNAP,</w:t>
      </w:r>
      <w:r w:rsidR="00247690">
        <w:rPr>
          <w:b/>
          <w:i/>
          <w:lang w:val="en-US"/>
        </w:rPr>
        <w:t>TERMINAL</w:t>
      </w:r>
      <w:r w:rsidR="00247690">
        <w:rPr>
          <w:lang w:val="en-US"/>
        </w:rPr>
        <w:tab/>
      </w:r>
      <w:r w:rsidR="00247690">
        <w:rPr>
          <w:lang w:val="en-US"/>
        </w:rPr>
        <w:br/>
        <w:t>Generates a snapshot including terminal information (same as the command F VIRTEL,SNAP,T=</w:t>
      </w:r>
      <w:r w:rsidR="00247690">
        <w:rPr>
          <w:i/>
          <w:lang w:val="en-US"/>
        </w:rPr>
        <w:t>termid</w:t>
      </w:r>
      <w:r w:rsidR="00247690">
        <w:rPr>
          <w:lang w:val="en-US"/>
        </w:rPr>
        <w:t xml:space="preserve"> where </w:t>
      </w:r>
      <w:r w:rsidR="00247690">
        <w:rPr>
          <w:i/>
          <w:lang w:val="en-US"/>
        </w:rPr>
        <w:t xml:space="preserve">termid </w:t>
      </w:r>
      <w:r w:rsidR="00247690">
        <w:rPr>
          <w:lang w:val="en-US"/>
        </w:rPr>
        <w:t>is the current terminal name).</w:t>
      </w:r>
    </w:p>
    <w:p w14:paraId="3244084A" w14:textId="77777777" w:rsidR="00085412" w:rsidRDefault="00085412" w:rsidP="00D945AE">
      <w:pPr>
        <w:pStyle w:val="RefrenceChamp"/>
        <w:keepNext/>
        <w:keepLines/>
        <w:rPr>
          <w:lang w:val="en-US"/>
        </w:rPr>
      </w:pPr>
      <w:r>
        <w:rPr>
          <w:b/>
          <w:i/>
          <w:lang w:val="en-US"/>
        </w:rPr>
        <w:t>WHEN=ALWAYS</w:t>
      </w:r>
      <w:r>
        <w:rPr>
          <w:lang w:val="en-US"/>
        </w:rPr>
        <w:br/>
        <w:t>The DEBUG$ instruction is executed unconditionally. This is the default.</w:t>
      </w:r>
    </w:p>
    <w:p w14:paraId="76FEBD8F" w14:textId="77777777" w:rsidR="00085412" w:rsidRPr="00085412" w:rsidRDefault="00085412" w:rsidP="00D945AE">
      <w:pPr>
        <w:pStyle w:val="RefrenceChamp"/>
        <w:keepNext/>
        <w:keepLines/>
        <w:rPr>
          <w:lang w:val="en-US"/>
        </w:rPr>
      </w:pPr>
      <w:r>
        <w:rPr>
          <w:b/>
          <w:i/>
          <w:lang w:val="en-US"/>
        </w:rPr>
        <w:t>WHEN=(TRANSACTION-NAME-STARTS-WITH,'prefix')</w:t>
      </w:r>
      <w:r>
        <w:rPr>
          <w:lang w:val="en-US"/>
        </w:rPr>
        <w:tab/>
      </w:r>
      <w:r>
        <w:rPr>
          <w:lang w:val="en-US"/>
        </w:rPr>
        <w:br/>
        <w:t xml:space="preserve">The DEBUG$ instruction is executed only if the external name of the transaction being used begins with the characters specified by the string </w:t>
      </w:r>
      <w:r>
        <w:rPr>
          <w:i/>
          <w:lang w:val="en-US"/>
        </w:rPr>
        <w:t>prefix</w:t>
      </w:r>
      <w:r>
        <w:rPr>
          <w:lang w:val="en-US"/>
        </w:rPr>
        <w:t>.</w:t>
      </w:r>
    </w:p>
    <w:p w14:paraId="25BB01C3" w14:textId="77777777" w:rsidR="00774472" w:rsidRPr="0045652F" w:rsidRDefault="00774472">
      <w:pPr>
        <w:pStyle w:val="Heading5"/>
        <w:keepLines/>
        <w:pageBreakBefore/>
        <w:rPr>
          <w:lang w:val="en-US"/>
        </w:rPr>
      </w:pPr>
      <w:r w:rsidRPr="0045652F">
        <w:rPr>
          <w:lang w:val="en-US"/>
        </w:rPr>
        <w:t xml:space="preserve">DECLARE$ instruction </w:t>
      </w:r>
    </w:p>
    <w:p w14:paraId="123F59CE" w14:textId="77777777" w:rsidR="00774472" w:rsidRPr="0045652F" w:rsidRDefault="00774472">
      <w:pPr>
        <w:pStyle w:val="ecran0"/>
        <w:rPr>
          <w:lang w:val="en-US"/>
        </w:rPr>
      </w:pPr>
      <w:r w:rsidRPr="0045652F">
        <w:rPr>
          <w:szCs w:val="19"/>
          <w:lang w:val="en-US"/>
        </w:rPr>
        <w:fldChar w:fldCharType="begin"/>
      </w:r>
      <w:r w:rsidRPr="0045652F">
        <w:rPr>
          <w:szCs w:val="19"/>
          <w:lang w:val="en-US"/>
        </w:rPr>
        <w:instrText xml:space="preserve"> XE "DECLARE$"</w:instrText>
      </w:r>
      <w:r w:rsidRPr="0045652F">
        <w:rPr>
          <w:szCs w:val="19"/>
          <w:lang w:val="en-US"/>
        </w:rPr>
        <w:fldChar w:fldCharType="end"/>
      </w:r>
      <w:r w:rsidRPr="0045652F">
        <w:rPr>
          <w:lang w:val="en-US"/>
        </w:rPr>
        <w:t>This instruction defines a portion of the screen as a clickable hyperlink.  The hyperlink can invoke either a 3270 key (ENTER or PFnn), a JavaScript procedure, or an external URL.  The generation of the hyperlink can optionally be conditional on the presence or absence of a particular value at the 3270 screen position.  In any case, the hyperlink is generated only if the specified screen position is non-blank.</w:t>
      </w:r>
    </w:p>
    <w:p w14:paraId="2364DDA6" w14:textId="77777777" w:rsidR="00774472" w:rsidRPr="0045652F" w:rsidRDefault="00774472">
      <w:pPr>
        <w:pStyle w:val="Ecran"/>
        <w:rPr>
          <w:lang w:val="en-US"/>
        </w:rPr>
      </w:pPr>
    </w:p>
    <w:p w14:paraId="6F97EA6A" w14:textId="77777777" w:rsidR="00774472" w:rsidRPr="0045652F" w:rsidRDefault="00774472">
      <w:pPr>
        <w:pStyle w:val="Ecran"/>
        <w:rPr>
          <w:lang w:val="en-US"/>
        </w:rPr>
      </w:pPr>
      <w:r w:rsidRPr="0045652F">
        <w:rPr>
          <w:lang w:val="en-US"/>
        </w:rPr>
        <w:t xml:space="preserve">    DECLARE$  (row,col,len,'value',Condition),P1,P2,P3,TO=P4</w:t>
      </w:r>
    </w:p>
    <w:p w14:paraId="3208DECB" w14:textId="77777777" w:rsidR="00774472" w:rsidRPr="0045652F" w:rsidRDefault="00774472">
      <w:pPr>
        <w:pStyle w:val="Ecran"/>
        <w:rPr>
          <w:lang w:val="en-US"/>
        </w:rPr>
      </w:pPr>
    </w:p>
    <w:p w14:paraId="1957D602" w14:textId="77777777" w:rsidR="00774472" w:rsidRPr="0045652F" w:rsidRDefault="00774472">
      <w:pPr>
        <w:keepNext/>
        <w:keepLines/>
        <w:rPr>
          <w:lang w:val="en-US"/>
        </w:rPr>
      </w:pPr>
    </w:p>
    <w:p w14:paraId="59B9D069" w14:textId="77777777" w:rsidR="00774472" w:rsidRPr="0045652F" w:rsidRDefault="00774472">
      <w:pPr>
        <w:pStyle w:val="RefrenceChamp"/>
        <w:keepNext/>
        <w:keepLines/>
        <w:rPr>
          <w:lang w:val="en-US"/>
        </w:rPr>
      </w:pPr>
      <w:r w:rsidRPr="0045652F">
        <w:rPr>
          <w:b/>
          <w:i/>
          <w:lang w:val="en-US"/>
        </w:rPr>
        <w:t>row</w:t>
      </w:r>
      <w:r w:rsidRPr="0045652F">
        <w:rPr>
          <w:i/>
          <w:lang w:val="en-US"/>
        </w:rPr>
        <w:tab/>
      </w:r>
      <w:r w:rsidRPr="0045652F">
        <w:rPr>
          <w:lang w:val="en-US"/>
        </w:rPr>
        <w:t>Specifies the row position of the hyperlink</w:t>
      </w:r>
    </w:p>
    <w:p w14:paraId="487D2323" w14:textId="77777777" w:rsidR="00774472" w:rsidRPr="0045652F" w:rsidRDefault="00774472">
      <w:pPr>
        <w:pStyle w:val="RefrenceChamp"/>
        <w:keepNext/>
        <w:keepLines/>
        <w:rPr>
          <w:lang w:val="en-US"/>
        </w:rPr>
      </w:pPr>
      <w:r w:rsidRPr="0045652F">
        <w:rPr>
          <w:b/>
          <w:i/>
          <w:iCs/>
          <w:lang w:val="en-US"/>
        </w:rPr>
        <w:t>col</w:t>
      </w:r>
      <w:r w:rsidRPr="0045652F">
        <w:rPr>
          <w:lang w:val="en-US"/>
        </w:rPr>
        <w:tab/>
        <w:t>Specifies the column position of the hyperlink</w:t>
      </w:r>
    </w:p>
    <w:p w14:paraId="03B9CB23" w14:textId="77777777" w:rsidR="00774472" w:rsidRPr="0045652F" w:rsidRDefault="00774472">
      <w:pPr>
        <w:pStyle w:val="RefrenceChamp"/>
        <w:keepNext/>
        <w:keepLines/>
        <w:rPr>
          <w:lang w:val="en-US"/>
        </w:rPr>
      </w:pPr>
      <w:r w:rsidRPr="0045652F">
        <w:rPr>
          <w:b/>
          <w:i/>
          <w:lang w:val="en-US"/>
        </w:rPr>
        <w:t>len</w:t>
      </w:r>
      <w:r w:rsidRPr="0045652F">
        <w:rPr>
          <w:lang w:val="en-US"/>
        </w:rPr>
        <w:tab/>
        <w:t>Specifies the length of the hyperlink</w:t>
      </w:r>
    </w:p>
    <w:p w14:paraId="09B2B3E4" w14:textId="77777777" w:rsidR="00774472" w:rsidRPr="0045652F" w:rsidRDefault="00774472">
      <w:pPr>
        <w:pStyle w:val="RefrenceChamp"/>
        <w:keepNext/>
        <w:keepLines/>
        <w:rPr>
          <w:lang w:val="en-US"/>
        </w:rPr>
      </w:pPr>
      <w:r w:rsidRPr="0045652F">
        <w:rPr>
          <w:b/>
          <w:i/>
          <w:lang w:val="en-US"/>
        </w:rPr>
        <w:t>value</w:t>
      </w:r>
      <w:r w:rsidRPr="0045652F">
        <w:rPr>
          <w:lang w:val="en-US"/>
        </w:rPr>
        <w:tab/>
        <w:t>Optional, this parameter specifies the value of the data tested at the specified screen position.  Must be put in quotes</w:t>
      </w:r>
    </w:p>
    <w:p w14:paraId="27ABF1D2" w14:textId="77777777" w:rsidR="00774472" w:rsidRPr="0045652F" w:rsidRDefault="00774472">
      <w:pPr>
        <w:pStyle w:val="RefrenceChamp"/>
        <w:keepNext/>
        <w:keepLines/>
        <w:rPr>
          <w:lang w:val="en-US"/>
        </w:rPr>
      </w:pPr>
      <w:r w:rsidRPr="0045652F">
        <w:rPr>
          <w:b/>
          <w:i/>
          <w:iCs/>
          <w:lang w:val="en-US"/>
        </w:rPr>
        <w:t>Condition</w:t>
      </w:r>
      <w:r w:rsidRPr="0045652F">
        <w:rPr>
          <w:lang w:val="en-US"/>
        </w:rPr>
        <w:tab/>
        <w:t>Optional, this parameter determines the type of condition applicable to value</w:t>
      </w:r>
    </w:p>
    <w:p w14:paraId="0A68BD6A" w14:textId="77777777" w:rsidR="00774472" w:rsidRPr="0045652F" w:rsidRDefault="00774472">
      <w:pPr>
        <w:pStyle w:val="DtailRefChamp"/>
        <w:keepNext/>
        <w:rPr>
          <w:lang w:val="en-US"/>
        </w:rPr>
      </w:pPr>
      <w:r w:rsidRPr="0045652F">
        <w:rPr>
          <w:b/>
          <w:lang w:val="en-US"/>
        </w:rPr>
        <w:t>EQ</w:t>
      </w:r>
      <w:r w:rsidRPr="0045652F">
        <w:rPr>
          <w:lang w:val="en-US"/>
        </w:rPr>
        <w:t xml:space="preserve"> : Equality (value by default).</w:t>
      </w:r>
    </w:p>
    <w:p w14:paraId="6F3740DB" w14:textId="77777777" w:rsidR="00774472" w:rsidRPr="0045652F" w:rsidRDefault="00774472">
      <w:pPr>
        <w:pStyle w:val="DtailRefChamp"/>
        <w:keepNext/>
        <w:rPr>
          <w:lang w:val="en-US"/>
        </w:rPr>
      </w:pPr>
      <w:r w:rsidRPr="0045652F">
        <w:rPr>
          <w:b/>
          <w:lang w:val="en-US"/>
        </w:rPr>
        <w:t>NE</w:t>
      </w:r>
      <w:r w:rsidRPr="0045652F">
        <w:rPr>
          <w:lang w:val="en-US"/>
        </w:rPr>
        <w:t xml:space="preserve"> : Inequality.</w:t>
      </w:r>
    </w:p>
    <w:p w14:paraId="35BFF7FD" w14:textId="77777777" w:rsidR="00774472" w:rsidRPr="0045652F" w:rsidRDefault="00774472">
      <w:pPr>
        <w:keepNext/>
        <w:keepLines/>
        <w:rPr>
          <w:lang w:val="en-US"/>
        </w:rPr>
      </w:pPr>
    </w:p>
    <w:p w14:paraId="20996414" w14:textId="77777777" w:rsidR="00774472" w:rsidRPr="0045652F" w:rsidRDefault="00774472">
      <w:pPr>
        <w:pStyle w:val="RefrenceChamp"/>
        <w:keepNext/>
        <w:keepLines/>
        <w:rPr>
          <w:lang w:val="en-US"/>
        </w:rPr>
      </w:pPr>
      <w:r w:rsidRPr="0045652F">
        <w:rPr>
          <w:b/>
          <w:i/>
          <w:lang w:val="en-US"/>
        </w:rPr>
        <w:t>P1</w:t>
      </w:r>
      <w:r w:rsidRPr="0045652F">
        <w:rPr>
          <w:lang w:val="en-US"/>
        </w:rPr>
        <w:tab/>
        <w:t>Specifies the type of processing applicable.  The permissible values are:</w:t>
      </w:r>
    </w:p>
    <w:p w14:paraId="37A10B76" w14:textId="77777777" w:rsidR="00774472" w:rsidRPr="0045652F" w:rsidRDefault="00774472">
      <w:pPr>
        <w:pStyle w:val="DtailRefChamp"/>
        <w:keepNext/>
        <w:tabs>
          <w:tab w:val="clear" w:pos="4500"/>
          <w:tab w:val="left" w:pos="5400"/>
        </w:tabs>
        <w:rPr>
          <w:lang w:val="en-US"/>
        </w:rPr>
      </w:pPr>
      <w:r w:rsidRPr="0045652F">
        <w:rPr>
          <w:b/>
          <w:lang w:val="en-US"/>
        </w:rPr>
        <w:t>AS-PFKEY</w:t>
      </w:r>
      <w:r w:rsidRPr="0045652F">
        <w:rPr>
          <w:b/>
          <w:lang w:val="en-US"/>
        </w:rPr>
        <w:tab/>
      </w:r>
      <w:r w:rsidRPr="0045652F">
        <w:rPr>
          <w:b/>
          <w:lang w:val="en-US"/>
        </w:rPr>
        <w:br/>
      </w:r>
      <w:r w:rsidRPr="0045652F">
        <w:rPr>
          <w:lang w:val="en-US"/>
        </w:rPr>
        <w:t xml:space="preserve">Indicates that the indicated portion of the screen is to be interpreted as a function key hyperlink.  The value of the function key (ENTER, PF1, etc) can be specified by parameter P2.  If P2 is not specified, then the data at the indicated screen position is interpreted as the name of the function key.  The values allowable as function key names are the same as those for pfkField (see </w:t>
      </w:r>
      <w:r w:rsidRPr="0045652F">
        <w:rPr>
          <w:lang w:val="en-US"/>
        </w:rPr>
        <w:fldChar w:fldCharType="begin"/>
      </w:r>
      <w:r w:rsidRPr="0045652F">
        <w:rPr>
          <w:lang w:val="en-US"/>
        </w:rPr>
        <w:instrText xml:space="preserve"> REF _Ref70315509 \h </w:instrText>
      </w:r>
      <w:r w:rsidRPr="0045652F">
        <w:rPr>
          <w:lang w:val="en-US"/>
        </w:rPr>
      </w:r>
      <w:r w:rsidRPr="0045652F">
        <w:rPr>
          <w:lang w:val="en-US"/>
        </w:rPr>
        <w:fldChar w:fldCharType="separate"/>
      </w:r>
      <w:r w:rsidR="00A87DE6" w:rsidRPr="0045652F">
        <w:rPr>
          <w:lang w:val="en-US"/>
        </w:rPr>
        <w:t xml:space="preserve">Figure </w:t>
      </w:r>
      <w:r w:rsidR="00A87DE6">
        <w:rPr>
          <w:noProof/>
          <w:lang w:val="en-US"/>
        </w:rPr>
        <w:t>1</w:t>
      </w:r>
      <w:r w:rsidR="00A87DE6" w:rsidRPr="0045652F">
        <w:rPr>
          <w:lang w:val="en-US"/>
        </w:rPr>
        <w:noBreakHyphen/>
      </w:r>
      <w:r w:rsidR="00A87DE6">
        <w:rPr>
          <w:noProof/>
          <w:lang w:val="en-US"/>
        </w:rPr>
        <w:t>11</w:t>
      </w:r>
      <w:r w:rsidRPr="0045652F">
        <w:rPr>
          <w:lang w:val="en-US"/>
        </w:rPr>
        <w:fldChar w:fldCharType="end"/>
      </w:r>
      <w:r w:rsidRPr="0045652F">
        <w:rPr>
          <w:lang w:val="en-US"/>
        </w:rPr>
        <w:t xml:space="preserve"> </w:t>
      </w:r>
      <w:r w:rsidRPr="0045652F">
        <w:rPr>
          <w:lang w:val="en-US"/>
        </w:rPr>
        <w:fldChar w:fldCharType="begin"/>
      </w:r>
      <w:r w:rsidRPr="0045652F">
        <w:rPr>
          <w:lang w:val="en-US"/>
        </w:rPr>
        <w:instrText xml:space="preserve"> PAGEREF _Ref70315516 \p \h </w:instrText>
      </w:r>
      <w:r w:rsidRPr="0045652F">
        <w:rPr>
          <w:lang w:val="en-US"/>
        </w:rPr>
      </w:r>
      <w:r w:rsidRPr="0045652F">
        <w:rPr>
          <w:lang w:val="en-US"/>
        </w:rPr>
        <w:fldChar w:fldCharType="separate"/>
      </w:r>
      <w:r w:rsidR="00A87DE6">
        <w:rPr>
          <w:noProof/>
          <w:lang w:val="en-US"/>
        </w:rPr>
        <w:t>sur la page 48</w:t>
      </w:r>
      <w:r w:rsidRPr="0045652F">
        <w:rPr>
          <w:lang w:val="en-US"/>
        </w:rPr>
        <w:fldChar w:fldCharType="end"/>
      </w:r>
      <w:r w:rsidRPr="0045652F">
        <w:rPr>
          <w:lang w:val="en-US"/>
        </w:rPr>
        <w:t>)</w:t>
      </w:r>
    </w:p>
    <w:p w14:paraId="3841908C" w14:textId="77777777" w:rsidR="00774472" w:rsidRPr="0045652F" w:rsidRDefault="00774472">
      <w:pPr>
        <w:pStyle w:val="DtailRefChamp"/>
        <w:keepNext/>
        <w:tabs>
          <w:tab w:val="clear" w:pos="4500"/>
          <w:tab w:val="left" w:pos="5400"/>
        </w:tabs>
        <w:rPr>
          <w:lang w:val="en-US"/>
        </w:rPr>
      </w:pPr>
      <w:r w:rsidRPr="0045652F">
        <w:rPr>
          <w:b/>
          <w:lang w:val="en-US"/>
        </w:rPr>
        <w:t>AS-PARAMETER</w:t>
      </w:r>
      <w:r w:rsidRPr="0045652F">
        <w:rPr>
          <w:b/>
          <w:lang w:val="en-US"/>
        </w:rPr>
        <w:tab/>
      </w:r>
      <w:r w:rsidRPr="0045652F">
        <w:rPr>
          <w:b/>
          <w:lang w:val="en-US"/>
        </w:rPr>
        <w:br/>
      </w:r>
      <w:r w:rsidRPr="0045652F">
        <w:rPr>
          <w:lang w:val="en-US"/>
        </w:rPr>
        <w:t xml:space="preserve">Indicates that the indicated portion of the screen is to be treated as a hyperlink which calls a JavaScript function.  The data at the indicated screen position is passed as a parameter to the JavaScript function.  The name of the JavaScript function is specified in the TO parameter of the $DECLARE instruction.  See “JavaScript functions” </w:t>
      </w:r>
      <w:r w:rsidRPr="0045652F">
        <w:rPr>
          <w:lang w:val="en-US"/>
        </w:rPr>
        <w:fldChar w:fldCharType="begin"/>
      </w:r>
      <w:r w:rsidRPr="0045652F">
        <w:rPr>
          <w:lang w:val="en-US"/>
        </w:rPr>
        <w:instrText xml:space="preserve"> PAGEREF _Ref135455853 \p \h </w:instrText>
      </w:r>
      <w:r w:rsidRPr="0045652F">
        <w:rPr>
          <w:lang w:val="en-US"/>
        </w:rPr>
      </w:r>
      <w:r w:rsidRPr="0045652F">
        <w:rPr>
          <w:lang w:val="en-US"/>
        </w:rPr>
        <w:fldChar w:fldCharType="separate"/>
      </w:r>
      <w:r w:rsidR="00A87DE6">
        <w:rPr>
          <w:noProof/>
          <w:lang w:val="en-US"/>
        </w:rPr>
        <w:t>sur la page 178</w:t>
      </w:r>
      <w:r w:rsidRPr="0045652F">
        <w:rPr>
          <w:lang w:val="en-US"/>
        </w:rPr>
        <w:fldChar w:fldCharType="end"/>
      </w:r>
      <w:r w:rsidRPr="0045652F">
        <w:rPr>
          <w:lang w:val="en-US"/>
        </w:rPr>
        <w:t xml:space="preserve"> for further details.</w:t>
      </w:r>
    </w:p>
    <w:p w14:paraId="46532D2A" w14:textId="77777777" w:rsidR="00774472" w:rsidRPr="0045652F" w:rsidRDefault="00774472">
      <w:pPr>
        <w:pStyle w:val="DtailRefChamp"/>
        <w:tabs>
          <w:tab w:val="clear" w:pos="4500"/>
          <w:tab w:val="left" w:pos="5400"/>
        </w:tabs>
        <w:rPr>
          <w:lang w:val="en-US"/>
        </w:rPr>
      </w:pPr>
      <w:r w:rsidRPr="0045652F">
        <w:rPr>
          <w:b/>
          <w:lang w:val="en-US"/>
        </w:rPr>
        <w:t>AS-HREF</w:t>
      </w:r>
      <w:r w:rsidRPr="0045652F">
        <w:rPr>
          <w:b/>
          <w:lang w:val="en-US"/>
        </w:rPr>
        <w:tab/>
      </w:r>
      <w:r w:rsidRPr="0045652F">
        <w:rPr>
          <w:b/>
          <w:lang w:val="en-US"/>
        </w:rPr>
        <w:br/>
      </w:r>
      <w:r w:rsidRPr="0045652F">
        <w:rPr>
          <w:lang w:val="en-US"/>
        </w:rPr>
        <w:t>Indicates that the indicated portion of the screen is to be treated as a hyperlink which invokes the URL specified in the TO parameter of the $DECLARE instruction.  The data at the indicated screen position is appended to the URL, followed by the contents of the P2 parameter of the $DECLARE instruction, if specified.</w:t>
      </w:r>
    </w:p>
    <w:p w14:paraId="7FF88A15" w14:textId="77777777" w:rsidR="00774472" w:rsidRPr="0045652F" w:rsidRDefault="00774472">
      <w:pPr>
        <w:pStyle w:val="DtailRefChamp"/>
        <w:ind w:left="3045"/>
        <w:rPr>
          <w:lang w:val="en-US"/>
        </w:rPr>
      </w:pPr>
    </w:p>
    <w:p w14:paraId="7CD6420F" w14:textId="77777777" w:rsidR="00774472" w:rsidRPr="0045652F" w:rsidRDefault="00774472">
      <w:pPr>
        <w:pStyle w:val="RefrenceChamp"/>
        <w:keepLines/>
        <w:rPr>
          <w:lang w:val="en-US"/>
        </w:rPr>
      </w:pPr>
      <w:r w:rsidRPr="0045652F">
        <w:rPr>
          <w:b/>
          <w:i/>
          <w:lang w:val="en-US"/>
        </w:rPr>
        <w:t>P2</w:t>
      </w:r>
      <w:r w:rsidRPr="0045652F">
        <w:rPr>
          <w:lang w:val="en-US"/>
        </w:rPr>
        <w:tab/>
      </w:r>
      <w:r w:rsidRPr="0045652F">
        <w:rPr>
          <w:i/>
          <w:lang w:val="en-US"/>
        </w:rPr>
        <w:t>(optional)</w:t>
      </w:r>
      <w:r w:rsidRPr="0045652F">
        <w:rPr>
          <w:lang w:val="en-US"/>
        </w:rPr>
        <w:t xml:space="preserve"> Function parameter referenced by P1.</w:t>
      </w:r>
    </w:p>
    <w:p w14:paraId="42B13229" w14:textId="77777777" w:rsidR="00774472" w:rsidRPr="0045652F" w:rsidRDefault="00774472">
      <w:pPr>
        <w:pStyle w:val="RefrenceChamp"/>
        <w:keepLines/>
        <w:rPr>
          <w:lang w:val="en-US"/>
        </w:rPr>
      </w:pPr>
      <w:r w:rsidRPr="0045652F">
        <w:rPr>
          <w:b/>
          <w:i/>
          <w:lang w:val="en-US"/>
        </w:rPr>
        <w:t>P3</w:t>
      </w:r>
      <w:r w:rsidRPr="0045652F">
        <w:rPr>
          <w:lang w:val="en-US"/>
        </w:rPr>
        <w:tab/>
      </w:r>
      <w:r w:rsidRPr="0045652F">
        <w:rPr>
          <w:i/>
          <w:lang w:val="en-US"/>
        </w:rPr>
        <w:t>(optional)</w:t>
      </w:r>
      <w:r w:rsidRPr="0045652F">
        <w:rPr>
          <w:lang w:val="en-US"/>
        </w:rPr>
        <w:t xml:space="preserve"> Text to be displayed in the status bar of the browser when the mouse pointer is over the indicated screen position.</w:t>
      </w:r>
    </w:p>
    <w:p w14:paraId="22DE1A59" w14:textId="77777777" w:rsidR="00774472" w:rsidRPr="0045652F" w:rsidRDefault="00774472">
      <w:pPr>
        <w:pStyle w:val="RefrenceChamp"/>
        <w:keepLines/>
        <w:rPr>
          <w:lang w:val="en-US"/>
        </w:rPr>
      </w:pPr>
      <w:r w:rsidRPr="0045652F">
        <w:rPr>
          <w:b/>
          <w:i/>
          <w:lang w:val="en-US"/>
        </w:rPr>
        <w:t>P4</w:t>
      </w:r>
      <w:r w:rsidRPr="0045652F">
        <w:rPr>
          <w:lang w:val="en-US"/>
        </w:rPr>
        <w:tab/>
        <w:t>Name of JavaScript function (for AS-PARAMETER) or URL (for AS-HREF).</w:t>
      </w:r>
    </w:p>
    <w:p w14:paraId="3DA59ECD" w14:textId="77777777" w:rsidR="00774472" w:rsidRPr="0045652F" w:rsidRDefault="00774472">
      <w:pPr>
        <w:pStyle w:val="Nfj"/>
        <w:rPr>
          <w:lang w:val="en-US"/>
        </w:rPr>
      </w:pPr>
      <w:r w:rsidRPr="0045652F">
        <w:rPr>
          <w:lang w:val="en-US"/>
        </w:rPr>
        <w:t>Note that, in conformance with assembler syntax, quotes and ampersands in the URL must be specified as double quotes and double ampersands.</w:t>
      </w:r>
    </w:p>
    <w:p w14:paraId="15C9E97B" w14:textId="77777777" w:rsidR="00774472" w:rsidRPr="0045652F" w:rsidRDefault="00774472">
      <w:pPr>
        <w:pStyle w:val="Heading6"/>
        <w:rPr>
          <w:lang w:val="en-US"/>
        </w:rPr>
      </w:pPr>
      <w:bookmarkStart w:id="467" w:name="_Ref135455853"/>
      <w:r w:rsidRPr="0045652F">
        <w:rPr>
          <w:lang w:val="en-US"/>
        </w:rPr>
        <w:t>JavaScript functions</w:t>
      </w:r>
      <w:bookmarkEnd w:id="467"/>
    </w:p>
    <w:p w14:paraId="7E0EC056" w14:textId="77777777" w:rsidR="00774472" w:rsidRPr="0045652F" w:rsidRDefault="00774472">
      <w:pPr>
        <w:rPr>
          <w:lang w:val="en-US"/>
        </w:rPr>
      </w:pPr>
      <w:r w:rsidRPr="0045652F">
        <w:rPr>
          <w:lang w:val="en-US"/>
        </w:rPr>
        <w:t>For the AS-PARAMETER form of the $DECLARE instruction, the TO parameter specifies the name of a JavaScript function which will be called when the user clicks on the field.  The function name is case-sensitive.  The following parameters are passed to the JavaScript function:</w:t>
      </w:r>
    </w:p>
    <w:p w14:paraId="16F5AD56" w14:textId="77777777" w:rsidR="00774472" w:rsidRPr="0045652F" w:rsidRDefault="00774472">
      <w:pPr>
        <w:rPr>
          <w:lang w:val="en-US"/>
        </w:rPr>
      </w:pPr>
    </w:p>
    <w:p w14:paraId="6A078D16" w14:textId="77777777" w:rsidR="00774472" w:rsidRPr="0045652F" w:rsidRDefault="00774472">
      <w:pPr>
        <w:pStyle w:val="RefrenceChamp"/>
        <w:rPr>
          <w:lang w:val="en-US"/>
        </w:rPr>
      </w:pPr>
      <w:r w:rsidRPr="0045652F">
        <w:rPr>
          <w:b/>
          <w:bCs/>
          <w:i/>
          <w:iCs/>
          <w:lang w:val="en-US"/>
        </w:rPr>
        <w:t>Parameter 1</w:t>
      </w:r>
      <w:r w:rsidRPr="0045652F">
        <w:rPr>
          <w:lang w:val="en-US"/>
        </w:rPr>
        <w:tab/>
        <w:t>an internally generated field name</w:t>
      </w:r>
    </w:p>
    <w:p w14:paraId="3EBC84D2" w14:textId="77777777" w:rsidR="00774472" w:rsidRPr="0045652F" w:rsidRDefault="00774472">
      <w:pPr>
        <w:pStyle w:val="RefrenceChamp"/>
        <w:rPr>
          <w:lang w:val="en-US"/>
        </w:rPr>
      </w:pPr>
      <w:r w:rsidRPr="0045652F">
        <w:rPr>
          <w:b/>
          <w:bCs/>
          <w:i/>
          <w:iCs/>
          <w:lang w:val="en-US"/>
        </w:rPr>
        <w:t>Parameter 2</w:t>
      </w:r>
      <w:r w:rsidRPr="0045652F">
        <w:rPr>
          <w:lang w:val="en-US"/>
        </w:rPr>
        <w:tab/>
        <w:t>the data at the indicated screen position</w:t>
      </w:r>
    </w:p>
    <w:p w14:paraId="6140417B" w14:textId="77777777" w:rsidR="00774472" w:rsidRPr="0045652F" w:rsidRDefault="00774472">
      <w:pPr>
        <w:pStyle w:val="RefrenceChamp"/>
        <w:rPr>
          <w:lang w:val="en-US"/>
        </w:rPr>
      </w:pPr>
      <w:r w:rsidRPr="0045652F">
        <w:rPr>
          <w:b/>
          <w:bCs/>
          <w:i/>
          <w:iCs/>
          <w:lang w:val="en-US"/>
        </w:rPr>
        <w:t>Parameter 3</w:t>
      </w:r>
      <w:r w:rsidRPr="0045652F">
        <w:rPr>
          <w:lang w:val="en-US"/>
        </w:rPr>
        <w:tab/>
        <w:t>the contents of the P2 parameter of the $DECLARE instruction</w:t>
      </w:r>
    </w:p>
    <w:p w14:paraId="791CF9AD" w14:textId="77777777" w:rsidR="00774472" w:rsidRPr="0045652F" w:rsidRDefault="00774472">
      <w:pPr>
        <w:rPr>
          <w:lang w:val="en-US"/>
        </w:rPr>
      </w:pPr>
      <w:r w:rsidRPr="0045652F">
        <w:rPr>
          <w:lang w:val="en-US"/>
        </w:rPr>
        <w:t xml:space="preserve">The JavaScript function itself must be defined in the HTML template page, or in an included page.  The following standard functions are provided in the page </w:t>
      </w:r>
      <w:r w:rsidRPr="0045652F">
        <w:rPr>
          <w:i/>
          <w:iCs/>
          <w:lang w:val="en-US"/>
        </w:rPr>
        <w:t>js01.js</w:t>
      </w:r>
      <w:r w:rsidRPr="0045652F">
        <w:rPr>
          <w:lang w:val="en-US"/>
        </w:rPr>
        <w:t xml:space="preserve"> delivered with VIRTEL in the W2H-DIR directory:</w:t>
      </w:r>
    </w:p>
    <w:p w14:paraId="67A35490" w14:textId="77777777" w:rsidR="00774472" w:rsidRPr="0045652F" w:rsidRDefault="00774472">
      <w:pPr>
        <w:rPr>
          <w:lang w:val="en-US"/>
        </w:rPr>
      </w:pPr>
    </w:p>
    <w:p w14:paraId="7FEFF5BF" w14:textId="77777777" w:rsidR="00774472" w:rsidRPr="0045652F" w:rsidRDefault="00774472">
      <w:pPr>
        <w:pStyle w:val="RefrenceChamp"/>
        <w:rPr>
          <w:b/>
          <w:bCs/>
          <w:lang w:val="en-US"/>
        </w:rPr>
      </w:pPr>
      <w:r w:rsidRPr="0045652F">
        <w:rPr>
          <w:b/>
          <w:bCs/>
          <w:lang w:val="en-US"/>
        </w:rPr>
        <w:t>VClick</w:t>
      </w:r>
      <w:r w:rsidRPr="0045652F">
        <w:rPr>
          <w:b/>
          <w:bCs/>
          <w:lang w:val="en-US"/>
        </w:rPr>
        <w:tab/>
      </w:r>
      <w:r w:rsidRPr="0045652F">
        <w:rPr>
          <w:lang w:val="en-US"/>
        </w:rPr>
        <w:t>Moves the cursor to the start of the clickable area and sends the indicated function key (P2 parameter) to the host application</w:t>
      </w:r>
    </w:p>
    <w:p w14:paraId="33B38DA2" w14:textId="77777777" w:rsidR="00774472" w:rsidRPr="0045652F" w:rsidRDefault="00774472">
      <w:pPr>
        <w:pStyle w:val="RefrenceChamp"/>
        <w:rPr>
          <w:b/>
          <w:bCs/>
          <w:lang w:val="en-US"/>
        </w:rPr>
      </w:pPr>
      <w:r w:rsidRPr="0045652F">
        <w:rPr>
          <w:b/>
          <w:bCs/>
          <w:lang w:val="en-US"/>
        </w:rPr>
        <w:t>VClick2</w:t>
      </w:r>
      <w:r w:rsidRPr="0045652F">
        <w:rPr>
          <w:b/>
          <w:bCs/>
          <w:lang w:val="en-US"/>
        </w:rPr>
        <w:tab/>
      </w:r>
      <w:r w:rsidRPr="0045652F">
        <w:rPr>
          <w:lang w:val="en-US"/>
        </w:rPr>
        <w:t>Copies the contents of the clickable area to the field containing the cursor and sends the indicated function key (P2 parameter) to the host application</w:t>
      </w:r>
    </w:p>
    <w:p w14:paraId="0A4D5366" w14:textId="77777777" w:rsidR="00774472" w:rsidRPr="0045652F" w:rsidRDefault="00774472">
      <w:pPr>
        <w:pStyle w:val="RefrenceChamp"/>
        <w:rPr>
          <w:b/>
          <w:bCs/>
          <w:lang w:val="en-US"/>
        </w:rPr>
      </w:pPr>
      <w:r w:rsidRPr="0045652F">
        <w:rPr>
          <w:b/>
          <w:bCs/>
          <w:lang w:val="en-US"/>
        </w:rPr>
        <w:t>VClick3</w:t>
      </w:r>
      <w:r w:rsidRPr="0045652F">
        <w:rPr>
          <w:b/>
          <w:bCs/>
          <w:lang w:val="en-US"/>
        </w:rPr>
        <w:tab/>
      </w:r>
      <w:r w:rsidRPr="0045652F">
        <w:rPr>
          <w:lang w:val="en-US"/>
        </w:rPr>
        <w:t>Copies the contents of the clickable area to the following input field and sends the indicated function key (P2 parameter) to the host application</w:t>
      </w:r>
    </w:p>
    <w:p w14:paraId="538537D6" w14:textId="77777777" w:rsidR="00774472" w:rsidRPr="0045652F" w:rsidRDefault="00774472">
      <w:pPr>
        <w:pStyle w:val="Heading6"/>
        <w:rPr>
          <w:lang w:val="en-US"/>
        </w:rPr>
      </w:pPr>
      <w:r w:rsidRPr="0045652F">
        <w:rPr>
          <w:lang w:val="en-US"/>
        </w:rPr>
        <w:t>Examples</w:t>
      </w:r>
    </w:p>
    <w:p w14:paraId="38BBE708" w14:textId="77777777" w:rsidR="00774472" w:rsidRPr="0045652F" w:rsidRDefault="00774472">
      <w:pPr>
        <w:keepNext/>
        <w:keepLines/>
        <w:rPr>
          <w:lang w:val="en-US"/>
        </w:rPr>
      </w:pPr>
    </w:p>
    <w:p w14:paraId="1B9AF307" w14:textId="77777777" w:rsidR="00774472" w:rsidRPr="0045652F" w:rsidRDefault="00774472">
      <w:pPr>
        <w:pStyle w:val="Listing"/>
        <w:rPr>
          <w:lang w:val="en-US"/>
        </w:rPr>
      </w:pPr>
      <w:r w:rsidRPr="0045652F">
        <w:rPr>
          <w:lang w:val="en-US"/>
        </w:rPr>
        <w:t xml:space="preserve">    DECLARE$ (23,19,04),AS-PFKEY</w:t>
      </w:r>
    </w:p>
    <w:p w14:paraId="226A1435" w14:textId="77777777" w:rsidR="00774472" w:rsidRPr="0045652F" w:rsidRDefault="00774472">
      <w:pPr>
        <w:keepNext/>
        <w:rPr>
          <w:lang w:val="en-US"/>
        </w:rPr>
      </w:pPr>
    </w:p>
    <w:p w14:paraId="5A9605BA" w14:textId="77777777" w:rsidR="00774472" w:rsidRPr="0045652F" w:rsidRDefault="00774472">
      <w:pPr>
        <w:rPr>
          <w:lang w:val="en-US"/>
        </w:rPr>
      </w:pPr>
      <w:r w:rsidRPr="0045652F">
        <w:rPr>
          <w:lang w:val="en-US"/>
        </w:rPr>
        <w:t>Row 23 column 19 length 4 becomes a clickable field.  The contents of the field are treated as the name of a PF key.  For example, if the field contains “PF12” then clicking on this field is equivalent to pressing the 3270 key PF12.</w:t>
      </w:r>
    </w:p>
    <w:p w14:paraId="48668D8E" w14:textId="77777777" w:rsidR="00774472" w:rsidRPr="0045652F" w:rsidRDefault="00774472">
      <w:pPr>
        <w:rPr>
          <w:lang w:val="en-US"/>
        </w:rPr>
      </w:pPr>
    </w:p>
    <w:p w14:paraId="21516A63" w14:textId="77777777" w:rsidR="00774472" w:rsidRPr="0045652F" w:rsidRDefault="00774472">
      <w:pPr>
        <w:pStyle w:val="Listing"/>
        <w:rPr>
          <w:lang w:val="en-US"/>
        </w:rPr>
      </w:pPr>
      <w:r w:rsidRPr="0045652F">
        <w:rPr>
          <w:lang w:val="en-US"/>
        </w:rPr>
        <w:t xml:space="preserve">    DECLARE$ (14,17,03),AS-PFKEY,'PA2'</w:t>
      </w:r>
    </w:p>
    <w:p w14:paraId="4B6B1DB9" w14:textId="77777777" w:rsidR="00774472" w:rsidRPr="0045652F" w:rsidRDefault="00774472">
      <w:pPr>
        <w:keepNext/>
        <w:rPr>
          <w:lang w:val="en-US"/>
        </w:rPr>
      </w:pPr>
    </w:p>
    <w:p w14:paraId="6760202A" w14:textId="77777777" w:rsidR="00774472" w:rsidRPr="0045652F" w:rsidRDefault="00774472">
      <w:pPr>
        <w:rPr>
          <w:lang w:val="en-US"/>
        </w:rPr>
      </w:pPr>
      <w:r w:rsidRPr="0045652F">
        <w:rPr>
          <w:lang w:val="en-US"/>
        </w:rPr>
        <w:t>Row 14 column 17 length 3 becomes a clickable field.  When clicked it is the equivalent of pressing the 3270 key PA2.</w:t>
      </w:r>
    </w:p>
    <w:p w14:paraId="6DBEE2EA" w14:textId="77777777" w:rsidR="00774472" w:rsidRPr="0045652F" w:rsidRDefault="00774472">
      <w:pPr>
        <w:rPr>
          <w:lang w:val="en-US"/>
        </w:rPr>
      </w:pPr>
    </w:p>
    <w:p w14:paraId="4F142E48" w14:textId="77777777" w:rsidR="00774472" w:rsidRPr="0045652F" w:rsidRDefault="00774472">
      <w:pPr>
        <w:pStyle w:val="Listing"/>
        <w:rPr>
          <w:lang w:val="en-US"/>
        </w:rPr>
      </w:pPr>
      <w:r w:rsidRPr="0045652F">
        <w:rPr>
          <w:lang w:val="en-US"/>
        </w:rPr>
        <w:t xml:space="preserve">    DECLARE$ (24,02,04,'****',NE),AS-PFKEY</w:t>
      </w:r>
    </w:p>
    <w:p w14:paraId="544062FC" w14:textId="77777777" w:rsidR="00774472" w:rsidRPr="0045652F" w:rsidRDefault="00774472">
      <w:pPr>
        <w:keepNext/>
        <w:rPr>
          <w:lang w:val="en-US"/>
        </w:rPr>
      </w:pPr>
    </w:p>
    <w:p w14:paraId="45224DCA" w14:textId="77777777" w:rsidR="00774472" w:rsidRPr="0045652F" w:rsidRDefault="00774472">
      <w:pPr>
        <w:rPr>
          <w:lang w:val="en-US"/>
        </w:rPr>
      </w:pPr>
      <w:r w:rsidRPr="0045652F">
        <w:rPr>
          <w:lang w:val="en-US"/>
        </w:rPr>
        <w:t>Row 24 column 2 length 4 becomes a clickable field, unless it contains asterisks.  The contents of the field are treated as the name of a PF key.</w:t>
      </w:r>
    </w:p>
    <w:p w14:paraId="500F1BF8" w14:textId="77777777" w:rsidR="00774472" w:rsidRPr="0045652F" w:rsidRDefault="00774472">
      <w:pPr>
        <w:rPr>
          <w:lang w:val="en-US"/>
        </w:rPr>
      </w:pPr>
    </w:p>
    <w:p w14:paraId="6EB0CDE9" w14:textId="77777777" w:rsidR="00774472" w:rsidRPr="0045652F" w:rsidRDefault="00774472">
      <w:pPr>
        <w:pStyle w:val="Listing"/>
        <w:rPr>
          <w:lang w:val="en-US"/>
        </w:rPr>
      </w:pPr>
      <w:r w:rsidRPr="0045652F">
        <w:rPr>
          <w:lang w:val="en-US"/>
        </w:rPr>
        <w:t xml:space="preserve">    DECLARE$ (20,02,06),AS-PARAMETER,'PF12',TO=VClick</w:t>
      </w:r>
    </w:p>
    <w:p w14:paraId="0FD8552A" w14:textId="77777777" w:rsidR="00774472" w:rsidRPr="0045652F" w:rsidRDefault="00774472">
      <w:pPr>
        <w:keepNext/>
        <w:rPr>
          <w:lang w:val="en-US"/>
        </w:rPr>
      </w:pPr>
    </w:p>
    <w:p w14:paraId="7947E6EC" w14:textId="77777777" w:rsidR="00774472" w:rsidRPr="0045652F" w:rsidRDefault="00774472">
      <w:pPr>
        <w:rPr>
          <w:lang w:val="en-US"/>
        </w:rPr>
      </w:pPr>
      <w:r w:rsidRPr="0045652F">
        <w:rPr>
          <w:lang w:val="en-US"/>
        </w:rPr>
        <w:t xml:space="preserve">Row 20 column 2 length 6 becomes a clickable field.  It calls the JavaScript function </w:t>
      </w:r>
      <w:r w:rsidRPr="0045652F">
        <w:rPr>
          <w:i/>
          <w:iCs/>
          <w:lang w:val="en-US"/>
        </w:rPr>
        <w:t>VClick('Vxxxxxxx','cccccc','PF12')</w:t>
      </w:r>
      <w:r w:rsidRPr="0045652F">
        <w:rPr>
          <w:lang w:val="en-US"/>
        </w:rPr>
        <w:t xml:space="preserve"> where </w:t>
      </w:r>
      <w:r w:rsidRPr="0045652F">
        <w:rPr>
          <w:i/>
          <w:iCs/>
          <w:lang w:val="en-US"/>
        </w:rPr>
        <w:t>Vxxxxxxx</w:t>
      </w:r>
      <w:r w:rsidRPr="0045652F">
        <w:rPr>
          <w:lang w:val="en-US"/>
        </w:rPr>
        <w:t xml:space="preserve"> is an internally generated field name, </w:t>
      </w:r>
      <w:r w:rsidRPr="0045652F">
        <w:rPr>
          <w:i/>
          <w:iCs/>
          <w:lang w:val="en-US"/>
        </w:rPr>
        <w:t>cccccc</w:t>
      </w:r>
      <w:r w:rsidRPr="0045652F">
        <w:rPr>
          <w:lang w:val="en-US"/>
        </w:rPr>
        <w:t xml:space="preserve"> is the contents of the field, and </w:t>
      </w:r>
      <w:r w:rsidRPr="0045652F">
        <w:rPr>
          <w:i/>
          <w:iCs/>
          <w:lang w:val="en-US"/>
        </w:rPr>
        <w:t>PF12</w:t>
      </w:r>
      <w:r w:rsidRPr="0045652F">
        <w:rPr>
          <w:lang w:val="en-US"/>
        </w:rPr>
        <w:t xml:space="preserve"> is a constant specified in the DECLARE$ instruction.</w:t>
      </w:r>
    </w:p>
    <w:p w14:paraId="5672F48D" w14:textId="77777777" w:rsidR="00774472" w:rsidRPr="0045652F" w:rsidRDefault="00774472">
      <w:pPr>
        <w:rPr>
          <w:lang w:val="en-US"/>
        </w:rPr>
      </w:pPr>
    </w:p>
    <w:p w14:paraId="131CB924" w14:textId="77777777" w:rsidR="00774472" w:rsidRPr="0045652F" w:rsidRDefault="00774472">
      <w:pPr>
        <w:pStyle w:val="Listing"/>
        <w:rPr>
          <w:lang w:val="en-US"/>
        </w:rPr>
      </w:pPr>
      <w:r w:rsidRPr="0045652F">
        <w:rPr>
          <w:lang w:val="en-US"/>
        </w:rPr>
        <w:t xml:space="preserve">    DECLARE$ (04,09,17),AS-HREF,'&amp;&amp;hl=fr',                             X</w:t>
      </w:r>
    </w:p>
    <w:p w14:paraId="4FF74D7A" w14:textId="77777777" w:rsidR="00774472" w:rsidRPr="0045652F" w:rsidRDefault="00774472">
      <w:pPr>
        <w:pStyle w:val="Listing"/>
        <w:rPr>
          <w:lang w:val="en-US"/>
        </w:rPr>
      </w:pPr>
      <w:r w:rsidRPr="0045652F">
        <w:rPr>
          <w:lang w:val="en-US"/>
        </w:rPr>
        <w:t xml:space="preserve">               TO='http://www.google.com/search?q='</w:t>
      </w:r>
    </w:p>
    <w:p w14:paraId="5D643263" w14:textId="77777777" w:rsidR="00774472" w:rsidRPr="0045652F" w:rsidRDefault="00774472">
      <w:pPr>
        <w:keepNext/>
        <w:rPr>
          <w:lang w:val="en-US"/>
        </w:rPr>
      </w:pPr>
    </w:p>
    <w:p w14:paraId="67EDDD79" w14:textId="77777777" w:rsidR="00774472" w:rsidRPr="0045652F" w:rsidRDefault="00774472">
      <w:pPr>
        <w:rPr>
          <w:lang w:val="en-US"/>
        </w:rPr>
      </w:pPr>
      <w:r w:rsidRPr="0045652F">
        <w:rPr>
          <w:lang w:val="en-US"/>
        </w:rPr>
        <w:t>Row 4 column 9 length 17 becomes a clickable field, hyperlinked to the URL: http//www.google.com/search?=ccc...ccc&amp;hl=fr</w:t>
      </w:r>
      <w:r w:rsidRPr="0045652F">
        <w:rPr>
          <w:lang w:val="en-US"/>
        </w:rPr>
        <w:tab/>
      </w:r>
      <w:r w:rsidRPr="0045652F">
        <w:rPr>
          <w:lang w:val="en-US"/>
        </w:rPr>
        <w:br/>
        <w:t>(where ccc...ccc is replaced by the contents of the clickable field)</w:t>
      </w:r>
    </w:p>
    <w:p w14:paraId="2B565F2C" w14:textId="77777777" w:rsidR="00774472" w:rsidRPr="0045652F" w:rsidRDefault="00774472">
      <w:pPr>
        <w:rPr>
          <w:lang w:val="en-US"/>
        </w:rPr>
      </w:pPr>
    </w:p>
    <w:p w14:paraId="2B8DEA43" w14:textId="77777777" w:rsidR="00774472" w:rsidRPr="0045652F" w:rsidRDefault="00774472">
      <w:pPr>
        <w:pStyle w:val="Heading5"/>
        <w:keepLines/>
        <w:pageBreakBefore/>
        <w:rPr>
          <w:lang w:val="en-US"/>
        </w:rPr>
      </w:pPr>
      <w:r w:rsidRPr="0045652F">
        <w:rPr>
          <w:lang w:val="en-US"/>
        </w:rPr>
        <w:t xml:space="preserve">ERROR$ instruction </w:t>
      </w:r>
    </w:p>
    <w:p w14:paraId="7E60C68E" w14:textId="77777777" w:rsidR="00774472" w:rsidRPr="0045652F" w:rsidRDefault="00774472">
      <w:pPr>
        <w:pStyle w:val="ecran0"/>
        <w:rPr>
          <w:lang w:val="en-US"/>
        </w:rPr>
      </w:pPr>
      <w:r w:rsidRPr="0045652F">
        <w:rPr>
          <w:lang w:val="en-US"/>
        </w:rPr>
        <w:fldChar w:fldCharType="begin"/>
      </w:r>
      <w:r w:rsidRPr="0045652F">
        <w:rPr>
          <w:lang w:val="en-US"/>
        </w:rPr>
        <w:instrText xml:space="preserve"> XE "ERROR$"</w:instrText>
      </w:r>
      <w:r w:rsidRPr="0045652F">
        <w:rPr>
          <w:lang w:val="en-US"/>
        </w:rPr>
        <w:fldChar w:fldCharType="end"/>
      </w:r>
      <w:r w:rsidRPr="0045652F">
        <w:rPr>
          <w:lang w:val="en-US"/>
        </w:rPr>
        <w:t xml:space="preserve">This instruction returns an error code to the calling program.  When this instruction is used, the return code in the HTTP response will be </w:t>
      </w:r>
      <w:r w:rsidRPr="0045652F">
        <w:rPr>
          <w:b/>
          <w:bCs/>
          <w:i/>
          <w:iCs/>
          <w:lang w:val="en-US"/>
        </w:rPr>
        <w:t>400 Bad Request</w:t>
      </w:r>
      <w:r w:rsidRPr="0045652F">
        <w:rPr>
          <w:lang w:val="en-US"/>
        </w:rPr>
        <w:t xml:space="preserve"> instead of </w:t>
      </w:r>
      <w:r w:rsidRPr="0045652F">
        <w:rPr>
          <w:b/>
          <w:bCs/>
          <w:i/>
          <w:iCs/>
          <w:lang w:val="en-US"/>
        </w:rPr>
        <w:t>200 Ok.</w:t>
      </w:r>
    </w:p>
    <w:p w14:paraId="61AE3AF5" w14:textId="77777777" w:rsidR="00774472" w:rsidRPr="0045652F" w:rsidRDefault="00774472">
      <w:pPr>
        <w:pStyle w:val="Ecran"/>
        <w:rPr>
          <w:lang w:val="en-US"/>
        </w:rPr>
      </w:pPr>
    </w:p>
    <w:p w14:paraId="7418AF21" w14:textId="77777777" w:rsidR="00774472" w:rsidRPr="0045652F" w:rsidRDefault="00774472">
      <w:pPr>
        <w:pStyle w:val="Ecran"/>
        <w:rPr>
          <w:lang w:val="en-US"/>
        </w:rPr>
      </w:pPr>
      <w:r w:rsidRPr="0045652F">
        <w:rPr>
          <w:lang w:val="en-US"/>
        </w:rPr>
        <w:t xml:space="preserve">    ERROR$  value</w:t>
      </w:r>
      <w:r w:rsidR="004C2AF3">
        <w:rPr>
          <w:lang w:val="en-US"/>
        </w:rPr>
        <w:t xml:space="preserve"> [,'string1','string2',...]</w:t>
      </w:r>
    </w:p>
    <w:p w14:paraId="720374EE" w14:textId="77777777" w:rsidR="00774472" w:rsidRPr="0045652F" w:rsidRDefault="00774472">
      <w:pPr>
        <w:pStyle w:val="Ecran"/>
        <w:rPr>
          <w:lang w:val="en-US"/>
        </w:rPr>
      </w:pPr>
    </w:p>
    <w:p w14:paraId="09A9B6B1" w14:textId="77777777" w:rsidR="00774472" w:rsidRPr="0045652F" w:rsidRDefault="00774472">
      <w:pPr>
        <w:keepNext/>
        <w:keepLines/>
        <w:rPr>
          <w:lang w:val="en-US"/>
        </w:rPr>
      </w:pPr>
    </w:p>
    <w:p w14:paraId="4ED24AE3" w14:textId="77777777" w:rsidR="00774472" w:rsidRDefault="00774472">
      <w:pPr>
        <w:pStyle w:val="RefrenceChamp"/>
        <w:rPr>
          <w:szCs w:val="19"/>
          <w:lang w:val="en-US"/>
        </w:rPr>
      </w:pPr>
      <w:r w:rsidRPr="0045652F">
        <w:rPr>
          <w:b/>
          <w:i/>
          <w:szCs w:val="19"/>
          <w:lang w:val="en-US"/>
        </w:rPr>
        <w:t>value</w:t>
      </w:r>
      <w:r w:rsidRPr="0045652F">
        <w:rPr>
          <w:i/>
          <w:szCs w:val="19"/>
          <w:lang w:val="en-US"/>
        </w:rPr>
        <w:tab/>
      </w:r>
      <w:r w:rsidRPr="0045652F">
        <w:rPr>
          <w:szCs w:val="19"/>
          <w:lang w:val="en-US"/>
        </w:rPr>
        <w:t xml:space="preserve">Specifies the </w:t>
      </w:r>
      <w:r w:rsidR="00BB4BC3">
        <w:rPr>
          <w:szCs w:val="19"/>
          <w:lang w:val="en-US"/>
        </w:rPr>
        <w:t>error</w:t>
      </w:r>
      <w:r w:rsidR="00BB4BC3" w:rsidRPr="0045652F">
        <w:rPr>
          <w:szCs w:val="19"/>
          <w:lang w:val="en-US"/>
        </w:rPr>
        <w:t xml:space="preserve"> </w:t>
      </w:r>
      <w:r w:rsidRPr="0045652F">
        <w:rPr>
          <w:szCs w:val="19"/>
          <w:lang w:val="en-US"/>
        </w:rPr>
        <w:t xml:space="preserve">code (decimal </w:t>
      </w:r>
      <w:r w:rsidR="001A6668">
        <w:rPr>
          <w:szCs w:val="19"/>
          <w:lang w:val="en-US"/>
        </w:rPr>
        <w:t>0</w:t>
      </w:r>
      <w:r w:rsidRPr="0045652F">
        <w:rPr>
          <w:szCs w:val="19"/>
          <w:lang w:val="en-US"/>
        </w:rPr>
        <w:t xml:space="preserve"> </w:t>
      </w:r>
      <w:r w:rsidR="00257CF1">
        <w:rPr>
          <w:szCs w:val="19"/>
          <w:lang w:val="en-US"/>
        </w:rPr>
        <w:t>to</w:t>
      </w:r>
      <w:r w:rsidRPr="0045652F">
        <w:rPr>
          <w:szCs w:val="19"/>
          <w:lang w:val="en-US"/>
        </w:rPr>
        <w:t xml:space="preserve"> 255).</w:t>
      </w:r>
      <w:r w:rsidR="001A6668">
        <w:rPr>
          <w:szCs w:val="19"/>
          <w:lang w:val="en-US"/>
        </w:rPr>
        <w:t xml:space="preserve"> If the error code is non-zero, a message is issued to the console and the scenario returns the error code to the calling program.</w:t>
      </w:r>
      <w:r w:rsidR="00257CF1">
        <w:rPr>
          <w:szCs w:val="19"/>
          <w:lang w:val="en-US"/>
        </w:rPr>
        <w:t xml:space="preserve"> If the error code is zero, a message is issued to the console and the scenario continues.</w:t>
      </w:r>
    </w:p>
    <w:p w14:paraId="748FD535" w14:textId="77777777" w:rsidR="001A6668" w:rsidRDefault="001A6668" w:rsidP="001556C0">
      <w:pPr>
        <w:pStyle w:val="RefrenceChamp"/>
        <w:rPr>
          <w:szCs w:val="19"/>
          <w:lang w:val="en-US"/>
        </w:rPr>
      </w:pPr>
      <w:r>
        <w:rPr>
          <w:b/>
          <w:i/>
          <w:szCs w:val="19"/>
          <w:lang w:val="en-US"/>
        </w:rPr>
        <w:t>'string1' [,'string2', …]</w:t>
      </w:r>
      <w:r w:rsidRPr="0045652F">
        <w:rPr>
          <w:i/>
          <w:szCs w:val="19"/>
          <w:lang w:val="en-US"/>
        </w:rPr>
        <w:tab/>
      </w:r>
      <w:r>
        <w:rPr>
          <w:i/>
          <w:szCs w:val="19"/>
          <w:lang w:val="en-US"/>
        </w:rPr>
        <w:br/>
        <w:t xml:space="preserve">(optional) </w:t>
      </w:r>
      <w:r>
        <w:rPr>
          <w:szCs w:val="19"/>
          <w:lang w:val="en-US"/>
        </w:rPr>
        <w:t xml:space="preserve">one or more strings of text </w:t>
      </w:r>
      <w:r w:rsidR="001556C0">
        <w:rPr>
          <w:szCs w:val="19"/>
          <w:lang w:val="en-US"/>
        </w:rPr>
        <w:t xml:space="preserve">to </w:t>
      </w:r>
      <w:r>
        <w:rPr>
          <w:szCs w:val="19"/>
          <w:lang w:val="en-US"/>
        </w:rPr>
        <w:t xml:space="preserve">be concatenated together and displayed </w:t>
      </w:r>
      <w:r w:rsidR="001556C0">
        <w:rPr>
          <w:szCs w:val="19"/>
          <w:lang w:val="en-US"/>
        </w:rPr>
        <w:t>as</w:t>
      </w:r>
      <w:r>
        <w:rPr>
          <w:szCs w:val="19"/>
          <w:lang w:val="en-US"/>
        </w:rPr>
        <w:t xml:space="preserve"> a message on the console.</w:t>
      </w:r>
      <w:r w:rsidR="001556C0">
        <w:rPr>
          <w:szCs w:val="19"/>
          <w:lang w:val="en-US"/>
        </w:rPr>
        <w:t xml:space="preserve"> If a string begins with an asterisk it represents the name of a VIRTEL variable whose contents is to be included in the message. </w:t>
      </w:r>
      <w:r w:rsidR="001556C0" w:rsidRPr="001556C0">
        <w:rPr>
          <w:szCs w:val="19"/>
          <w:lang w:val="en-US"/>
        </w:rPr>
        <w:t xml:space="preserve">The number of quoted strings is not limited, but the </w:t>
      </w:r>
      <w:r w:rsidR="001556C0">
        <w:rPr>
          <w:szCs w:val="19"/>
          <w:lang w:val="en-US"/>
        </w:rPr>
        <w:t>message</w:t>
      </w:r>
      <w:r w:rsidR="001556C0" w:rsidRPr="001556C0">
        <w:rPr>
          <w:szCs w:val="19"/>
          <w:lang w:val="en-US"/>
        </w:rPr>
        <w:t xml:space="preserve"> itself cannot be larger than 252 </w:t>
      </w:r>
      <w:r w:rsidR="001556C0">
        <w:rPr>
          <w:szCs w:val="19"/>
          <w:lang w:val="en-US"/>
        </w:rPr>
        <w:t>characters</w:t>
      </w:r>
      <w:r w:rsidR="001556C0" w:rsidRPr="001556C0">
        <w:rPr>
          <w:szCs w:val="19"/>
          <w:lang w:val="en-US"/>
        </w:rPr>
        <w:t>.</w:t>
      </w:r>
    </w:p>
    <w:p w14:paraId="4CF33DED" w14:textId="77777777" w:rsidR="001A6668" w:rsidRPr="0045652F" w:rsidRDefault="001A6668">
      <w:pPr>
        <w:pStyle w:val="RefrenceChamp"/>
        <w:rPr>
          <w:szCs w:val="19"/>
          <w:lang w:val="en-US"/>
        </w:rPr>
      </w:pPr>
    </w:p>
    <w:p w14:paraId="2A9B87B0" w14:textId="77777777" w:rsidR="00774472" w:rsidRPr="0045652F" w:rsidRDefault="00774472">
      <w:pPr>
        <w:pStyle w:val="Heading5"/>
        <w:keepLines/>
        <w:pageBreakBefore/>
        <w:rPr>
          <w:lang w:val="en-US"/>
        </w:rPr>
      </w:pPr>
      <w:r w:rsidRPr="0045652F">
        <w:rPr>
          <w:lang w:val="en-US"/>
        </w:rPr>
        <w:t xml:space="preserve">FIELD$ instruction </w:t>
      </w:r>
    </w:p>
    <w:p w14:paraId="2BB13591" w14:textId="77777777" w:rsidR="00774472" w:rsidRPr="0045652F" w:rsidRDefault="00774472">
      <w:pPr>
        <w:pStyle w:val="ecran0"/>
        <w:rPr>
          <w:lang w:val="en-US"/>
        </w:rPr>
      </w:pPr>
      <w:r w:rsidRPr="0045652F">
        <w:rPr>
          <w:szCs w:val="19"/>
          <w:lang w:val="en-US"/>
        </w:rPr>
        <w:fldChar w:fldCharType="begin"/>
      </w:r>
      <w:r w:rsidRPr="0045652F">
        <w:rPr>
          <w:szCs w:val="19"/>
          <w:lang w:val="en-US"/>
        </w:rPr>
        <w:instrText xml:space="preserve"> XE "FIELD$"</w:instrText>
      </w:r>
      <w:r w:rsidRPr="0045652F">
        <w:rPr>
          <w:szCs w:val="19"/>
          <w:lang w:val="en-US"/>
        </w:rPr>
        <w:fldChar w:fldCharType="end"/>
      </w:r>
      <w:r w:rsidRPr="0045652F">
        <w:rPr>
          <w:lang w:val="en-US"/>
        </w:rPr>
        <w:t>This instruction defines the position and the length of the 3270 selection involved, as well as the set of presentation rules.</w:t>
      </w:r>
    </w:p>
    <w:p w14:paraId="4860D238" w14:textId="77777777" w:rsidR="00774472" w:rsidRPr="0045652F" w:rsidRDefault="00774472">
      <w:pPr>
        <w:pStyle w:val="Ecran"/>
        <w:rPr>
          <w:lang w:val="en-US"/>
        </w:rPr>
      </w:pPr>
    </w:p>
    <w:p w14:paraId="456D8051" w14:textId="77777777" w:rsidR="00774472" w:rsidRPr="0045652F" w:rsidRDefault="00774472">
      <w:pPr>
        <w:pStyle w:val="Ecran"/>
        <w:rPr>
          <w:lang w:val="en-US"/>
        </w:rPr>
      </w:pPr>
      <w:r w:rsidRPr="0045652F">
        <w:rPr>
          <w:lang w:val="en-US"/>
        </w:rPr>
        <w:t xml:space="preserve">    FIELD$  (row,col,len),operation,param-1,param-2,...,param-N</w:t>
      </w:r>
    </w:p>
    <w:p w14:paraId="14E07254" w14:textId="77777777" w:rsidR="00774472" w:rsidRPr="0045652F" w:rsidRDefault="00774472">
      <w:pPr>
        <w:pStyle w:val="Ecran"/>
        <w:rPr>
          <w:lang w:val="en-US"/>
        </w:rPr>
      </w:pPr>
    </w:p>
    <w:p w14:paraId="018EBE43" w14:textId="77777777" w:rsidR="00774472" w:rsidRPr="0045652F" w:rsidRDefault="00774472">
      <w:pPr>
        <w:keepNext/>
        <w:keepLines/>
        <w:rPr>
          <w:lang w:val="en-US"/>
        </w:rPr>
      </w:pPr>
    </w:p>
    <w:p w14:paraId="5C25B73A" w14:textId="77777777" w:rsidR="00774472" w:rsidRPr="0045652F" w:rsidRDefault="00774472">
      <w:pPr>
        <w:pStyle w:val="RefrenceChamp"/>
        <w:keepNext/>
        <w:keepLines/>
        <w:rPr>
          <w:lang w:val="en-US"/>
        </w:rPr>
      </w:pPr>
      <w:r w:rsidRPr="0045652F">
        <w:rPr>
          <w:b/>
          <w:i/>
          <w:lang w:val="en-US"/>
        </w:rPr>
        <w:t>row</w:t>
      </w:r>
      <w:r w:rsidRPr="0045652F">
        <w:rPr>
          <w:i/>
          <w:lang w:val="en-US"/>
        </w:rPr>
        <w:tab/>
      </w:r>
      <w:r w:rsidRPr="0045652F">
        <w:rPr>
          <w:lang w:val="en-US"/>
        </w:rPr>
        <w:t>Specifies the row position of the field</w:t>
      </w:r>
    </w:p>
    <w:p w14:paraId="2DF31054" w14:textId="77777777" w:rsidR="00774472" w:rsidRPr="0045652F" w:rsidRDefault="00774472">
      <w:pPr>
        <w:pStyle w:val="RefrenceChamp"/>
        <w:keepNext/>
        <w:keepLines/>
        <w:rPr>
          <w:lang w:val="en-US"/>
        </w:rPr>
      </w:pPr>
      <w:r w:rsidRPr="0045652F">
        <w:rPr>
          <w:b/>
          <w:i/>
          <w:iCs/>
          <w:lang w:val="en-US"/>
        </w:rPr>
        <w:t>col</w:t>
      </w:r>
      <w:r w:rsidRPr="0045652F">
        <w:rPr>
          <w:lang w:val="en-US"/>
        </w:rPr>
        <w:tab/>
        <w:t>Specifies the column position of the field</w:t>
      </w:r>
    </w:p>
    <w:p w14:paraId="60C626CD" w14:textId="77777777" w:rsidR="00774472" w:rsidRPr="0045652F" w:rsidRDefault="00774472">
      <w:pPr>
        <w:pStyle w:val="RefrenceChamp"/>
        <w:keepNext/>
        <w:keepLines/>
        <w:rPr>
          <w:lang w:val="en-US"/>
        </w:rPr>
      </w:pPr>
      <w:r w:rsidRPr="0045652F">
        <w:rPr>
          <w:b/>
          <w:i/>
          <w:lang w:val="en-US"/>
        </w:rPr>
        <w:t>len</w:t>
      </w:r>
      <w:r w:rsidRPr="0045652F">
        <w:rPr>
          <w:lang w:val="en-US"/>
        </w:rPr>
        <w:tab/>
        <w:t>Specifies the length of the field</w:t>
      </w:r>
    </w:p>
    <w:p w14:paraId="2CCB80D5" w14:textId="77777777" w:rsidR="00774472" w:rsidRPr="0045652F" w:rsidRDefault="00774472">
      <w:pPr>
        <w:pStyle w:val="RefrenceChamp"/>
        <w:keepNext/>
        <w:keepLines/>
        <w:rPr>
          <w:lang w:val="en-US"/>
        </w:rPr>
      </w:pPr>
      <w:r w:rsidRPr="0045652F">
        <w:rPr>
          <w:b/>
          <w:i/>
          <w:iCs/>
          <w:lang w:val="en-US"/>
        </w:rPr>
        <w:t>operation</w:t>
      </w:r>
      <w:r w:rsidRPr="0045652F">
        <w:rPr>
          <w:b/>
          <w:lang w:val="en-US"/>
        </w:rPr>
        <w:tab/>
      </w:r>
      <w:r w:rsidRPr="0045652F">
        <w:rPr>
          <w:lang w:val="en-US"/>
        </w:rPr>
        <w:t>Defines the presentation rule.  The permissible values are:</w:t>
      </w:r>
    </w:p>
    <w:p w14:paraId="161A369C" w14:textId="77777777" w:rsidR="00774472" w:rsidRPr="0045652F" w:rsidRDefault="00774472">
      <w:pPr>
        <w:pStyle w:val="DtailRefChamp"/>
        <w:keepNext/>
        <w:rPr>
          <w:lang w:val="en-US"/>
        </w:rPr>
      </w:pPr>
      <w:r w:rsidRPr="0045652F">
        <w:rPr>
          <w:b/>
          <w:bCs/>
          <w:lang w:val="en-US"/>
        </w:rPr>
        <w:t>DEFINE-CHOICE</w:t>
      </w:r>
      <w:r w:rsidRPr="0045652F">
        <w:rPr>
          <w:b/>
          <w:bCs/>
          <w:lang w:val="en-US"/>
        </w:rPr>
        <w:tab/>
      </w:r>
      <w:r w:rsidRPr="0045652F">
        <w:rPr>
          <w:b/>
          <w:bCs/>
          <w:lang w:val="en-US"/>
        </w:rPr>
        <w:br/>
      </w:r>
      <w:r w:rsidRPr="0045652F">
        <w:rPr>
          <w:lang w:val="en-US"/>
        </w:rPr>
        <w:t>Adds a value of type SELECT</w:t>
      </w:r>
    </w:p>
    <w:p w14:paraId="06ADC03D" w14:textId="77777777" w:rsidR="00774472" w:rsidRPr="0045652F" w:rsidRDefault="00774472">
      <w:pPr>
        <w:pStyle w:val="DtailRefChamp"/>
        <w:keepNext/>
        <w:rPr>
          <w:lang w:val="en-US"/>
        </w:rPr>
      </w:pPr>
      <w:r w:rsidRPr="0045652F">
        <w:rPr>
          <w:b/>
          <w:bCs/>
          <w:lang w:val="en-US"/>
        </w:rPr>
        <w:t>DEFINE-VARIABLE-CHOICE</w:t>
      </w:r>
      <w:r w:rsidRPr="0045652F">
        <w:rPr>
          <w:b/>
          <w:bCs/>
          <w:lang w:val="en-US"/>
        </w:rPr>
        <w:tab/>
      </w:r>
      <w:r w:rsidRPr="0045652F">
        <w:rPr>
          <w:b/>
          <w:bCs/>
          <w:lang w:val="en-US"/>
        </w:rPr>
        <w:br/>
      </w:r>
      <w:r w:rsidRPr="0045652F">
        <w:rPr>
          <w:lang w:val="en-US"/>
        </w:rPr>
        <w:t>Adds multiple values of type SELECT</w:t>
      </w:r>
    </w:p>
    <w:p w14:paraId="52B4952A" w14:textId="77777777" w:rsidR="00774472" w:rsidRPr="0045652F" w:rsidRDefault="00774472">
      <w:pPr>
        <w:pStyle w:val="DtailRefChamp"/>
        <w:keepNext/>
        <w:rPr>
          <w:lang w:val="en-US"/>
        </w:rPr>
      </w:pPr>
      <w:r w:rsidRPr="0045652F">
        <w:rPr>
          <w:b/>
          <w:bCs/>
          <w:lang w:val="en-US"/>
        </w:rPr>
        <w:t>IS-BINARY-CHOICE</w:t>
      </w:r>
      <w:r w:rsidRPr="0045652F">
        <w:rPr>
          <w:b/>
          <w:bCs/>
          <w:lang w:val="en-US"/>
        </w:rPr>
        <w:tab/>
      </w:r>
      <w:r w:rsidRPr="0045652F">
        <w:rPr>
          <w:b/>
          <w:bCs/>
          <w:lang w:val="en-US"/>
        </w:rPr>
        <w:br/>
      </w:r>
      <w:r w:rsidRPr="0045652F">
        <w:rPr>
          <w:lang w:val="en-US"/>
        </w:rPr>
        <w:t>Defines a field as a checkbox</w:t>
      </w:r>
    </w:p>
    <w:p w14:paraId="74CB3E27" w14:textId="77777777" w:rsidR="00774472" w:rsidRPr="0045652F" w:rsidRDefault="00774472">
      <w:pPr>
        <w:pStyle w:val="DtailRefChamp"/>
        <w:keepNext/>
        <w:rPr>
          <w:lang w:val="en-US"/>
        </w:rPr>
      </w:pPr>
      <w:r w:rsidRPr="0045652F">
        <w:rPr>
          <w:b/>
          <w:bCs/>
          <w:lang w:val="en-US"/>
        </w:rPr>
        <w:t>HIDE</w:t>
      </w:r>
      <w:r w:rsidRPr="0045652F">
        <w:rPr>
          <w:b/>
          <w:bCs/>
          <w:lang w:val="en-US"/>
        </w:rPr>
        <w:tab/>
      </w:r>
      <w:r w:rsidRPr="0045652F">
        <w:rPr>
          <w:b/>
          <w:bCs/>
          <w:lang w:val="en-US"/>
        </w:rPr>
        <w:br/>
      </w:r>
      <w:r w:rsidRPr="0045652F">
        <w:rPr>
          <w:lang w:val="en-US"/>
        </w:rPr>
        <w:t>Defines a field as non-display</w:t>
      </w:r>
    </w:p>
    <w:p w14:paraId="341C4C77" w14:textId="77777777" w:rsidR="00774472" w:rsidRPr="0045652F" w:rsidRDefault="00774472">
      <w:pPr>
        <w:keepNext/>
        <w:keepLines/>
        <w:rPr>
          <w:lang w:val="en-US"/>
        </w:rPr>
      </w:pPr>
    </w:p>
    <w:p w14:paraId="3CAE3318" w14:textId="77777777" w:rsidR="00774472" w:rsidRPr="0045652F" w:rsidRDefault="00774472">
      <w:pPr>
        <w:pStyle w:val="RefrenceChamp"/>
        <w:keepNext/>
        <w:keepLines/>
        <w:rPr>
          <w:lang w:val="en-US"/>
        </w:rPr>
      </w:pPr>
      <w:r w:rsidRPr="0045652F">
        <w:rPr>
          <w:b/>
          <w:i/>
          <w:iCs/>
          <w:lang w:val="en-US"/>
        </w:rPr>
        <w:t>param-N</w:t>
      </w:r>
      <w:r w:rsidRPr="0045652F">
        <w:rPr>
          <w:lang w:val="en-US"/>
        </w:rPr>
        <w:tab/>
        <w:t>Depends on the contents of the operation.</w:t>
      </w:r>
    </w:p>
    <w:p w14:paraId="01EAEC99" w14:textId="77777777" w:rsidR="00774472" w:rsidRPr="0045652F" w:rsidRDefault="00774472">
      <w:pPr>
        <w:pStyle w:val="Nfj"/>
        <w:rPr>
          <w:lang w:val="en-US"/>
        </w:rPr>
      </w:pPr>
      <w:r w:rsidRPr="0045652F">
        <w:rPr>
          <w:lang w:val="en-US"/>
        </w:rPr>
        <w:t>The FIELD$ instruction only operates on input fields</w:t>
      </w:r>
    </w:p>
    <w:p w14:paraId="2C836AFF" w14:textId="77777777" w:rsidR="00774472" w:rsidRPr="0045652F" w:rsidRDefault="00774472">
      <w:pPr>
        <w:pStyle w:val="Heading6"/>
        <w:keepLines/>
        <w:rPr>
          <w:lang w:val="en-US"/>
        </w:rPr>
      </w:pPr>
      <w:bookmarkStart w:id="468" w:name="_Ref157248981"/>
      <w:r w:rsidRPr="0045652F">
        <w:rPr>
          <w:lang w:val="en-US"/>
        </w:rPr>
        <w:t>FIELD$ DEFINE-CHOICE</w:t>
      </w:r>
      <w:bookmarkEnd w:id="468"/>
    </w:p>
    <w:p w14:paraId="48AC8212" w14:textId="77777777" w:rsidR="00774472" w:rsidRPr="0045652F" w:rsidRDefault="00774472">
      <w:pPr>
        <w:pStyle w:val="ecran0"/>
        <w:rPr>
          <w:lang w:val="en-US"/>
        </w:rPr>
      </w:pPr>
      <w:r w:rsidRPr="0045652F">
        <w:rPr>
          <w:szCs w:val="19"/>
          <w:lang w:val="en-US"/>
        </w:rPr>
        <w:fldChar w:fldCharType="begin"/>
      </w:r>
      <w:r w:rsidRPr="0045652F">
        <w:rPr>
          <w:szCs w:val="19"/>
          <w:lang w:val="en-US"/>
        </w:rPr>
        <w:instrText xml:space="preserve"> XE "DEFINE-CHOICE"</w:instrText>
      </w:r>
      <w:r w:rsidRPr="0045652F">
        <w:rPr>
          <w:szCs w:val="19"/>
          <w:lang w:val="en-US"/>
        </w:rPr>
        <w:fldChar w:fldCharType="end"/>
      </w:r>
      <w:r w:rsidRPr="0045652F">
        <w:rPr>
          <w:lang w:val="en-US"/>
        </w:rPr>
        <w:t>Generates a SELECT type entry field for the 3270 field concerned.  This instruction requires a VAL parameter and optionally a SHOW parameter.</w:t>
      </w:r>
    </w:p>
    <w:p w14:paraId="1D06B752" w14:textId="77777777" w:rsidR="00774472" w:rsidRPr="0045652F" w:rsidRDefault="00774472">
      <w:pPr>
        <w:pStyle w:val="Ecran"/>
        <w:rPr>
          <w:lang w:val="en-US"/>
        </w:rPr>
      </w:pPr>
    </w:p>
    <w:p w14:paraId="25B382E8" w14:textId="77777777" w:rsidR="00774472" w:rsidRPr="0045652F" w:rsidRDefault="00774472">
      <w:pPr>
        <w:pStyle w:val="Ecran"/>
        <w:rPr>
          <w:lang w:val="en-US"/>
        </w:rPr>
      </w:pPr>
      <w:r w:rsidRPr="0045652F">
        <w:rPr>
          <w:lang w:val="en-US"/>
        </w:rPr>
        <w:t xml:space="preserve">    FIELD$  (row,col,len),DEFINE-CHOICE,VAL='value',SHOW='label'</w:t>
      </w:r>
    </w:p>
    <w:p w14:paraId="72B1C802" w14:textId="77777777" w:rsidR="00774472" w:rsidRPr="0045652F" w:rsidRDefault="00774472">
      <w:pPr>
        <w:pStyle w:val="Ecran"/>
        <w:rPr>
          <w:lang w:val="en-US"/>
        </w:rPr>
      </w:pPr>
    </w:p>
    <w:p w14:paraId="2952EABE" w14:textId="77777777" w:rsidR="00774472" w:rsidRPr="0045652F" w:rsidRDefault="00774472">
      <w:pPr>
        <w:keepNext/>
        <w:keepLines/>
        <w:rPr>
          <w:lang w:val="en-US"/>
        </w:rPr>
      </w:pPr>
    </w:p>
    <w:p w14:paraId="6D0431CB" w14:textId="77777777" w:rsidR="00774472" w:rsidRPr="0045652F" w:rsidRDefault="00774472">
      <w:pPr>
        <w:keepNext/>
        <w:keepLines/>
        <w:rPr>
          <w:lang w:val="en-US"/>
        </w:rPr>
      </w:pPr>
      <w:r w:rsidRPr="0045652F">
        <w:rPr>
          <w:lang w:val="en-US"/>
        </w:rPr>
        <w:t>The VAL parameter generates an OPTION value for the SELECT field.</w:t>
      </w:r>
    </w:p>
    <w:p w14:paraId="54F7307B" w14:textId="77777777" w:rsidR="00774472" w:rsidRPr="0045652F" w:rsidRDefault="00774472">
      <w:pPr>
        <w:keepNext/>
        <w:keepLines/>
        <w:rPr>
          <w:lang w:val="en-US"/>
        </w:rPr>
      </w:pPr>
    </w:p>
    <w:p w14:paraId="2A0BC2B7" w14:textId="77777777" w:rsidR="00774472" w:rsidRPr="0045652F" w:rsidRDefault="00774472">
      <w:pPr>
        <w:rPr>
          <w:lang w:val="en-US"/>
        </w:rPr>
      </w:pPr>
      <w:r w:rsidRPr="0045652F">
        <w:rPr>
          <w:lang w:val="en-US"/>
        </w:rPr>
        <w:t>The optional SHOW parameter allows the specification of the text displayed in the SELECT field for the given value.  If the SHOW parameter is omitted, the text displayed is identical to the value.</w:t>
      </w:r>
    </w:p>
    <w:p w14:paraId="2039ACC4" w14:textId="77777777" w:rsidR="00774472" w:rsidRPr="0045652F" w:rsidRDefault="00774472">
      <w:pPr>
        <w:pStyle w:val="Heading6"/>
        <w:keepLines/>
        <w:rPr>
          <w:lang w:val="en-US"/>
        </w:rPr>
      </w:pPr>
      <w:bookmarkStart w:id="469" w:name="_Ref14851959"/>
      <w:r w:rsidRPr="0045652F">
        <w:rPr>
          <w:lang w:val="en-US"/>
        </w:rPr>
        <w:t>FIELD$ DEFINE-VARIABLE-CHOICE</w:t>
      </w:r>
      <w:bookmarkEnd w:id="469"/>
    </w:p>
    <w:p w14:paraId="5FA59D37" w14:textId="77777777" w:rsidR="00774472" w:rsidRPr="0045652F" w:rsidRDefault="00774472">
      <w:pPr>
        <w:pStyle w:val="ecran0"/>
        <w:rPr>
          <w:lang w:val="en-US"/>
        </w:rPr>
      </w:pPr>
      <w:r w:rsidRPr="0045652F">
        <w:rPr>
          <w:lang w:val="en-US"/>
        </w:rPr>
        <w:fldChar w:fldCharType="begin"/>
      </w:r>
      <w:r w:rsidRPr="0045652F">
        <w:rPr>
          <w:lang w:val="en-US"/>
        </w:rPr>
        <w:instrText xml:space="preserve"> XE "DEFINE-VARIABLE-CHOICE"</w:instrText>
      </w:r>
      <w:r w:rsidRPr="0045652F">
        <w:rPr>
          <w:lang w:val="en-US"/>
        </w:rPr>
        <w:fldChar w:fldCharType="end"/>
      </w:r>
      <w:r w:rsidRPr="0045652F">
        <w:rPr>
          <w:lang w:val="en-US"/>
        </w:rPr>
        <w:t>Generates a list of SELECT entries for the 3270 field concerned.  This instruction requires a VAL parameter.</w:t>
      </w:r>
    </w:p>
    <w:p w14:paraId="6F8D21CA" w14:textId="77777777" w:rsidR="00774472" w:rsidRPr="0045652F" w:rsidRDefault="00774472">
      <w:pPr>
        <w:pStyle w:val="Ecran"/>
        <w:rPr>
          <w:lang w:val="en-US"/>
        </w:rPr>
      </w:pPr>
    </w:p>
    <w:p w14:paraId="14564848" w14:textId="77777777" w:rsidR="00774472" w:rsidRPr="0045652F" w:rsidRDefault="00774472">
      <w:pPr>
        <w:pStyle w:val="Ecran"/>
        <w:rPr>
          <w:lang w:val="en-US"/>
        </w:rPr>
      </w:pPr>
      <w:r w:rsidRPr="0045652F">
        <w:rPr>
          <w:lang w:val="en-US"/>
        </w:rPr>
        <w:t xml:space="preserve">    FIELD$  (row,col,len),DEFINE-VARIABLE-CHOICE,VAL=varname</w:t>
      </w:r>
    </w:p>
    <w:p w14:paraId="4D1FBC69" w14:textId="77777777" w:rsidR="00774472" w:rsidRPr="0045652F" w:rsidRDefault="00774472">
      <w:pPr>
        <w:pStyle w:val="Ecran"/>
        <w:rPr>
          <w:lang w:val="en-US"/>
        </w:rPr>
      </w:pPr>
    </w:p>
    <w:p w14:paraId="558BE235" w14:textId="77777777" w:rsidR="00774472" w:rsidRPr="0045652F" w:rsidRDefault="00774472">
      <w:pPr>
        <w:keepNext/>
        <w:keepLines/>
        <w:rPr>
          <w:lang w:val="en-US"/>
        </w:rPr>
      </w:pPr>
    </w:p>
    <w:p w14:paraId="7271F1D4" w14:textId="77777777" w:rsidR="00774472" w:rsidRPr="0045652F" w:rsidRDefault="00774472">
      <w:pPr>
        <w:rPr>
          <w:szCs w:val="19"/>
          <w:lang w:val="en-US"/>
        </w:rPr>
      </w:pPr>
      <w:r w:rsidRPr="0045652F">
        <w:rPr>
          <w:lang w:val="en-US"/>
        </w:rPr>
        <w:fldChar w:fldCharType="begin"/>
      </w:r>
      <w:r w:rsidRPr="0045652F">
        <w:rPr>
          <w:lang w:val="en-US"/>
        </w:rPr>
        <w:instrText xml:space="preserve"> XE "Variable:Table" </w:instrText>
      </w:r>
      <w:r w:rsidRPr="0045652F">
        <w:rPr>
          <w:lang w:val="en-US"/>
        </w:rPr>
        <w:fldChar w:fldCharType="end"/>
      </w:r>
      <w:r w:rsidRPr="0045652F">
        <w:rPr>
          <w:lang w:val="en-US"/>
        </w:rPr>
        <w:fldChar w:fldCharType="begin"/>
      </w:r>
      <w:r w:rsidRPr="0045652F">
        <w:rPr>
          <w:lang w:val="en-US"/>
        </w:rPr>
        <w:instrText xml:space="preserve"> XE "Table variable" </w:instrText>
      </w:r>
      <w:r w:rsidRPr="0045652F">
        <w:rPr>
          <w:lang w:val="en-US"/>
        </w:rPr>
        <w:fldChar w:fldCharType="end"/>
      </w:r>
      <w:r w:rsidRPr="0045652F">
        <w:rPr>
          <w:szCs w:val="21"/>
          <w:lang w:val="en-US"/>
        </w:rPr>
        <w:fldChar w:fldCharType="begin"/>
      </w:r>
      <w:r w:rsidRPr="0045652F">
        <w:rPr>
          <w:lang w:val="en-US"/>
        </w:rPr>
        <w:instrText xml:space="preserve"> XE "</w:instrText>
      </w:r>
      <w:r w:rsidRPr="0045652F">
        <w:rPr>
          <w:szCs w:val="21"/>
          <w:lang w:val="en-US"/>
        </w:rPr>
        <w:instrText>Selection fields</w:instrText>
      </w:r>
      <w:r w:rsidRPr="0045652F">
        <w:rPr>
          <w:lang w:val="en-US"/>
        </w:rPr>
        <w:instrText xml:space="preserve">" </w:instrText>
      </w:r>
      <w:r w:rsidRPr="0045652F">
        <w:rPr>
          <w:szCs w:val="21"/>
          <w:lang w:val="en-US"/>
        </w:rPr>
        <w:fldChar w:fldCharType="end"/>
      </w:r>
      <w:r w:rsidRPr="0045652F">
        <w:rPr>
          <w:lang w:val="en-US"/>
        </w:rPr>
        <w:t xml:space="preserve">The VAL parameter of a </w:t>
      </w:r>
      <w:r w:rsidRPr="0045652F">
        <w:rPr>
          <w:szCs w:val="19"/>
          <w:lang w:val="en-US"/>
        </w:rPr>
        <w:t xml:space="preserve">DEFINE-VARIABLE-CHOICE operation specifies the name of a table variable which contains the OPTION values for the SELECT statement generated for the 3270 field concerned.  These values must be supplied by the 3270 application by means of a structured field type FAE5 or FAE6, or by means of the HOST4WEB command S VARIABLE.  Structured fields are described in the VIRTEL Programming Interface documentation </w:t>
      </w:r>
      <w:r w:rsidRPr="0045652F">
        <w:rPr>
          <w:szCs w:val="19"/>
          <w:lang w:val="en-US"/>
        </w:rPr>
        <w:fldChar w:fldCharType="begin"/>
      </w:r>
      <w:r w:rsidRPr="0045652F">
        <w:rPr>
          <w:szCs w:val="19"/>
          <w:lang w:val="en-US"/>
        </w:rPr>
        <w:instrText xml:space="preserve"> PAGEREF _Ref93988393 \p \h </w:instrText>
      </w:r>
      <w:r w:rsidRPr="0045652F">
        <w:rPr>
          <w:szCs w:val="19"/>
          <w:lang w:val="en-US"/>
        </w:rPr>
      </w:r>
      <w:r w:rsidRPr="0045652F">
        <w:rPr>
          <w:szCs w:val="19"/>
          <w:lang w:val="en-US"/>
        </w:rPr>
        <w:fldChar w:fldCharType="separate"/>
      </w:r>
      <w:r w:rsidR="00A87DE6">
        <w:rPr>
          <w:noProof/>
          <w:szCs w:val="19"/>
          <w:lang w:val="en-US"/>
        </w:rPr>
        <w:t>sur la page 275</w:t>
      </w:r>
      <w:r w:rsidRPr="0045652F">
        <w:rPr>
          <w:szCs w:val="19"/>
          <w:lang w:val="en-US"/>
        </w:rPr>
        <w:fldChar w:fldCharType="end"/>
      </w:r>
      <w:r w:rsidRPr="0045652F">
        <w:rPr>
          <w:szCs w:val="19"/>
          <w:lang w:val="en-US"/>
        </w:rPr>
        <w:t xml:space="preserve">.  HOST4WEB commands are described in the VIRTEL Programming Interface documentation </w:t>
      </w:r>
      <w:r w:rsidRPr="0045652F">
        <w:rPr>
          <w:szCs w:val="19"/>
          <w:lang w:val="en-US"/>
        </w:rPr>
        <w:fldChar w:fldCharType="begin"/>
      </w:r>
      <w:r w:rsidRPr="0045652F">
        <w:rPr>
          <w:szCs w:val="19"/>
          <w:lang w:val="en-US"/>
        </w:rPr>
        <w:instrText xml:space="preserve"> PAGEREF _Ref95717787 \p \h </w:instrText>
      </w:r>
      <w:r w:rsidRPr="0045652F">
        <w:rPr>
          <w:szCs w:val="19"/>
          <w:lang w:val="en-US"/>
        </w:rPr>
      </w:r>
      <w:r w:rsidRPr="0045652F">
        <w:rPr>
          <w:szCs w:val="19"/>
          <w:lang w:val="en-US"/>
        </w:rPr>
        <w:fldChar w:fldCharType="separate"/>
      </w:r>
      <w:r w:rsidR="00A87DE6">
        <w:rPr>
          <w:noProof/>
          <w:szCs w:val="19"/>
          <w:lang w:val="en-US"/>
        </w:rPr>
        <w:t>sur la page 287</w:t>
      </w:r>
      <w:r w:rsidRPr="0045652F">
        <w:rPr>
          <w:szCs w:val="19"/>
          <w:lang w:val="en-US"/>
        </w:rPr>
        <w:fldChar w:fldCharType="end"/>
      </w:r>
    </w:p>
    <w:p w14:paraId="18574568" w14:textId="77777777" w:rsidR="00774472" w:rsidRPr="0045652F" w:rsidRDefault="00774472">
      <w:pPr>
        <w:pStyle w:val="Heading6"/>
        <w:keepLines/>
        <w:rPr>
          <w:lang w:val="en-US"/>
        </w:rPr>
      </w:pPr>
      <w:bookmarkStart w:id="470" w:name="_Ref157248891"/>
      <w:r w:rsidRPr="0045652F">
        <w:rPr>
          <w:lang w:val="en-US"/>
        </w:rPr>
        <w:t>FIELD$ IS-BINARY-CHOICE</w:t>
      </w:r>
      <w:bookmarkEnd w:id="470"/>
    </w:p>
    <w:p w14:paraId="670E7621" w14:textId="77777777" w:rsidR="00774472" w:rsidRPr="0045652F" w:rsidRDefault="00774472">
      <w:pPr>
        <w:pStyle w:val="ecran0"/>
        <w:rPr>
          <w:lang w:val="en-US"/>
        </w:rPr>
      </w:pPr>
      <w:r w:rsidRPr="0045652F">
        <w:rPr>
          <w:lang w:val="en-US"/>
        </w:rPr>
        <w:fldChar w:fldCharType="begin"/>
      </w:r>
      <w:r w:rsidRPr="0045652F">
        <w:rPr>
          <w:lang w:val="en-US"/>
        </w:rPr>
        <w:instrText xml:space="preserve"> XE "IS-BINARY-CHOICE"</w:instrText>
      </w:r>
      <w:r w:rsidRPr="0045652F">
        <w:rPr>
          <w:lang w:val="en-US"/>
        </w:rPr>
        <w:fldChar w:fldCharType="end"/>
      </w:r>
      <w:r w:rsidRPr="0045652F">
        <w:rPr>
          <w:lang w:val="en-US"/>
        </w:rPr>
        <w:t>Generates an INPUT TYPE=CHECKBOX field for the 3270 field concerned.  This is useful for 3270 fields which can take two values: one value representing a “checked” box and the other value representing an “unchecked” box.  This instruction requires a VAL parameter and optionally a NOTVAL parameter.</w:t>
      </w:r>
    </w:p>
    <w:p w14:paraId="30D6B78A" w14:textId="77777777" w:rsidR="00774472" w:rsidRPr="0045652F" w:rsidRDefault="00774472">
      <w:pPr>
        <w:pStyle w:val="Ecran"/>
        <w:rPr>
          <w:lang w:val="en-US"/>
        </w:rPr>
      </w:pPr>
    </w:p>
    <w:p w14:paraId="384C0406" w14:textId="77777777" w:rsidR="00774472" w:rsidRPr="0045652F" w:rsidRDefault="00774472">
      <w:pPr>
        <w:pStyle w:val="Ecran"/>
        <w:rPr>
          <w:lang w:val="en-US"/>
        </w:rPr>
      </w:pPr>
      <w:r w:rsidRPr="0045652F">
        <w:rPr>
          <w:lang w:val="en-US"/>
        </w:rPr>
        <w:t xml:space="preserve">    FIELD$  (row,col,len),IS-BINARY-CHOICE,VAL='value',NOTVAL='value'</w:t>
      </w:r>
    </w:p>
    <w:p w14:paraId="57431A51" w14:textId="77777777" w:rsidR="00774472" w:rsidRPr="0045652F" w:rsidRDefault="00774472">
      <w:pPr>
        <w:pStyle w:val="Ecran"/>
        <w:rPr>
          <w:lang w:val="en-US"/>
        </w:rPr>
      </w:pPr>
    </w:p>
    <w:p w14:paraId="445581D9" w14:textId="77777777" w:rsidR="00774472" w:rsidRPr="0045652F" w:rsidRDefault="00774472">
      <w:pPr>
        <w:keepNext/>
        <w:keepLines/>
        <w:rPr>
          <w:lang w:val="en-US"/>
        </w:rPr>
      </w:pPr>
    </w:p>
    <w:p w14:paraId="1F63354E" w14:textId="77777777" w:rsidR="00774472" w:rsidRPr="0045652F" w:rsidRDefault="00774472">
      <w:pPr>
        <w:rPr>
          <w:szCs w:val="19"/>
          <w:lang w:val="en-US"/>
        </w:rPr>
      </w:pPr>
      <w:r w:rsidRPr="0045652F">
        <w:rPr>
          <w:lang w:val="en-US"/>
        </w:rPr>
        <w:t>For output messages, the box will be displayed as checked if the value of the 3270 field matches the VAL parameter, otherwise it will be displayed as unchecked.  For input messages, the VAL parameter specifies the value which will be transmitted to the application in the 3270 field when the box is checked, and the NOTVAL parameter specifies the value to be transmitted to the application if the box is unchecked.  If the NOTVAL parameter is omitted then an empty field will be transmitted to the application if the box is unchecked.</w:t>
      </w:r>
    </w:p>
    <w:p w14:paraId="3C00B226" w14:textId="77777777" w:rsidR="00774472" w:rsidRPr="0045652F" w:rsidRDefault="00774472">
      <w:pPr>
        <w:pStyle w:val="Heading6"/>
        <w:keepLines/>
        <w:rPr>
          <w:lang w:val="en-US"/>
        </w:rPr>
      </w:pPr>
      <w:r w:rsidRPr="0045652F">
        <w:rPr>
          <w:lang w:val="en-US"/>
        </w:rPr>
        <w:t>FIELD$ HIDE</w:t>
      </w:r>
    </w:p>
    <w:p w14:paraId="01BF3A38" w14:textId="77777777" w:rsidR="00774472" w:rsidRPr="0045652F" w:rsidRDefault="00774472">
      <w:pPr>
        <w:pStyle w:val="ecran0"/>
        <w:rPr>
          <w:lang w:val="en-US"/>
        </w:rPr>
      </w:pPr>
      <w:r w:rsidRPr="0045652F">
        <w:rPr>
          <w:lang w:val="en-US"/>
        </w:rPr>
        <w:fldChar w:fldCharType="begin"/>
      </w:r>
      <w:r w:rsidRPr="0045652F">
        <w:rPr>
          <w:lang w:val="en-US"/>
        </w:rPr>
        <w:instrText xml:space="preserve"> XE "HIDE"</w:instrText>
      </w:r>
      <w:r w:rsidRPr="0045652F">
        <w:rPr>
          <w:lang w:val="en-US"/>
        </w:rPr>
        <w:fldChar w:fldCharType="end"/>
      </w:r>
      <w:r w:rsidRPr="0045652F">
        <w:rPr>
          <w:lang w:val="en-US"/>
        </w:rPr>
        <w:t>Generates an INPUT TYPE=HIDDEN field for the 3270 field concerned.  This instruction takes no additional parameters.</w:t>
      </w:r>
    </w:p>
    <w:p w14:paraId="202924BA" w14:textId="77777777" w:rsidR="00774472" w:rsidRPr="0045652F" w:rsidRDefault="00774472">
      <w:pPr>
        <w:pStyle w:val="Ecran"/>
        <w:rPr>
          <w:lang w:val="en-US"/>
        </w:rPr>
      </w:pPr>
    </w:p>
    <w:p w14:paraId="6572B7C1" w14:textId="77777777" w:rsidR="00774472" w:rsidRPr="0045652F" w:rsidRDefault="00774472">
      <w:pPr>
        <w:pStyle w:val="Ecran"/>
        <w:rPr>
          <w:lang w:val="en-US"/>
        </w:rPr>
      </w:pPr>
      <w:r w:rsidRPr="0045652F">
        <w:rPr>
          <w:lang w:val="en-US"/>
        </w:rPr>
        <w:t xml:space="preserve">    FIELD$  (row,col,len),HIDE</w:t>
      </w:r>
    </w:p>
    <w:p w14:paraId="7D006331" w14:textId="77777777" w:rsidR="00774472" w:rsidRPr="0045652F" w:rsidRDefault="00774472">
      <w:pPr>
        <w:pStyle w:val="Ecran"/>
        <w:keepNext w:val="0"/>
        <w:rPr>
          <w:lang w:val="en-US"/>
        </w:rPr>
      </w:pPr>
    </w:p>
    <w:p w14:paraId="12EA4737" w14:textId="77777777" w:rsidR="00F05723" w:rsidRPr="00F05723" w:rsidRDefault="00F05723" w:rsidP="00117FBB">
      <w:pPr>
        <w:pStyle w:val="Heading5"/>
        <w:pageBreakBefore/>
        <w:rPr>
          <w:lang w:val="en-US"/>
        </w:rPr>
      </w:pPr>
      <w:r w:rsidRPr="00F05723">
        <w:rPr>
          <w:lang w:val="en-US"/>
        </w:rPr>
        <w:t>FILTER$ instruction</w:t>
      </w:r>
    </w:p>
    <w:p w14:paraId="40BAB88F" w14:textId="77777777" w:rsidR="00F05723" w:rsidRPr="00F05723" w:rsidRDefault="00F05723" w:rsidP="00117FBB">
      <w:pPr>
        <w:pStyle w:val="Heading6"/>
        <w:rPr>
          <w:lang w:val="en-US"/>
        </w:rPr>
      </w:pPr>
      <w:r w:rsidRPr="00F05723">
        <w:rPr>
          <w:lang w:val="en-US"/>
        </w:rPr>
        <w:t>FILTER$ VARIABLE-TO-VARIABLE</w:t>
      </w:r>
    </w:p>
    <w:p w14:paraId="56472CE6" w14:textId="77777777" w:rsidR="00F05723" w:rsidRPr="00F05723" w:rsidRDefault="00F05723" w:rsidP="00117FBB">
      <w:pPr>
        <w:pStyle w:val="ecran0"/>
        <w:rPr>
          <w:lang w:val="en-US"/>
        </w:rPr>
      </w:pPr>
      <w:r w:rsidRPr="00F05723">
        <w:rPr>
          <w:lang w:val="en-US"/>
        </w:rPr>
        <w:fldChar w:fldCharType="begin"/>
      </w:r>
      <w:r w:rsidRPr="00F05723">
        <w:rPr>
          <w:lang w:val="en-US"/>
        </w:rPr>
        <w:instrText xml:space="preserve"> XE "FILTER$"</w:instrText>
      </w:r>
      <w:r w:rsidRPr="00F05723">
        <w:rPr>
          <w:lang w:val="en-US"/>
        </w:rPr>
        <w:fldChar w:fldCharType="end"/>
      </w:r>
      <w:r>
        <w:rPr>
          <w:lang w:val="en-US"/>
        </w:rPr>
        <w:t xml:space="preserve">The </w:t>
      </w:r>
      <w:r w:rsidRPr="00F05723">
        <w:rPr>
          <w:lang w:val="en-US"/>
        </w:rPr>
        <w:t xml:space="preserve">FILTER$ VARIABLE-TO-VARIABLE instruction </w:t>
      </w:r>
      <w:r>
        <w:rPr>
          <w:lang w:val="en-US"/>
        </w:rPr>
        <w:t xml:space="preserve">creates or adds values to a </w:t>
      </w:r>
      <w:r w:rsidRPr="00F05723">
        <w:rPr>
          <w:lang w:val="en-US"/>
        </w:rPr>
        <w:t xml:space="preserve">variable </w:t>
      </w:r>
      <w:r>
        <w:rPr>
          <w:lang w:val="en-US"/>
        </w:rPr>
        <w:t>from another variable according to a</w:t>
      </w:r>
      <w:r w:rsidRPr="00F05723">
        <w:rPr>
          <w:lang w:val="en-US"/>
        </w:rPr>
        <w:t xml:space="preserve"> list</w:t>
      </w:r>
      <w:r>
        <w:rPr>
          <w:lang w:val="en-US"/>
        </w:rPr>
        <w:t xml:space="preserve"> of</w:t>
      </w:r>
      <w:r w:rsidRPr="00F05723">
        <w:rPr>
          <w:lang w:val="en-US"/>
        </w:rPr>
        <w:t xml:space="preserve"> conditions, similar </w:t>
      </w:r>
      <w:r>
        <w:rPr>
          <w:lang w:val="en-US"/>
        </w:rPr>
        <w:t xml:space="preserve">to the conditions in a </w:t>
      </w:r>
      <w:r w:rsidRPr="00F05723">
        <w:rPr>
          <w:lang w:val="en-US"/>
        </w:rPr>
        <w:t>CASE$ instruction.</w:t>
      </w:r>
    </w:p>
    <w:p w14:paraId="0392636D" w14:textId="77777777" w:rsidR="00F05723" w:rsidRPr="00F05723" w:rsidRDefault="00F05723" w:rsidP="00F05723">
      <w:pPr>
        <w:pStyle w:val="Ecran"/>
        <w:rPr>
          <w:lang w:val="en-US"/>
        </w:rPr>
      </w:pPr>
    </w:p>
    <w:p w14:paraId="21FD0758" w14:textId="77777777" w:rsidR="00F05723" w:rsidRPr="00F05723" w:rsidRDefault="00F05723" w:rsidP="00F05723">
      <w:pPr>
        <w:pStyle w:val="Ecran"/>
        <w:rPr>
          <w:lang w:val="en-US"/>
        </w:rPr>
      </w:pPr>
      <w:r w:rsidRPr="00F05723">
        <w:rPr>
          <w:lang w:val="en-US"/>
        </w:rPr>
        <w:t xml:space="preserve">       FILTER$ VARIABLE-TO-VARIABLE,</w:t>
      </w:r>
    </w:p>
    <w:p w14:paraId="030F7E09" w14:textId="77777777" w:rsidR="00F05723" w:rsidRPr="00F05723" w:rsidRDefault="00F05723" w:rsidP="00F05723">
      <w:pPr>
        <w:pStyle w:val="Ecran"/>
        <w:rPr>
          <w:lang w:val="en-US"/>
        </w:rPr>
      </w:pPr>
      <w:r w:rsidRPr="00F05723">
        <w:rPr>
          <w:lang w:val="en-US"/>
        </w:rPr>
        <w:t xml:space="preserve">               FROM='varname1',TO='varname2',</w:t>
      </w:r>
    </w:p>
    <w:p w14:paraId="0462C231" w14:textId="77777777" w:rsidR="00F05723" w:rsidRPr="00F05723" w:rsidRDefault="00F05723" w:rsidP="00F05723">
      <w:pPr>
        <w:pStyle w:val="Ecran"/>
        <w:rPr>
          <w:lang w:val="en-US"/>
        </w:rPr>
      </w:pPr>
      <w:r w:rsidRPr="00F05723">
        <w:rPr>
          <w:lang w:val="en-US"/>
        </w:rPr>
        <w:t xml:space="preserve">               (WHEN,'YYYY',THEN,'aaa'),</w:t>
      </w:r>
    </w:p>
    <w:p w14:paraId="5BC077A4" w14:textId="77777777" w:rsidR="00F05723" w:rsidRPr="00F05723" w:rsidRDefault="00F05723" w:rsidP="00F05723">
      <w:pPr>
        <w:pStyle w:val="Ecran"/>
        <w:rPr>
          <w:lang w:val="en-US"/>
        </w:rPr>
      </w:pPr>
      <w:r w:rsidRPr="00F05723">
        <w:rPr>
          <w:lang w:val="en-US"/>
        </w:rPr>
        <w:t xml:space="preserve">               (BEGIN,'XXXX',THEN,'bbb',),</w:t>
      </w:r>
    </w:p>
    <w:p w14:paraId="01BAB500" w14:textId="77777777" w:rsidR="00F05723" w:rsidRPr="00F05723" w:rsidRDefault="00F05723" w:rsidP="00F05723">
      <w:pPr>
        <w:pStyle w:val="Ecran"/>
        <w:rPr>
          <w:lang w:val="en-US"/>
        </w:rPr>
      </w:pPr>
      <w:r w:rsidRPr="00F05723">
        <w:rPr>
          <w:lang w:val="en-US"/>
        </w:rPr>
        <w:t xml:space="preserve">               (CONTAINS,'ZZZZ',THEN,IGNORE),</w:t>
      </w:r>
    </w:p>
    <w:p w14:paraId="72BE70CD" w14:textId="77777777" w:rsidR="00F05723" w:rsidRPr="00F05723" w:rsidRDefault="00F05723" w:rsidP="00F05723">
      <w:pPr>
        <w:pStyle w:val="Ecran"/>
        <w:rPr>
          <w:lang w:val="en-US"/>
        </w:rPr>
      </w:pPr>
      <w:r w:rsidRPr="00F05723">
        <w:rPr>
          <w:lang w:val="en-US"/>
        </w:rPr>
        <w:t xml:space="preserve">               (OTHERWISE,KEEP)</w:t>
      </w:r>
    </w:p>
    <w:p w14:paraId="0EFA6456" w14:textId="77777777" w:rsidR="00F05723" w:rsidRPr="00F05723" w:rsidRDefault="00F05723" w:rsidP="00F05723">
      <w:pPr>
        <w:pStyle w:val="Ecran"/>
        <w:rPr>
          <w:lang w:val="en-US"/>
        </w:rPr>
      </w:pPr>
    </w:p>
    <w:p w14:paraId="36E7E506" w14:textId="77777777" w:rsidR="00F05723" w:rsidRPr="00F05723" w:rsidRDefault="00F05723" w:rsidP="00F05723">
      <w:pPr>
        <w:keepNext/>
        <w:keepLines/>
        <w:spacing w:after="200" w:line="276" w:lineRule="auto"/>
        <w:ind w:left="0"/>
        <w:jc w:val="left"/>
        <w:rPr>
          <w:rFonts w:ascii="Calibri" w:eastAsia="Calibri" w:hAnsi="Calibri"/>
          <w:sz w:val="22"/>
          <w:szCs w:val="22"/>
          <w:lang w:val="en-US"/>
        </w:rPr>
      </w:pPr>
    </w:p>
    <w:p w14:paraId="7949F057" w14:textId="77777777" w:rsidR="00F05723" w:rsidRPr="00F05723" w:rsidRDefault="00F05723" w:rsidP="00117FBB">
      <w:pPr>
        <w:pStyle w:val="RefrenceChamp"/>
        <w:rPr>
          <w:lang w:val="en-US"/>
        </w:rPr>
      </w:pPr>
      <w:r w:rsidRPr="00F05723">
        <w:rPr>
          <w:b/>
          <w:i/>
          <w:lang w:val="en-US"/>
        </w:rPr>
        <w:t>FROM</w:t>
      </w:r>
      <w:r w:rsidRPr="00F05723">
        <w:rPr>
          <w:b/>
          <w:bCs/>
          <w:i/>
          <w:lang w:val="en-US"/>
        </w:rPr>
        <w:t>,TO</w:t>
      </w:r>
      <w:r w:rsidRPr="00F05723">
        <w:rPr>
          <w:lang w:val="en-US"/>
        </w:rPr>
        <w:tab/>
      </w:r>
      <w:r w:rsidRPr="00F05723">
        <w:rPr>
          <w:i/>
          <w:lang w:val="en-US"/>
        </w:rPr>
        <w:t>varname1</w:t>
      </w:r>
      <w:r>
        <w:rPr>
          <w:i/>
          <w:lang w:val="en-US"/>
        </w:rPr>
        <w:t xml:space="preserve"> </w:t>
      </w:r>
      <w:r>
        <w:rPr>
          <w:lang w:val="en-US"/>
        </w:rPr>
        <w:t xml:space="preserve">is the name of the </w:t>
      </w:r>
      <w:r w:rsidRPr="00F05723">
        <w:rPr>
          <w:lang w:val="en-US"/>
        </w:rPr>
        <w:t xml:space="preserve">VIRTEL </w:t>
      </w:r>
      <w:r>
        <w:rPr>
          <w:lang w:val="en-US"/>
        </w:rPr>
        <w:t>variable whose values are to be inspected</w:t>
      </w:r>
      <w:r w:rsidRPr="00F05723">
        <w:rPr>
          <w:lang w:val="en-US"/>
        </w:rPr>
        <w:t xml:space="preserve">, </w:t>
      </w:r>
      <w:r>
        <w:rPr>
          <w:lang w:val="en-US"/>
        </w:rPr>
        <w:t xml:space="preserve">and </w:t>
      </w:r>
      <w:r w:rsidRPr="00F05723">
        <w:rPr>
          <w:i/>
          <w:lang w:val="en-US"/>
        </w:rPr>
        <w:t>varname2</w:t>
      </w:r>
      <w:r>
        <w:rPr>
          <w:i/>
          <w:lang w:val="en-US"/>
        </w:rPr>
        <w:t xml:space="preserve"> </w:t>
      </w:r>
      <w:r>
        <w:rPr>
          <w:lang w:val="en-US"/>
        </w:rPr>
        <w:t xml:space="preserve">is the name of the </w:t>
      </w:r>
      <w:r w:rsidRPr="00F05723">
        <w:rPr>
          <w:lang w:val="en-US"/>
        </w:rPr>
        <w:t>VIRTEL</w:t>
      </w:r>
      <w:r>
        <w:rPr>
          <w:lang w:val="en-US"/>
        </w:rPr>
        <w:t xml:space="preserve"> variable to which values are to be added. The variable </w:t>
      </w:r>
      <w:r>
        <w:rPr>
          <w:i/>
          <w:lang w:val="en-US"/>
        </w:rPr>
        <w:t xml:space="preserve">varname2 </w:t>
      </w:r>
      <w:r>
        <w:rPr>
          <w:lang w:val="en-US"/>
        </w:rPr>
        <w:t>will be created if it does not exist</w:t>
      </w:r>
      <w:r w:rsidRPr="00F05723">
        <w:rPr>
          <w:lang w:val="en-US"/>
        </w:rPr>
        <w:t>.</w:t>
      </w:r>
    </w:p>
    <w:p w14:paraId="24963FA7" w14:textId="77777777" w:rsidR="00F05723" w:rsidRPr="00F05723" w:rsidRDefault="00F05723" w:rsidP="00117FBB">
      <w:pPr>
        <w:pStyle w:val="RefrenceChamp"/>
        <w:rPr>
          <w:lang w:val="en-US"/>
        </w:rPr>
      </w:pPr>
      <w:r w:rsidRPr="00F05723">
        <w:rPr>
          <w:b/>
          <w:bCs/>
          <w:i/>
          <w:lang w:val="en-US"/>
        </w:rPr>
        <w:t>WHEN,THEN</w:t>
      </w:r>
      <w:r w:rsidRPr="00F05723">
        <w:rPr>
          <w:lang w:val="en-US"/>
        </w:rPr>
        <w:tab/>
      </w:r>
      <w:r>
        <w:rPr>
          <w:lang w:val="en-US"/>
        </w:rPr>
        <w:t xml:space="preserve">when a value </w:t>
      </w:r>
      <w:r w:rsidRPr="00F05723">
        <w:rPr>
          <w:lang w:val="en-US"/>
        </w:rPr>
        <w:t>‘YYYY’</w:t>
      </w:r>
      <w:r>
        <w:rPr>
          <w:lang w:val="en-US"/>
        </w:rPr>
        <w:t xml:space="preserve"> is found in </w:t>
      </w:r>
      <w:r w:rsidRPr="00F05723">
        <w:rPr>
          <w:lang w:val="en-US"/>
        </w:rPr>
        <w:t xml:space="preserve">variable </w:t>
      </w:r>
      <w:r w:rsidRPr="00F05723">
        <w:rPr>
          <w:i/>
          <w:lang w:val="en-US"/>
        </w:rPr>
        <w:t>varname1</w:t>
      </w:r>
      <w:r w:rsidRPr="00F05723">
        <w:rPr>
          <w:lang w:val="en-US"/>
        </w:rPr>
        <w:t xml:space="preserve">, </w:t>
      </w:r>
      <w:r>
        <w:rPr>
          <w:lang w:val="en-US"/>
        </w:rPr>
        <w:t xml:space="preserve">then the value </w:t>
      </w:r>
      <w:r w:rsidRPr="00F05723">
        <w:rPr>
          <w:lang w:val="en-US"/>
        </w:rPr>
        <w:t>‘aaa’</w:t>
      </w:r>
      <w:r>
        <w:rPr>
          <w:lang w:val="en-US"/>
        </w:rPr>
        <w:t xml:space="preserve"> will be added to </w:t>
      </w:r>
      <w:r w:rsidRPr="00F05723">
        <w:rPr>
          <w:i/>
          <w:lang w:val="en-US"/>
        </w:rPr>
        <w:t>varname2</w:t>
      </w:r>
      <w:r w:rsidRPr="00F05723">
        <w:rPr>
          <w:lang w:val="en-US"/>
        </w:rPr>
        <w:t>.</w:t>
      </w:r>
    </w:p>
    <w:p w14:paraId="3314C1DC" w14:textId="77777777" w:rsidR="00F05723" w:rsidRPr="00F05723" w:rsidRDefault="00F05723" w:rsidP="00117FBB">
      <w:pPr>
        <w:pStyle w:val="RefrenceChamp"/>
        <w:rPr>
          <w:lang w:val="en-US"/>
        </w:rPr>
      </w:pPr>
      <w:r w:rsidRPr="00F05723">
        <w:rPr>
          <w:b/>
          <w:bCs/>
          <w:i/>
          <w:lang w:val="en-US"/>
        </w:rPr>
        <w:t>BEGIN,THEN</w:t>
      </w:r>
      <w:r w:rsidRPr="00F05723">
        <w:rPr>
          <w:lang w:val="en-US"/>
        </w:rPr>
        <w:tab/>
      </w:r>
      <w:r>
        <w:rPr>
          <w:lang w:val="en-US"/>
        </w:rPr>
        <w:t xml:space="preserve">when a value beginning with </w:t>
      </w:r>
      <w:r w:rsidRPr="00F05723">
        <w:rPr>
          <w:lang w:val="en-US"/>
        </w:rPr>
        <w:t>‘XXXX’</w:t>
      </w:r>
      <w:r>
        <w:rPr>
          <w:lang w:val="en-US"/>
        </w:rPr>
        <w:t xml:space="preserve"> is found in </w:t>
      </w:r>
      <w:r w:rsidRPr="00F05723">
        <w:rPr>
          <w:i/>
          <w:lang w:val="en-US"/>
        </w:rPr>
        <w:t>varname1</w:t>
      </w:r>
      <w:r>
        <w:rPr>
          <w:i/>
          <w:lang w:val="en-US"/>
        </w:rPr>
        <w:t>,</w:t>
      </w:r>
      <w:r w:rsidRPr="00F05723">
        <w:rPr>
          <w:lang w:val="en-US"/>
        </w:rPr>
        <w:t xml:space="preserve"> </w:t>
      </w:r>
      <w:r w:rsidR="00252CEE">
        <w:rPr>
          <w:lang w:val="en-US"/>
        </w:rPr>
        <w:t xml:space="preserve">then the value </w:t>
      </w:r>
      <w:r w:rsidR="00252CEE" w:rsidRPr="00F05723">
        <w:rPr>
          <w:lang w:val="en-US"/>
        </w:rPr>
        <w:t>‘bbb’</w:t>
      </w:r>
      <w:r w:rsidR="00252CEE">
        <w:rPr>
          <w:lang w:val="en-US"/>
        </w:rPr>
        <w:t xml:space="preserve"> will be added to </w:t>
      </w:r>
      <w:r w:rsidRPr="00F05723">
        <w:rPr>
          <w:i/>
          <w:lang w:val="en-US"/>
        </w:rPr>
        <w:t>varname2</w:t>
      </w:r>
      <w:r w:rsidRPr="00F05723">
        <w:rPr>
          <w:lang w:val="en-US"/>
        </w:rPr>
        <w:t>.</w:t>
      </w:r>
    </w:p>
    <w:p w14:paraId="3E5DE6BE" w14:textId="77777777" w:rsidR="00F05723" w:rsidRPr="00F05723" w:rsidRDefault="00F05723" w:rsidP="00117FBB">
      <w:pPr>
        <w:pStyle w:val="RefrenceChamp"/>
        <w:rPr>
          <w:lang w:val="en-US"/>
        </w:rPr>
      </w:pPr>
      <w:r w:rsidRPr="00F05723">
        <w:rPr>
          <w:b/>
          <w:bCs/>
          <w:i/>
          <w:lang w:val="en-US"/>
        </w:rPr>
        <w:t>CONTAINS,THEN,IGNORE</w:t>
      </w:r>
      <w:r w:rsidR="00252CEE">
        <w:rPr>
          <w:lang w:val="en-US"/>
        </w:rPr>
        <w:tab/>
        <w:t xml:space="preserve">when a value containing </w:t>
      </w:r>
      <w:r w:rsidR="00252CEE" w:rsidRPr="00F05723">
        <w:rPr>
          <w:lang w:val="en-US"/>
        </w:rPr>
        <w:t>‘ZZZZ’</w:t>
      </w:r>
      <w:r w:rsidR="00252CEE">
        <w:rPr>
          <w:lang w:val="en-US"/>
        </w:rPr>
        <w:t xml:space="preserve"> is found in </w:t>
      </w:r>
      <w:r w:rsidR="00252CEE">
        <w:rPr>
          <w:i/>
          <w:lang w:val="en-US"/>
        </w:rPr>
        <w:t>varname1,</w:t>
      </w:r>
      <w:r w:rsidRPr="00F05723">
        <w:rPr>
          <w:lang w:val="en-US"/>
        </w:rPr>
        <w:t xml:space="preserve"> </w:t>
      </w:r>
      <w:r w:rsidR="00252CEE">
        <w:rPr>
          <w:lang w:val="en-US"/>
        </w:rPr>
        <w:t xml:space="preserve">then no value will be added to </w:t>
      </w:r>
      <w:r w:rsidRPr="00F05723">
        <w:rPr>
          <w:i/>
          <w:lang w:val="en-US"/>
        </w:rPr>
        <w:t>varname2</w:t>
      </w:r>
      <w:r w:rsidRPr="00F05723">
        <w:rPr>
          <w:lang w:val="en-US"/>
        </w:rPr>
        <w:t>.</w:t>
      </w:r>
    </w:p>
    <w:p w14:paraId="3369EE5A" w14:textId="77777777" w:rsidR="00F05723" w:rsidRPr="00F05723" w:rsidRDefault="00F05723" w:rsidP="00117FBB">
      <w:pPr>
        <w:pStyle w:val="RefrenceChamp"/>
        <w:rPr>
          <w:lang w:val="en-US"/>
        </w:rPr>
      </w:pPr>
      <w:r w:rsidRPr="00F05723">
        <w:rPr>
          <w:b/>
          <w:bCs/>
          <w:i/>
          <w:lang w:val="en-US"/>
        </w:rPr>
        <w:t>OTHERWISE,KEEP</w:t>
      </w:r>
      <w:r w:rsidRPr="00F05723">
        <w:rPr>
          <w:lang w:val="en-US"/>
        </w:rPr>
        <w:tab/>
      </w:r>
      <w:r w:rsidR="00252CEE">
        <w:rPr>
          <w:lang w:val="en-US"/>
        </w:rPr>
        <w:t xml:space="preserve">the default action, if none of the preceding conditions is met, is to copy the value from </w:t>
      </w:r>
      <w:r w:rsidRPr="00F05723">
        <w:rPr>
          <w:i/>
          <w:lang w:val="en-US"/>
        </w:rPr>
        <w:t>varname1</w:t>
      </w:r>
      <w:r w:rsidRPr="00F05723">
        <w:rPr>
          <w:lang w:val="en-US"/>
        </w:rPr>
        <w:t xml:space="preserve"> </w:t>
      </w:r>
      <w:r w:rsidR="00252CEE">
        <w:rPr>
          <w:lang w:val="en-US"/>
        </w:rPr>
        <w:t xml:space="preserve">to a new value in </w:t>
      </w:r>
      <w:r w:rsidRPr="00F05723">
        <w:rPr>
          <w:i/>
          <w:lang w:val="en-US"/>
        </w:rPr>
        <w:t>varname2</w:t>
      </w:r>
      <w:r w:rsidRPr="00F05723">
        <w:rPr>
          <w:lang w:val="en-US"/>
        </w:rPr>
        <w:t>.</w:t>
      </w:r>
    </w:p>
    <w:p w14:paraId="01E9B8AF" w14:textId="77777777" w:rsidR="00774472" w:rsidRPr="0045652F" w:rsidRDefault="00774472">
      <w:pPr>
        <w:pStyle w:val="Heading5"/>
        <w:keepLines/>
        <w:pageBreakBefore/>
        <w:rPr>
          <w:lang w:val="en-US"/>
        </w:rPr>
      </w:pPr>
      <w:r w:rsidRPr="0045652F">
        <w:rPr>
          <w:lang w:val="en-US"/>
        </w:rPr>
        <w:t>GOTO$ instruction</w:t>
      </w:r>
    </w:p>
    <w:p w14:paraId="7E5EB7B6" w14:textId="77777777" w:rsidR="00774472" w:rsidRPr="0045652F" w:rsidRDefault="00774472">
      <w:pPr>
        <w:pStyle w:val="ecran0"/>
        <w:rPr>
          <w:lang w:val="en-US"/>
        </w:rPr>
      </w:pPr>
      <w:r w:rsidRPr="0045652F">
        <w:rPr>
          <w:szCs w:val="19"/>
          <w:lang w:val="en-US"/>
        </w:rPr>
        <w:fldChar w:fldCharType="begin"/>
      </w:r>
      <w:r w:rsidRPr="0045652F">
        <w:rPr>
          <w:szCs w:val="19"/>
          <w:lang w:val="en-US"/>
        </w:rPr>
        <w:instrText xml:space="preserve"> XE "GOTO$"</w:instrText>
      </w:r>
      <w:r w:rsidRPr="0045652F">
        <w:rPr>
          <w:szCs w:val="19"/>
          <w:lang w:val="en-US"/>
        </w:rPr>
        <w:fldChar w:fldCharType="end"/>
      </w:r>
      <w:r w:rsidRPr="0045652F">
        <w:rPr>
          <w:lang w:val="en-US"/>
        </w:rPr>
        <w:t>This instruction directs the subsequent processing flow to a specified label.</w:t>
      </w:r>
    </w:p>
    <w:p w14:paraId="12BAAC6C" w14:textId="77777777" w:rsidR="00774472" w:rsidRPr="0045652F" w:rsidRDefault="00774472">
      <w:pPr>
        <w:pStyle w:val="Ecran"/>
        <w:rPr>
          <w:lang w:val="en-US"/>
        </w:rPr>
      </w:pPr>
    </w:p>
    <w:p w14:paraId="1E7553A0" w14:textId="77777777" w:rsidR="00774472" w:rsidRPr="0045652F" w:rsidRDefault="00774472">
      <w:pPr>
        <w:pStyle w:val="Ecran"/>
        <w:rPr>
          <w:lang w:val="en-US"/>
        </w:rPr>
      </w:pPr>
      <w:r w:rsidRPr="0045652F">
        <w:rPr>
          <w:lang w:val="en-US"/>
        </w:rPr>
        <w:t xml:space="preserve">    GOTO$ label</w:t>
      </w:r>
    </w:p>
    <w:p w14:paraId="1615D0EF" w14:textId="77777777" w:rsidR="00774472" w:rsidRPr="0045652F" w:rsidRDefault="00774472">
      <w:pPr>
        <w:pStyle w:val="Ecran"/>
        <w:rPr>
          <w:lang w:val="en-US"/>
        </w:rPr>
      </w:pPr>
    </w:p>
    <w:p w14:paraId="5DFD0FF4" w14:textId="77777777" w:rsidR="00774472" w:rsidRPr="0045652F" w:rsidRDefault="00774472">
      <w:pPr>
        <w:keepNext/>
        <w:keepLines/>
        <w:rPr>
          <w:lang w:val="en-US"/>
        </w:rPr>
      </w:pPr>
    </w:p>
    <w:p w14:paraId="5059E725" w14:textId="77777777" w:rsidR="00774472" w:rsidRPr="0045652F" w:rsidRDefault="00774472">
      <w:pPr>
        <w:pStyle w:val="RefrenceChamp"/>
        <w:keepLines/>
        <w:rPr>
          <w:lang w:val="en-US"/>
        </w:rPr>
      </w:pPr>
      <w:r w:rsidRPr="0045652F">
        <w:rPr>
          <w:b/>
          <w:i/>
          <w:lang w:val="en-US"/>
        </w:rPr>
        <w:t>label</w:t>
      </w:r>
      <w:r w:rsidRPr="0045652F">
        <w:rPr>
          <w:lang w:val="en-US"/>
        </w:rPr>
        <w:tab/>
        <w:t>Specifies the instruction label at which execution of the scenario is to continue.</w:t>
      </w:r>
    </w:p>
    <w:p w14:paraId="240558AD" w14:textId="77777777" w:rsidR="00774472" w:rsidRPr="0045652F" w:rsidRDefault="00774472">
      <w:pPr>
        <w:pStyle w:val="Heading5"/>
        <w:keepLines/>
        <w:pageBreakBefore/>
        <w:rPr>
          <w:lang w:val="en-US"/>
        </w:rPr>
      </w:pPr>
      <w:bookmarkStart w:id="471" w:name="_Ref191267564"/>
      <w:r w:rsidRPr="0045652F">
        <w:rPr>
          <w:lang w:val="en-US"/>
        </w:rPr>
        <w:t>IF$ instruction</w:t>
      </w:r>
      <w:bookmarkEnd w:id="471"/>
    </w:p>
    <w:p w14:paraId="7C279D57" w14:textId="77777777" w:rsidR="00774472" w:rsidRPr="0045652F" w:rsidRDefault="00774472">
      <w:pPr>
        <w:pStyle w:val="ecran0"/>
        <w:rPr>
          <w:lang w:val="en-US"/>
        </w:rPr>
      </w:pPr>
      <w:r w:rsidRPr="0045652F">
        <w:rPr>
          <w:szCs w:val="19"/>
          <w:lang w:val="en-US"/>
        </w:rPr>
        <w:fldChar w:fldCharType="begin"/>
      </w:r>
      <w:r w:rsidRPr="0045652F">
        <w:rPr>
          <w:szCs w:val="19"/>
          <w:lang w:val="en-US"/>
        </w:rPr>
        <w:instrText xml:space="preserve"> XE "IF$"</w:instrText>
      </w:r>
      <w:r w:rsidRPr="0045652F">
        <w:rPr>
          <w:szCs w:val="19"/>
          <w:lang w:val="en-US"/>
        </w:rPr>
        <w:fldChar w:fldCharType="end"/>
      </w:r>
      <w:r w:rsidRPr="0045652F">
        <w:rPr>
          <w:lang w:val="en-US"/>
        </w:rPr>
        <w:t>This instruction enables the testing of the presence of a value in a 3270 screen, or a value in a VIRTEL variable, or a condition set by a previous instruction, and directs the subsequent processing flow.</w:t>
      </w:r>
    </w:p>
    <w:p w14:paraId="16CC112A" w14:textId="77777777" w:rsidR="00774472" w:rsidRPr="0045652F" w:rsidRDefault="00774472">
      <w:pPr>
        <w:pStyle w:val="Ecran"/>
        <w:rPr>
          <w:lang w:val="en-US"/>
        </w:rPr>
      </w:pPr>
    </w:p>
    <w:p w14:paraId="2DBB23CB" w14:textId="77777777" w:rsidR="00774472" w:rsidRPr="0045652F" w:rsidRDefault="00774472">
      <w:pPr>
        <w:pStyle w:val="Ecran"/>
        <w:rPr>
          <w:lang w:val="en-US"/>
        </w:rPr>
      </w:pPr>
      <w:r w:rsidRPr="0045652F">
        <w:rPr>
          <w:lang w:val="en-US"/>
        </w:rPr>
        <w:t xml:space="preserve">    IF$  (row,col,len),EQ='value',THEN=process1,ELSE=process2</w:t>
      </w:r>
    </w:p>
    <w:p w14:paraId="7F58EAAC" w14:textId="77777777" w:rsidR="00774472" w:rsidRPr="0045652F" w:rsidRDefault="00774472">
      <w:pPr>
        <w:pStyle w:val="Ecran"/>
        <w:rPr>
          <w:lang w:val="en-US"/>
        </w:rPr>
      </w:pPr>
      <w:r w:rsidRPr="0045652F">
        <w:rPr>
          <w:lang w:val="en-US"/>
        </w:rPr>
        <w:t xml:space="preserve">    IF$  VARIABLE,'varname',EQ='value',THEN=process1,ELSE=process2</w:t>
      </w:r>
    </w:p>
    <w:p w14:paraId="112FD713" w14:textId="77777777" w:rsidR="00774472" w:rsidRPr="0045652F" w:rsidRDefault="00774472">
      <w:pPr>
        <w:pStyle w:val="Ecran"/>
        <w:rPr>
          <w:lang w:val="en-US"/>
        </w:rPr>
      </w:pPr>
      <w:r w:rsidRPr="0045652F">
        <w:rPr>
          <w:lang w:val="en-US"/>
        </w:rPr>
        <w:t xml:space="preserve">    IF$  EXISTS-VARIABLE,'varname',THEN=process1,ELSE=process2</w:t>
      </w:r>
    </w:p>
    <w:p w14:paraId="735AC0DA" w14:textId="77777777" w:rsidR="00774472" w:rsidRPr="0045652F" w:rsidRDefault="00774472">
      <w:pPr>
        <w:pStyle w:val="Ecran"/>
        <w:rPr>
          <w:lang w:val="en-US"/>
        </w:rPr>
      </w:pPr>
      <w:r w:rsidRPr="0045652F">
        <w:rPr>
          <w:lang w:val="en-US"/>
        </w:rPr>
        <w:t xml:space="preserve">    IF$  NOT-EXISTS-VARIABLE,'varname',THEN=process1,ELSE=process2</w:t>
      </w:r>
    </w:p>
    <w:p w14:paraId="7BA559F0" w14:textId="77777777" w:rsidR="00774472" w:rsidRPr="0045652F" w:rsidRDefault="00774472">
      <w:pPr>
        <w:pStyle w:val="Ecran"/>
        <w:rPr>
          <w:lang w:val="en-US"/>
        </w:rPr>
      </w:pPr>
      <w:r w:rsidRPr="0045652F">
        <w:rPr>
          <w:lang w:val="en-US"/>
        </w:rPr>
        <w:t xml:space="preserve">    IF$  APPLICATION-TIMEOUT,THEN=process1,ELSE=process2</w:t>
      </w:r>
    </w:p>
    <w:p w14:paraId="11783803" w14:textId="77777777" w:rsidR="00774472" w:rsidRPr="0045652F" w:rsidRDefault="00774472">
      <w:pPr>
        <w:pStyle w:val="Ecran"/>
        <w:rPr>
          <w:lang w:val="en-US"/>
        </w:rPr>
      </w:pPr>
      <w:r w:rsidRPr="0045652F">
        <w:rPr>
          <w:lang w:val="en-US"/>
        </w:rPr>
        <w:t xml:space="preserve">    IF$  CURSOR,THEN=process1,ELSE=process2</w:t>
      </w:r>
    </w:p>
    <w:p w14:paraId="4C098D40" w14:textId="77777777" w:rsidR="00774472" w:rsidRPr="0045652F" w:rsidRDefault="00774472">
      <w:pPr>
        <w:pStyle w:val="Ecran"/>
        <w:rPr>
          <w:lang w:val="en-US"/>
        </w:rPr>
      </w:pPr>
      <w:r w:rsidRPr="0045652F">
        <w:rPr>
          <w:lang w:val="en-US"/>
        </w:rPr>
        <w:t xml:space="preserve">    </w:t>
      </w:r>
      <w:r w:rsidRPr="0045652F">
        <w:rPr>
          <w:rFonts w:cs="Courier New"/>
          <w:color w:val="000000"/>
          <w:sz w:val="20"/>
          <w:lang w:val="en-US"/>
        </w:rPr>
        <w:t>IF$  FIRST-PASS,THEN=process1,ELSE=process2</w:t>
      </w:r>
    </w:p>
    <w:p w14:paraId="257CB900" w14:textId="77777777" w:rsidR="00774472" w:rsidRPr="0045652F" w:rsidRDefault="00774472">
      <w:pPr>
        <w:pStyle w:val="Ecran"/>
        <w:rPr>
          <w:lang w:val="en-US"/>
        </w:rPr>
      </w:pPr>
      <w:r w:rsidRPr="0045652F">
        <w:rPr>
          <w:lang w:val="en-US"/>
        </w:rPr>
        <w:t xml:space="preserve">    IF$  IND$FILE-TIMEOUT,THEN=process1,ELSE=process2</w:t>
      </w:r>
    </w:p>
    <w:p w14:paraId="3CD20C4B" w14:textId="77777777" w:rsidR="00774472" w:rsidRPr="0045652F" w:rsidRDefault="00774472">
      <w:pPr>
        <w:pStyle w:val="Ecran"/>
        <w:rPr>
          <w:lang w:val="en-US"/>
        </w:rPr>
      </w:pPr>
      <w:r w:rsidRPr="0045652F">
        <w:rPr>
          <w:lang w:val="en-US"/>
        </w:rPr>
        <w:t xml:space="preserve">    IF$  NOT-FOUND,THEN=process1,ELSE=process2</w:t>
      </w:r>
    </w:p>
    <w:p w14:paraId="612E642C" w14:textId="77777777" w:rsidR="003540F0" w:rsidRPr="00A90AE0" w:rsidRDefault="003540F0" w:rsidP="003540F0">
      <w:pPr>
        <w:pStyle w:val="Ecran"/>
        <w:rPr>
          <w:lang w:val="en-GB"/>
        </w:rPr>
      </w:pPr>
      <w:r w:rsidRPr="00A90AE0">
        <w:rPr>
          <w:lang w:val="en-GB"/>
        </w:rPr>
        <w:t xml:space="preserve">    IF$  S</w:t>
      </w:r>
      <w:r>
        <w:rPr>
          <w:lang w:val="en-GB"/>
        </w:rPr>
        <w:t>CR</w:t>
      </w:r>
      <w:r w:rsidRPr="00A90AE0">
        <w:rPr>
          <w:lang w:val="en-GB"/>
        </w:rPr>
        <w:t>E</w:t>
      </w:r>
      <w:r>
        <w:rPr>
          <w:lang w:val="en-GB"/>
        </w:rPr>
        <w:t>E</w:t>
      </w:r>
      <w:r w:rsidRPr="00A90AE0">
        <w:rPr>
          <w:lang w:val="en-GB"/>
        </w:rPr>
        <w:t>N-</w:t>
      </w:r>
      <w:r>
        <w:rPr>
          <w:lang w:val="en-GB"/>
        </w:rPr>
        <w:t>IS-BLANK</w:t>
      </w:r>
      <w:r w:rsidRPr="00A90AE0">
        <w:rPr>
          <w:lang w:val="en-GB"/>
        </w:rPr>
        <w:t>,THEN=process1,ELSE=process2</w:t>
      </w:r>
    </w:p>
    <w:p w14:paraId="4BC5DE66" w14:textId="77777777" w:rsidR="003540F0" w:rsidRPr="00A90AE0" w:rsidRDefault="003540F0" w:rsidP="003540F0">
      <w:pPr>
        <w:pStyle w:val="Ecran"/>
        <w:rPr>
          <w:lang w:val="en-GB"/>
        </w:rPr>
      </w:pPr>
      <w:r w:rsidRPr="00A90AE0">
        <w:rPr>
          <w:lang w:val="en-GB"/>
        </w:rPr>
        <w:t xml:space="preserve">    IF$  S</w:t>
      </w:r>
      <w:r>
        <w:rPr>
          <w:lang w:val="en-GB"/>
        </w:rPr>
        <w:t>CR</w:t>
      </w:r>
      <w:r w:rsidRPr="00A90AE0">
        <w:rPr>
          <w:lang w:val="en-GB"/>
        </w:rPr>
        <w:t>E</w:t>
      </w:r>
      <w:r>
        <w:rPr>
          <w:lang w:val="en-GB"/>
        </w:rPr>
        <w:t>E</w:t>
      </w:r>
      <w:r w:rsidRPr="00A90AE0">
        <w:rPr>
          <w:lang w:val="en-GB"/>
        </w:rPr>
        <w:t>N-</w:t>
      </w:r>
      <w:r>
        <w:rPr>
          <w:lang w:val="en-GB"/>
        </w:rPr>
        <w:t>IS-UNFORMATTED</w:t>
      </w:r>
      <w:r w:rsidRPr="00A90AE0">
        <w:rPr>
          <w:lang w:val="en-GB"/>
        </w:rPr>
        <w:t>,THEN=process1,ELSE=process2</w:t>
      </w:r>
    </w:p>
    <w:p w14:paraId="00F1D6E9" w14:textId="77777777" w:rsidR="00774472" w:rsidRPr="0045652F" w:rsidRDefault="00774472">
      <w:pPr>
        <w:pStyle w:val="Ecran"/>
        <w:rPr>
          <w:lang w:val="en-US"/>
        </w:rPr>
      </w:pPr>
      <w:r w:rsidRPr="0045652F">
        <w:rPr>
          <w:lang w:val="en-US"/>
        </w:rPr>
        <w:t xml:space="preserve">    </w:t>
      </w:r>
      <w:r w:rsidRPr="0045652F">
        <w:rPr>
          <w:rFonts w:cs="Courier New"/>
          <w:color w:val="000000"/>
          <w:sz w:val="20"/>
          <w:lang w:val="en-US"/>
        </w:rPr>
        <w:t xml:space="preserve">IF$  </w:t>
      </w:r>
      <w:r w:rsidRPr="0045652F">
        <w:rPr>
          <w:lang w:val="en-US"/>
        </w:rPr>
        <w:t>SESSION-SWITCH</w:t>
      </w:r>
      <w:r w:rsidRPr="0045652F">
        <w:rPr>
          <w:rFonts w:cs="Courier New"/>
          <w:color w:val="000000"/>
          <w:sz w:val="20"/>
          <w:lang w:val="en-US"/>
        </w:rPr>
        <w:t>,THEN=process1,ELSE=process2</w:t>
      </w:r>
    </w:p>
    <w:p w14:paraId="58CE52AE" w14:textId="77777777" w:rsidR="00774472" w:rsidRPr="0045652F" w:rsidRDefault="00774472">
      <w:pPr>
        <w:pStyle w:val="Ecran"/>
        <w:rPr>
          <w:lang w:val="en-US"/>
        </w:rPr>
      </w:pPr>
    </w:p>
    <w:p w14:paraId="7E46B33A" w14:textId="77777777" w:rsidR="00774472" w:rsidRPr="0045652F" w:rsidRDefault="00774472">
      <w:pPr>
        <w:keepNext/>
        <w:keepLines/>
        <w:rPr>
          <w:lang w:val="en-US"/>
        </w:rPr>
      </w:pPr>
    </w:p>
    <w:p w14:paraId="7956B173" w14:textId="77777777" w:rsidR="00774472" w:rsidRPr="0045652F" w:rsidRDefault="00774472">
      <w:pPr>
        <w:pStyle w:val="RefrenceChamp"/>
        <w:keepNext/>
        <w:keepLines/>
        <w:rPr>
          <w:lang w:val="en-US"/>
        </w:rPr>
      </w:pPr>
      <w:r w:rsidRPr="0045652F">
        <w:rPr>
          <w:b/>
          <w:i/>
          <w:lang w:val="en-US"/>
        </w:rPr>
        <w:t>row,col,len</w:t>
      </w:r>
      <w:r w:rsidRPr="0045652F">
        <w:rPr>
          <w:i/>
          <w:lang w:val="en-US"/>
        </w:rPr>
        <w:tab/>
      </w:r>
      <w:r w:rsidRPr="0045652F">
        <w:rPr>
          <w:lang w:val="en-US"/>
        </w:rPr>
        <w:t>Specifies the position (row, column) and length of the data tested</w:t>
      </w:r>
    </w:p>
    <w:p w14:paraId="0DE292E0" w14:textId="77777777" w:rsidR="00774472" w:rsidRPr="0045652F" w:rsidRDefault="00774472">
      <w:pPr>
        <w:pStyle w:val="RefrenceChamp"/>
        <w:keepNext/>
        <w:keepLines/>
        <w:rPr>
          <w:lang w:val="en-US"/>
        </w:rPr>
      </w:pPr>
      <w:r w:rsidRPr="0045652F">
        <w:rPr>
          <w:b/>
          <w:i/>
          <w:lang w:val="en-US"/>
        </w:rPr>
        <w:t>value</w:t>
      </w:r>
      <w:r w:rsidRPr="0045652F">
        <w:rPr>
          <w:lang w:val="en-US"/>
        </w:rPr>
        <w:tab/>
        <w:t>Specifies the value of the data tested (must be placed in quotes)</w:t>
      </w:r>
    </w:p>
    <w:p w14:paraId="482945DC" w14:textId="77777777" w:rsidR="00774472" w:rsidRPr="0045652F" w:rsidRDefault="00774472">
      <w:pPr>
        <w:pStyle w:val="RefrenceChamp"/>
        <w:keepNext/>
        <w:keepLines/>
        <w:rPr>
          <w:bCs/>
          <w:iCs/>
          <w:szCs w:val="19"/>
          <w:lang w:val="en-US"/>
        </w:rPr>
      </w:pPr>
      <w:r w:rsidRPr="0045652F">
        <w:rPr>
          <w:b/>
          <w:iCs/>
          <w:szCs w:val="19"/>
          <w:lang w:val="en-US"/>
        </w:rPr>
        <w:t>VARIABLE</w:t>
      </w:r>
      <w:r w:rsidRPr="0045652F">
        <w:rPr>
          <w:bCs/>
          <w:iCs/>
          <w:szCs w:val="19"/>
          <w:lang w:val="en-US"/>
        </w:rPr>
        <w:tab/>
        <w:t>Specifies that the value of a VIRTEL variable is to be tested.</w:t>
      </w:r>
    </w:p>
    <w:p w14:paraId="7269E262" w14:textId="77777777" w:rsidR="00774472" w:rsidRPr="0045652F" w:rsidRDefault="00774472">
      <w:pPr>
        <w:pStyle w:val="RefrenceChamp"/>
        <w:keepNext/>
        <w:keepLines/>
        <w:rPr>
          <w:bCs/>
          <w:iCs/>
          <w:szCs w:val="19"/>
          <w:lang w:val="en-US"/>
        </w:rPr>
      </w:pPr>
      <w:r w:rsidRPr="0045652F">
        <w:rPr>
          <w:b/>
          <w:iCs/>
          <w:szCs w:val="19"/>
          <w:lang w:val="en-US"/>
        </w:rPr>
        <w:t>EXISTS-VARIABLE</w:t>
      </w:r>
      <w:r w:rsidRPr="0045652F">
        <w:rPr>
          <w:bCs/>
          <w:iCs/>
          <w:szCs w:val="19"/>
          <w:lang w:val="en-US"/>
        </w:rPr>
        <w:tab/>
      </w:r>
      <w:r w:rsidRPr="0045652F">
        <w:rPr>
          <w:bCs/>
          <w:iCs/>
          <w:szCs w:val="19"/>
          <w:lang w:val="en-US"/>
        </w:rPr>
        <w:br/>
        <w:t>Tests if the specified variable exists.</w:t>
      </w:r>
    </w:p>
    <w:p w14:paraId="631EC528" w14:textId="77777777" w:rsidR="00774472" w:rsidRPr="0045652F" w:rsidRDefault="00774472">
      <w:pPr>
        <w:pStyle w:val="RefrenceChamp"/>
        <w:keepNext/>
        <w:keepLines/>
        <w:rPr>
          <w:bCs/>
          <w:iCs/>
          <w:szCs w:val="19"/>
          <w:lang w:val="en-US"/>
        </w:rPr>
      </w:pPr>
      <w:r w:rsidRPr="0045652F">
        <w:rPr>
          <w:b/>
          <w:iCs/>
          <w:szCs w:val="19"/>
          <w:lang w:val="en-US"/>
        </w:rPr>
        <w:t>NOT-EXISTS-VARIABLE</w:t>
      </w:r>
      <w:r w:rsidRPr="0045652F">
        <w:rPr>
          <w:bCs/>
          <w:iCs/>
          <w:szCs w:val="19"/>
          <w:lang w:val="en-US"/>
        </w:rPr>
        <w:tab/>
      </w:r>
      <w:r w:rsidRPr="0045652F">
        <w:rPr>
          <w:bCs/>
          <w:iCs/>
          <w:szCs w:val="19"/>
          <w:lang w:val="en-US"/>
        </w:rPr>
        <w:br/>
        <w:t>Tests if the specified variable does not exist.</w:t>
      </w:r>
    </w:p>
    <w:p w14:paraId="2E7E7D9A" w14:textId="77777777" w:rsidR="00774472" w:rsidRPr="0045652F" w:rsidRDefault="00774472">
      <w:pPr>
        <w:pStyle w:val="RefrenceChamp"/>
        <w:keepNext/>
        <w:keepLines/>
        <w:rPr>
          <w:bCs/>
          <w:iCs/>
          <w:szCs w:val="19"/>
          <w:lang w:val="en-US"/>
        </w:rPr>
      </w:pPr>
      <w:r w:rsidRPr="0045652F">
        <w:rPr>
          <w:b/>
          <w:i/>
          <w:szCs w:val="19"/>
          <w:lang w:val="en-US"/>
        </w:rPr>
        <w:t>varname</w:t>
      </w:r>
      <w:r w:rsidRPr="0045652F">
        <w:rPr>
          <w:bCs/>
          <w:iCs/>
          <w:szCs w:val="19"/>
          <w:lang w:val="en-US"/>
        </w:rPr>
        <w:tab/>
        <w:t>Specifies the name of the VIRTEL variable to be tested (must be placed in quotes)</w:t>
      </w:r>
    </w:p>
    <w:p w14:paraId="45A55044" w14:textId="77777777" w:rsidR="00774472" w:rsidRPr="0045652F" w:rsidRDefault="00774472">
      <w:pPr>
        <w:pStyle w:val="RefrenceChamp"/>
        <w:keepLines/>
        <w:rPr>
          <w:bCs/>
          <w:iCs/>
          <w:szCs w:val="19"/>
          <w:lang w:val="en-US"/>
        </w:rPr>
      </w:pPr>
      <w:r w:rsidRPr="0045652F">
        <w:rPr>
          <w:b/>
          <w:iCs/>
          <w:szCs w:val="19"/>
          <w:lang w:val="en-US"/>
        </w:rPr>
        <w:t>APPLICATION-TIMEOUT</w:t>
      </w:r>
      <w:r w:rsidRPr="0045652F">
        <w:rPr>
          <w:b/>
          <w:i/>
          <w:szCs w:val="19"/>
          <w:lang w:val="en-US"/>
        </w:rPr>
        <w:tab/>
      </w:r>
      <w:r w:rsidRPr="0045652F">
        <w:rPr>
          <w:b/>
          <w:iCs/>
          <w:szCs w:val="19"/>
          <w:lang w:val="en-US"/>
        </w:rPr>
        <w:br/>
      </w:r>
      <w:r w:rsidRPr="0045652F">
        <w:rPr>
          <w:lang w:val="en-US"/>
        </w:rPr>
        <w:t>Tests whether a previous ACTION$ TO-APPLICATION instruction with a MAXTIME parameter ended in timeout.</w:t>
      </w:r>
    </w:p>
    <w:p w14:paraId="720519F1" w14:textId="77777777" w:rsidR="00774472" w:rsidRPr="0045652F" w:rsidRDefault="00774472">
      <w:pPr>
        <w:pStyle w:val="RefrenceChamp"/>
        <w:keepLines/>
        <w:rPr>
          <w:bCs/>
          <w:iCs/>
          <w:szCs w:val="19"/>
          <w:lang w:val="en-US"/>
        </w:rPr>
      </w:pPr>
      <w:r w:rsidRPr="0045652F">
        <w:rPr>
          <w:b/>
          <w:iCs/>
          <w:szCs w:val="19"/>
          <w:lang w:val="en-US"/>
        </w:rPr>
        <w:t>CURSOR</w:t>
      </w:r>
      <w:r w:rsidRPr="0045652F">
        <w:rPr>
          <w:b/>
          <w:i/>
          <w:szCs w:val="19"/>
          <w:lang w:val="en-US"/>
        </w:rPr>
        <w:tab/>
      </w:r>
      <w:r w:rsidRPr="0045652F">
        <w:rPr>
          <w:lang w:val="en-US"/>
        </w:rPr>
        <w:t>Tests whether the application has turned on the cursor.  This option is valid for both 3270 applications and videotex servers.</w:t>
      </w:r>
    </w:p>
    <w:p w14:paraId="48C11934" w14:textId="77777777" w:rsidR="00774472" w:rsidRPr="0045652F" w:rsidRDefault="00774472">
      <w:pPr>
        <w:pStyle w:val="RefrenceChamp"/>
        <w:keepLines/>
        <w:rPr>
          <w:lang w:val="en-US"/>
        </w:rPr>
      </w:pPr>
      <w:r w:rsidRPr="0045652F">
        <w:rPr>
          <w:b/>
          <w:bCs/>
          <w:lang w:val="en-US"/>
        </w:rPr>
        <w:t>FIRST-PASS</w:t>
      </w:r>
      <w:r w:rsidRPr="0045652F">
        <w:rPr>
          <w:lang w:val="en-US"/>
        </w:rPr>
        <w:tab/>
        <w:t>Tests whether the scenario is entered for the first time after connecting to the VTAM application.  This condition is no longer true after the scenario has exited for the first time, for example when waiting for the next message.</w:t>
      </w:r>
      <w:r w:rsidR="00DA123D">
        <w:rPr>
          <w:lang w:val="en-US"/>
        </w:rPr>
        <w:t xml:space="preserve"> </w:t>
      </w:r>
      <w:r w:rsidR="00DA123D" w:rsidRPr="00DA123D">
        <w:rPr>
          <w:lang w:val="en-US"/>
        </w:rPr>
        <w:t>If both an INPUT and an OUTPUT</w:t>
      </w:r>
      <w:r w:rsidR="00DA123D">
        <w:rPr>
          <w:lang w:val="en-US"/>
        </w:rPr>
        <w:t xml:space="preserve"> scenario are present</w:t>
      </w:r>
      <w:r w:rsidR="00DA123D" w:rsidRPr="00DA123D">
        <w:rPr>
          <w:lang w:val="en-US"/>
        </w:rPr>
        <w:t>, the FIRST-PASS condition is true the first time the INPUT</w:t>
      </w:r>
      <w:r w:rsidR="00DA123D">
        <w:rPr>
          <w:lang w:val="en-US"/>
        </w:rPr>
        <w:t xml:space="preserve"> </w:t>
      </w:r>
      <w:r w:rsidR="00DA123D" w:rsidRPr="00DA123D">
        <w:rPr>
          <w:lang w:val="en-US"/>
        </w:rPr>
        <w:t>scenario is run, and the first time the OUTPUT scenario is run a</w:t>
      </w:r>
      <w:r w:rsidR="00DA123D">
        <w:rPr>
          <w:lang w:val="en-US"/>
        </w:rPr>
        <w:t xml:space="preserve">s well. </w:t>
      </w:r>
      <w:r w:rsidR="00DA123D" w:rsidRPr="00DA123D">
        <w:rPr>
          <w:lang w:val="en-US"/>
        </w:rPr>
        <w:t>This condition is always t</w:t>
      </w:r>
      <w:r w:rsidR="00DA123D">
        <w:rPr>
          <w:lang w:val="en-US"/>
        </w:rPr>
        <w:t>rue for other types of scenario</w:t>
      </w:r>
      <w:r w:rsidR="00DA123D" w:rsidRPr="00DA123D">
        <w:rPr>
          <w:lang w:val="en-US"/>
        </w:rPr>
        <w:t>.</w:t>
      </w:r>
    </w:p>
    <w:p w14:paraId="32F0B409" w14:textId="77777777" w:rsidR="00774472" w:rsidRPr="0045652F" w:rsidRDefault="00774472">
      <w:pPr>
        <w:pStyle w:val="RefrenceChamp"/>
        <w:keepLines/>
        <w:rPr>
          <w:bCs/>
          <w:iCs/>
          <w:szCs w:val="19"/>
          <w:lang w:val="en-US"/>
        </w:rPr>
      </w:pPr>
      <w:r w:rsidRPr="0045652F">
        <w:rPr>
          <w:b/>
          <w:iCs/>
          <w:szCs w:val="19"/>
          <w:lang w:val="en-US"/>
        </w:rPr>
        <w:t>IND$FILE-TIMEOUT</w:t>
      </w:r>
      <w:r w:rsidRPr="0045652F">
        <w:rPr>
          <w:b/>
          <w:i/>
          <w:szCs w:val="19"/>
          <w:lang w:val="en-US"/>
        </w:rPr>
        <w:tab/>
      </w:r>
      <w:r w:rsidRPr="0045652F">
        <w:rPr>
          <w:b/>
          <w:iCs/>
          <w:szCs w:val="19"/>
          <w:lang w:val="en-US"/>
        </w:rPr>
        <w:br/>
      </w:r>
      <w:r w:rsidRPr="0045652F">
        <w:rPr>
          <w:lang w:val="en-US"/>
        </w:rPr>
        <w:t>Tests whether, having received the 3270 messages which precede  an IND$FILE transfer, the transfer itself has still not started after a delay of one second. This condition indicates an IND$FILE error and is usually accompanied by an error message on the TSO screen.</w:t>
      </w:r>
    </w:p>
    <w:p w14:paraId="5737966F" w14:textId="77777777" w:rsidR="00774472" w:rsidRPr="0045652F" w:rsidRDefault="00774472">
      <w:pPr>
        <w:pStyle w:val="RefrenceChamp"/>
        <w:keepLines/>
        <w:rPr>
          <w:lang w:val="en-US"/>
        </w:rPr>
      </w:pPr>
      <w:r w:rsidRPr="0045652F">
        <w:rPr>
          <w:b/>
          <w:bCs/>
          <w:lang w:val="en-US"/>
        </w:rPr>
        <w:t>NOT-FOUND</w:t>
      </w:r>
      <w:r w:rsidRPr="0045652F">
        <w:rPr>
          <w:lang w:val="en-US"/>
        </w:rPr>
        <w:tab/>
        <w:t>Tests the condition code set by the previous COPY$ instruction.</w:t>
      </w:r>
    </w:p>
    <w:p w14:paraId="0A930003" w14:textId="77777777" w:rsidR="003540F0" w:rsidRPr="0045652F" w:rsidRDefault="003540F0" w:rsidP="003540F0">
      <w:pPr>
        <w:pStyle w:val="RefrenceChamp"/>
        <w:keepLines/>
        <w:rPr>
          <w:lang w:val="en-US"/>
        </w:rPr>
      </w:pPr>
      <w:r>
        <w:rPr>
          <w:b/>
          <w:bCs/>
          <w:lang w:val="en-US"/>
        </w:rPr>
        <w:t>SCREEN-IS-BLANK</w:t>
      </w:r>
      <w:r w:rsidRPr="0045652F">
        <w:rPr>
          <w:lang w:val="en-US"/>
        </w:rPr>
        <w:tab/>
      </w:r>
      <w:r>
        <w:rPr>
          <w:lang w:val="en-US"/>
        </w:rPr>
        <w:br/>
      </w:r>
      <w:r w:rsidRPr="0045652F">
        <w:rPr>
          <w:lang w:val="en-US"/>
        </w:rPr>
        <w:t xml:space="preserve">Tests </w:t>
      </w:r>
      <w:r>
        <w:rPr>
          <w:lang w:val="en-US"/>
        </w:rPr>
        <w:t xml:space="preserve">whether </w:t>
      </w:r>
      <w:r w:rsidRPr="0045652F">
        <w:rPr>
          <w:lang w:val="en-US"/>
        </w:rPr>
        <w:t xml:space="preserve">the </w:t>
      </w:r>
      <w:r>
        <w:rPr>
          <w:lang w:val="en-US"/>
        </w:rPr>
        <w:t xml:space="preserve">3270 screen </w:t>
      </w:r>
      <w:r w:rsidR="009565E3">
        <w:rPr>
          <w:lang w:val="en-US"/>
        </w:rPr>
        <w:t xml:space="preserve">is completely blank. This condition is true if the screen </w:t>
      </w:r>
      <w:r>
        <w:rPr>
          <w:lang w:val="en-US"/>
        </w:rPr>
        <w:t>contains only blanks, nulls, and attribute characters</w:t>
      </w:r>
      <w:r w:rsidRPr="0045652F">
        <w:rPr>
          <w:lang w:val="en-US"/>
        </w:rPr>
        <w:t>.</w:t>
      </w:r>
    </w:p>
    <w:p w14:paraId="447424D8" w14:textId="77777777" w:rsidR="003540F0" w:rsidRPr="0045652F" w:rsidRDefault="003540F0" w:rsidP="003540F0">
      <w:pPr>
        <w:pStyle w:val="RefrenceChamp"/>
        <w:keepLines/>
        <w:rPr>
          <w:lang w:val="en-US"/>
        </w:rPr>
      </w:pPr>
      <w:r>
        <w:rPr>
          <w:b/>
          <w:bCs/>
          <w:lang w:val="en-US"/>
        </w:rPr>
        <w:t>SCREEN-IS-UNFORMATTED</w:t>
      </w:r>
      <w:r w:rsidRPr="0045652F">
        <w:rPr>
          <w:lang w:val="en-US"/>
        </w:rPr>
        <w:tab/>
      </w:r>
      <w:r>
        <w:rPr>
          <w:lang w:val="en-US"/>
        </w:rPr>
        <w:br/>
      </w:r>
      <w:r w:rsidRPr="0045652F">
        <w:rPr>
          <w:lang w:val="en-US"/>
        </w:rPr>
        <w:t xml:space="preserve">Tests </w:t>
      </w:r>
      <w:r>
        <w:rPr>
          <w:lang w:val="en-US"/>
        </w:rPr>
        <w:t xml:space="preserve">whether </w:t>
      </w:r>
      <w:r w:rsidRPr="0045652F">
        <w:rPr>
          <w:lang w:val="en-US"/>
        </w:rPr>
        <w:t xml:space="preserve">the </w:t>
      </w:r>
      <w:r>
        <w:rPr>
          <w:lang w:val="en-US"/>
        </w:rPr>
        <w:t xml:space="preserve">3270 screen </w:t>
      </w:r>
      <w:r w:rsidR="009565E3">
        <w:rPr>
          <w:lang w:val="en-US"/>
        </w:rPr>
        <w:t xml:space="preserve">is unformatted. This condition is true if the screen </w:t>
      </w:r>
      <w:r>
        <w:rPr>
          <w:lang w:val="en-US"/>
        </w:rPr>
        <w:t xml:space="preserve">contains </w:t>
      </w:r>
      <w:r w:rsidR="009565E3">
        <w:rPr>
          <w:lang w:val="en-US"/>
        </w:rPr>
        <w:t>no attribute characters</w:t>
      </w:r>
      <w:r w:rsidRPr="0045652F">
        <w:rPr>
          <w:lang w:val="en-US"/>
        </w:rPr>
        <w:t>.</w:t>
      </w:r>
    </w:p>
    <w:p w14:paraId="36B63D53" w14:textId="77777777" w:rsidR="00774472" w:rsidRPr="0045652F" w:rsidRDefault="00774472">
      <w:pPr>
        <w:pStyle w:val="RefrenceChamp"/>
        <w:keepLines/>
        <w:rPr>
          <w:lang w:val="en-US"/>
        </w:rPr>
      </w:pPr>
      <w:r w:rsidRPr="0045652F">
        <w:rPr>
          <w:b/>
          <w:bCs/>
          <w:lang w:val="en-US"/>
        </w:rPr>
        <w:t>SESSION-SWITCH</w:t>
      </w:r>
      <w:r w:rsidRPr="0045652F">
        <w:rPr>
          <w:lang w:val="en-US"/>
        </w:rPr>
        <w:tab/>
      </w:r>
      <w:r w:rsidRPr="0045652F">
        <w:rPr>
          <w:lang w:val="en-US"/>
        </w:rPr>
        <w:br/>
        <w:t>Tests whether the scenario is entered for a VTAM application which was already connected to this terminal.  This condition is useful in VIRTEL multisession scenarios which must reestablish the environment before starting the transaction requested by the user.  This condition remains true until the end of this activation of the scenario (for example until the scenario is reused for another session).</w:t>
      </w:r>
    </w:p>
    <w:p w14:paraId="085B5E3D" w14:textId="77777777" w:rsidR="00774472" w:rsidRPr="0045652F" w:rsidRDefault="00774472">
      <w:pPr>
        <w:pStyle w:val="RefrenceChamp"/>
        <w:keepNext/>
        <w:keepLines/>
        <w:rPr>
          <w:lang w:val="en-US"/>
        </w:rPr>
      </w:pPr>
      <w:r w:rsidRPr="0045652F">
        <w:rPr>
          <w:b/>
          <w:i/>
          <w:lang w:val="en-US"/>
        </w:rPr>
        <w:t>process1</w:t>
      </w:r>
      <w:r w:rsidRPr="0045652F">
        <w:rPr>
          <w:lang w:val="en-US"/>
        </w:rPr>
        <w:tab/>
        <w:t>Specifies the address of the branch exit of the script if the condition is satisfied.  Permitted values are:</w:t>
      </w:r>
    </w:p>
    <w:p w14:paraId="343B0FC5" w14:textId="77777777" w:rsidR="00774472" w:rsidRPr="0045652F" w:rsidRDefault="00774472">
      <w:pPr>
        <w:pStyle w:val="DtailRefChamp"/>
        <w:keepNext/>
        <w:rPr>
          <w:lang w:val="en-US"/>
        </w:rPr>
      </w:pPr>
      <w:r w:rsidRPr="0045652F">
        <w:rPr>
          <w:lang w:val="en-US"/>
        </w:rPr>
        <w:t>instruction label at which execution of the scenario is to continue.</w:t>
      </w:r>
    </w:p>
    <w:p w14:paraId="58D8C897" w14:textId="77777777" w:rsidR="00774472" w:rsidRPr="0045652F" w:rsidRDefault="00774472">
      <w:pPr>
        <w:pStyle w:val="DtailRefChamp"/>
        <w:keepNext/>
        <w:rPr>
          <w:lang w:val="en-US"/>
        </w:rPr>
      </w:pPr>
      <w:r w:rsidRPr="0045652F">
        <w:rPr>
          <w:b/>
          <w:bCs/>
          <w:lang w:val="en-US"/>
        </w:rPr>
        <w:t>FAIL </w:t>
      </w:r>
      <w:r w:rsidRPr="0045652F">
        <w:rPr>
          <w:lang w:val="en-US"/>
        </w:rPr>
        <w:t xml:space="preserve">: </w:t>
      </w:r>
      <w:r w:rsidRPr="0045652F">
        <w:rPr>
          <w:lang w:val="en-US"/>
        </w:rPr>
        <w:fldChar w:fldCharType="begin"/>
      </w:r>
      <w:r w:rsidRPr="0045652F">
        <w:rPr>
          <w:lang w:val="en-US"/>
        </w:rPr>
        <w:instrText xml:space="preserve"> XE "FAIL" </w:instrText>
      </w:r>
      <w:r w:rsidRPr="0045652F">
        <w:rPr>
          <w:lang w:val="en-US"/>
        </w:rPr>
        <w:fldChar w:fldCharType="end"/>
      </w:r>
      <w:r w:rsidRPr="0045652F">
        <w:rPr>
          <w:lang w:val="en-US"/>
        </w:rPr>
        <w:t>reserved word indicating that the scenario is to be terminated and the current message is to be discarded.  The scenario will be called again on receipt of the next outbound message from the application.</w:t>
      </w:r>
    </w:p>
    <w:p w14:paraId="0F942266" w14:textId="77777777" w:rsidR="00774472" w:rsidRPr="0045652F" w:rsidRDefault="00774472">
      <w:pPr>
        <w:pStyle w:val="DtailRefChamp"/>
        <w:keepNext/>
        <w:rPr>
          <w:lang w:val="en-US"/>
        </w:rPr>
      </w:pPr>
      <w:r w:rsidRPr="0045652F">
        <w:rPr>
          <w:b/>
          <w:bCs/>
          <w:lang w:val="en-US"/>
        </w:rPr>
        <w:t>SUCCESS </w:t>
      </w:r>
      <w:r w:rsidRPr="0045652F">
        <w:rPr>
          <w:lang w:val="en-US"/>
        </w:rPr>
        <w:t xml:space="preserve">: </w:t>
      </w:r>
      <w:r w:rsidRPr="0045652F">
        <w:rPr>
          <w:lang w:val="en-US"/>
        </w:rPr>
        <w:fldChar w:fldCharType="begin"/>
      </w:r>
      <w:r w:rsidRPr="0045652F">
        <w:rPr>
          <w:lang w:val="en-US"/>
        </w:rPr>
        <w:instrText xml:space="preserve"> XE "SUCCESS" </w:instrText>
      </w:r>
      <w:r w:rsidRPr="0045652F">
        <w:rPr>
          <w:lang w:val="en-US"/>
        </w:rPr>
        <w:fldChar w:fldCharType="end"/>
      </w:r>
      <w:r w:rsidRPr="0045652F">
        <w:rPr>
          <w:lang w:val="en-US"/>
        </w:rPr>
        <w:t>reserved word indicating that the scenario is to be terminated and the current message is to be presented to the user.  This is equivalent to branching to a SCENARIO END instruction.</w:t>
      </w:r>
    </w:p>
    <w:p w14:paraId="40F858DA" w14:textId="77777777" w:rsidR="00774472" w:rsidRPr="0045652F" w:rsidRDefault="00774472">
      <w:pPr>
        <w:keepNext/>
        <w:keepLines/>
        <w:rPr>
          <w:lang w:val="en-US"/>
        </w:rPr>
      </w:pPr>
    </w:p>
    <w:p w14:paraId="12758D12" w14:textId="77777777" w:rsidR="00774472" w:rsidRPr="0045652F" w:rsidRDefault="00774472">
      <w:pPr>
        <w:pStyle w:val="RefrenceChamp"/>
        <w:keepLines/>
        <w:rPr>
          <w:lang w:val="en-US"/>
        </w:rPr>
      </w:pPr>
      <w:r w:rsidRPr="0045652F">
        <w:rPr>
          <w:b/>
          <w:i/>
          <w:lang w:val="en-US"/>
        </w:rPr>
        <w:t>process2</w:t>
      </w:r>
      <w:r w:rsidRPr="0045652F">
        <w:rPr>
          <w:lang w:val="en-US"/>
        </w:rPr>
        <w:tab/>
        <w:t xml:space="preserve">Specifies the address of the branch exit of the script if the condition is not satisfied.  Permitted values are identical to </w:t>
      </w:r>
      <w:r w:rsidRPr="0045652F">
        <w:rPr>
          <w:i/>
          <w:iCs/>
          <w:lang w:val="en-US"/>
        </w:rPr>
        <w:t>process1</w:t>
      </w:r>
      <w:r w:rsidRPr="0045652F">
        <w:rPr>
          <w:lang w:val="en-US"/>
        </w:rPr>
        <w:t>.</w:t>
      </w:r>
    </w:p>
    <w:p w14:paraId="42B1B844" w14:textId="77777777" w:rsidR="00726F45" w:rsidRPr="0045652F" w:rsidRDefault="00726F45" w:rsidP="00726F45">
      <w:pPr>
        <w:pStyle w:val="Heading5"/>
        <w:keepLines/>
        <w:pageBreakBefore/>
        <w:rPr>
          <w:lang w:val="en-US"/>
        </w:rPr>
      </w:pPr>
      <w:r>
        <w:rPr>
          <w:lang w:val="en-US"/>
        </w:rPr>
        <w:t>INDSCEN</w:t>
      </w:r>
      <w:r w:rsidRPr="0045652F">
        <w:rPr>
          <w:lang w:val="en-US"/>
        </w:rPr>
        <w:t>$ instruction</w:t>
      </w:r>
    </w:p>
    <w:p w14:paraId="36F6E28B" w14:textId="77777777" w:rsidR="00726F45" w:rsidRPr="0045652F" w:rsidRDefault="00726F45" w:rsidP="00726F45">
      <w:pPr>
        <w:pStyle w:val="ecran0"/>
        <w:rPr>
          <w:lang w:val="en-US"/>
        </w:rPr>
      </w:pPr>
      <w:r w:rsidRPr="0045652F">
        <w:rPr>
          <w:szCs w:val="19"/>
          <w:lang w:val="en-US"/>
        </w:rPr>
        <w:fldChar w:fldCharType="begin"/>
      </w:r>
      <w:r w:rsidRPr="0045652F">
        <w:rPr>
          <w:szCs w:val="19"/>
          <w:lang w:val="en-US"/>
        </w:rPr>
        <w:instrText xml:space="preserve"> XE "I</w:instrText>
      </w:r>
      <w:r>
        <w:rPr>
          <w:szCs w:val="19"/>
          <w:lang w:val="en-US"/>
        </w:rPr>
        <w:instrText>NDSCEN</w:instrText>
      </w:r>
      <w:r w:rsidRPr="0045652F">
        <w:rPr>
          <w:szCs w:val="19"/>
          <w:lang w:val="en-US"/>
        </w:rPr>
        <w:instrText>$"</w:instrText>
      </w:r>
      <w:r w:rsidRPr="0045652F">
        <w:rPr>
          <w:szCs w:val="19"/>
          <w:lang w:val="en-US"/>
        </w:rPr>
        <w:fldChar w:fldCharType="end"/>
      </w:r>
      <w:r w:rsidRPr="0045652F">
        <w:rPr>
          <w:lang w:val="en-US"/>
        </w:rPr>
        <w:t xml:space="preserve">This instruction </w:t>
      </w:r>
      <w:r>
        <w:rPr>
          <w:lang w:val="en-US"/>
        </w:rPr>
        <w:t xml:space="preserve">allows a scenario to </w:t>
      </w:r>
      <w:r w:rsidRPr="0045652F">
        <w:rPr>
          <w:lang w:val="en-US"/>
        </w:rPr>
        <w:t xml:space="preserve">enable the </w:t>
      </w:r>
      <w:r>
        <w:rPr>
          <w:lang w:val="en-US"/>
        </w:rPr>
        <w:t>IND$FILE file transfer function. The INDSCEN$ macro instruction must be included in both the input scenario and the output scenario.</w:t>
      </w:r>
    </w:p>
    <w:p w14:paraId="385DC02B" w14:textId="77777777" w:rsidR="00726F45" w:rsidRPr="0045652F" w:rsidRDefault="00726F45" w:rsidP="00726F45">
      <w:pPr>
        <w:pStyle w:val="Ecran"/>
        <w:rPr>
          <w:lang w:val="en-US"/>
        </w:rPr>
      </w:pPr>
    </w:p>
    <w:p w14:paraId="7FA20B02" w14:textId="77777777" w:rsidR="00726F45" w:rsidRPr="0045652F" w:rsidRDefault="00726F45" w:rsidP="00726F45">
      <w:pPr>
        <w:pStyle w:val="Ecran"/>
        <w:rPr>
          <w:lang w:val="en-US"/>
        </w:rPr>
      </w:pPr>
      <w:r w:rsidRPr="0045652F">
        <w:rPr>
          <w:lang w:val="en-US"/>
        </w:rPr>
        <w:t xml:space="preserve">    I</w:t>
      </w:r>
      <w:r>
        <w:rPr>
          <w:lang w:val="en-US"/>
        </w:rPr>
        <w:t>NDSCEN</w:t>
      </w:r>
      <w:r w:rsidRPr="0045652F">
        <w:rPr>
          <w:lang w:val="en-US"/>
        </w:rPr>
        <w:t xml:space="preserve">$  </w:t>
      </w:r>
      <w:r>
        <w:rPr>
          <w:lang w:val="en-US"/>
        </w:rPr>
        <w:t>HOST=type</w:t>
      </w:r>
    </w:p>
    <w:p w14:paraId="068D4052" w14:textId="77777777" w:rsidR="00726F45" w:rsidRPr="0045652F" w:rsidRDefault="00726F45" w:rsidP="00726F45">
      <w:pPr>
        <w:pStyle w:val="Ecran"/>
        <w:rPr>
          <w:lang w:val="en-US"/>
        </w:rPr>
      </w:pPr>
    </w:p>
    <w:p w14:paraId="73E92F2D" w14:textId="77777777" w:rsidR="00726F45" w:rsidRDefault="00726F45" w:rsidP="00726F45">
      <w:pPr>
        <w:rPr>
          <w:lang w:val="en-US"/>
        </w:rPr>
      </w:pPr>
    </w:p>
    <w:p w14:paraId="53C3C3B0" w14:textId="77777777" w:rsidR="00726F45" w:rsidRPr="0045652F" w:rsidRDefault="00726F45" w:rsidP="00726F45">
      <w:pPr>
        <w:pStyle w:val="RefrenceChamp"/>
        <w:keepLines/>
        <w:rPr>
          <w:lang w:val="en-US"/>
        </w:rPr>
      </w:pPr>
      <w:r>
        <w:rPr>
          <w:b/>
          <w:bCs/>
          <w:i/>
          <w:lang w:val="en-US"/>
        </w:rPr>
        <w:t>type</w:t>
      </w:r>
      <w:r w:rsidRPr="0045652F">
        <w:rPr>
          <w:lang w:val="en-US"/>
        </w:rPr>
        <w:tab/>
      </w:r>
      <w:r>
        <w:rPr>
          <w:lang w:val="en-US"/>
        </w:rPr>
        <w:t xml:space="preserve">Specifies the type of host system running the IND$FILE program. </w:t>
      </w:r>
      <w:r>
        <w:rPr>
          <w:b/>
          <w:lang w:val="en-US"/>
        </w:rPr>
        <w:t>TSO</w:t>
      </w:r>
      <w:r>
        <w:rPr>
          <w:lang w:val="en-US"/>
        </w:rPr>
        <w:t xml:space="preserve"> is the only allowed value.</w:t>
      </w:r>
      <w:r w:rsidRPr="00726F45">
        <w:rPr>
          <w:lang w:val="en-US"/>
        </w:rPr>
        <w:t xml:space="preserve"> </w:t>
      </w:r>
      <w:r>
        <w:rPr>
          <w:lang w:val="en-US"/>
        </w:rPr>
        <w:t xml:space="preserve">The default is </w:t>
      </w:r>
      <w:r w:rsidRPr="00726F45">
        <w:rPr>
          <w:b/>
          <w:lang w:val="en-US"/>
        </w:rPr>
        <w:t>TSO</w:t>
      </w:r>
      <w:r>
        <w:rPr>
          <w:lang w:val="en-US"/>
        </w:rPr>
        <w:t>.</w:t>
      </w:r>
    </w:p>
    <w:p w14:paraId="183717F9" w14:textId="77777777" w:rsidR="00726F45" w:rsidRPr="0045652F" w:rsidRDefault="00726F45" w:rsidP="00726F45">
      <w:pPr>
        <w:keepNext/>
        <w:keepLines/>
        <w:rPr>
          <w:lang w:val="en-US"/>
        </w:rPr>
      </w:pPr>
    </w:p>
    <w:p w14:paraId="149F678D" w14:textId="77777777" w:rsidR="00774472" w:rsidRPr="0045652F" w:rsidRDefault="00774472">
      <w:pPr>
        <w:pStyle w:val="Heading5"/>
        <w:pageBreakBefore/>
        <w:rPr>
          <w:lang w:val="en-US"/>
        </w:rPr>
      </w:pPr>
      <w:r w:rsidRPr="0045652F">
        <w:rPr>
          <w:lang w:val="en-US"/>
        </w:rPr>
        <w:t>MAP$ instruction</w:t>
      </w:r>
    </w:p>
    <w:p w14:paraId="425459A0" w14:textId="77777777" w:rsidR="00774472" w:rsidRPr="0045652F" w:rsidRDefault="00774472">
      <w:pPr>
        <w:rPr>
          <w:lang w:val="en-US"/>
        </w:rPr>
      </w:pPr>
      <w:r w:rsidRPr="0045652F">
        <w:rPr>
          <w:szCs w:val="19"/>
          <w:lang w:val="en-US"/>
        </w:rPr>
        <w:fldChar w:fldCharType="begin"/>
      </w:r>
      <w:r w:rsidRPr="0045652F">
        <w:rPr>
          <w:szCs w:val="19"/>
          <w:lang w:val="en-US"/>
        </w:rPr>
        <w:instrText xml:space="preserve"> XE "MAP$"</w:instrText>
      </w:r>
      <w:r w:rsidRPr="0045652F">
        <w:rPr>
          <w:szCs w:val="19"/>
          <w:lang w:val="en-US"/>
        </w:rPr>
        <w:fldChar w:fldCharType="end"/>
      </w:r>
      <w:r w:rsidRPr="0045652F">
        <w:rPr>
          <w:szCs w:val="19"/>
          <w:lang w:val="en-US"/>
        </w:rPr>
        <w:fldChar w:fldCharType="begin"/>
      </w:r>
      <w:r w:rsidRPr="0045652F">
        <w:rPr>
          <w:lang w:val="en-US"/>
        </w:rPr>
        <w:instrText xml:space="preserve"> XE "XML:XML-to-commarea conversion" </w:instrText>
      </w:r>
      <w:r w:rsidRPr="0045652F">
        <w:rPr>
          <w:szCs w:val="19"/>
          <w:lang w:val="en-US"/>
        </w:rPr>
        <w:fldChar w:fldCharType="end"/>
      </w:r>
      <w:r w:rsidRPr="0045652F">
        <w:rPr>
          <w:szCs w:val="19"/>
          <w:lang w:val="en-US"/>
        </w:rPr>
        <w:fldChar w:fldCharType="begin"/>
      </w:r>
      <w:r w:rsidRPr="0045652F">
        <w:rPr>
          <w:lang w:val="en-US"/>
        </w:rPr>
        <w:instrText xml:space="preserve"> XE "Query data" </w:instrText>
      </w:r>
      <w:r w:rsidRPr="0045652F">
        <w:rPr>
          <w:szCs w:val="19"/>
          <w:lang w:val="en-US"/>
        </w:rPr>
        <w:fldChar w:fldCharType="end"/>
      </w:r>
      <w:r w:rsidRPr="0045652F">
        <w:rPr>
          <w:szCs w:val="19"/>
          <w:lang w:val="en-US"/>
        </w:rPr>
        <w:fldChar w:fldCharType="begin"/>
      </w:r>
      <w:r w:rsidRPr="0045652F">
        <w:rPr>
          <w:lang w:val="en-US"/>
        </w:rPr>
        <w:instrText xml:space="preserve"> XE "HTML:Query" </w:instrText>
      </w:r>
      <w:r w:rsidRPr="0045652F">
        <w:rPr>
          <w:szCs w:val="19"/>
          <w:lang w:val="en-US"/>
        </w:rPr>
        <w:fldChar w:fldCharType="end"/>
      </w:r>
      <w:r w:rsidRPr="0045652F">
        <w:rPr>
          <w:szCs w:val="19"/>
          <w:lang w:val="en-US"/>
        </w:rPr>
        <w:fldChar w:fldCharType="begin"/>
      </w:r>
      <w:r w:rsidRPr="0045652F">
        <w:rPr>
          <w:lang w:val="en-US"/>
        </w:rPr>
        <w:instrText xml:space="preserve"> XE "Commarea" </w:instrText>
      </w:r>
      <w:r w:rsidRPr="0045652F">
        <w:rPr>
          <w:szCs w:val="19"/>
          <w:lang w:val="en-US"/>
        </w:rPr>
        <w:fldChar w:fldCharType="end"/>
      </w:r>
      <w:r w:rsidRPr="0045652F">
        <w:rPr>
          <w:lang w:val="en-US"/>
        </w:rPr>
        <w:t>The MAP$ instruction defines the format of a flat-format data area known as a “commarea”, and describes how VIRTEL converts XML or Query input data to commarea format.  The MAP$ instruction may also be used in conjunction with the TOVAR$ instruction to convert an output commarea to VIRTEL variables, which can be used with an appropriate template to generate XML or other formats.</w:t>
      </w:r>
    </w:p>
    <w:p w14:paraId="38FF1AF4" w14:textId="77777777" w:rsidR="00774472" w:rsidRPr="0045652F" w:rsidRDefault="00774472">
      <w:pPr>
        <w:rPr>
          <w:lang w:val="en-US"/>
        </w:rPr>
      </w:pPr>
    </w:p>
    <w:p w14:paraId="2DB9D596" w14:textId="77777777" w:rsidR="00774472" w:rsidRPr="0045652F" w:rsidRDefault="00774472">
      <w:pPr>
        <w:rPr>
          <w:szCs w:val="19"/>
          <w:lang w:val="en-US"/>
        </w:rPr>
      </w:pPr>
      <w:r w:rsidRPr="0045652F">
        <w:rPr>
          <w:lang w:val="en-US"/>
        </w:rPr>
        <w:t>When the MAP$ instruction is used to convert input data to commarea format, the input data may be supplied either as XML, or as named parameters in a format known as “Query” data.  In both cases, the input data may be attached to an inbound HTTP request (GET or POST request), or it may be supplied in a VIRTEL variable.  The result of the parsing process is a commarea which is suitable for processing by an application program (typically a COBOL program running under CICS).  The commarea is written into a VIRTEL variable so that it can be passed to the application program by means of the VIRTEL transaction script language.</w:t>
      </w:r>
      <w:r w:rsidRPr="0045652F">
        <w:rPr>
          <w:szCs w:val="19"/>
          <w:lang w:val="en-US"/>
        </w:rPr>
        <w:fldChar w:fldCharType="begin"/>
      </w:r>
      <w:r w:rsidRPr="0045652F">
        <w:rPr>
          <w:lang w:val="en-US"/>
        </w:rPr>
        <w:instrText xml:space="preserve"> XE "XML:Input" </w:instrText>
      </w:r>
      <w:r w:rsidRPr="0045652F">
        <w:rPr>
          <w:szCs w:val="19"/>
          <w:lang w:val="en-US"/>
        </w:rPr>
        <w:fldChar w:fldCharType="end"/>
      </w:r>
      <w:r w:rsidRPr="0045652F">
        <w:rPr>
          <w:szCs w:val="19"/>
          <w:lang w:val="en-US"/>
        </w:rPr>
        <w:fldChar w:fldCharType="begin"/>
      </w:r>
      <w:r w:rsidRPr="0045652F">
        <w:rPr>
          <w:lang w:val="en-US"/>
        </w:rPr>
        <w:instrText xml:space="preserve"> XE "Input XML" </w:instrText>
      </w:r>
      <w:r w:rsidRPr="0045652F">
        <w:rPr>
          <w:szCs w:val="19"/>
          <w:lang w:val="en-US"/>
        </w:rPr>
        <w:fldChar w:fldCharType="end"/>
      </w:r>
    </w:p>
    <w:p w14:paraId="4D43B841" w14:textId="77777777" w:rsidR="00774472" w:rsidRPr="0045652F" w:rsidRDefault="00774472">
      <w:pPr>
        <w:rPr>
          <w:lang w:val="en-US"/>
        </w:rPr>
      </w:pPr>
    </w:p>
    <w:p w14:paraId="3A006A82" w14:textId="77777777" w:rsidR="00774472" w:rsidRPr="0045652F" w:rsidRDefault="00774472">
      <w:pPr>
        <w:keepLines/>
        <w:rPr>
          <w:lang w:val="en-US"/>
        </w:rPr>
      </w:pPr>
      <w:r w:rsidRPr="0045652F">
        <w:rPr>
          <w:lang w:val="en-US"/>
        </w:rPr>
        <w:t xml:space="preserve">Conversion of input data to commarea format (“input-to-commarea” conversion) is performed by means of an INITIAL scenario.  The scenario begins with a group of MAP$ instructions (MAP$ BEGIN, MAP$ END, MAP$ AREA, and MAP$ AREA-ATTRIBUTE) which define the format of the commarea and its relationship to the XML tags or the Query parameters.  The scenario continues with a MAP$ FROM-FIELD, MAP$ FROM-INPUT, MAP$ FROM-VARIABLE instruction which defines the source of the XML or Query data.  Finally, the scenario ends with a MAP$ TO-VARIABLE instruction which names the VIRTEL variable into which the commarea is to be stored.  An example scenario is presented in the section “Examples of presentation scripts” </w:t>
      </w:r>
      <w:r w:rsidRPr="0045652F">
        <w:rPr>
          <w:lang w:val="en-US"/>
        </w:rPr>
        <w:fldChar w:fldCharType="begin"/>
      </w:r>
      <w:r w:rsidRPr="0045652F">
        <w:rPr>
          <w:lang w:val="en-US"/>
        </w:rPr>
        <w:instrText xml:space="preserve"> PAGEREF _Ref124310025 \p \h </w:instrText>
      </w:r>
      <w:r w:rsidRPr="0045652F">
        <w:rPr>
          <w:lang w:val="en-US"/>
        </w:rPr>
      </w:r>
      <w:r w:rsidRPr="0045652F">
        <w:rPr>
          <w:lang w:val="en-US"/>
        </w:rPr>
        <w:fldChar w:fldCharType="separate"/>
      </w:r>
      <w:r w:rsidR="00A87DE6">
        <w:rPr>
          <w:noProof/>
          <w:lang w:val="en-US"/>
        </w:rPr>
        <w:t>sur la page 227</w:t>
      </w:r>
      <w:r w:rsidRPr="0045652F">
        <w:rPr>
          <w:lang w:val="en-US"/>
        </w:rPr>
        <w:fldChar w:fldCharType="end"/>
      </w:r>
      <w:r w:rsidRPr="0045652F">
        <w:rPr>
          <w:lang w:val="en-US"/>
        </w:rPr>
        <w:t>.</w:t>
      </w:r>
    </w:p>
    <w:p w14:paraId="3D02CF59" w14:textId="77777777" w:rsidR="00774472" w:rsidRPr="0045652F" w:rsidRDefault="00774472">
      <w:pPr>
        <w:rPr>
          <w:lang w:val="en-US"/>
        </w:rPr>
      </w:pPr>
    </w:p>
    <w:p w14:paraId="2FD9662B" w14:textId="77777777" w:rsidR="00774472" w:rsidRPr="0045652F" w:rsidRDefault="00774472">
      <w:pPr>
        <w:rPr>
          <w:lang w:val="en-US"/>
        </w:rPr>
      </w:pPr>
      <w:r w:rsidRPr="0045652F">
        <w:rPr>
          <w:lang w:val="en-US"/>
        </w:rPr>
        <w:t xml:space="preserve">Conversion from commarea format to VIRTEL variables (“commarea-to-output” conversion) may be performed by means of an INITIAL scenario or an OUTPUT scenario.  The scenario begins with a description of the commarea format (MAP$ BEGIN, MAP$ END, MAP$ AREA, and MAP$ AREA-ATTRIBUTE), and continues with a TOVAR$ instruction which defines the source of the commarea.  See the description of the TOVAR$ instruction </w:t>
      </w:r>
      <w:r w:rsidRPr="0045652F">
        <w:rPr>
          <w:lang w:val="en-US"/>
        </w:rPr>
        <w:fldChar w:fldCharType="begin"/>
      </w:r>
      <w:r w:rsidRPr="0045652F">
        <w:rPr>
          <w:lang w:val="en-US"/>
        </w:rPr>
        <w:instrText xml:space="preserve"> PAGEREF _Ref138752285 \p \h </w:instrText>
      </w:r>
      <w:r w:rsidRPr="0045652F">
        <w:rPr>
          <w:lang w:val="en-US"/>
        </w:rPr>
      </w:r>
      <w:r w:rsidRPr="0045652F">
        <w:rPr>
          <w:lang w:val="en-US"/>
        </w:rPr>
        <w:fldChar w:fldCharType="separate"/>
      </w:r>
      <w:r w:rsidR="00A87DE6">
        <w:rPr>
          <w:noProof/>
          <w:lang w:val="en-US"/>
        </w:rPr>
        <w:t>sur la page 216</w:t>
      </w:r>
      <w:r w:rsidRPr="0045652F">
        <w:rPr>
          <w:lang w:val="en-US"/>
        </w:rPr>
        <w:fldChar w:fldCharType="end"/>
      </w:r>
      <w:r w:rsidRPr="0045652F">
        <w:rPr>
          <w:lang w:val="en-US"/>
        </w:rPr>
        <w:t xml:space="preserve"> for further details of commarea-to-output conversion.</w:t>
      </w:r>
    </w:p>
    <w:p w14:paraId="42315B7C" w14:textId="77777777" w:rsidR="00774472" w:rsidRPr="0045652F" w:rsidRDefault="00774472">
      <w:pPr>
        <w:pStyle w:val="Heading6"/>
        <w:rPr>
          <w:lang w:val="en-US"/>
        </w:rPr>
      </w:pPr>
      <w:r w:rsidRPr="0045652F">
        <w:rPr>
          <w:lang w:val="en-US"/>
        </w:rPr>
        <w:t>MAP$ ABEND</w:t>
      </w:r>
    </w:p>
    <w:p w14:paraId="7A8F720B" w14:textId="77777777" w:rsidR="00774472" w:rsidRPr="0045652F" w:rsidRDefault="00774472">
      <w:pPr>
        <w:pStyle w:val="ecran0"/>
        <w:rPr>
          <w:i/>
          <w:iCs/>
          <w:lang w:val="en-US"/>
        </w:rPr>
      </w:pPr>
      <w:r w:rsidRPr="0045652F">
        <w:rPr>
          <w:lang w:val="en-US"/>
        </w:rPr>
        <w:fldChar w:fldCharType="begin"/>
      </w:r>
      <w:r w:rsidRPr="0045652F">
        <w:rPr>
          <w:lang w:val="en-US"/>
        </w:rPr>
        <w:instrText xml:space="preserve"> XE "MAP$:ABEND"</w:instrText>
      </w:r>
      <w:r w:rsidRPr="0045652F">
        <w:rPr>
          <w:lang w:val="en-US"/>
        </w:rPr>
        <w:fldChar w:fldCharType="end"/>
      </w:r>
      <w:r w:rsidRPr="0045652F">
        <w:rPr>
          <w:lang w:val="en-US"/>
        </w:rPr>
        <w:t xml:space="preserve">The MAP$ ABEND instruction is intended for diagnostic purposes only.  When VIRTEL encounters a MAP$ ABEND instruction while processing a commarea with the MAP$ TO-VARIABLE or TOVAR$ instructions, the scenario ends and a SNAP dump is produced.  The VIRTEL SNAP is described in the “Audit and Performance” chapter of the </w:t>
      </w:r>
      <w:r w:rsidRPr="0045652F">
        <w:rPr>
          <w:i/>
          <w:iCs/>
          <w:lang w:val="en-US"/>
        </w:rPr>
        <w:t>VIRTEL Mes</w:t>
      </w:r>
      <w:r w:rsidR="006D2740">
        <w:rPr>
          <w:i/>
          <w:iCs/>
          <w:lang w:val="en-US"/>
        </w:rPr>
        <w:t>s</w:t>
      </w:r>
      <w:r w:rsidRPr="0045652F">
        <w:rPr>
          <w:i/>
          <w:iCs/>
          <w:lang w:val="en-US"/>
        </w:rPr>
        <w:t>ages and Operations Guide.</w:t>
      </w:r>
    </w:p>
    <w:p w14:paraId="6C171391" w14:textId="77777777" w:rsidR="00774472" w:rsidRPr="0045652F" w:rsidRDefault="00774472">
      <w:pPr>
        <w:pStyle w:val="Ecran"/>
        <w:rPr>
          <w:lang w:val="en-US"/>
        </w:rPr>
      </w:pPr>
    </w:p>
    <w:p w14:paraId="4C56A061" w14:textId="77777777" w:rsidR="00774472" w:rsidRPr="0045652F" w:rsidRDefault="00774472">
      <w:pPr>
        <w:pStyle w:val="Ecran"/>
        <w:rPr>
          <w:lang w:val="en-US"/>
        </w:rPr>
      </w:pPr>
      <w:r w:rsidRPr="0045652F">
        <w:rPr>
          <w:lang w:val="en-US"/>
        </w:rPr>
        <w:t xml:space="preserve">    MAP$  ABEND,WITH='text'</w:t>
      </w:r>
    </w:p>
    <w:p w14:paraId="32538913" w14:textId="77777777" w:rsidR="00774472" w:rsidRPr="0045652F" w:rsidRDefault="00774472">
      <w:pPr>
        <w:pStyle w:val="Ecran"/>
        <w:rPr>
          <w:lang w:val="en-US"/>
        </w:rPr>
      </w:pPr>
    </w:p>
    <w:p w14:paraId="49BE5D97" w14:textId="77777777" w:rsidR="00774472" w:rsidRPr="0045652F" w:rsidRDefault="00774472">
      <w:pPr>
        <w:keepNext/>
        <w:keepLines/>
        <w:rPr>
          <w:lang w:val="en-US"/>
        </w:rPr>
      </w:pPr>
    </w:p>
    <w:p w14:paraId="271952D5" w14:textId="77777777" w:rsidR="00774472" w:rsidRPr="0045652F" w:rsidRDefault="00774472">
      <w:pPr>
        <w:pStyle w:val="RefrenceChamp"/>
        <w:keepNext/>
        <w:keepLines/>
        <w:rPr>
          <w:lang w:val="en-US"/>
        </w:rPr>
      </w:pPr>
      <w:r w:rsidRPr="0045652F">
        <w:rPr>
          <w:b/>
          <w:i/>
          <w:lang w:val="en-US"/>
        </w:rPr>
        <w:t>text</w:t>
      </w:r>
      <w:r w:rsidRPr="0045652F">
        <w:rPr>
          <w:b/>
          <w:i/>
          <w:lang w:val="en-US"/>
        </w:rPr>
        <w:tab/>
      </w:r>
      <w:r w:rsidRPr="0045652F">
        <w:rPr>
          <w:bCs/>
          <w:iCs/>
          <w:lang w:val="en-US"/>
        </w:rPr>
        <w:t>A free-format description which will be printed in the SNAP at the time of the abend</w:t>
      </w:r>
      <w:r w:rsidRPr="0045652F">
        <w:rPr>
          <w:lang w:val="en-US"/>
        </w:rPr>
        <w:t>.</w:t>
      </w:r>
    </w:p>
    <w:p w14:paraId="118B7B37" w14:textId="77777777" w:rsidR="00774472" w:rsidRPr="0045652F" w:rsidRDefault="00774472">
      <w:pPr>
        <w:pStyle w:val="Heading6"/>
        <w:rPr>
          <w:lang w:val="en-US"/>
        </w:rPr>
      </w:pPr>
      <w:r w:rsidRPr="0045652F">
        <w:rPr>
          <w:lang w:val="en-US"/>
        </w:rPr>
        <w:t>MAP$ ABEND-AT</w:t>
      </w:r>
    </w:p>
    <w:p w14:paraId="2F02AB8C" w14:textId="77777777" w:rsidR="00774472" w:rsidRPr="0045652F" w:rsidRDefault="00774472">
      <w:pPr>
        <w:pStyle w:val="ecran0"/>
        <w:rPr>
          <w:lang w:val="en-US"/>
        </w:rPr>
      </w:pPr>
      <w:r w:rsidRPr="0045652F">
        <w:rPr>
          <w:lang w:val="en-US"/>
        </w:rPr>
        <w:fldChar w:fldCharType="begin"/>
      </w:r>
      <w:r w:rsidRPr="0045652F">
        <w:rPr>
          <w:lang w:val="en-US"/>
        </w:rPr>
        <w:instrText xml:space="preserve"> XE "MAP$:ABEND-AT"</w:instrText>
      </w:r>
      <w:r w:rsidRPr="0045652F">
        <w:rPr>
          <w:lang w:val="en-US"/>
        </w:rPr>
        <w:fldChar w:fldCharType="end"/>
      </w:r>
      <w:r w:rsidRPr="0045652F">
        <w:rPr>
          <w:lang w:val="en-US"/>
        </w:rPr>
        <w:t>The MAP$ ABEND-AT instruction is similar to MAP$ ABEND except that it produces a SNAP only after it has been executed the number of times indicated by the OCCURS parameter.</w:t>
      </w:r>
    </w:p>
    <w:p w14:paraId="147BE70A" w14:textId="77777777" w:rsidR="00774472" w:rsidRPr="0045652F" w:rsidRDefault="00774472">
      <w:pPr>
        <w:pStyle w:val="Ecran"/>
        <w:rPr>
          <w:lang w:val="en-US"/>
        </w:rPr>
      </w:pPr>
    </w:p>
    <w:p w14:paraId="705B218D" w14:textId="77777777" w:rsidR="00774472" w:rsidRPr="0045652F" w:rsidRDefault="00774472">
      <w:pPr>
        <w:pStyle w:val="Ecran"/>
        <w:rPr>
          <w:lang w:val="en-US"/>
        </w:rPr>
      </w:pPr>
      <w:r w:rsidRPr="0045652F">
        <w:rPr>
          <w:lang w:val="en-US"/>
        </w:rPr>
        <w:t xml:space="preserve">    MAP$  ABEND-AT,OCCURS=n,WITH='text'</w:t>
      </w:r>
    </w:p>
    <w:p w14:paraId="732323E4" w14:textId="77777777" w:rsidR="00774472" w:rsidRPr="0045652F" w:rsidRDefault="00774472">
      <w:pPr>
        <w:pStyle w:val="Ecran"/>
        <w:rPr>
          <w:lang w:val="en-US"/>
        </w:rPr>
      </w:pPr>
    </w:p>
    <w:p w14:paraId="2624E3D5" w14:textId="77777777" w:rsidR="00774472" w:rsidRPr="0045652F" w:rsidRDefault="00774472">
      <w:pPr>
        <w:keepNext/>
        <w:keepLines/>
        <w:rPr>
          <w:lang w:val="en-US"/>
        </w:rPr>
      </w:pPr>
    </w:p>
    <w:p w14:paraId="70451B8C" w14:textId="77777777" w:rsidR="00774472" w:rsidRPr="0045652F" w:rsidRDefault="00774472">
      <w:pPr>
        <w:pStyle w:val="RefrenceChamp"/>
        <w:keepNext/>
        <w:keepLines/>
        <w:rPr>
          <w:lang w:val="en-US"/>
        </w:rPr>
      </w:pPr>
      <w:r w:rsidRPr="0045652F">
        <w:rPr>
          <w:b/>
          <w:i/>
          <w:lang w:val="en-US"/>
        </w:rPr>
        <w:t>text</w:t>
      </w:r>
      <w:r w:rsidRPr="0045652F">
        <w:rPr>
          <w:b/>
          <w:i/>
          <w:lang w:val="en-US"/>
        </w:rPr>
        <w:tab/>
      </w:r>
      <w:r w:rsidRPr="0045652F">
        <w:rPr>
          <w:bCs/>
          <w:iCs/>
          <w:lang w:val="en-US"/>
        </w:rPr>
        <w:t>A free-format description which will be printed in the SNAP at the time of the abend</w:t>
      </w:r>
      <w:r w:rsidRPr="0045652F">
        <w:rPr>
          <w:lang w:val="en-US"/>
        </w:rPr>
        <w:t>.</w:t>
      </w:r>
    </w:p>
    <w:p w14:paraId="263EBA67" w14:textId="77777777" w:rsidR="00774472" w:rsidRPr="0045652F" w:rsidRDefault="00774472">
      <w:pPr>
        <w:pStyle w:val="RefrenceChamp"/>
        <w:keepNext/>
        <w:keepLines/>
        <w:rPr>
          <w:bCs/>
          <w:iCs/>
          <w:lang w:val="en-US"/>
        </w:rPr>
      </w:pPr>
      <w:r w:rsidRPr="0045652F">
        <w:rPr>
          <w:b/>
          <w:i/>
          <w:lang w:val="en-US"/>
        </w:rPr>
        <w:t>n</w:t>
      </w:r>
      <w:r w:rsidRPr="0045652F">
        <w:rPr>
          <w:b/>
          <w:i/>
          <w:lang w:val="en-US"/>
        </w:rPr>
        <w:tab/>
      </w:r>
      <w:r w:rsidRPr="0045652F">
        <w:rPr>
          <w:bCs/>
          <w:iCs/>
          <w:lang w:val="en-US"/>
        </w:rPr>
        <w:t xml:space="preserve">The SNAP will be produced after the MAP$ ABEND-AT instruction has been executed </w:t>
      </w:r>
      <w:r w:rsidRPr="0045652F">
        <w:rPr>
          <w:bCs/>
          <w:i/>
          <w:lang w:val="en-US"/>
        </w:rPr>
        <w:t>n</w:t>
      </w:r>
      <w:r w:rsidRPr="0045652F">
        <w:rPr>
          <w:bCs/>
          <w:iCs/>
          <w:lang w:val="en-US"/>
        </w:rPr>
        <w:t xml:space="preserve"> times.</w:t>
      </w:r>
    </w:p>
    <w:p w14:paraId="4F81D4AA" w14:textId="77777777" w:rsidR="00774472" w:rsidRPr="0045652F" w:rsidRDefault="00774472">
      <w:pPr>
        <w:pStyle w:val="Heading6"/>
        <w:rPr>
          <w:lang w:val="en-US"/>
        </w:rPr>
      </w:pPr>
      <w:r w:rsidRPr="0045652F">
        <w:rPr>
          <w:lang w:val="en-US"/>
        </w:rPr>
        <w:t>MAP$ AREA</w:t>
      </w:r>
    </w:p>
    <w:p w14:paraId="42C85007" w14:textId="77777777" w:rsidR="00774472" w:rsidRPr="0045652F" w:rsidRDefault="00774472">
      <w:pPr>
        <w:pStyle w:val="ecran0"/>
        <w:rPr>
          <w:lang w:val="en-US"/>
        </w:rPr>
      </w:pPr>
      <w:r w:rsidRPr="0045652F">
        <w:rPr>
          <w:lang w:val="en-US"/>
        </w:rPr>
        <w:fldChar w:fldCharType="begin"/>
      </w:r>
      <w:r w:rsidRPr="0045652F">
        <w:rPr>
          <w:lang w:val="en-US"/>
        </w:rPr>
        <w:instrText xml:space="preserve"> XE "MAP$:AREA"</w:instrText>
      </w:r>
      <w:r w:rsidRPr="0045652F">
        <w:rPr>
          <w:lang w:val="en-US"/>
        </w:rPr>
        <w:fldChar w:fldCharType="end"/>
      </w:r>
      <w:r w:rsidRPr="0045652F">
        <w:rPr>
          <w:lang w:val="en-US"/>
        </w:rPr>
        <w:t>The MAP$ AREA instruction defines a field within a commarea.  The MAP$ AREA instruction must be enclosed by a pair of MAP$ BEGIN and MAP$ END instructions which define the start and end of the commarea.</w:t>
      </w:r>
    </w:p>
    <w:p w14:paraId="19B30752" w14:textId="77777777" w:rsidR="00774472" w:rsidRPr="0045652F" w:rsidRDefault="00774472">
      <w:pPr>
        <w:pStyle w:val="Ecran"/>
        <w:rPr>
          <w:lang w:val="en-US"/>
        </w:rPr>
      </w:pPr>
    </w:p>
    <w:p w14:paraId="042C820D" w14:textId="77777777" w:rsidR="00774472" w:rsidRPr="0045652F" w:rsidRDefault="00774472">
      <w:pPr>
        <w:pStyle w:val="Ecran"/>
        <w:rPr>
          <w:lang w:val="en-US"/>
        </w:rPr>
      </w:pPr>
      <w:r w:rsidRPr="0045652F">
        <w:rPr>
          <w:lang w:val="en-US"/>
        </w:rPr>
        <w:t xml:space="preserve">    MAP$  AREA,WITH='name',</w:t>
      </w:r>
    </w:p>
    <w:p w14:paraId="3A85D51C" w14:textId="77777777" w:rsidR="00774472" w:rsidRPr="0045652F" w:rsidRDefault="00774472">
      <w:pPr>
        <w:pStyle w:val="Ecran"/>
        <w:rPr>
          <w:lang w:val="en-US"/>
        </w:rPr>
      </w:pPr>
      <w:r w:rsidRPr="0045652F">
        <w:rPr>
          <w:lang w:val="en-US"/>
        </w:rPr>
        <w:t xml:space="preserve">               LENGTH=nnn,TYPE=type,FORMAT=('pattern',char)</w:t>
      </w:r>
    </w:p>
    <w:p w14:paraId="3B4D6957" w14:textId="77777777" w:rsidR="00774472" w:rsidRPr="0045652F" w:rsidRDefault="00774472">
      <w:pPr>
        <w:pStyle w:val="Ecran"/>
        <w:rPr>
          <w:lang w:val="en-US"/>
        </w:rPr>
      </w:pPr>
    </w:p>
    <w:p w14:paraId="23CF041A" w14:textId="77777777" w:rsidR="00774472" w:rsidRPr="0045652F" w:rsidRDefault="00774472">
      <w:pPr>
        <w:keepNext/>
        <w:keepLines/>
        <w:rPr>
          <w:lang w:val="en-US"/>
        </w:rPr>
      </w:pPr>
    </w:p>
    <w:p w14:paraId="57DD1696" w14:textId="77777777" w:rsidR="00774472" w:rsidRPr="0045652F" w:rsidRDefault="00774472">
      <w:pPr>
        <w:pStyle w:val="RefrenceChamp"/>
        <w:keepNext/>
        <w:keepLines/>
        <w:rPr>
          <w:lang w:val="en-US"/>
        </w:rPr>
      </w:pPr>
      <w:r w:rsidRPr="0045652F">
        <w:rPr>
          <w:b/>
          <w:i/>
          <w:lang w:val="en-US"/>
        </w:rPr>
        <w:t>name</w:t>
      </w:r>
      <w:r w:rsidRPr="0045652F">
        <w:rPr>
          <w:b/>
          <w:i/>
          <w:lang w:val="en-US"/>
        </w:rPr>
        <w:tab/>
      </w:r>
      <w:r w:rsidRPr="0045652F">
        <w:rPr>
          <w:bCs/>
          <w:iCs/>
          <w:lang w:val="en-US"/>
        </w:rPr>
        <w:t>For input-to-commarea conversion, this is the name of the XML tag or Query parameter which identifies the input data item</w:t>
      </w:r>
      <w:r w:rsidRPr="0045652F">
        <w:rPr>
          <w:szCs w:val="19"/>
          <w:lang w:val="en-US"/>
        </w:rPr>
        <w:t>.  For XML input, the WITH parameter may be omitted, and the tag at the current location in the input data</w:t>
      </w:r>
      <w:r w:rsidRPr="0045652F">
        <w:rPr>
          <w:lang w:val="en-US"/>
        </w:rPr>
        <w:t xml:space="preserve"> is used.</w:t>
      </w:r>
    </w:p>
    <w:p w14:paraId="57B85AB9" w14:textId="77777777" w:rsidR="00774472" w:rsidRPr="0045652F" w:rsidRDefault="00774472">
      <w:pPr>
        <w:pStyle w:val="RefrenceChamp"/>
        <w:keepNext/>
        <w:keepLines/>
        <w:rPr>
          <w:bCs/>
          <w:iCs/>
          <w:lang w:val="en-US"/>
        </w:rPr>
      </w:pPr>
      <w:r w:rsidRPr="0045652F">
        <w:rPr>
          <w:b/>
          <w:i/>
          <w:lang w:val="en-US"/>
        </w:rPr>
        <w:tab/>
      </w:r>
      <w:r w:rsidRPr="0045652F">
        <w:rPr>
          <w:bCs/>
          <w:iCs/>
          <w:lang w:val="en-US"/>
        </w:rPr>
        <w:t>For commarea-to-output conversion, this is the name of the VIRTEL variable which will be generated.</w:t>
      </w:r>
    </w:p>
    <w:p w14:paraId="567D4A11" w14:textId="77777777" w:rsidR="00774472" w:rsidRPr="0045652F" w:rsidRDefault="00774472">
      <w:pPr>
        <w:pStyle w:val="RefrenceChamp"/>
        <w:keepNext/>
        <w:keepLines/>
        <w:rPr>
          <w:lang w:val="en-US"/>
        </w:rPr>
      </w:pPr>
      <w:r w:rsidRPr="0045652F">
        <w:rPr>
          <w:b/>
          <w:i/>
          <w:lang w:val="en-US"/>
        </w:rPr>
        <w:t>nnn</w:t>
      </w:r>
      <w:r w:rsidRPr="0045652F">
        <w:rPr>
          <w:b/>
          <w:i/>
          <w:lang w:val="en-US"/>
        </w:rPr>
        <w:tab/>
      </w:r>
      <w:r w:rsidRPr="0045652F">
        <w:rPr>
          <w:lang w:val="en-US"/>
        </w:rPr>
        <w:t>Specifies the fixed length of the field in the commarea.</w:t>
      </w:r>
    </w:p>
    <w:p w14:paraId="1F8F465E" w14:textId="77777777" w:rsidR="00774472" w:rsidRPr="0045652F" w:rsidRDefault="00774472">
      <w:pPr>
        <w:pStyle w:val="RefrenceChamp"/>
        <w:keepLines/>
        <w:rPr>
          <w:lang w:val="en-US"/>
        </w:rPr>
      </w:pPr>
      <w:r w:rsidRPr="0045652F">
        <w:rPr>
          <w:b/>
          <w:i/>
          <w:lang w:val="en-US"/>
        </w:rPr>
        <w:t>type</w:t>
      </w:r>
      <w:r w:rsidRPr="0045652F">
        <w:rPr>
          <w:b/>
          <w:i/>
          <w:lang w:val="en-US"/>
        </w:rPr>
        <w:tab/>
        <w:t>X</w:t>
      </w:r>
      <w:r w:rsidRPr="0045652F">
        <w:rPr>
          <w:bCs/>
          <w:iCs/>
          <w:lang w:val="en-US"/>
        </w:rPr>
        <w:t xml:space="preserve"> indicates an alphanumeric field</w:t>
      </w:r>
      <w:r w:rsidRPr="0045652F">
        <w:rPr>
          <w:bCs/>
          <w:iCs/>
          <w:lang w:val="en-US"/>
        </w:rPr>
        <w:tab/>
      </w:r>
      <w:r w:rsidRPr="0045652F">
        <w:rPr>
          <w:bCs/>
          <w:iCs/>
          <w:lang w:val="en-US"/>
        </w:rPr>
        <w:br/>
      </w:r>
      <w:r w:rsidRPr="0045652F">
        <w:rPr>
          <w:b/>
          <w:i/>
          <w:lang w:val="en-US"/>
        </w:rPr>
        <w:t>9</w:t>
      </w:r>
      <w:r w:rsidRPr="0045652F">
        <w:rPr>
          <w:bCs/>
          <w:iCs/>
          <w:lang w:val="en-US"/>
        </w:rPr>
        <w:t xml:space="preserve"> indicates a numeric field</w:t>
      </w:r>
      <w:r w:rsidRPr="0045652F">
        <w:rPr>
          <w:bCs/>
          <w:iCs/>
          <w:lang w:val="en-US"/>
        </w:rPr>
        <w:tab/>
      </w:r>
      <w:r w:rsidRPr="0045652F">
        <w:rPr>
          <w:bCs/>
          <w:iCs/>
          <w:lang w:val="en-US"/>
        </w:rPr>
        <w:br/>
      </w:r>
      <w:r w:rsidRPr="0045652F">
        <w:rPr>
          <w:b/>
          <w:i/>
          <w:lang w:val="en-US"/>
        </w:rPr>
        <w:t>S9</w:t>
      </w:r>
      <w:r w:rsidRPr="0045652F">
        <w:rPr>
          <w:bCs/>
          <w:iCs/>
          <w:lang w:val="en-US"/>
        </w:rPr>
        <w:t xml:space="preserve"> indicates a numeric field with sign overpunch</w:t>
      </w:r>
      <w:r w:rsidRPr="0045652F">
        <w:rPr>
          <w:bCs/>
          <w:iCs/>
          <w:lang w:val="en-US"/>
        </w:rPr>
        <w:tab/>
      </w:r>
      <w:r w:rsidRPr="0045652F">
        <w:rPr>
          <w:bCs/>
          <w:iCs/>
          <w:lang w:val="en-US"/>
        </w:rPr>
        <w:br/>
      </w:r>
      <w:r w:rsidRPr="0045652F">
        <w:rPr>
          <w:b/>
          <w:i/>
          <w:lang w:val="en-US"/>
        </w:rPr>
        <w:t>ONLY9</w:t>
      </w:r>
      <w:r w:rsidRPr="0045652F">
        <w:rPr>
          <w:bCs/>
          <w:iCs/>
          <w:lang w:val="en-US"/>
        </w:rPr>
        <w:t xml:space="preserve"> indicates a numeric field; any non-numeric characters in the input data item are ignored when copied to the commarea</w:t>
      </w:r>
      <w:r w:rsidRPr="0045652F">
        <w:rPr>
          <w:bCs/>
          <w:iCs/>
          <w:lang w:val="en-US"/>
        </w:rPr>
        <w:tab/>
      </w:r>
      <w:r w:rsidRPr="0045652F">
        <w:rPr>
          <w:bCs/>
          <w:iCs/>
          <w:lang w:val="en-US"/>
        </w:rPr>
        <w:br/>
      </w:r>
      <w:r w:rsidRPr="0045652F">
        <w:rPr>
          <w:b/>
          <w:i/>
          <w:lang w:val="en-US"/>
        </w:rPr>
        <w:t>(ONLY9,</w:t>
      </w:r>
      <w:r w:rsidRPr="0045652F">
        <w:rPr>
          <w:b/>
          <w:bCs/>
          <w:i/>
          <w:iCs/>
          <w:lang w:val="en-US"/>
        </w:rPr>
        <w:t>LEFT-ALIGNED)</w:t>
      </w:r>
      <w:r w:rsidRPr="0045652F">
        <w:rPr>
          <w:bCs/>
          <w:i/>
          <w:iCs/>
          <w:lang w:val="en-US"/>
        </w:rPr>
        <w:t xml:space="preserve"> </w:t>
      </w:r>
      <w:r w:rsidRPr="0045652F">
        <w:rPr>
          <w:bCs/>
          <w:lang w:val="en-US"/>
        </w:rPr>
        <w:t>indicates that the numeric value is to be left-aligned in the field in the commarea</w:t>
      </w:r>
      <w:r w:rsidRPr="0045652F">
        <w:rPr>
          <w:bCs/>
          <w:lang w:val="en-US"/>
        </w:rPr>
        <w:tab/>
      </w:r>
    </w:p>
    <w:p w14:paraId="568B55F8" w14:textId="77777777" w:rsidR="00774472" w:rsidRPr="0045652F" w:rsidRDefault="00774472">
      <w:pPr>
        <w:pStyle w:val="RefrenceChamp"/>
        <w:keepLines/>
        <w:rPr>
          <w:lang w:val="en-US"/>
        </w:rPr>
      </w:pPr>
      <w:r w:rsidRPr="0045652F">
        <w:rPr>
          <w:b/>
          <w:i/>
          <w:lang w:val="en-US"/>
        </w:rPr>
        <w:tab/>
        <w:t>BASE64</w:t>
      </w:r>
      <w:r w:rsidRPr="0045652F">
        <w:rPr>
          <w:bCs/>
          <w:i/>
          <w:iCs/>
          <w:lang w:val="en-US"/>
        </w:rPr>
        <w:t xml:space="preserve"> </w:t>
      </w:r>
      <w:r w:rsidRPr="0045652F">
        <w:rPr>
          <w:bCs/>
          <w:lang w:val="en-US"/>
        </w:rPr>
        <w:t>indicates that the data is encoded in Base64 format in the XML datastream</w:t>
      </w:r>
    </w:p>
    <w:p w14:paraId="3A6DF26C" w14:textId="77777777" w:rsidR="00774472" w:rsidRPr="0045652F" w:rsidRDefault="00774472">
      <w:pPr>
        <w:pStyle w:val="RefrenceChamp"/>
        <w:rPr>
          <w:b/>
          <w:bCs/>
          <w:lang w:val="en-US"/>
        </w:rPr>
      </w:pPr>
      <w:r w:rsidRPr="0045652F">
        <w:rPr>
          <w:b/>
          <w:bCs/>
          <w:lang w:val="en-US"/>
        </w:rPr>
        <w:tab/>
      </w:r>
      <w:r w:rsidRPr="0045652F">
        <w:rPr>
          <w:b/>
          <w:bCs/>
          <w:i/>
          <w:iCs/>
          <w:lang w:val="en-US"/>
        </w:rPr>
        <w:t>OFFSET-LENGTH</w:t>
      </w:r>
      <w:r w:rsidRPr="0045652F">
        <w:rPr>
          <w:lang w:val="en-US"/>
        </w:rPr>
        <w:fldChar w:fldCharType="begin"/>
      </w:r>
      <w:r w:rsidRPr="0045652F">
        <w:rPr>
          <w:lang w:val="en-US"/>
        </w:rPr>
        <w:instrText xml:space="preserve"> XE " OFFSET-LENGTH "</w:instrText>
      </w:r>
      <w:r w:rsidRPr="0045652F">
        <w:rPr>
          <w:lang w:val="en-US"/>
        </w:rPr>
        <w:fldChar w:fldCharType="end"/>
      </w:r>
      <w:r w:rsidRPr="0045652F">
        <w:rPr>
          <w:lang w:val="en-US"/>
        </w:rPr>
        <w:tab/>
      </w:r>
      <w:r w:rsidRPr="0045652F">
        <w:rPr>
          <w:b/>
          <w:bCs/>
          <w:lang w:val="en-US"/>
        </w:rPr>
        <w:br/>
      </w:r>
      <w:r w:rsidRPr="0045652F">
        <w:rPr>
          <w:b/>
          <w:bCs/>
          <w:i/>
          <w:iCs/>
          <w:lang w:val="en-US"/>
        </w:rPr>
        <w:t>OFFSET-LENGTH-TEXT</w:t>
      </w:r>
      <w:r w:rsidRPr="0045652F">
        <w:rPr>
          <w:lang w:val="en-US"/>
        </w:rPr>
        <w:tab/>
      </w:r>
      <w:r w:rsidRPr="0045652F">
        <w:rPr>
          <w:lang w:val="en-US"/>
        </w:rPr>
        <w:br/>
      </w:r>
      <w:r w:rsidRPr="0045652F">
        <w:rPr>
          <w:b/>
          <w:bCs/>
          <w:i/>
          <w:iCs/>
          <w:lang w:val="en-US"/>
        </w:rPr>
        <w:t>OFFSET-LENGTH-BINARY</w:t>
      </w:r>
      <w:r w:rsidRPr="0045652F">
        <w:rPr>
          <w:lang w:val="en-US"/>
        </w:rPr>
        <w:tab/>
      </w:r>
      <w:r w:rsidRPr="0045652F">
        <w:rPr>
          <w:lang w:val="en-US"/>
        </w:rPr>
        <w:br/>
        <w:t>for input-to-commarea conversion, calculates the offset and length of the XML data element identified by the WITH parameter. The offset is calculated relative to the start of the XML datastream.</w:t>
      </w:r>
      <w:r w:rsidRPr="0045652F">
        <w:rPr>
          <w:lang w:val="en-US"/>
        </w:rPr>
        <w:tab/>
      </w:r>
      <w:r w:rsidRPr="0045652F">
        <w:rPr>
          <w:lang w:val="en-US"/>
        </w:rPr>
        <w:br/>
        <w:t>For OFFSET-LENGTH-TEXT the offset and length values are stored in the result commarea as two decimal numbers separated by a comma. OFFSET-LENGTH is a synonym for OFFSET-LENGTH-TEXT.</w:t>
      </w:r>
      <w:r w:rsidRPr="0045652F">
        <w:rPr>
          <w:lang w:val="en-US"/>
        </w:rPr>
        <w:tab/>
      </w:r>
      <w:r w:rsidRPr="0045652F">
        <w:rPr>
          <w:lang w:val="en-US"/>
        </w:rPr>
        <w:br/>
        <w:t>For OFFSET-LENGTH-BINARY the offset and length are stored as binary values (8 bytes and 4 bytes respectively) in the result commarea. When used in conjunction with the TO-VARIABLE or TO-VARIABLE-ONLY parameters described below, the 12-byte value thus produced can subsequently be passed to the VIRSVFIO</w:t>
      </w:r>
      <w:r w:rsidRPr="0045652F">
        <w:rPr>
          <w:lang w:val="en-US"/>
        </w:rPr>
        <w:fldChar w:fldCharType="begin"/>
      </w:r>
      <w:r w:rsidRPr="0045652F">
        <w:rPr>
          <w:lang w:val="en-US"/>
        </w:rPr>
        <w:instrText xml:space="preserve"> XE "VIRSVFIO" </w:instrText>
      </w:r>
      <w:r w:rsidRPr="0045652F">
        <w:rPr>
          <w:lang w:val="en-US"/>
        </w:rPr>
        <w:fldChar w:fldCharType="end"/>
      </w:r>
      <w:r w:rsidRPr="0045652F">
        <w:rPr>
          <w:lang w:val="en-US"/>
        </w:rPr>
        <w:t xml:space="preserve"> service program as the OFFAREA</w:t>
      </w:r>
      <w:r w:rsidRPr="0045652F">
        <w:rPr>
          <w:lang w:val="en-US"/>
        </w:rPr>
        <w:fldChar w:fldCharType="begin"/>
      </w:r>
      <w:r w:rsidRPr="0045652F">
        <w:rPr>
          <w:lang w:val="en-US"/>
        </w:rPr>
        <w:instrText xml:space="preserve"> XE "OFFAREA" </w:instrText>
      </w:r>
      <w:r w:rsidRPr="0045652F">
        <w:rPr>
          <w:lang w:val="en-US"/>
        </w:rPr>
        <w:fldChar w:fldCharType="end"/>
      </w:r>
      <w:r w:rsidRPr="0045652F">
        <w:rPr>
          <w:lang w:val="en-US"/>
        </w:rPr>
        <w:t xml:space="preserve"> parameter for the read-partial and write-append functions.</w:t>
      </w:r>
    </w:p>
    <w:p w14:paraId="26F9DF38" w14:textId="77777777" w:rsidR="00774472" w:rsidRPr="0045652F" w:rsidRDefault="00774472">
      <w:pPr>
        <w:pStyle w:val="RefrenceChamp"/>
        <w:keepNext/>
        <w:keepLines/>
        <w:rPr>
          <w:lang w:val="en-US"/>
        </w:rPr>
      </w:pPr>
      <w:r w:rsidRPr="0045652F">
        <w:rPr>
          <w:b/>
          <w:i/>
          <w:lang w:val="en-US"/>
        </w:rPr>
        <w:t>pattern,char</w:t>
      </w:r>
      <w:r w:rsidRPr="0045652F">
        <w:rPr>
          <w:b/>
          <w:i/>
          <w:lang w:val="en-US"/>
        </w:rPr>
        <w:tab/>
      </w:r>
      <w:r w:rsidRPr="0045652F">
        <w:rPr>
          <w:lang w:val="en-US"/>
        </w:rPr>
        <w:t xml:space="preserve">Specifies an editing pattern to be applied when the field is processed during commarea-to-output conversion.  Character positions in </w:t>
      </w:r>
      <w:r w:rsidRPr="0045652F">
        <w:rPr>
          <w:i/>
          <w:iCs/>
          <w:lang w:val="en-US"/>
        </w:rPr>
        <w:t xml:space="preserve">pattern </w:t>
      </w:r>
      <w:r w:rsidRPr="0045652F">
        <w:rPr>
          <w:lang w:val="en-US"/>
        </w:rPr>
        <w:t xml:space="preserve">which contain </w:t>
      </w:r>
      <w:r w:rsidRPr="0045652F">
        <w:rPr>
          <w:i/>
          <w:iCs/>
          <w:lang w:val="en-US"/>
        </w:rPr>
        <w:t xml:space="preserve">char </w:t>
      </w:r>
      <w:r w:rsidRPr="0045652F">
        <w:rPr>
          <w:lang w:val="en-US"/>
        </w:rPr>
        <w:t xml:space="preserve">represent variable characters to be obtained from the field in the commarea, other characters in </w:t>
      </w:r>
      <w:r w:rsidRPr="0045652F">
        <w:rPr>
          <w:i/>
          <w:iCs/>
          <w:lang w:val="en-US"/>
        </w:rPr>
        <w:t xml:space="preserve">pattern </w:t>
      </w:r>
      <w:r w:rsidRPr="0045652F">
        <w:rPr>
          <w:lang w:val="en-US"/>
        </w:rPr>
        <w:t>represent constants.  For example, if FORMAT=('9999-99-99',9) is specified and the commarea field contains 20060621 then a result value of 2006-06-21 will be generated.</w:t>
      </w:r>
    </w:p>
    <w:p w14:paraId="5AF533D8" w14:textId="77777777" w:rsidR="00774472" w:rsidRPr="0045652F" w:rsidRDefault="00774472">
      <w:pPr>
        <w:pStyle w:val="Nfj"/>
        <w:pBdr>
          <w:top w:val="single" w:sz="12" w:space="3" w:color="000000"/>
        </w:pBdr>
        <w:rPr>
          <w:lang w:val="en-US"/>
        </w:rPr>
      </w:pPr>
      <w:r w:rsidRPr="0045652F">
        <w:rPr>
          <w:lang w:val="en-US"/>
        </w:rPr>
        <w:t>Note: XML tag names are case sensitive.  WITH='Title' is not the same as WITH='TITLE'</w:t>
      </w:r>
    </w:p>
    <w:p w14:paraId="0BD2D0C5" w14:textId="77777777" w:rsidR="00774472" w:rsidRPr="0045652F" w:rsidRDefault="00774472">
      <w:pPr>
        <w:pStyle w:val="ecran0"/>
        <w:keepNext w:val="0"/>
        <w:rPr>
          <w:lang w:val="en-US"/>
        </w:rPr>
      </w:pPr>
      <w:r w:rsidRPr="0045652F">
        <w:rPr>
          <w:lang w:val="en-US"/>
        </w:rPr>
        <w:t xml:space="preserve">A variation of the MAP$ AREA instruction allows the value of the field to be copied into a VIRTEL variable, in addition to being placed in the commarea.  The variable will be created, if necessary, and its value will be set when the commarea is created by a subsequent MAP$ FROM-FIELD, MAP$ FROM-INPUT, or MAP$ FROM-VARIABLE instruction.  The value can then be tested by means of an IF$ VARIABLE instruction (see “Examples of presentation scripts” </w:t>
      </w:r>
      <w:r w:rsidRPr="0045652F">
        <w:rPr>
          <w:lang w:val="en-US"/>
        </w:rPr>
        <w:fldChar w:fldCharType="begin"/>
      </w:r>
      <w:r w:rsidRPr="0045652F">
        <w:rPr>
          <w:lang w:val="en-US"/>
        </w:rPr>
        <w:instrText xml:space="preserve"> PAGEREF _Ref126564140 \p \h </w:instrText>
      </w:r>
      <w:r w:rsidRPr="0045652F">
        <w:rPr>
          <w:lang w:val="en-US"/>
        </w:rPr>
      </w:r>
      <w:r w:rsidRPr="0045652F">
        <w:rPr>
          <w:lang w:val="en-US"/>
        </w:rPr>
        <w:fldChar w:fldCharType="separate"/>
      </w:r>
      <w:r w:rsidR="00A87DE6">
        <w:rPr>
          <w:noProof/>
          <w:lang w:val="en-US"/>
        </w:rPr>
        <w:t>sur la page 241</w:t>
      </w:r>
      <w:r w:rsidRPr="0045652F">
        <w:rPr>
          <w:lang w:val="en-US"/>
        </w:rPr>
        <w:fldChar w:fldCharType="end"/>
      </w:r>
      <w:r w:rsidRPr="0045652F">
        <w:rPr>
          <w:lang w:val="en-US"/>
        </w:rPr>
        <w:t>):</w:t>
      </w:r>
    </w:p>
    <w:p w14:paraId="319FCD3D" w14:textId="77777777" w:rsidR="00774472" w:rsidRPr="0045652F" w:rsidRDefault="00774472">
      <w:pPr>
        <w:pStyle w:val="Ecran"/>
        <w:keepNext w:val="0"/>
        <w:rPr>
          <w:lang w:val="en-US"/>
        </w:rPr>
      </w:pPr>
      <w:r w:rsidRPr="0045652F">
        <w:rPr>
          <w:lang w:val="en-US"/>
        </w:rPr>
        <w:t xml:space="preserve">    MAP$  AREA,TO-VARIABLE,VAR='varname',</w:t>
      </w:r>
    </w:p>
    <w:p w14:paraId="5A91756D" w14:textId="77777777" w:rsidR="00774472" w:rsidRPr="0045652F" w:rsidRDefault="00774472">
      <w:pPr>
        <w:pStyle w:val="Ecran"/>
        <w:keepNext w:val="0"/>
        <w:rPr>
          <w:lang w:val="en-US"/>
        </w:rPr>
      </w:pPr>
      <w:r w:rsidRPr="0045652F">
        <w:rPr>
          <w:lang w:val="en-US"/>
        </w:rPr>
        <w:t xml:space="preserve">               WITH='name',LENGTH=nnn,TYPE=type</w:t>
      </w:r>
    </w:p>
    <w:p w14:paraId="1952AF64" w14:textId="77777777" w:rsidR="00774472" w:rsidRPr="0045652F" w:rsidRDefault="00774472">
      <w:pPr>
        <w:keepLines/>
        <w:rPr>
          <w:lang w:val="en-US"/>
        </w:rPr>
      </w:pPr>
    </w:p>
    <w:p w14:paraId="141F4C2C" w14:textId="77777777" w:rsidR="00774472" w:rsidRPr="0045652F" w:rsidRDefault="00774472">
      <w:pPr>
        <w:pStyle w:val="RefrenceChamp"/>
        <w:keepLines/>
        <w:rPr>
          <w:lang w:val="en-US"/>
        </w:rPr>
      </w:pPr>
      <w:r w:rsidRPr="0045652F">
        <w:rPr>
          <w:b/>
          <w:bCs/>
          <w:i/>
          <w:iCs/>
          <w:lang w:val="en-US"/>
        </w:rPr>
        <w:t>varname</w:t>
      </w:r>
      <w:r w:rsidRPr="0045652F">
        <w:rPr>
          <w:lang w:val="en-US"/>
        </w:rPr>
        <w:tab/>
        <w:t xml:space="preserve">The name of the VIRTEL variable to which the field value is to be copied.  The variable name </w:t>
      </w:r>
      <w:r w:rsidRPr="0045652F">
        <w:rPr>
          <w:bCs/>
          <w:iCs/>
          <w:szCs w:val="19"/>
          <w:lang w:val="en-US"/>
        </w:rPr>
        <w:t>must be placed in quotes</w:t>
      </w:r>
      <w:r w:rsidRPr="0045652F">
        <w:rPr>
          <w:lang w:val="en-US"/>
        </w:rPr>
        <w:t>.  If the variable already exists, then its current value will be replaced.</w:t>
      </w:r>
    </w:p>
    <w:p w14:paraId="0FB9FA58" w14:textId="77777777" w:rsidR="00774472" w:rsidRPr="0045652F" w:rsidRDefault="00774472">
      <w:pPr>
        <w:keepLines/>
        <w:rPr>
          <w:lang w:val="en-US"/>
        </w:rPr>
      </w:pPr>
      <w:r w:rsidRPr="0045652F">
        <w:rPr>
          <w:lang w:val="en-US"/>
        </w:rPr>
        <w:t>The parameters WITH, LENGTH, and TYPE are as previously described.</w:t>
      </w:r>
    </w:p>
    <w:p w14:paraId="6CC5CAF2" w14:textId="77777777" w:rsidR="00774472" w:rsidRPr="0045652F" w:rsidRDefault="00774472">
      <w:pPr>
        <w:pStyle w:val="ecran0"/>
        <w:rPr>
          <w:lang w:val="en-US"/>
        </w:rPr>
      </w:pPr>
      <w:r w:rsidRPr="0045652F">
        <w:rPr>
          <w:lang w:val="en-US"/>
        </w:rPr>
        <w:t>Another form of the MAP$ AREA instruction defines a field in the commarea and fills the field with either a constant value, or the value of a VIRTEL variable:</w:t>
      </w:r>
    </w:p>
    <w:p w14:paraId="7B07A2F7" w14:textId="77777777" w:rsidR="00774472" w:rsidRPr="0045652F" w:rsidRDefault="00774472">
      <w:pPr>
        <w:pStyle w:val="Ecran"/>
        <w:rPr>
          <w:lang w:val="en-US"/>
        </w:rPr>
      </w:pPr>
      <w:r w:rsidRPr="0045652F">
        <w:rPr>
          <w:lang w:val="en-US"/>
        </w:rPr>
        <w:t xml:space="preserve">    MAP$  AREA,FROM-CONSTANT,'value',LENGTH=nnn,TYPE=type</w:t>
      </w:r>
    </w:p>
    <w:p w14:paraId="6F03E413" w14:textId="77777777" w:rsidR="00774472" w:rsidRPr="0045652F" w:rsidRDefault="00774472">
      <w:pPr>
        <w:pStyle w:val="Ecran"/>
        <w:rPr>
          <w:lang w:val="en-US"/>
        </w:rPr>
      </w:pPr>
      <w:r w:rsidRPr="0045652F">
        <w:rPr>
          <w:lang w:val="en-US"/>
        </w:rPr>
        <w:t xml:space="preserve">    MAP$  AREA,FROM-VARIABLE,VAR='varname',LENGTH=nnn,</w:t>
      </w:r>
    </w:p>
    <w:p w14:paraId="0351A0F8" w14:textId="77777777" w:rsidR="001B7D08" w:rsidRPr="0045652F" w:rsidRDefault="001B7D08" w:rsidP="001B7D08">
      <w:pPr>
        <w:pStyle w:val="Ecran"/>
        <w:rPr>
          <w:lang w:val="en-US"/>
        </w:rPr>
      </w:pPr>
      <w:r w:rsidRPr="0045652F">
        <w:rPr>
          <w:lang w:val="en-US"/>
        </w:rPr>
        <w:t xml:space="preserve">               TYPE=type,FORMAT=('pattern',char)</w:t>
      </w:r>
    </w:p>
    <w:p w14:paraId="6D990B81" w14:textId="77777777" w:rsidR="00774472" w:rsidRPr="0045652F" w:rsidRDefault="00774472">
      <w:pPr>
        <w:keepNext/>
        <w:keepLines/>
        <w:rPr>
          <w:lang w:val="en-US"/>
        </w:rPr>
      </w:pPr>
    </w:p>
    <w:p w14:paraId="235B43A9" w14:textId="77777777" w:rsidR="00774472" w:rsidRPr="0045652F" w:rsidRDefault="00774472">
      <w:pPr>
        <w:pStyle w:val="RefrenceChamp"/>
        <w:keepNext/>
        <w:keepLines/>
        <w:rPr>
          <w:lang w:val="en-US"/>
        </w:rPr>
      </w:pPr>
      <w:r w:rsidRPr="0045652F">
        <w:rPr>
          <w:b/>
          <w:bCs/>
          <w:i/>
          <w:iCs/>
          <w:lang w:val="en-US"/>
        </w:rPr>
        <w:t>value</w:t>
      </w:r>
      <w:r w:rsidRPr="0045652F">
        <w:rPr>
          <w:lang w:val="en-US"/>
        </w:rPr>
        <w:tab/>
        <w:t xml:space="preserve">The value to be copied to the field.  The value </w:t>
      </w:r>
      <w:r w:rsidRPr="0045652F">
        <w:rPr>
          <w:bCs/>
          <w:iCs/>
          <w:szCs w:val="19"/>
          <w:lang w:val="en-US"/>
        </w:rPr>
        <w:t>must be placed in quotes</w:t>
      </w:r>
      <w:r w:rsidRPr="0045652F">
        <w:rPr>
          <w:lang w:val="en-US"/>
        </w:rPr>
        <w:t>.</w:t>
      </w:r>
    </w:p>
    <w:p w14:paraId="7F3F753F" w14:textId="77777777" w:rsidR="00774472" w:rsidRPr="0045652F" w:rsidRDefault="00774472">
      <w:pPr>
        <w:pStyle w:val="RefrenceChamp"/>
        <w:keepNext/>
        <w:keepLines/>
        <w:rPr>
          <w:lang w:val="en-US"/>
        </w:rPr>
      </w:pPr>
      <w:r w:rsidRPr="0045652F">
        <w:rPr>
          <w:b/>
          <w:bCs/>
          <w:i/>
          <w:iCs/>
          <w:lang w:val="en-US"/>
        </w:rPr>
        <w:t>varname</w:t>
      </w:r>
      <w:r w:rsidRPr="0045652F">
        <w:rPr>
          <w:lang w:val="en-US"/>
        </w:rPr>
        <w:tab/>
        <w:t xml:space="preserve">The name of the VIRTEL variable from which the field value is to be copied.  The variable name </w:t>
      </w:r>
      <w:r w:rsidRPr="0045652F">
        <w:rPr>
          <w:bCs/>
          <w:iCs/>
          <w:szCs w:val="19"/>
          <w:lang w:val="en-US"/>
        </w:rPr>
        <w:t>must be placed in quotes</w:t>
      </w:r>
      <w:r w:rsidRPr="0045652F">
        <w:rPr>
          <w:lang w:val="en-US"/>
        </w:rPr>
        <w:t>.</w:t>
      </w:r>
    </w:p>
    <w:p w14:paraId="4081DD56" w14:textId="77777777" w:rsidR="00774472" w:rsidRPr="0045652F" w:rsidRDefault="00774472">
      <w:pPr>
        <w:rPr>
          <w:lang w:val="en-US"/>
        </w:rPr>
      </w:pPr>
      <w:r w:rsidRPr="0045652F">
        <w:rPr>
          <w:lang w:val="en-US"/>
        </w:rPr>
        <w:t>The parameters LENGTH</w:t>
      </w:r>
      <w:r w:rsidR="001B7D08">
        <w:rPr>
          <w:lang w:val="en-US"/>
        </w:rPr>
        <w:t>,</w:t>
      </w:r>
      <w:r w:rsidRPr="0045652F">
        <w:rPr>
          <w:lang w:val="en-US"/>
        </w:rPr>
        <w:t xml:space="preserve"> TYPE</w:t>
      </w:r>
      <w:r w:rsidR="001B7D08">
        <w:rPr>
          <w:lang w:val="en-US"/>
        </w:rPr>
        <w:t>, and FORMAT</w:t>
      </w:r>
      <w:r w:rsidRPr="0045652F">
        <w:rPr>
          <w:lang w:val="en-US"/>
        </w:rPr>
        <w:t xml:space="preserve"> are as previously described.</w:t>
      </w:r>
    </w:p>
    <w:p w14:paraId="5114F200" w14:textId="77777777" w:rsidR="00774472" w:rsidRPr="0045652F" w:rsidRDefault="00774472">
      <w:pPr>
        <w:pStyle w:val="ecran0"/>
        <w:rPr>
          <w:lang w:val="en-US"/>
        </w:rPr>
      </w:pPr>
      <w:r w:rsidRPr="0045652F">
        <w:rPr>
          <w:lang w:val="en-US"/>
        </w:rPr>
        <w:t>A further variation of the MAP$ AREA instruction places the value of a field into a VIRTEL variable, without copying it into the commarea.  The variable will be created or replaced during the processing of a subsequent MAP$ FROM-FIELD, MAP$ FROM-INPUT, or MAP$ FROM-VARIABLE instruction.</w:t>
      </w:r>
    </w:p>
    <w:p w14:paraId="2B94C7F6" w14:textId="77777777" w:rsidR="00774472" w:rsidRPr="0045652F" w:rsidRDefault="00774472">
      <w:pPr>
        <w:pStyle w:val="Ecran"/>
        <w:rPr>
          <w:lang w:val="en-US"/>
        </w:rPr>
      </w:pPr>
      <w:r w:rsidRPr="0045652F">
        <w:rPr>
          <w:lang w:val="en-US"/>
        </w:rPr>
        <w:t xml:space="preserve">    MAP$  AREA,TO-VARIABLE-ONLY,VAR='varname',</w:t>
      </w:r>
    </w:p>
    <w:p w14:paraId="05C7F9AB" w14:textId="77777777" w:rsidR="00774472" w:rsidRPr="0045652F" w:rsidRDefault="00774472">
      <w:pPr>
        <w:pStyle w:val="Ecran"/>
        <w:rPr>
          <w:lang w:val="en-US"/>
        </w:rPr>
      </w:pPr>
      <w:r w:rsidRPr="0045652F">
        <w:rPr>
          <w:lang w:val="en-US"/>
        </w:rPr>
        <w:t xml:space="preserve">               WITH='name',LENGTH=nnn,TYPE=type</w:t>
      </w:r>
    </w:p>
    <w:p w14:paraId="63C1CBAB" w14:textId="77777777" w:rsidR="00774472" w:rsidRPr="0045652F" w:rsidRDefault="00774472">
      <w:pPr>
        <w:keepNext/>
        <w:keepLines/>
        <w:rPr>
          <w:lang w:val="en-US"/>
        </w:rPr>
      </w:pPr>
    </w:p>
    <w:p w14:paraId="1CAF41F4" w14:textId="77777777" w:rsidR="00774472" w:rsidRPr="0045652F" w:rsidRDefault="00774472">
      <w:pPr>
        <w:pStyle w:val="RefrenceChamp"/>
        <w:keepNext/>
        <w:keepLines/>
        <w:rPr>
          <w:lang w:val="en-US"/>
        </w:rPr>
      </w:pPr>
      <w:r w:rsidRPr="0045652F">
        <w:rPr>
          <w:b/>
          <w:bCs/>
          <w:i/>
          <w:iCs/>
          <w:lang w:val="en-US"/>
        </w:rPr>
        <w:t>varname</w:t>
      </w:r>
      <w:r w:rsidRPr="0045652F">
        <w:rPr>
          <w:lang w:val="en-US"/>
        </w:rPr>
        <w:tab/>
        <w:t xml:space="preserve">The name of the VIRTEL variable to which the field value is to be copied.  The variable name </w:t>
      </w:r>
      <w:r w:rsidRPr="0045652F">
        <w:rPr>
          <w:bCs/>
          <w:iCs/>
          <w:szCs w:val="19"/>
          <w:lang w:val="en-US"/>
        </w:rPr>
        <w:t>must be placed in quotes</w:t>
      </w:r>
      <w:r w:rsidRPr="0045652F">
        <w:rPr>
          <w:lang w:val="en-US"/>
        </w:rPr>
        <w:t>.  If the variable already exists, then its current value will be replaced.</w:t>
      </w:r>
    </w:p>
    <w:p w14:paraId="0A81F786" w14:textId="77777777" w:rsidR="00774472" w:rsidRPr="0045652F" w:rsidRDefault="00774472">
      <w:pPr>
        <w:rPr>
          <w:lang w:val="en-US"/>
        </w:rPr>
      </w:pPr>
      <w:r w:rsidRPr="0045652F">
        <w:rPr>
          <w:lang w:val="en-US"/>
        </w:rPr>
        <w:t>The WITH parameter specifies the name of the XML tag or Query parameter, as previously described.  If the LENGTH and TYPE parameters are specified, then the value of the field is edited, as previously described, to conform to the length and type specified.  If the LENGTH and TYPE parameters are omitted, then the length and value of the variable are copied exactly from the input data.</w:t>
      </w:r>
    </w:p>
    <w:p w14:paraId="370186E7" w14:textId="77777777" w:rsidR="00774472" w:rsidRPr="0045652F" w:rsidRDefault="00774472">
      <w:pPr>
        <w:pStyle w:val="ecran0"/>
        <w:rPr>
          <w:lang w:val="en-US"/>
        </w:rPr>
      </w:pPr>
      <w:r w:rsidRPr="0045652F">
        <w:rPr>
          <w:lang w:val="en-US"/>
        </w:rPr>
        <w:t>Another variation of the MAP$ AREA instruction, TO-TABLE-VARIABLE-ONLY, is similar to TO-VARIABLE-ONLY except that if the variable already exists, the new value will be appended to any existing values instead of erasing the previous value.</w:t>
      </w:r>
    </w:p>
    <w:p w14:paraId="50A120BC" w14:textId="77777777" w:rsidR="00774472" w:rsidRPr="0045652F" w:rsidRDefault="00774472">
      <w:pPr>
        <w:pStyle w:val="Ecran"/>
        <w:rPr>
          <w:lang w:val="en-US"/>
        </w:rPr>
      </w:pPr>
      <w:r w:rsidRPr="0045652F">
        <w:rPr>
          <w:lang w:val="en-US"/>
        </w:rPr>
        <w:t xml:space="preserve">    MAP$  AREA,TO-TABLE-VARIABLE-ONLY,VAR='varname',</w:t>
      </w:r>
    </w:p>
    <w:p w14:paraId="5071BDD0" w14:textId="77777777" w:rsidR="00774472" w:rsidRPr="0045652F" w:rsidRDefault="00774472">
      <w:pPr>
        <w:pStyle w:val="Ecran"/>
        <w:rPr>
          <w:lang w:val="en-US"/>
        </w:rPr>
      </w:pPr>
      <w:r w:rsidRPr="0045652F">
        <w:rPr>
          <w:lang w:val="en-US"/>
        </w:rPr>
        <w:t xml:space="preserve">               WITH='name',LENGTH=nnn,TYPE=type</w:t>
      </w:r>
    </w:p>
    <w:p w14:paraId="368BB585" w14:textId="77777777" w:rsidR="00774472" w:rsidRPr="0045652F" w:rsidRDefault="00774472">
      <w:pPr>
        <w:keepNext/>
        <w:keepLines/>
        <w:rPr>
          <w:lang w:val="en-US"/>
        </w:rPr>
      </w:pPr>
    </w:p>
    <w:p w14:paraId="28BF8ACE" w14:textId="77777777" w:rsidR="00774472" w:rsidRPr="0045652F" w:rsidRDefault="00774472">
      <w:pPr>
        <w:pStyle w:val="RefrenceChamp"/>
        <w:keepNext/>
        <w:keepLines/>
        <w:rPr>
          <w:lang w:val="en-US"/>
        </w:rPr>
      </w:pPr>
      <w:r w:rsidRPr="0045652F">
        <w:rPr>
          <w:b/>
          <w:bCs/>
          <w:i/>
          <w:iCs/>
          <w:lang w:val="en-US"/>
        </w:rPr>
        <w:t>varname</w:t>
      </w:r>
      <w:r w:rsidRPr="0045652F">
        <w:rPr>
          <w:lang w:val="en-US"/>
        </w:rPr>
        <w:tab/>
        <w:t xml:space="preserve">The name of the VIRTEL variable to which the field value is to be copied.  The variable name </w:t>
      </w:r>
      <w:r w:rsidRPr="0045652F">
        <w:rPr>
          <w:bCs/>
          <w:iCs/>
          <w:szCs w:val="19"/>
          <w:lang w:val="en-US"/>
        </w:rPr>
        <w:t>must be placed in quotes</w:t>
      </w:r>
      <w:r w:rsidRPr="0045652F">
        <w:rPr>
          <w:lang w:val="en-US"/>
        </w:rPr>
        <w:t>.  If the variable already exists, the new value will be appended to any existing values.</w:t>
      </w:r>
    </w:p>
    <w:p w14:paraId="573CD25B" w14:textId="77777777" w:rsidR="00774472" w:rsidRPr="0045652F" w:rsidRDefault="00774472">
      <w:pPr>
        <w:rPr>
          <w:lang w:val="en-US"/>
        </w:rPr>
      </w:pPr>
      <w:r w:rsidRPr="0045652F">
        <w:rPr>
          <w:lang w:val="en-US"/>
        </w:rPr>
        <w:t>The WITH, LENGTH and TYPE parameters are as previously described.</w:t>
      </w:r>
    </w:p>
    <w:p w14:paraId="535EDEE0" w14:textId="77777777" w:rsidR="00774472" w:rsidRPr="0045652F" w:rsidRDefault="00774472">
      <w:pPr>
        <w:keepLines/>
        <w:rPr>
          <w:lang w:val="en-US"/>
        </w:rPr>
      </w:pPr>
    </w:p>
    <w:p w14:paraId="79990DD7" w14:textId="77777777" w:rsidR="00774472" w:rsidRPr="0045652F" w:rsidRDefault="00774472">
      <w:pPr>
        <w:keepLines/>
        <w:rPr>
          <w:lang w:val="en-US"/>
        </w:rPr>
      </w:pPr>
      <w:r w:rsidRPr="0045652F">
        <w:rPr>
          <w:lang w:val="en-US"/>
        </w:rPr>
        <w:t>For convenience, if the variable name is the same as the value of the WITH parameter, the variable name may be specified as VAR='=WITH' or VAR==WITH.</w:t>
      </w:r>
    </w:p>
    <w:p w14:paraId="7FB4E278" w14:textId="77777777" w:rsidR="00774472" w:rsidRPr="0045652F" w:rsidRDefault="00774472">
      <w:pPr>
        <w:pStyle w:val="ecran0"/>
        <w:rPr>
          <w:lang w:val="en-US"/>
        </w:rPr>
      </w:pPr>
      <w:r w:rsidRPr="0045652F">
        <w:rPr>
          <w:lang w:val="en-US"/>
        </w:rPr>
        <w:t>The FROM-LAST-ELEMENT-FOUND-NAME keyword of the MAP$ AREA instruction copies into the output commarea the name of the last XML element found in the input stream.  This may be used in conjunction with the NEXT-ELEMENT keyword of the MAP$ BEGIN instruction.</w:t>
      </w:r>
    </w:p>
    <w:p w14:paraId="59610F0D" w14:textId="77777777" w:rsidR="00774472" w:rsidRPr="0045652F" w:rsidRDefault="00774472">
      <w:pPr>
        <w:pStyle w:val="Ecran"/>
        <w:rPr>
          <w:lang w:val="en-US"/>
        </w:rPr>
      </w:pPr>
      <w:r w:rsidRPr="0045652F">
        <w:rPr>
          <w:lang w:val="en-US"/>
        </w:rPr>
        <w:t xml:space="preserve">    MAP$  AREA,FROM-LAST-FOUND-ELEMENT-NAME,</w:t>
      </w:r>
    </w:p>
    <w:p w14:paraId="7B8B507E" w14:textId="77777777" w:rsidR="00774472" w:rsidRPr="0045652F" w:rsidRDefault="00774472">
      <w:pPr>
        <w:pStyle w:val="Ecran"/>
        <w:rPr>
          <w:lang w:val="en-US"/>
        </w:rPr>
      </w:pPr>
      <w:r w:rsidRPr="0045652F">
        <w:rPr>
          <w:lang w:val="en-US"/>
        </w:rPr>
        <w:t xml:space="preserve">               LENGTH=nnn,TYPE=X</w:t>
      </w:r>
    </w:p>
    <w:p w14:paraId="2A9BEBC2" w14:textId="77777777" w:rsidR="00774472" w:rsidRPr="0045652F" w:rsidRDefault="00774472">
      <w:pPr>
        <w:keepNext/>
        <w:keepLines/>
        <w:rPr>
          <w:lang w:val="en-US"/>
        </w:rPr>
      </w:pPr>
    </w:p>
    <w:p w14:paraId="3AB0403A" w14:textId="77777777" w:rsidR="00774472" w:rsidRPr="0045652F" w:rsidRDefault="00774472">
      <w:pPr>
        <w:pStyle w:val="RefrenceChamp"/>
        <w:keepLines/>
        <w:rPr>
          <w:lang w:val="en-US"/>
        </w:rPr>
      </w:pPr>
      <w:r w:rsidRPr="0045652F">
        <w:rPr>
          <w:b/>
          <w:bCs/>
          <w:i/>
          <w:iCs/>
          <w:lang w:val="en-US"/>
        </w:rPr>
        <w:t>nnn</w:t>
      </w:r>
      <w:r w:rsidRPr="0045652F">
        <w:rPr>
          <w:lang w:val="en-US"/>
        </w:rPr>
        <w:tab/>
        <w:t>The length of the field in the output commarea where the name is to be placed.</w:t>
      </w:r>
    </w:p>
    <w:p w14:paraId="169CC73E" w14:textId="77777777" w:rsidR="00774472" w:rsidRPr="0045652F" w:rsidRDefault="00774472">
      <w:pPr>
        <w:pStyle w:val="Heading6"/>
        <w:rPr>
          <w:lang w:val="en-US"/>
        </w:rPr>
      </w:pPr>
      <w:r w:rsidRPr="0045652F">
        <w:rPr>
          <w:lang w:val="en-US"/>
        </w:rPr>
        <w:t>MAP$ AREA-ATTRIBUTE</w:t>
      </w:r>
    </w:p>
    <w:p w14:paraId="179444A8" w14:textId="77777777" w:rsidR="00774472" w:rsidRPr="0045652F" w:rsidRDefault="00774472">
      <w:pPr>
        <w:pStyle w:val="ecran0"/>
        <w:rPr>
          <w:lang w:val="en-US"/>
        </w:rPr>
      </w:pPr>
      <w:r w:rsidRPr="0045652F">
        <w:rPr>
          <w:lang w:val="en-US"/>
        </w:rPr>
        <w:fldChar w:fldCharType="begin"/>
      </w:r>
      <w:r w:rsidRPr="0045652F">
        <w:rPr>
          <w:lang w:val="en-US"/>
        </w:rPr>
        <w:instrText xml:space="preserve"> XE "MAP$:AREA-ATTRIBUTE"</w:instrText>
      </w:r>
      <w:r w:rsidRPr="0045652F">
        <w:rPr>
          <w:lang w:val="en-US"/>
        </w:rPr>
        <w:fldChar w:fldCharType="end"/>
      </w:r>
      <w:r w:rsidRPr="0045652F">
        <w:rPr>
          <w:lang w:val="en-US"/>
        </w:rPr>
        <w:t>The MAP$ AREA-ATTRIBUTE instruction defines a field within a commarea.  It is similar to MAP$ AREA except that the contents of the field are obtained from the value of an attribute parameter included within the specified XML start tag, instead of from the data enclosed by the XML start and end tags.</w:t>
      </w:r>
    </w:p>
    <w:p w14:paraId="2E1A9E2D" w14:textId="77777777" w:rsidR="00774472" w:rsidRPr="0045652F" w:rsidRDefault="00774472">
      <w:pPr>
        <w:pStyle w:val="Ecran"/>
        <w:rPr>
          <w:lang w:val="en-US"/>
        </w:rPr>
      </w:pPr>
    </w:p>
    <w:p w14:paraId="4E32E037" w14:textId="77777777" w:rsidR="00774472" w:rsidRPr="0045652F" w:rsidRDefault="00774472">
      <w:pPr>
        <w:pStyle w:val="Ecran"/>
        <w:rPr>
          <w:lang w:val="en-US"/>
        </w:rPr>
      </w:pPr>
      <w:r w:rsidRPr="0045652F">
        <w:rPr>
          <w:lang w:val="en-US"/>
        </w:rPr>
        <w:t xml:space="preserve">    MAP$  AREA-ATTRIBUTE,WITH='xmlname',VALUEOF='attrname',</w:t>
      </w:r>
    </w:p>
    <w:p w14:paraId="10D07CD8" w14:textId="77777777" w:rsidR="00774472" w:rsidRPr="0045652F" w:rsidRDefault="00774472">
      <w:pPr>
        <w:pStyle w:val="Ecran"/>
        <w:rPr>
          <w:lang w:val="en-US"/>
        </w:rPr>
      </w:pPr>
      <w:r w:rsidRPr="0045652F">
        <w:rPr>
          <w:lang w:val="en-US"/>
        </w:rPr>
        <w:t xml:space="preserve">               LENGTH=nnn,TYPE=type</w:t>
      </w:r>
    </w:p>
    <w:p w14:paraId="29521C4C" w14:textId="77777777" w:rsidR="00774472" w:rsidRPr="0045652F" w:rsidRDefault="00774472">
      <w:pPr>
        <w:pStyle w:val="Ecran"/>
        <w:rPr>
          <w:lang w:val="en-US"/>
        </w:rPr>
      </w:pPr>
    </w:p>
    <w:p w14:paraId="4E14616E" w14:textId="77777777" w:rsidR="00774472" w:rsidRPr="0045652F" w:rsidRDefault="00774472">
      <w:pPr>
        <w:keepNext/>
        <w:keepLines/>
        <w:rPr>
          <w:lang w:val="en-US"/>
        </w:rPr>
      </w:pPr>
    </w:p>
    <w:p w14:paraId="7EEAA049" w14:textId="77777777" w:rsidR="00774472" w:rsidRPr="0045652F" w:rsidRDefault="00774472">
      <w:pPr>
        <w:pStyle w:val="RefrenceChamp"/>
        <w:keepNext/>
        <w:keepLines/>
        <w:rPr>
          <w:bCs/>
          <w:iCs/>
          <w:lang w:val="en-US"/>
        </w:rPr>
      </w:pPr>
      <w:r w:rsidRPr="0045652F">
        <w:rPr>
          <w:b/>
          <w:i/>
          <w:lang w:val="en-US"/>
        </w:rPr>
        <w:t>xmlname</w:t>
      </w:r>
      <w:r w:rsidRPr="0045652F">
        <w:rPr>
          <w:b/>
          <w:i/>
          <w:lang w:val="en-US"/>
        </w:rPr>
        <w:tab/>
      </w:r>
      <w:r w:rsidRPr="0045652F">
        <w:rPr>
          <w:bCs/>
          <w:iCs/>
          <w:lang w:val="en-US"/>
        </w:rPr>
        <w:t xml:space="preserve">The name of the XML tag in the input data whose attribute is to be copied.  </w:t>
      </w:r>
      <w:r w:rsidRPr="0045652F">
        <w:rPr>
          <w:szCs w:val="19"/>
          <w:lang w:val="en-US"/>
        </w:rPr>
        <w:t xml:space="preserve">If the WITH parameter is omitted, the tag at the current location in the input data </w:t>
      </w:r>
      <w:r w:rsidRPr="0045652F">
        <w:rPr>
          <w:lang w:val="en-US"/>
        </w:rPr>
        <w:t>is used.</w:t>
      </w:r>
    </w:p>
    <w:p w14:paraId="0A13FCDF" w14:textId="77777777" w:rsidR="00774472" w:rsidRPr="0045652F" w:rsidRDefault="00774472">
      <w:pPr>
        <w:pStyle w:val="RefrenceChamp"/>
        <w:keepNext/>
        <w:keepLines/>
        <w:rPr>
          <w:bCs/>
          <w:iCs/>
          <w:lang w:val="en-US"/>
        </w:rPr>
      </w:pPr>
      <w:r w:rsidRPr="0045652F">
        <w:rPr>
          <w:b/>
          <w:i/>
          <w:lang w:val="en-US"/>
        </w:rPr>
        <w:t>attrname</w:t>
      </w:r>
      <w:r w:rsidRPr="0045652F">
        <w:rPr>
          <w:b/>
          <w:i/>
          <w:lang w:val="en-US"/>
        </w:rPr>
        <w:tab/>
      </w:r>
      <w:r w:rsidRPr="0045652F">
        <w:rPr>
          <w:bCs/>
          <w:iCs/>
          <w:lang w:val="en-US"/>
        </w:rPr>
        <w:t>The name of the XML attribute whose value is to be copied to the commarea</w:t>
      </w:r>
      <w:r w:rsidRPr="0045652F">
        <w:rPr>
          <w:szCs w:val="19"/>
          <w:lang w:val="en-US"/>
        </w:rPr>
        <w:t>.</w:t>
      </w:r>
    </w:p>
    <w:p w14:paraId="3BD89D4D" w14:textId="77777777" w:rsidR="00774472" w:rsidRPr="0045652F" w:rsidRDefault="00774472">
      <w:pPr>
        <w:pStyle w:val="RefrenceChamp"/>
        <w:keepNext/>
        <w:keepLines/>
        <w:rPr>
          <w:lang w:val="en-US"/>
        </w:rPr>
      </w:pPr>
      <w:r w:rsidRPr="0045652F">
        <w:rPr>
          <w:b/>
          <w:i/>
          <w:lang w:val="en-US"/>
        </w:rPr>
        <w:t>nnn</w:t>
      </w:r>
      <w:r w:rsidRPr="0045652F">
        <w:rPr>
          <w:b/>
          <w:i/>
          <w:lang w:val="en-US"/>
        </w:rPr>
        <w:tab/>
      </w:r>
      <w:r w:rsidRPr="0045652F">
        <w:rPr>
          <w:lang w:val="en-US"/>
        </w:rPr>
        <w:t>Specifies the fixed length of the field in the commarea.</w:t>
      </w:r>
    </w:p>
    <w:p w14:paraId="001765D9" w14:textId="77777777" w:rsidR="00774472" w:rsidRPr="0045652F" w:rsidRDefault="00774472">
      <w:pPr>
        <w:pStyle w:val="RefrenceChamp"/>
        <w:keepNext/>
        <w:keepLines/>
        <w:rPr>
          <w:lang w:val="en-US"/>
        </w:rPr>
      </w:pPr>
      <w:r w:rsidRPr="0045652F">
        <w:rPr>
          <w:b/>
          <w:i/>
          <w:lang w:val="en-US"/>
        </w:rPr>
        <w:t>type</w:t>
      </w:r>
      <w:r w:rsidRPr="0045652F">
        <w:rPr>
          <w:b/>
          <w:i/>
          <w:lang w:val="en-US"/>
        </w:rPr>
        <w:tab/>
      </w:r>
      <w:r w:rsidRPr="0045652F">
        <w:rPr>
          <w:bCs/>
          <w:iCs/>
          <w:lang w:val="en-US"/>
        </w:rPr>
        <w:t xml:space="preserve">Same as </w:t>
      </w:r>
      <w:r w:rsidRPr="0045652F">
        <w:rPr>
          <w:bCs/>
          <w:i/>
          <w:lang w:val="en-US"/>
        </w:rPr>
        <w:t>type</w:t>
      </w:r>
      <w:r w:rsidRPr="0045652F">
        <w:rPr>
          <w:bCs/>
          <w:iCs/>
          <w:lang w:val="en-US"/>
        </w:rPr>
        <w:t xml:space="preserve"> parameter of the </w:t>
      </w:r>
      <w:r w:rsidRPr="0045652F">
        <w:rPr>
          <w:lang w:val="en-US"/>
        </w:rPr>
        <w:t>MAP$ AREA instruction.</w:t>
      </w:r>
    </w:p>
    <w:p w14:paraId="1CAAE544" w14:textId="77777777" w:rsidR="00774472" w:rsidRPr="0045652F" w:rsidRDefault="00774472">
      <w:pPr>
        <w:pStyle w:val="Nfj"/>
        <w:keepNext/>
        <w:rPr>
          <w:lang w:val="en-US"/>
        </w:rPr>
      </w:pPr>
      <w:r w:rsidRPr="0045652F">
        <w:rPr>
          <w:lang w:val="en-US"/>
        </w:rPr>
        <w:t>Note: XML tag and attribute names are case sensitive.</w:t>
      </w:r>
    </w:p>
    <w:p w14:paraId="632A145B" w14:textId="77777777" w:rsidR="00774472" w:rsidRPr="0045652F" w:rsidRDefault="00774472">
      <w:pPr>
        <w:pStyle w:val="ecran0"/>
        <w:rPr>
          <w:lang w:val="en-US"/>
        </w:rPr>
      </w:pPr>
      <w:r w:rsidRPr="0045652F">
        <w:rPr>
          <w:lang w:val="en-US"/>
        </w:rPr>
        <w:t>A variation of the MAP$ AREA-ATTRIBUTE instruction allows the value of the attribute to be copied into a VIRTEL variable, in addition to being placed in the commarea:</w:t>
      </w:r>
    </w:p>
    <w:p w14:paraId="605BC671" w14:textId="77777777" w:rsidR="00774472" w:rsidRPr="0045652F" w:rsidRDefault="00774472">
      <w:pPr>
        <w:pStyle w:val="Ecran"/>
        <w:rPr>
          <w:lang w:val="en-US"/>
        </w:rPr>
      </w:pPr>
      <w:r w:rsidRPr="0045652F">
        <w:rPr>
          <w:lang w:val="en-US"/>
        </w:rPr>
        <w:t xml:space="preserve">    MAP$  AREA-ATTRIBUTE,TO-VARIABLE,VAR='varname',</w:t>
      </w:r>
    </w:p>
    <w:p w14:paraId="3BD8BFA8" w14:textId="77777777" w:rsidR="00774472" w:rsidRPr="0045652F" w:rsidRDefault="00774472">
      <w:pPr>
        <w:pStyle w:val="Ecran"/>
        <w:rPr>
          <w:lang w:val="en-US"/>
        </w:rPr>
      </w:pPr>
      <w:r w:rsidRPr="0045652F">
        <w:rPr>
          <w:lang w:val="en-US"/>
        </w:rPr>
        <w:t xml:space="preserve">               WITH='xmlname',VALUEOF='attrname',LENGTH=nnn,TYPE=type</w:t>
      </w:r>
    </w:p>
    <w:p w14:paraId="053D6B5F" w14:textId="77777777" w:rsidR="00774472" w:rsidRPr="0045652F" w:rsidRDefault="00774472">
      <w:pPr>
        <w:keepNext/>
        <w:keepLines/>
        <w:rPr>
          <w:lang w:val="en-US"/>
        </w:rPr>
      </w:pPr>
    </w:p>
    <w:p w14:paraId="204CDF19" w14:textId="77777777" w:rsidR="00774472" w:rsidRPr="0045652F" w:rsidRDefault="00774472">
      <w:pPr>
        <w:pStyle w:val="RefrenceChamp"/>
        <w:keepNext/>
        <w:keepLines/>
        <w:rPr>
          <w:lang w:val="en-US"/>
        </w:rPr>
      </w:pPr>
      <w:r w:rsidRPr="0045652F">
        <w:rPr>
          <w:b/>
          <w:bCs/>
          <w:i/>
          <w:iCs/>
          <w:lang w:val="en-US"/>
        </w:rPr>
        <w:t>varname</w:t>
      </w:r>
      <w:r w:rsidRPr="0045652F">
        <w:rPr>
          <w:lang w:val="en-US"/>
        </w:rPr>
        <w:tab/>
        <w:t xml:space="preserve">The name of the VIRTEL variable to which the attribute value is to be copied.  The variable name </w:t>
      </w:r>
      <w:r w:rsidRPr="0045652F">
        <w:rPr>
          <w:bCs/>
          <w:iCs/>
          <w:szCs w:val="19"/>
          <w:lang w:val="en-US"/>
        </w:rPr>
        <w:t>must be placed in quotes</w:t>
      </w:r>
      <w:r w:rsidRPr="0045652F">
        <w:rPr>
          <w:lang w:val="en-US"/>
        </w:rPr>
        <w:t>.  If the variable already exists, then its current value will be replaced.</w:t>
      </w:r>
    </w:p>
    <w:p w14:paraId="401795C7" w14:textId="77777777" w:rsidR="00774472" w:rsidRPr="0045652F" w:rsidRDefault="00774472">
      <w:pPr>
        <w:rPr>
          <w:lang w:val="en-US"/>
        </w:rPr>
      </w:pPr>
      <w:r w:rsidRPr="0045652F">
        <w:rPr>
          <w:lang w:val="en-US"/>
        </w:rPr>
        <w:t>The parameters WITH, VALUEOF, LENGTH, and TYPE are as previously described.</w:t>
      </w:r>
    </w:p>
    <w:p w14:paraId="63D9C902" w14:textId="77777777" w:rsidR="00774472" w:rsidRPr="0045652F" w:rsidRDefault="00774472">
      <w:pPr>
        <w:pStyle w:val="ecran0"/>
        <w:rPr>
          <w:lang w:val="en-US"/>
        </w:rPr>
      </w:pPr>
      <w:r w:rsidRPr="0045652F">
        <w:rPr>
          <w:lang w:val="en-US"/>
        </w:rPr>
        <w:t>Another variation of the MAP$ AREA-ATTRIBUTE instruction places the value of an attribute into a VIRTEL variable, without copying it into the commarea:</w:t>
      </w:r>
    </w:p>
    <w:p w14:paraId="35014A23" w14:textId="77777777" w:rsidR="00774472" w:rsidRPr="0045652F" w:rsidRDefault="00774472">
      <w:pPr>
        <w:pStyle w:val="Ecran"/>
        <w:rPr>
          <w:lang w:val="en-US"/>
        </w:rPr>
      </w:pPr>
      <w:r w:rsidRPr="0045652F">
        <w:rPr>
          <w:lang w:val="en-US"/>
        </w:rPr>
        <w:t xml:space="preserve">    MAP$  AREA-ATTRIBUTE,TO-VARIABLE-ONLY,VAR='varname',</w:t>
      </w:r>
    </w:p>
    <w:p w14:paraId="0D85F696" w14:textId="77777777" w:rsidR="00774472" w:rsidRPr="0045652F" w:rsidRDefault="00774472">
      <w:pPr>
        <w:pStyle w:val="Ecran"/>
        <w:rPr>
          <w:lang w:val="en-US"/>
        </w:rPr>
      </w:pPr>
      <w:r w:rsidRPr="0045652F">
        <w:rPr>
          <w:lang w:val="en-US"/>
        </w:rPr>
        <w:t xml:space="preserve">               WITH='xmlname',VALUEOF='attrname',LENGTH=nnn,TYPE=type</w:t>
      </w:r>
    </w:p>
    <w:p w14:paraId="6751921C" w14:textId="77777777" w:rsidR="00774472" w:rsidRPr="0045652F" w:rsidRDefault="00774472">
      <w:pPr>
        <w:keepNext/>
        <w:keepLines/>
        <w:rPr>
          <w:lang w:val="en-US"/>
        </w:rPr>
      </w:pPr>
    </w:p>
    <w:p w14:paraId="3F5F3029" w14:textId="77777777" w:rsidR="00774472" w:rsidRPr="0045652F" w:rsidRDefault="00774472">
      <w:pPr>
        <w:pStyle w:val="RefrenceChamp"/>
        <w:keepNext/>
        <w:keepLines/>
        <w:rPr>
          <w:lang w:val="en-US"/>
        </w:rPr>
      </w:pPr>
      <w:r w:rsidRPr="0045652F">
        <w:rPr>
          <w:b/>
          <w:bCs/>
          <w:i/>
          <w:iCs/>
          <w:lang w:val="en-US"/>
        </w:rPr>
        <w:t>varname</w:t>
      </w:r>
      <w:r w:rsidRPr="0045652F">
        <w:rPr>
          <w:lang w:val="en-US"/>
        </w:rPr>
        <w:tab/>
        <w:t xml:space="preserve">The name of the VIRTEL variable to which the attribute value is to be copied.  The variable name </w:t>
      </w:r>
      <w:r w:rsidRPr="0045652F">
        <w:rPr>
          <w:bCs/>
          <w:iCs/>
          <w:szCs w:val="19"/>
          <w:lang w:val="en-US"/>
        </w:rPr>
        <w:t>must be placed in quotes</w:t>
      </w:r>
      <w:r w:rsidRPr="0045652F">
        <w:rPr>
          <w:lang w:val="en-US"/>
        </w:rPr>
        <w:t>.  If the variable already exists, then its current value will be replaced.</w:t>
      </w:r>
    </w:p>
    <w:p w14:paraId="41C775A1" w14:textId="77777777" w:rsidR="00774472" w:rsidRPr="0045652F" w:rsidRDefault="00774472">
      <w:pPr>
        <w:rPr>
          <w:lang w:val="en-US"/>
        </w:rPr>
      </w:pPr>
      <w:r w:rsidRPr="0045652F">
        <w:rPr>
          <w:lang w:val="en-US"/>
        </w:rPr>
        <w:t>The parameters WITH and VALUEOF are as previously described.  If the LENGTH and TYPE parameters are specified, then the attribute value is edited, as previously described, to conform to the length and type specified.  If the LENGTH and TYPE parameters are omitted, then the length and value of the attribute are copied exactly.</w:t>
      </w:r>
    </w:p>
    <w:p w14:paraId="1BF86813" w14:textId="77777777" w:rsidR="00774472" w:rsidRPr="0045652F" w:rsidRDefault="00774472">
      <w:pPr>
        <w:pStyle w:val="Heading6"/>
        <w:rPr>
          <w:lang w:val="en-US"/>
        </w:rPr>
      </w:pPr>
      <w:r w:rsidRPr="0045652F">
        <w:rPr>
          <w:lang w:val="en-US"/>
        </w:rPr>
        <w:t>MAP$ BEGIN</w:t>
      </w:r>
    </w:p>
    <w:p w14:paraId="23BD586D" w14:textId="77777777" w:rsidR="00774472" w:rsidRPr="0045652F" w:rsidRDefault="00774472">
      <w:pPr>
        <w:pStyle w:val="ecran0"/>
        <w:rPr>
          <w:lang w:val="en-US"/>
        </w:rPr>
      </w:pPr>
      <w:r w:rsidRPr="0045652F">
        <w:rPr>
          <w:lang w:val="en-US"/>
        </w:rPr>
        <w:fldChar w:fldCharType="begin"/>
      </w:r>
      <w:r w:rsidRPr="0045652F">
        <w:rPr>
          <w:lang w:val="en-US"/>
        </w:rPr>
        <w:instrText xml:space="preserve"> XE "MAP$:BEGIN"</w:instrText>
      </w:r>
      <w:r w:rsidRPr="0045652F">
        <w:rPr>
          <w:lang w:val="en-US"/>
        </w:rPr>
        <w:fldChar w:fldCharType="end"/>
      </w:r>
      <w:r w:rsidRPr="0045652F">
        <w:rPr>
          <w:lang w:val="en-US"/>
        </w:rPr>
        <w:t>The MAP$ BEGIN instruction marks the start of a commarea, or the start of a group of fields within a commarea.  The optional WITH parameter indicates a group of fields enclosed by a specific XML tag in the input data.  The optional OCCURS parameter indicates a repeating group of fields.  Nested pairs of MAP$ BEGIN and MAP$ END instructions are permitted.</w:t>
      </w:r>
    </w:p>
    <w:p w14:paraId="31F617ED" w14:textId="77777777" w:rsidR="00774472" w:rsidRPr="0045652F" w:rsidRDefault="00774472">
      <w:pPr>
        <w:pStyle w:val="Ecran"/>
        <w:rPr>
          <w:lang w:val="en-US"/>
        </w:rPr>
      </w:pPr>
    </w:p>
    <w:p w14:paraId="4900C021" w14:textId="77777777" w:rsidR="00774472" w:rsidRPr="0045652F" w:rsidRDefault="00774472">
      <w:pPr>
        <w:pStyle w:val="Ecran"/>
        <w:rPr>
          <w:lang w:val="en-US"/>
        </w:rPr>
      </w:pPr>
      <w:r w:rsidRPr="0045652F">
        <w:rPr>
          <w:lang w:val="en-US"/>
        </w:rPr>
        <w:t>groupname  MAP$  BEGIN,WITH='xmlname',OCCURS=nnn,COUNT='countvar'</w:t>
      </w:r>
    </w:p>
    <w:p w14:paraId="3CD79472" w14:textId="77777777" w:rsidR="00774472" w:rsidRPr="0045652F" w:rsidRDefault="00774472">
      <w:pPr>
        <w:pStyle w:val="Ecran"/>
        <w:rPr>
          <w:lang w:val="en-US"/>
        </w:rPr>
      </w:pPr>
    </w:p>
    <w:p w14:paraId="3566A6D1" w14:textId="77777777" w:rsidR="00774472" w:rsidRPr="0045652F" w:rsidRDefault="00774472">
      <w:pPr>
        <w:keepNext/>
        <w:keepLines/>
        <w:rPr>
          <w:lang w:val="en-US"/>
        </w:rPr>
      </w:pPr>
    </w:p>
    <w:p w14:paraId="3E1A6BC1" w14:textId="77777777" w:rsidR="00774472" w:rsidRPr="0045652F" w:rsidRDefault="00774472">
      <w:pPr>
        <w:pStyle w:val="RefrenceChamp"/>
        <w:keepNext/>
        <w:keepLines/>
        <w:rPr>
          <w:bCs/>
          <w:iCs/>
          <w:lang w:val="en-US"/>
        </w:rPr>
      </w:pPr>
      <w:r w:rsidRPr="0045652F">
        <w:rPr>
          <w:b/>
          <w:i/>
          <w:lang w:val="en-US"/>
        </w:rPr>
        <w:t>groupname</w:t>
      </w:r>
      <w:r w:rsidRPr="0045652F">
        <w:rPr>
          <w:b/>
          <w:i/>
          <w:lang w:val="en-US"/>
        </w:rPr>
        <w:tab/>
      </w:r>
      <w:r w:rsidRPr="0045652F">
        <w:rPr>
          <w:bCs/>
          <w:iCs/>
          <w:lang w:val="en-US"/>
        </w:rPr>
        <w:t>The label is required.  It specifies the name of the commarea or field group.</w:t>
      </w:r>
      <w:r w:rsidRPr="0045652F">
        <w:rPr>
          <w:szCs w:val="19"/>
          <w:lang w:val="en-US"/>
        </w:rPr>
        <w:t xml:space="preserve">  The MAP$ BEGIN instruction must be matched by a subsequent MAP$ END instruction having the same label.</w:t>
      </w:r>
    </w:p>
    <w:p w14:paraId="16A49E10" w14:textId="77777777" w:rsidR="00774472" w:rsidRPr="0045652F" w:rsidRDefault="00774472">
      <w:pPr>
        <w:pStyle w:val="RefrenceChamp"/>
        <w:keepNext/>
        <w:keepLines/>
        <w:rPr>
          <w:bCs/>
          <w:iCs/>
          <w:lang w:val="en-US"/>
        </w:rPr>
      </w:pPr>
      <w:r w:rsidRPr="0045652F">
        <w:rPr>
          <w:b/>
          <w:i/>
          <w:lang w:val="en-US"/>
        </w:rPr>
        <w:t>xmlname</w:t>
      </w:r>
      <w:r w:rsidRPr="0045652F">
        <w:rPr>
          <w:b/>
          <w:i/>
          <w:lang w:val="en-US"/>
        </w:rPr>
        <w:tab/>
      </w:r>
      <w:r w:rsidRPr="0045652F">
        <w:rPr>
          <w:bCs/>
          <w:iCs/>
          <w:lang w:val="en-US"/>
        </w:rPr>
        <w:t>The name of the XML tag which identifies the start of the group of fields in the input data</w:t>
      </w:r>
      <w:r w:rsidRPr="0045652F">
        <w:rPr>
          <w:szCs w:val="19"/>
          <w:lang w:val="en-US"/>
        </w:rPr>
        <w:t>.  If the WITH parameter is omitted, processing for this group of fields starts at the current location in the input data.  The special value NEXT-ELEMENT</w:t>
      </w:r>
      <w:r w:rsidRPr="0045652F">
        <w:rPr>
          <w:szCs w:val="19"/>
          <w:lang w:val="en-US"/>
        </w:rPr>
        <w:fldChar w:fldCharType="begin"/>
      </w:r>
      <w:r w:rsidRPr="0045652F">
        <w:rPr>
          <w:lang w:val="en-US"/>
        </w:rPr>
        <w:instrText xml:space="preserve"> XE "</w:instrText>
      </w:r>
      <w:r w:rsidRPr="0045652F">
        <w:rPr>
          <w:szCs w:val="19"/>
          <w:lang w:val="en-US"/>
        </w:rPr>
        <w:instrText>NEXT-ELEMENT</w:instrText>
      </w:r>
      <w:r w:rsidRPr="0045652F">
        <w:rPr>
          <w:lang w:val="en-US"/>
        </w:rPr>
        <w:instrText xml:space="preserve">" </w:instrText>
      </w:r>
      <w:r w:rsidRPr="0045652F">
        <w:rPr>
          <w:szCs w:val="19"/>
          <w:lang w:val="en-US"/>
        </w:rPr>
        <w:fldChar w:fldCharType="end"/>
      </w:r>
      <w:r w:rsidRPr="0045652F">
        <w:rPr>
          <w:szCs w:val="19"/>
          <w:lang w:val="en-US"/>
        </w:rPr>
        <w:t xml:space="preserve"> matches with the next XML tag in the input stream, regardless of its name.</w:t>
      </w:r>
    </w:p>
    <w:p w14:paraId="44508236" w14:textId="77777777" w:rsidR="00774472" w:rsidRPr="0045652F" w:rsidRDefault="00774472">
      <w:pPr>
        <w:pStyle w:val="RefrenceChamp"/>
        <w:keepLines/>
        <w:rPr>
          <w:lang w:val="en-US"/>
        </w:rPr>
      </w:pPr>
      <w:r w:rsidRPr="0045652F">
        <w:rPr>
          <w:b/>
          <w:i/>
          <w:lang w:val="en-US"/>
        </w:rPr>
        <w:t>nnn</w:t>
      </w:r>
      <w:r w:rsidRPr="0045652F">
        <w:rPr>
          <w:b/>
          <w:i/>
          <w:lang w:val="en-US"/>
        </w:rPr>
        <w:tab/>
      </w:r>
      <w:r w:rsidRPr="0045652F">
        <w:rPr>
          <w:lang w:val="en-US"/>
        </w:rPr>
        <w:t>Specifies the number of occurrences for a repeating group of fields.  If the OCCURS parameter is omitted, one occurrence will be generated.  The special value OCCURS=UNLIMITED indicates that the field repeats indefinitely until the end of the input data is reached.</w:t>
      </w:r>
    </w:p>
    <w:p w14:paraId="5FA02682" w14:textId="77777777" w:rsidR="00774472" w:rsidRPr="0045652F" w:rsidRDefault="00774472">
      <w:pPr>
        <w:pStyle w:val="RefrenceChamp"/>
        <w:keepLines/>
        <w:rPr>
          <w:lang w:val="en-US"/>
        </w:rPr>
      </w:pPr>
      <w:r w:rsidRPr="0045652F">
        <w:rPr>
          <w:b/>
          <w:i/>
          <w:lang w:val="en-US"/>
        </w:rPr>
        <w:t>countvar</w:t>
      </w:r>
      <w:r w:rsidRPr="0045652F">
        <w:rPr>
          <w:b/>
          <w:i/>
          <w:lang w:val="en-US"/>
        </w:rPr>
        <w:tab/>
      </w:r>
      <w:r w:rsidRPr="0045652F">
        <w:rPr>
          <w:lang w:val="en-US"/>
        </w:rPr>
        <w:t xml:space="preserve">Specifies the name of a VIRTEL variable which will be created when the MAP$ is processed for commarea-to-output conversion for a repeating group of fields.  The value of the variable is the number of occurrences actually processed (which may be less than the value of the OCCURS parameter if the length of the input commarea is insufficient to contain </w:t>
      </w:r>
      <w:r w:rsidRPr="0045652F">
        <w:rPr>
          <w:i/>
          <w:iCs/>
          <w:lang w:val="en-US"/>
        </w:rPr>
        <w:t>nnn</w:t>
      </w:r>
      <w:r w:rsidRPr="0045652F">
        <w:rPr>
          <w:lang w:val="en-US"/>
        </w:rPr>
        <w:t xml:space="preserve"> occurrences of the field group).  If the COUNT parameter is omitted, the </w:t>
      </w:r>
      <w:r w:rsidRPr="0045652F">
        <w:rPr>
          <w:i/>
          <w:iCs/>
          <w:lang w:val="en-US"/>
        </w:rPr>
        <w:t>groupname</w:t>
      </w:r>
      <w:r w:rsidRPr="0045652F">
        <w:rPr>
          <w:lang w:val="en-US"/>
        </w:rPr>
        <w:t xml:space="preserve"> specified in the statement label is used as the variable name.</w:t>
      </w:r>
    </w:p>
    <w:p w14:paraId="1DF241B7" w14:textId="77777777" w:rsidR="00774472" w:rsidRPr="0045652F" w:rsidRDefault="00774472">
      <w:pPr>
        <w:pStyle w:val="ecran0"/>
        <w:rPr>
          <w:lang w:val="en-US"/>
        </w:rPr>
      </w:pPr>
      <w:r w:rsidRPr="0045652F">
        <w:rPr>
          <w:lang w:val="en-US"/>
        </w:rPr>
        <w:fldChar w:fldCharType="begin"/>
      </w:r>
      <w:r w:rsidRPr="0045652F">
        <w:rPr>
          <w:lang w:val="en-US"/>
        </w:rPr>
        <w:instrText xml:space="preserve"> XE "MAP$:BEGIN,TOP"</w:instrText>
      </w:r>
      <w:r w:rsidRPr="0045652F">
        <w:rPr>
          <w:lang w:val="en-US"/>
        </w:rPr>
        <w:fldChar w:fldCharType="end"/>
      </w:r>
      <w:r w:rsidRPr="0045652F">
        <w:rPr>
          <w:lang w:val="en-US"/>
        </w:rPr>
        <w:t>A variation of the MAP$ BEGIN instruction can be used to force the scan of the XML input stream to be restarted:</w:t>
      </w:r>
    </w:p>
    <w:p w14:paraId="71CFBFF3" w14:textId="77777777" w:rsidR="00774472" w:rsidRPr="0045652F" w:rsidRDefault="00774472">
      <w:pPr>
        <w:pStyle w:val="Ecran"/>
        <w:rPr>
          <w:lang w:val="en-US"/>
        </w:rPr>
      </w:pPr>
    </w:p>
    <w:p w14:paraId="4A03CF81" w14:textId="77777777" w:rsidR="00774472" w:rsidRPr="0045652F" w:rsidRDefault="00774472">
      <w:pPr>
        <w:pStyle w:val="Ecran"/>
        <w:rPr>
          <w:lang w:val="en-US"/>
        </w:rPr>
      </w:pPr>
      <w:r w:rsidRPr="0045652F">
        <w:rPr>
          <w:lang w:val="en-US"/>
        </w:rPr>
        <w:t>groupname  MAP$  BEGIN,TOP,WITH='xmlname'</w:t>
      </w:r>
    </w:p>
    <w:p w14:paraId="0F3C5604" w14:textId="77777777" w:rsidR="00774472" w:rsidRPr="0045652F" w:rsidRDefault="00774472">
      <w:pPr>
        <w:pStyle w:val="Ecran"/>
        <w:rPr>
          <w:lang w:val="en-US"/>
        </w:rPr>
      </w:pPr>
    </w:p>
    <w:p w14:paraId="18BC9C3D" w14:textId="77777777" w:rsidR="00774472" w:rsidRPr="0045652F" w:rsidRDefault="00774472">
      <w:pPr>
        <w:keepNext/>
        <w:keepLines/>
        <w:rPr>
          <w:lang w:val="en-US"/>
        </w:rPr>
      </w:pPr>
    </w:p>
    <w:p w14:paraId="16C2A043" w14:textId="77777777" w:rsidR="00774472" w:rsidRPr="0045652F" w:rsidRDefault="00774472">
      <w:pPr>
        <w:keepLines/>
        <w:rPr>
          <w:lang w:val="en-US"/>
        </w:rPr>
      </w:pPr>
      <w:r w:rsidRPr="0045652F">
        <w:rPr>
          <w:lang w:val="en-US"/>
        </w:rPr>
        <w:t xml:space="preserve">The TOP parameter specifies that the scan for the tag named </w:t>
      </w:r>
      <w:r w:rsidRPr="0045652F">
        <w:rPr>
          <w:i/>
          <w:iCs/>
          <w:lang w:val="en-US"/>
        </w:rPr>
        <w:t xml:space="preserve">xmlname </w:t>
      </w:r>
      <w:r w:rsidRPr="0045652F">
        <w:rPr>
          <w:lang w:val="en-US"/>
        </w:rPr>
        <w:t>starts from the beginning of the XML stream.</w:t>
      </w:r>
    </w:p>
    <w:p w14:paraId="438AE47C" w14:textId="77777777" w:rsidR="00774472" w:rsidRPr="0045652F" w:rsidRDefault="00774472">
      <w:pPr>
        <w:pStyle w:val="ecran0"/>
        <w:rPr>
          <w:lang w:val="en-US"/>
        </w:rPr>
      </w:pPr>
    </w:p>
    <w:p w14:paraId="426C4116" w14:textId="77777777" w:rsidR="00774472" w:rsidRPr="0045652F" w:rsidRDefault="00774472">
      <w:pPr>
        <w:pStyle w:val="ecran0"/>
        <w:rPr>
          <w:lang w:val="en-US"/>
        </w:rPr>
      </w:pPr>
      <w:r w:rsidRPr="0045652F">
        <w:rPr>
          <w:lang w:val="en-US"/>
        </w:rPr>
        <w:fldChar w:fldCharType="begin"/>
      </w:r>
      <w:r w:rsidRPr="0045652F">
        <w:rPr>
          <w:lang w:val="en-US"/>
        </w:rPr>
        <w:instrText xml:space="preserve"> XE "MAP$:BEGIN,EVENT"</w:instrText>
      </w:r>
      <w:r w:rsidRPr="0045652F">
        <w:rPr>
          <w:lang w:val="en-US"/>
        </w:rPr>
        <w:fldChar w:fldCharType="end"/>
      </w:r>
      <w:r w:rsidRPr="0045652F">
        <w:rPr>
          <w:lang w:val="en-US"/>
        </w:rPr>
        <w:t>Another variation of the MAP$ BEGIN instruction introduces a group of fields which are conditional on the current value of the $EVENT$ variable:</w:t>
      </w:r>
    </w:p>
    <w:p w14:paraId="4E09D33D" w14:textId="77777777" w:rsidR="00774472" w:rsidRPr="0045652F" w:rsidRDefault="00774472">
      <w:pPr>
        <w:pStyle w:val="Ecran"/>
        <w:rPr>
          <w:lang w:val="en-US"/>
        </w:rPr>
      </w:pPr>
    </w:p>
    <w:p w14:paraId="69F9BABA" w14:textId="77777777" w:rsidR="00774472" w:rsidRPr="0045652F" w:rsidRDefault="00774472">
      <w:pPr>
        <w:pStyle w:val="Ecran"/>
        <w:rPr>
          <w:lang w:val="en-US"/>
        </w:rPr>
      </w:pPr>
      <w:r w:rsidRPr="0045652F">
        <w:rPr>
          <w:lang w:val="en-US"/>
        </w:rPr>
        <w:t>groupname  MAP$  BEGIN,EVENT='eventname'</w:t>
      </w:r>
    </w:p>
    <w:p w14:paraId="2C7D5D2B" w14:textId="77777777" w:rsidR="00774472" w:rsidRPr="0045652F" w:rsidRDefault="00774472">
      <w:pPr>
        <w:pStyle w:val="Ecran"/>
        <w:rPr>
          <w:lang w:val="en-US"/>
        </w:rPr>
      </w:pPr>
    </w:p>
    <w:p w14:paraId="606C0E2A" w14:textId="77777777" w:rsidR="00774472" w:rsidRPr="0045652F" w:rsidRDefault="00774472">
      <w:pPr>
        <w:keepNext/>
        <w:keepLines/>
        <w:rPr>
          <w:lang w:val="en-US"/>
        </w:rPr>
      </w:pPr>
    </w:p>
    <w:p w14:paraId="2C684F67" w14:textId="77777777" w:rsidR="00774472" w:rsidRPr="0045652F" w:rsidRDefault="00774472">
      <w:pPr>
        <w:keepLines/>
        <w:rPr>
          <w:lang w:val="en-US"/>
        </w:rPr>
      </w:pPr>
      <w:r w:rsidRPr="0045652F">
        <w:rPr>
          <w:lang w:val="en-US"/>
        </w:rPr>
        <w:t xml:space="preserve">The group of fields enclosed by the MAP$ BEGIN and MAP$ END instructions are processed only if the “current event” set by a previous MAP$ EVENTUAL-AREA or MAP$ ELSETHEN-AREA instruction matches the </w:t>
      </w:r>
      <w:r w:rsidRPr="0045652F">
        <w:rPr>
          <w:i/>
          <w:iCs/>
          <w:lang w:val="en-US"/>
        </w:rPr>
        <w:t>eventname</w:t>
      </w:r>
      <w:r w:rsidRPr="0045652F">
        <w:rPr>
          <w:lang w:val="en-US"/>
        </w:rPr>
        <w:t xml:space="preserve"> specified.  For commarea-to-output conversion, the names of the variables generated for this group are prefixed by </w:t>
      </w:r>
      <w:r w:rsidRPr="0045652F">
        <w:rPr>
          <w:i/>
          <w:iCs/>
          <w:lang w:val="en-US"/>
        </w:rPr>
        <w:t>eventname/</w:t>
      </w:r>
    </w:p>
    <w:p w14:paraId="38BAFCB5" w14:textId="77777777" w:rsidR="00774472" w:rsidRPr="0045652F" w:rsidRDefault="00774472">
      <w:pPr>
        <w:pStyle w:val="Heading6"/>
        <w:rPr>
          <w:lang w:val="en-US"/>
        </w:rPr>
      </w:pPr>
      <w:r w:rsidRPr="0045652F">
        <w:rPr>
          <w:lang w:val="en-US"/>
        </w:rPr>
        <w:t>MAP$ END</w:t>
      </w:r>
    </w:p>
    <w:p w14:paraId="787D80DF" w14:textId="77777777" w:rsidR="00774472" w:rsidRPr="0045652F" w:rsidRDefault="00774472">
      <w:pPr>
        <w:pStyle w:val="ecran0"/>
        <w:rPr>
          <w:lang w:val="en-US"/>
        </w:rPr>
      </w:pPr>
      <w:r w:rsidRPr="0045652F">
        <w:rPr>
          <w:lang w:val="en-US"/>
        </w:rPr>
        <w:fldChar w:fldCharType="begin"/>
      </w:r>
      <w:r w:rsidRPr="0045652F">
        <w:rPr>
          <w:lang w:val="en-US"/>
        </w:rPr>
        <w:instrText xml:space="preserve"> XE "MAP$:END"</w:instrText>
      </w:r>
      <w:r w:rsidRPr="0045652F">
        <w:rPr>
          <w:lang w:val="en-US"/>
        </w:rPr>
        <w:fldChar w:fldCharType="end"/>
      </w:r>
      <w:r w:rsidRPr="0045652F">
        <w:rPr>
          <w:lang w:val="en-US"/>
        </w:rPr>
        <w:t>The MAP$ END instruction marks the end of a commarea or field group.</w:t>
      </w:r>
    </w:p>
    <w:p w14:paraId="01C5D20B" w14:textId="77777777" w:rsidR="00774472" w:rsidRPr="0045652F" w:rsidRDefault="00774472">
      <w:pPr>
        <w:pStyle w:val="Ecran"/>
        <w:rPr>
          <w:lang w:val="en-US"/>
        </w:rPr>
      </w:pPr>
    </w:p>
    <w:p w14:paraId="1D179A2F" w14:textId="77777777" w:rsidR="00774472" w:rsidRPr="0045652F" w:rsidRDefault="00774472">
      <w:pPr>
        <w:pStyle w:val="Ecran"/>
        <w:rPr>
          <w:lang w:val="en-US"/>
        </w:rPr>
      </w:pPr>
      <w:r w:rsidRPr="0045652F">
        <w:rPr>
          <w:lang w:val="en-US"/>
        </w:rPr>
        <w:t>groupname  MAP$  END</w:t>
      </w:r>
    </w:p>
    <w:p w14:paraId="2D82BAAB" w14:textId="77777777" w:rsidR="00774472" w:rsidRPr="0045652F" w:rsidRDefault="00774472">
      <w:pPr>
        <w:pStyle w:val="Ecran"/>
        <w:rPr>
          <w:lang w:val="en-US"/>
        </w:rPr>
      </w:pPr>
    </w:p>
    <w:p w14:paraId="0B400871" w14:textId="77777777" w:rsidR="00774472" w:rsidRPr="0045652F" w:rsidRDefault="00774472">
      <w:pPr>
        <w:keepNext/>
        <w:keepLines/>
        <w:rPr>
          <w:lang w:val="en-US"/>
        </w:rPr>
      </w:pPr>
    </w:p>
    <w:p w14:paraId="3290941E" w14:textId="77777777" w:rsidR="00774472" w:rsidRPr="0045652F" w:rsidRDefault="00774472">
      <w:pPr>
        <w:pStyle w:val="RefrenceChamp"/>
        <w:rPr>
          <w:bCs/>
          <w:iCs/>
          <w:lang w:val="en-US"/>
        </w:rPr>
      </w:pPr>
      <w:r w:rsidRPr="0045652F">
        <w:rPr>
          <w:b/>
          <w:i/>
          <w:lang w:val="en-US"/>
        </w:rPr>
        <w:t>groupname</w:t>
      </w:r>
      <w:r w:rsidRPr="0045652F">
        <w:rPr>
          <w:b/>
          <w:i/>
          <w:lang w:val="en-US"/>
        </w:rPr>
        <w:tab/>
      </w:r>
      <w:r w:rsidRPr="0045652F">
        <w:rPr>
          <w:bCs/>
          <w:iCs/>
          <w:lang w:val="en-US"/>
        </w:rPr>
        <w:t xml:space="preserve">The label is required.  It must match the label on the corresponding </w:t>
      </w:r>
      <w:r w:rsidRPr="0045652F">
        <w:rPr>
          <w:szCs w:val="19"/>
          <w:lang w:val="en-US"/>
        </w:rPr>
        <w:t>MAP$ BEGIN instruction.</w:t>
      </w:r>
    </w:p>
    <w:p w14:paraId="6F8F1E29" w14:textId="77777777" w:rsidR="00774472" w:rsidRPr="0045652F" w:rsidRDefault="00774472">
      <w:pPr>
        <w:pStyle w:val="Heading6"/>
        <w:rPr>
          <w:lang w:val="en-US"/>
        </w:rPr>
      </w:pPr>
      <w:bookmarkStart w:id="472" w:name="_Ref176073689"/>
      <w:r w:rsidRPr="0045652F">
        <w:rPr>
          <w:lang w:val="en-US"/>
        </w:rPr>
        <w:t>MAP$ EVENTUAL-AREA, MAP$ ELSETHEN-AREA</w:t>
      </w:r>
      <w:bookmarkEnd w:id="472"/>
    </w:p>
    <w:p w14:paraId="6084EDE0" w14:textId="77777777" w:rsidR="00774472" w:rsidRPr="0045652F" w:rsidRDefault="00774472">
      <w:pPr>
        <w:keepNext/>
        <w:keepLines/>
        <w:rPr>
          <w:lang w:val="en-US"/>
        </w:rPr>
      </w:pPr>
      <w:r w:rsidRPr="0045652F">
        <w:rPr>
          <w:lang w:val="en-US"/>
        </w:rPr>
        <w:fldChar w:fldCharType="begin"/>
      </w:r>
      <w:r w:rsidRPr="0045652F">
        <w:rPr>
          <w:lang w:val="en-US"/>
        </w:rPr>
        <w:instrText xml:space="preserve"> XE "MAP$:EVENTUAL-AREA"</w:instrText>
      </w:r>
      <w:r w:rsidRPr="0045652F">
        <w:rPr>
          <w:lang w:val="en-US"/>
        </w:rPr>
        <w:fldChar w:fldCharType="end"/>
      </w:r>
      <w:r w:rsidRPr="0045652F">
        <w:rPr>
          <w:lang w:val="en-US"/>
        </w:rPr>
        <w:fldChar w:fldCharType="begin"/>
      </w:r>
      <w:r w:rsidRPr="0045652F">
        <w:rPr>
          <w:lang w:val="en-US"/>
        </w:rPr>
        <w:instrText xml:space="preserve"> XE "MAP$:ELSETHEN-AREA"</w:instrText>
      </w:r>
      <w:r w:rsidRPr="0045652F">
        <w:rPr>
          <w:lang w:val="en-US"/>
        </w:rPr>
        <w:fldChar w:fldCharType="end"/>
      </w:r>
      <w:r w:rsidRPr="0045652F">
        <w:rPr>
          <w:lang w:val="en-US"/>
        </w:rPr>
        <w:t>The MAP$ EVENTUAL-AREA and MAP$ ELSETHEN-AREA instructions generate a field in a commarea whose value depends on the presence of a named tag in the XML stream, or whose value depends on the value of a specific XML tag.</w:t>
      </w:r>
    </w:p>
    <w:p w14:paraId="66A68244" w14:textId="77777777" w:rsidR="00774472" w:rsidRPr="0045652F" w:rsidRDefault="00774472">
      <w:pPr>
        <w:pStyle w:val="ecran0"/>
        <w:rPr>
          <w:lang w:val="en-US"/>
        </w:rPr>
      </w:pPr>
      <w:r w:rsidRPr="0045652F">
        <w:rPr>
          <w:lang w:val="en-US"/>
        </w:rPr>
        <w:t>The first form of these instructions tests for the presence of one of a set of named tags, and generates a value which corresponds to the tag which was found:</w:t>
      </w:r>
    </w:p>
    <w:p w14:paraId="1CE04704" w14:textId="77777777" w:rsidR="00774472" w:rsidRPr="0045652F" w:rsidRDefault="00774472">
      <w:pPr>
        <w:pStyle w:val="Ecran"/>
        <w:rPr>
          <w:lang w:val="en-US"/>
        </w:rPr>
      </w:pPr>
    </w:p>
    <w:p w14:paraId="631135E6" w14:textId="77777777" w:rsidR="00774472" w:rsidRPr="0045652F" w:rsidRDefault="00774472">
      <w:pPr>
        <w:pStyle w:val="Ecran"/>
        <w:rPr>
          <w:lang w:val="en-US"/>
        </w:rPr>
      </w:pPr>
      <w:r w:rsidRPr="0045652F">
        <w:rPr>
          <w:lang w:val="en-US"/>
        </w:rPr>
        <w:t xml:space="preserve">    MAP$  EVENTUAL-AREA,</w:t>
      </w:r>
      <w:r w:rsidRPr="0045652F">
        <w:rPr>
          <w:rFonts w:ascii="Verdana" w:hAnsi="Verdana"/>
          <w:b/>
          <w:bCs/>
          <w:lang w:val="en-US"/>
        </w:rPr>
        <w:t xml:space="preserve">     or     </w:t>
      </w:r>
      <w:r w:rsidRPr="0045652F">
        <w:rPr>
          <w:lang w:val="en-US"/>
        </w:rPr>
        <w:t>ELSETHEN-AREA,</w:t>
      </w:r>
    </w:p>
    <w:p w14:paraId="264DA368" w14:textId="77777777" w:rsidR="00774472" w:rsidRPr="0045652F" w:rsidRDefault="00774472">
      <w:pPr>
        <w:pStyle w:val="Ecran"/>
        <w:rPr>
          <w:lang w:val="en-US"/>
        </w:rPr>
      </w:pPr>
      <w:r w:rsidRPr="0045652F">
        <w:rPr>
          <w:lang w:val="en-US"/>
        </w:rPr>
        <w:t xml:space="preserve">               FROM-CONSTANT,'value',</w:t>
      </w:r>
    </w:p>
    <w:p w14:paraId="0B828103" w14:textId="77777777" w:rsidR="00774472" w:rsidRPr="0045652F" w:rsidRDefault="00774472">
      <w:pPr>
        <w:pStyle w:val="Ecran"/>
        <w:rPr>
          <w:lang w:val="en-US"/>
        </w:rPr>
      </w:pPr>
      <w:r w:rsidRPr="0045652F">
        <w:rPr>
          <w:lang w:val="en-US"/>
        </w:rPr>
        <w:t xml:space="preserve">               WHEN=(ELEMENT,'xmlname'),</w:t>
      </w:r>
    </w:p>
    <w:p w14:paraId="289BF45B" w14:textId="77777777" w:rsidR="00774472" w:rsidRPr="0045652F" w:rsidRDefault="00774472">
      <w:pPr>
        <w:pStyle w:val="Ecran"/>
        <w:rPr>
          <w:lang w:val="en-US"/>
        </w:rPr>
      </w:pPr>
      <w:r w:rsidRPr="0045652F">
        <w:rPr>
          <w:lang w:val="en-US"/>
        </w:rPr>
        <w:t xml:space="preserve">               EVENT='varname'</w:t>
      </w:r>
    </w:p>
    <w:p w14:paraId="01FA1D9B" w14:textId="77777777" w:rsidR="00774472" w:rsidRPr="0045652F" w:rsidRDefault="00774472">
      <w:pPr>
        <w:pStyle w:val="Ecran"/>
        <w:rPr>
          <w:lang w:val="en-US"/>
        </w:rPr>
      </w:pPr>
      <w:r w:rsidRPr="0045652F">
        <w:rPr>
          <w:lang w:val="en-US"/>
        </w:rPr>
        <w:t xml:space="preserve">    MAP$  ELSETHEN-AREA,FROM-CONSTANT,'value'</w:t>
      </w:r>
    </w:p>
    <w:p w14:paraId="734E6EEA" w14:textId="77777777" w:rsidR="00774472" w:rsidRPr="0045652F" w:rsidRDefault="00774472">
      <w:pPr>
        <w:pStyle w:val="Ecran"/>
        <w:rPr>
          <w:lang w:val="en-US"/>
        </w:rPr>
      </w:pPr>
    </w:p>
    <w:p w14:paraId="2301FC46" w14:textId="77777777" w:rsidR="00774472" w:rsidRPr="0045652F" w:rsidRDefault="00774472" w:rsidP="00D029B1">
      <w:pPr>
        <w:keepNext/>
        <w:keepLines/>
        <w:rPr>
          <w:lang w:val="en-US"/>
        </w:rPr>
      </w:pPr>
    </w:p>
    <w:p w14:paraId="1E37DE2D" w14:textId="77777777" w:rsidR="00774472" w:rsidRPr="0045652F" w:rsidRDefault="00774472">
      <w:pPr>
        <w:keepLines/>
        <w:rPr>
          <w:lang w:val="en-US"/>
        </w:rPr>
      </w:pPr>
      <w:r w:rsidRPr="0045652F">
        <w:rPr>
          <w:lang w:val="en-US"/>
        </w:rPr>
        <w:t>These instructions are coded as a group consisting of one MAP$ EVENTUAL-AREA instruction followed by one or more MAP$ ELSETHEN-AREA instructions.  A final MAP$ ELSETHEN-AREA instruction with no WHEN parameter provides a default value for the output field.  The group is enclosed by a pair of MAP$ BEGIN and MAP$ END instructions which specify the name of the enclosing XML tag.</w:t>
      </w:r>
    </w:p>
    <w:p w14:paraId="60532888" w14:textId="77777777" w:rsidR="00774472" w:rsidRPr="0045652F" w:rsidRDefault="00774472">
      <w:pPr>
        <w:keepLines/>
        <w:rPr>
          <w:lang w:val="en-US"/>
        </w:rPr>
      </w:pPr>
    </w:p>
    <w:p w14:paraId="7146CE7B" w14:textId="77777777" w:rsidR="00774472" w:rsidRPr="0045652F" w:rsidRDefault="00774472">
      <w:pPr>
        <w:keepLines/>
        <w:rPr>
          <w:lang w:val="en-US"/>
        </w:rPr>
      </w:pPr>
      <w:r w:rsidRPr="0045652F">
        <w:rPr>
          <w:lang w:val="en-US"/>
        </w:rPr>
        <w:t xml:space="preserve">The optional EVENT parameter specifies the name of the VIRTEL variable to be created when the MAP$ is processed for commarea-to-output conversion.  If the EVENT parameter is omitted, then the variable has the same name as the XML tag </w:t>
      </w:r>
      <w:r w:rsidRPr="0045652F">
        <w:rPr>
          <w:i/>
          <w:iCs/>
          <w:lang w:val="en-US"/>
        </w:rPr>
        <w:t>xmlname</w:t>
      </w:r>
      <w:r w:rsidRPr="0045652F">
        <w:rPr>
          <w:lang w:val="en-US"/>
        </w:rPr>
        <w:t>.  The value of the EVENT parameter is also added to the $EVENT$ variable, and becomes the “current event” for any subsequent MAP$ BEGIN,EVENT instructions.</w:t>
      </w:r>
    </w:p>
    <w:p w14:paraId="446C4629" w14:textId="77777777" w:rsidR="00774472" w:rsidRPr="0045652F" w:rsidRDefault="00774472">
      <w:pPr>
        <w:pStyle w:val="ecran0"/>
        <w:rPr>
          <w:lang w:val="en-US"/>
        </w:rPr>
      </w:pPr>
      <w:r w:rsidRPr="0045652F">
        <w:rPr>
          <w:lang w:val="en-US"/>
        </w:rPr>
        <w:t>The following example illustrates the process.  The XML stream in this example consists of an &lt;identity&gt; tag which may enclose one of three different tags &lt;bic&gt; &lt;iban&gt; or &lt;rib&gt;:</w:t>
      </w:r>
    </w:p>
    <w:p w14:paraId="08CC67F1" w14:textId="77777777" w:rsidR="00774472" w:rsidRPr="0045652F" w:rsidRDefault="00774472">
      <w:pPr>
        <w:pStyle w:val="Listing"/>
        <w:rPr>
          <w:lang w:val="en-US"/>
        </w:rPr>
      </w:pPr>
      <w:r w:rsidRPr="0045652F">
        <w:rPr>
          <w:lang w:val="en-US"/>
        </w:rPr>
        <w:t>&lt;identity&gt;&lt;bic&gt;12345678&lt;/bic&gt;&lt;/identity&gt;</w:t>
      </w:r>
    </w:p>
    <w:p w14:paraId="24BC423F" w14:textId="77777777" w:rsidR="00774472" w:rsidRPr="0045652F" w:rsidRDefault="00774472">
      <w:pPr>
        <w:pStyle w:val="Listing"/>
        <w:rPr>
          <w:rFonts w:ascii="Verdana" w:hAnsi="Verdana"/>
          <w:b/>
          <w:bCs/>
          <w:i/>
          <w:iCs/>
          <w:lang w:val="en-US"/>
        </w:rPr>
      </w:pPr>
      <w:r w:rsidRPr="0045652F">
        <w:rPr>
          <w:rFonts w:ascii="Verdana" w:hAnsi="Verdana"/>
          <w:b/>
          <w:bCs/>
          <w:i/>
          <w:iCs/>
          <w:lang w:val="en-US"/>
        </w:rPr>
        <w:t>or</w:t>
      </w:r>
    </w:p>
    <w:p w14:paraId="65463F7B" w14:textId="77777777" w:rsidR="00774472" w:rsidRPr="0045652F" w:rsidRDefault="00774472">
      <w:pPr>
        <w:pStyle w:val="Listing"/>
        <w:rPr>
          <w:lang w:val="en-US"/>
        </w:rPr>
      </w:pPr>
      <w:r w:rsidRPr="0045652F">
        <w:rPr>
          <w:lang w:val="en-US"/>
        </w:rPr>
        <w:t>&lt;identity&gt;&lt;iban&gt;12345678&lt;/iban&gt;&lt;/identity&gt;</w:t>
      </w:r>
    </w:p>
    <w:p w14:paraId="52FE2E4B" w14:textId="77777777" w:rsidR="00774472" w:rsidRPr="0045652F" w:rsidRDefault="00774472">
      <w:pPr>
        <w:pStyle w:val="Listing"/>
        <w:rPr>
          <w:rFonts w:ascii="Verdana" w:hAnsi="Verdana"/>
          <w:b/>
          <w:bCs/>
          <w:i/>
          <w:iCs/>
          <w:lang w:val="en-US"/>
        </w:rPr>
      </w:pPr>
      <w:r w:rsidRPr="0045652F">
        <w:rPr>
          <w:rFonts w:ascii="Verdana" w:hAnsi="Verdana"/>
          <w:b/>
          <w:bCs/>
          <w:i/>
          <w:iCs/>
          <w:lang w:val="en-US"/>
        </w:rPr>
        <w:t>or</w:t>
      </w:r>
    </w:p>
    <w:p w14:paraId="7C42E090" w14:textId="77777777" w:rsidR="00774472" w:rsidRPr="0045652F" w:rsidRDefault="00774472">
      <w:pPr>
        <w:pStyle w:val="Listing"/>
        <w:rPr>
          <w:lang w:val="en-US"/>
        </w:rPr>
      </w:pPr>
      <w:r w:rsidRPr="0045652F">
        <w:rPr>
          <w:lang w:val="en-US"/>
        </w:rPr>
        <w:t>&lt;identity&gt;&lt;rib&gt;12345678&lt;/rib&gt;&lt;/identity&gt;</w:t>
      </w:r>
    </w:p>
    <w:p w14:paraId="2CADF50A" w14:textId="77777777" w:rsidR="00774472" w:rsidRPr="0045652F" w:rsidRDefault="00774472">
      <w:pPr>
        <w:pStyle w:val="Listing"/>
        <w:rPr>
          <w:lang w:val="en-US"/>
        </w:rPr>
      </w:pPr>
    </w:p>
    <w:p w14:paraId="289E5CDF" w14:textId="77777777" w:rsidR="00774472" w:rsidRPr="0045652F" w:rsidRDefault="00774472">
      <w:pPr>
        <w:pStyle w:val="ecran0"/>
        <w:rPr>
          <w:lang w:val="en-US"/>
        </w:rPr>
      </w:pPr>
      <w:r w:rsidRPr="0045652F">
        <w:rPr>
          <w:lang w:val="en-US"/>
        </w:rPr>
        <w:t>The objective is to generate an output area which consists of a one-byte code (1=bic, 2=iban, 3=rib) followed by an 8-byte area containing the value of the indicated tag.  If none of the indicated tags is found, the code is generated with a space as the default value.  This is achieved by means of the following instructions in the scenario:</w:t>
      </w:r>
    </w:p>
    <w:p w14:paraId="5E5DA17D" w14:textId="77777777" w:rsidR="00774472" w:rsidRPr="0045652F" w:rsidRDefault="00774472">
      <w:pPr>
        <w:pStyle w:val="Listing"/>
        <w:rPr>
          <w:lang w:val="en-US"/>
        </w:rPr>
      </w:pPr>
      <w:r w:rsidRPr="0045652F">
        <w:rPr>
          <w:lang w:val="en-US"/>
        </w:rPr>
        <w:t>IDENT  MAP$  BEGIN,WITH='identity'</w:t>
      </w:r>
    </w:p>
    <w:p w14:paraId="49092761" w14:textId="77777777" w:rsidR="00774472" w:rsidRPr="0045652F" w:rsidRDefault="00774472">
      <w:pPr>
        <w:pStyle w:val="Listing"/>
        <w:rPr>
          <w:lang w:val="en-US"/>
        </w:rPr>
      </w:pPr>
      <w:r w:rsidRPr="0045652F">
        <w:rPr>
          <w:lang w:val="en-US"/>
        </w:rPr>
        <w:t xml:space="preserve">       MAP$  EVENTUAL-AREA,FROM-CONSTANT,'1',WHEN=(ELEMENT,'bic')</w:t>
      </w:r>
    </w:p>
    <w:p w14:paraId="7F388E73" w14:textId="77777777" w:rsidR="00774472" w:rsidRPr="0045652F" w:rsidRDefault="00774472">
      <w:pPr>
        <w:pStyle w:val="Listing"/>
        <w:rPr>
          <w:lang w:val="en-US"/>
        </w:rPr>
      </w:pPr>
      <w:r w:rsidRPr="0045652F">
        <w:rPr>
          <w:lang w:val="en-US"/>
        </w:rPr>
        <w:t xml:space="preserve">       MAP$  ELSETHEN-AREA,FROM-CONSTANT,'2',WHEN=(ELEMENT,'iban')</w:t>
      </w:r>
    </w:p>
    <w:p w14:paraId="37BDC64B" w14:textId="77777777" w:rsidR="00774472" w:rsidRPr="0045652F" w:rsidRDefault="00774472">
      <w:pPr>
        <w:pStyle w:val="Listing"/>
        <w:rPr>
          <w:lang w:val="en-US"/>
        </w:rPr>
      </w:pPr>
      <w:r w:rsidRPr="0045652F">
        <w:rPr>
          <w:lang w:val="en-US"/>
        </w:rPr>
        <w:t xml:space="preserve">       MAP$  ELSETHEN-AREA,FROM-CONSTANT,'3',WHEN=(ELEMENT,'rib')</w:t>
      </w:r>
    </w:p>
    <w:p w14:paraId="066CF01C" w14:textId="77777777" w:rsidR="00774472" w:rsidRPr="0045652F" w:rsidRDefault="00774472">
      <w:pPr>
        <w:pStyle w:val="Listing"/>
        <w:rPr>
          <w:lang w:val="en-US"/>
        </w:rPr>
      </w:pPr>
      <w:r w:rsidRPr="0045652F">
        <w:rPr>
          <w:lang w:val="en-US"/>
        </w:rPr>
        <w:t xml:space="preserve">       MAP$  ELSETHEN-AREA,FROM-CONSTANT,' '</w:t>
      </w:r>
    </w:p>
    <w:p w14:paraId="1C4412E1" w14:textId="77777777" w:rsidR="00774472" w:rsidRPr="0045652F" w:rsidRDefault="00774472">
      <w:pPr>
        <w:pStyle w:val="Listing"/>
        <w:rPr>
          <w:lang w:val="en-US"/>
        </w:rPr>
      </w:pPr>
      <w:r w:rsidRPr="0045652F">
        <w:rPr>
          <w:lang w:val="en-US"/>
        </w:rPr>
        <w:t xml:space="preserve">       MAP$  AREA,LENGTH=8</w:t>
      </w:r>
    </w:p>
    <w:p w14:paraId="7A94F7C2" w14:textId="77777777" w:rsidR="00774472" w:rsidRPr="0045652F" w:rsidRDefault="00774472">
      <w:pPr>
        <w:pStyle w:val="Listing"/>
        <w:rPr>
          <w:lang w:val="en-US"/>
        </w:rPr>
      </w:pPr>
      <w:r w:rsidRPr="0045652F">
        <w:rPr>
          <w:lang w:val="en-US"/>
        </w:rPr>
        <w:t>IDENT  MAP$  END</w:t>
      </w:r>
    </w:p>
    <w:p w14:paraId="3FF1CC41" w14:textId="77777777" w:rsidR="00774472" w:rsidRPr="0045652F" w:rsidRDefault="00774472">
      <w:pPr>
        <w:pStyle w:val="Nfj"/>
        <w:rPr>
          <w:lang w:val="en-US"/>
        </w:rPr>
      </w:pPr>
      <w:r w:rsidRPr="0045652F">
        <w:rPr>
          <w:lang w:val="en-US"/>
        </w:rPr>
        <w:t>Note: XML tag names are case sensitive.</w:t>
      </w:r>
    </w:p>
    <w:p w14:paraId="3A35C057" w14:textId="77777777" w:rsidR="00774472" w:rsidRPr="0045652F" w:rsidRDefault="00774472">
      <w:pPr>
        <w:pStyle w:val="ecran0"/>
        <w:rPr>
          <w:lang w:val="en-US"/>
        </w:rPr>
      </w:pPr>
      <w:r w:rsidRPr="0045652F">
        <w:rPr>
          <w:lang w:val="en-US"/>
        </w:rPr>
        <w:t>The second form of the MAP$ EVENTUAL-AREA and MAP$ ELSETHEN-AREA instructions tests the data enclosed by a named tag in the XML stream, and generates an output field with a corresponding value:</w:t>
      </w:r>
    </w:p>
    <w:p w14:paraId="3B20A492" w14:textId="77777777" w:rsidR="00774472" w:rsidRPr="0045652F" w:rsidRDefault="00774472">
      <w:pPr>
        <w:pStyle w:val="Ecran"/>
        <w:rPr>
          <w:lang w:val="en-US"/>
        </w:rPr>
      </w:pPr>
    </w:p>
    <w:p w14:paraId="6E563C25" w14:textId="77777777" w:rsidR="00774472" w:rsidRPr="0045652F" w:rsidRDefault="00774472">
      <w:pPr>
        <w:pStyle w:val="Ecran"/>
        <w:rPr>
          <w:lang w:val="en-US"/>
        </w:rPr>
      </w:pPr>
      <w:r w:rsidRPr="0045652F">
        <w:rPr>
          <w:lang w:val="en-US"/>
        </w:rPr>
        <w:t xml:space="preserve">    MAP$  EVENTUAL-AREA,</w:t>
      </w:r>
      <w:r w:rsidRPr="0045652F">
        <w:rPr>
          <w:rFonts w:ascii="Verdana" w:hAnsi="Verdana"/>
          <w:b/>
          <w:bCs/>
          <w:lang w:val="en-US"/>
        </w:rPr>
        <w:t xml:space="preserve">     or     </w:t>
      </w:r>
      <w:r w:rsidRPr="0045652F">
        <w:rPr>
          <w:lang w:val="en-US"/>
        </w:rPr>
        <w:t>ELSETHEN-AREA,</w:t>
      </w:r>
    </w:p>
    <w:p w14:paraId="7D4E3FBD" w14:textId="77777777" w:rsidR="00774472" w:rsidRPr="0045652F" w:rsidRDefault="00774472">
      <w:pPr>
        <w:pStyle w:val="Ecran"/>
        <w:rPr>
          <w:lang w:val="en-US"/>
        </w:rPr>
      </w:pPr>
      <w:r w:rsidRPr="0045652F">
        <w:rPr>
          <w:lang w:val="en-US"/>
        </w:rPr>
        <w:t xml:space="preserve">               FROM-CONSTANT,'value',</w:t>
      </w:r>
    </w:p>
    <w:p w14:paraId="3DF02FDE" w14:textId="77777777" w:rsidR="00774472" w:rsidRPr="0045652F" w:rsidRDefault="00774472">
      <w:pPr>
        <w:pStyle w:val="Ecran"/>
        <w:rPr>
          <w:lang w:val="en-US"/>
        </w:rPr>
      </w:pPr>
      <w:r w:rsidRPr="0045652F">
        <w:rPr>
          <w:lang w:val="en-US"/>
        </w:rPr>
        <w:t xml:space="preserve">               WHEN=(VALUE,'string')</w:t>
      </w:r>
    </w:p>
    <w:p w14:paraId="42693B61" w14:textId="77777777" w:rsidR="00774472" w:rsidRPr="0045652F" w:rsidRDefault="00774472">
      <w:pPr>
        <w:pStyle w:val="Ecran"/>
        <w:rPr>
          <w:lang w:val="en-US"/>
        </w:rPr>
      </w:pPr>
      <w:r w:rsidRPr="0045652F">
        <w:rPr>
          <w:lang w:val="en-US"/>
        </w:rPr>
        <w:t xml:space="preserve">    MAP$  ELSETHEN-AREA,FROM-CONSTANT,'value'</w:t>
      </w:r>
    </w:p>
    <w:p w14:paraId="5A17C902" w14:textId="77777777" w:rsidR="00774472" w:rsidRPr="0045652F" w:rsidRDefault="00774472">
      <w:pPr>
        <w:pStyle w:val="Ecran"/>
        <w:rPr>
          <w:lang w:val="en-US"/>
        </w:rPr>
      </w:pPr>
    </w:p>
    <w:p w14:paraId="5D874A96" w14:textId="77777777" w:rsidR="00774472" w:rsidRPr="0045652F" w:rsidRDefault="00774472">
      <w:pPr>
        <w:keepLines/>
        <w:rPr>
          <w:lang w:val="en-US"/>
        </w:rPr>
      </w:pPr>
    </w:p>
    <w:p w14:paraId="2A4535CF" w14:textId="77777777" w:rsidR="00774472" w:rsidRPr="0045652F" w:rsidRDefault="00774472">
      <w:pPr>
        <w:keepLines/>
        <w:rPr>
          <w:lang w:val="en-US"/>
        </w:rPr>
      </w:pPr>
      <w:r w:rsidRPr="0045652F">
        <w:rPr>
          <w:lang w:val="en-US"/>
        </w:rPr>
        <w:t>These instructions are coded as a group consisting of one MAP$ EVENTUAL-AREA instruction followed by one or more MAP$ ELSETHEN-AREA instructions.  A final MAP$ ELSETHEN-AREA instruction with no WHEN parameter provides a default value for the output field.  The group is enclosed by a pair of MAP$ BEGIN and MAP$ END instructions which specify the name of the XML tag whose value is being tested</w:t>
      </w:r>
    </w:p>
    <w:p w14:paraId="3C2E0D75" w14:textId="77777777" w:rsidR="00774472" w:rsidRPr="0045652F" w:rsidRDefault="00774472">
      <w:pPr>
        <w:keepLines/>
        <w:rPr>
          <w:lang w:val="en-US"/>
        </w:rPr>
      </w:pPr>
    </w:p>
    <w:p w14:paraId="4DC71160" w14:textId="77777777" w:rsidR="00774472" w:rsidRPr="0045652F" w:rsidRDefault="00774472">
      <w:pPr>
        <w:pStyle w:val="ecran0"/>
        <w:rPr>
          <w:lang w:val="en-US"/>
        </w:rPr>
      </w:pPr>
      <w:r w:rsidRPr="0045652F">
        <w:rPr>
          <w:lang w:val="en-US"/>
        </w:rPr>
        <w:t>The following example illustrates the process.  The XML stream in this example consists of an &lt;indicator&gt; tag which can take the value “true” or “false”:</w:t>
      </w:r>
    </w:p>
    <w:p w14:paraId="68F281D7" w14:textId="77777777" w:rsidR="00774472" w:rsidRPr="0045652F" w:rsidRDefault="00774472">
      <w:pPr>
        <w:pStyle w:val="Listing"/>
        <w:rPr>
          <w:lang w:val="en-US"/>
        </w:rPr>
      </w:pPr>
      <w:r w:rsidRPr="0045652F">
        <w:rPr>
          <w:lang w:val="en-US"/>
        </w:rPr>
        <w:t>&lt;indicator&gt;true&lt;/indicator&gt;</w:t>
      </w:r>
    </w:p>
    <w:p w14:paraId="3A6BF983" w14:textId="77777777" w:rsidR="00774472" w:rsidRPr="0045652F" w:rsidRDefault="00774472">
      <w:pPr>
        <w:pStyle w:val="Listing"/>
        <w:rPr>
          <w:rFonts w:ascii="Verdana" w:hAnsi="Verdana"/>
          <w:b/>
          <w:bCs/>
          <w:i/>
          <w:iCs/>
          <w:lang w:val="en-US"/>
        </w:rPr>
      </w:pPr>
      <w:r w:rsidRPr="0045652F">
        <w:rPr>
          <w:rFonts w:ascii="Verdana" w:hAnsi="Verdana"/>
          <w:b/>
          <w:bCs/>
          <w:i/>
          <w:iCs/>
          <w:lang w:val="en-US"/>
        </w:rPr>
        <w:t>or</w:t>
      </w:r>
    </w:p>
    <w:p w14:paraId="5B4FD95A" w14:textId="77777777" w:rsidR="00774472" w:rsidRPr="0045652F" w:rsidRDefault="00774472">
      <w:pPr>
        <w:pStyle w:val="Listing"/>
        <w:rPr>
          <w:lang w:val="en-US"/>
        </w:rPr>
      </w:pPr>
      <w:r w:rsidRPr="0045652F">
        <w:rPr>
          <w:lang w:val="en-US"/>
        </w:rPr>
        <w:t>&lt;indicator&gt;false&lt;/indicator&gt;</w:t>
      </w:r>
    </w:p>
    <w:p w14:paraId="21522578" w14:textId="77777777" w:rsidR="00774472" w:rsidRPr="0045652F" w:rsidRDefault="00774472">
      <w:pPr>
        <w:pStyle w:val="Listing"/>
        <w:rPr>
          <w:lang w:val="en-US"/>
        </w:rPr>
      </w:pPr>
    </w:p>
    <w:p w14:paraId="677422EA" w14:textId="77777777" w:rsidR="00774472" w:rsidRPr="0045652F" w:rsidRDefault="00774472">
      <w:pPr>
        <w:pStyle w:val="ecran0"/>
        <w:rPr>
          <w:lang w:val="en-US"/>
        </w:rPr>
      </w:pPr>
      <w:r w:rsidRPr="0045652F">
        <w:rPr>
          <w:lang w:val="en-US"/>
        </w:rPr>
        <w:t>The objective is to generate an output area which consists of a one-byte code (1=true, 0=false).  A default value 0 is generated if the tag data has any other value.  This is achieved by means of the following instructions in the scenario:</w:t>
      </w:r>
    </w:p>
    <w:p w14:paraId="6D6C5F4B" w14:textId="77777777" w:rsidR="00774472" w:rsidRPr="0045652F" w:rsidRDefault="00774472">
      <w:pPr>
        <w:pStyle w:val="Listing"/>
        <w:rPr>
          <w:lang w:val="en-US"/>
        </w:rPr>
      </w:pPr>
      <w:r w:rsidRPr="0045652F">
        <w:rPr>
          <w:lang w:val="en-US"/>
        </w:rPr>
        <w:t>INDIC  MAP$  BEGIN,WITH='indicator'</w:t>
      </w:r>
    </w:p>
    <w:p w14:paraId="7190BCD9" w14:textId="77777777" w:rsidR="00774472" w:rsidRPr="0045652F" w:rsidRDefault="00774472">
      <w:pPr>
        <w:pStyle w:val="Listing"/>
        <w:rPr>
          <w:lang w:val="en-US"/>
        </w:rPr>
      </w:pPr>
      <w:r w:rsidRPr="0045652F">
        <w:rPr>
          <w:lang w:val="en-US"/>
        </w:rPr>
        <w:t xml:space="preserve">       MAP$  EVENTUAL-AREA,FROM-CONSTANT,'0',WHEN=(VALUE,'false')</w:t>
      </w:r>
    </w:p>
    <w:p w14:paraId="58A9D3BB" w14:textId="77777777" w:rsidR="00774472" w:rsidRPr="0045652F" w:rsidRDefault="00774472">
      <w:pPr>
        <w:pStyle w:val="Listing"/>
        <w:rPr>
          <w:lang w:val="en-US"/>
        </w:rPr>
      </w:pPr>
      <w:r w:rsidRPr="0045652F">
        <w:rPr>
          <w:lang w:val="en-US"/>
        </w:rPr>
        <w:t xml:space="preserve">       MAP$  ELSETHEN-AREA,FROM-CONSTANT,'1',WHEN=(VALUE,'true')</w:t>
      </w:r>
    </w:p>
    <w:p w14:paraId="062C935D" w14:textId="77777777" w:rsidR="00774472" w:rsidRPr="0045652F" w:rsidRDefault="00774472">
      <w:pPr>
        <w:pStyle w:val="Listing"/>
        <w:rPr>
          <w:lang w:val="en-US"/>
        </w:rPr>
      </w:pPr>
      <w:r w:rsidRPr="0045652F">
        <w:rPr>
          <w:lang w:val="en-US"/>
        </w:rPr>
        <w:t xml:space="preserve">       MAP$  ELSETHEN-AREA,FROM-CONSTANT,'0'</w:t>
      </w:r>
    </w:p>
    <w:p w14:paraId="771E15DF" w14:textId="77777777" w:rsidR="00774472" w:rsidRPr="0045652F" w:rsidRDefault="00774472">
      <w:pPr>
        <w:pStyle w:val="Listing"/>
        <w:rPr>
          <w:lang w:val="en-US"/>
        </w:rPr>
      </w:pPr>
      <w:r w:rsidRPr="0045652F">
        <w:rPr>
          <w:lang w:val="en-US"/>
        </w:rPr>
        <w:t>INDIC  MAP$  END</w:t>
      </w:r>
    </w:p>
    <w:p w14:paraId="583A09F7" w14:textId="77777777" w:rsidR="00774472" w:rsidRPr="0045652F" w:rsidRDefault="00774472">
      <w:pPr>
        <w:pStyle w:val="Nfj"/>
        <w:rPr>
          <w:lang w:val="en-US"/>
        </w:rPr>
      </w:pPr>
      <w:r w:rsidRPr="0045652F">
        <w:rPr>
          <w:lang w:val="en-US"/>
        </w:rPr>
        <w:t>Note: XML tag names are case sensitive.</w:t>
      </w:r>
    </w:p>
    <w:p w14:paraId="459D2F9B" w14:textId="77777777" w:rsidR="006729CF" w:rsidRPr="0045652F" w:rsidRDefault="006729CF" w:rsidP="00D029B1">
      <w:pPr>
        <w:pStyle w:val="Heading6"/>
        <w:keepLines/>
        <w:rPr>
          <w:lang w:val="en-US"/>
        </w:rPr>
      </w:pPr>
      <w:bookmarkStart w:id="473" w:name="_Ref168737407"/>
      <w:bookmarkStart w:id="474" w:name="_Ref327978895"/>
      <w:r w:rsidRPr="0045652F">
        <w:rPr>
          <w:lang w:val="en-US"/>
        </w:rPr>
        <w:t>MAP$ E</w:t>
      </w:r>
      <w:r>
        <w:rPr>
          <w:lang w:val="en-US"/>
        </w:rPr>
        <w:t>XECUTE</w:t>
      </w:r>
      <w:bookmarkEnd w:id="474"/>
    </w:p>
    <w:p w14:paraId="3A383635" w14:textId="77777777" w:rsidR="006729CF" w:rsidRPr="0045652F" w:rsidRDefault="006729CF" w:rsidP="00D029B1">
      <w:pPr>
        <w:pStyle w:val="ecran0"/>
        <w:rPr>
          <w:lang w:val="en-US"/>
        </w:rPr>
      </w:pPr>
      <w:r w:rsidRPr="0045652F">
        <w:rPr>
          <w:lang w:val="en-US"/>
        </w:rPr>
        <w:fldChar w:fldCharType="begin"/>
      </w:r>
      <w:r w:rsidRPr="0045652F">
        <w:rPr>
          <w:lang w:val="en-US"/>
        </w:rPr>
        <w:instrText xml:space="preserve"> XE "MAP$:E</w:instrText>
      </w:r>
      <w:r>
        <w:rPr>
          <w:lang w:val="en-US"/>
        </w:rPr>
        <w:instrText>XECU</w:instrText>
      </w:r>
      <w:r w:rsidRPr="0045652F">
        <w:rPr>
          <w:lang w:val="en-US"/>
        </w:rPr>
        <w:instrText>T</w:instrText>
      </w:r>
      <w:r>
        <w:rPr>
          <w:lang w:val="en-US"/>
        </w:rPr>
        <w:instrText>E</w:instrText>
      </w:r>
      <w:r w:rsidRPr="0045652F">
        <w:rPr>
          <w:lang w:val="en-US"/>
        </w:rPr>
        <w:instrText>"</w:instrText>
      </w:r>
      <w:r w:rsidRPr="0045652F">
        <w:rPr>
          <w:lang w:val="en-US"/>
        </w:rPr>
        <w:fldChar w:fldCharType="end"/>
      </w:r>
      <w:r w:rsidRPr="0045652F">
        <w:rPr>
          <w:lang w:val="en-US"/>
        </w:rPr>
        <w:t>The MAP$ E</w:t>
      </w:r>
      <w:r>
        <w:rPr>
          <w:lang w:val="en-US"/>
        </w:rPr>
        <w:t>X</w:t>
      </w:r>
      <w:r w:rsidRPr="0045652F">
        <w:rPr>
          <w:lang w:val="en-US"/>
        </w:rPr>
        <w:t>E</w:t>
      </w:r>
      <w:r>
        <w:rPr>
          <w:lang w:val="en-US"/>
        </w:rPr>
        <w:t>CU</w:t>
      </w:r>
      <w:r w:rsidRPr="0045652F">
        <w:rPr>
          <w:lang w:val="en-US"/>
        </w:rPr>
        <w:t xml:space="preserve">TE instruction </w:t>
      </w:r>
      <w:r>
        <w:rPr>
          <w:lang w:val="en-US"/>
        </w:rPr>
        <w:t xml:space="preserve">allows </w:t>
      </w:r>
      <w:r w:rsidR="007F3353">
        <w:rPr>
          <w:lang w:val="en-US"/>
        </w:rPr>
        <w:t xml:space="preserve">a </w:t>
      </w:r>
      <w:r w:rsidR="00D029B1">
        <w:rPr>
          <w:lang w:val="en-US"/>
        </w:rPr>
        <w:t xml:space="preserve">sequence of MAP$ instructions </w:t>
      </w:r>
      <w:r>
        <w:rPr>
          <w:lang w:val="en-US"/>
        </w:rPr>
        <w:t>to be interrupted in order to enter data on the 3270 screen before continuing</w:t>
      </w:r>
      <w:r w:rsidR="007F3353">
        <w:rPr>
          <w:lang w:val="en-US"/>
        </w:rPr>
        <w:t xml:space="preserve"> the analysis</w:t>
      </w:r>
      <w:r>
        <w:rPr>
          <w:lang w:val="en-US"/>
        </w:rPr>
        <w:t xml:space="preserve">. The MAP$ EXECUTE instruction branches to a subroutine </w:t>
      </w:r>
      <w:r w:rsidR="005B6CBB">
        <w:rPr>
          <w:lang w:val="en-US"/>
        </w:rPr>
        <w:t xml:space="preserve">defined </w:t>
      </w:r>
      <w:r>
        <w:rPr>
          <w:lang w:val="en-US"/>
        </w:rPr>
        <w:t>elsewhere in the scenario. The subroutine end</w:t>
      </w:r>
      <w:r w:rsidR="00095EF2">
        <w:rPr>
          <w:lang w:val="en-US"/>
        </w:rPr>
        <w:t>s</w:t>
      </w:r>
      <w:r>
        <w:rPr>
          <w:lang w:val="en-US"/>
        </w:rPr>
        <w:t xml:space="preserve"> with a RETURN$ instruction.</w:t>
      </w:r>
    </w:p>
    <w:p w14:paraId="1984747C" w14:textId="77777777" w:rsidR="006729CF" w:rsidRPr="0045652F" w:rsidRDefault="006729CF" w:rsidP="00D029B1">
      <w:pPr>
        <w:pStyle w:val="Ecran"/>
        <w:rPr>
          <w:lang w:val="en-US"/>
        </w:rPr>
      </w:pPr>
    </w:p>
    <w:p w14:paraId="09757BBD" w14:textId="77777777" w:rsidR="006729CF" w:rsidRPr="0045652F" w:rsidRDefault="006729CF" w:rsidP="00D029B1">
      <w:pPr>
        <w:pStyle w:val="Ecran"/>
        <w:rPr>
          <w:lang w:val="en-US"/>
        </w:rPr>
      </w:pPr>
      <w:r>
        <w:rPr>
          <w:lang w:val="en-US"/>
        </w:rPr>
        <w:t>subname</w:t>
      </w:r>
      <w:r w:rsidRPr="0045652F">
        <w:rPr>
          <w:lang w:val="en-US"/>
        </w:rPr>
        <w:t xml:space="preserve">  MAP$  </w:t>
      </w:r>
      <w:r>
        <w:rPr>
          <w:lang w:val="en-US"/>
        </w:rPr>
        <w:t>EXECUTE</w:t>
      </w:r>
    </w:p>
    <w:p w14:paraId="7B18A818" w14:textId="77777777" w:rsidR="006729CF" w:rsidRPr="0045652F" w:rsidRDefault="006729CF" w:rsidP="00D029B1">
      <w:pPr>
        <w:pStyle w:val="Ecran"/>
        <w:rPr>
          <w:lang w:val="en-US"/>
        </w:rPr>
      </w:pPr>
    </w:p>
    <w:p w14:paraId="7BF5A7E3" w14:textId="77777777" w:rsidR="006729CF" w:rsidRDefault="006729CF" w:rsidP="00D029B1">
      <w:pPr>
        <w:keepNext/>
        <w:keepLines/>
        <w:rPr>
          <w:lang w:val="en-US"/>
        </w:rPr>
      </w:pPr>
    </w:p>
    <w:p w14:paraId="1A36A362" w14:textId="77777777" w:rsidR="006729CF" w:rsidRPr="0045652F" w:rsidRDefault="006729CF" w:rsidP="00D029B1">
      <w:pPr>
        <w:pStyle w:val="RefrenceChamp"/>
        <w:keepNext/>
        <w:keepLines/>
        <w:rPr>
          <w:bCs/>
          <w:iCs/>
          <w:lang w:val="en-US"/>
        </w:rPr>
      </w:pPr>
      <w:r>
        <w:rPr>
          <w:b/>
          <w:i/>
          <w:lang w:val="en-US"/>
        </w:rPr>
        <w:t>sub</w:t>
      </w:r>
      <w:r w:rsidRPr="0045652F">
        <w:rPr>
          <w:b/>
          <w:i/>
          <w:lang w:val="en-US"/>
        </w:rPr>
        <w:t>name</w:t>
      </w:r>
      <w:r w:rsidRPr="0045652F">
        <w:rPr>
          <w:b/>
          <w:i/>
          <w:lang w:val="en-US"/>
        </w:rPr>
        <w:tab/>
      </w:r>
      <w:r w:rsidRPr="0045652F">
        <w:rPr>
          <w:bCs/>
          <w:iCs/>
          <w:lang w:val="en-US"/>
        </w:rPr>
        <w:t xml:space="preserve">The label is required.  It specifies the name of the </w:t>
      </w:r>
      <w:r>
        <w:rPr>
          <w:bCs/>
          <w:iCs/>
          <w:lang w:val="en-US"/>
        </w:rPr>
        <w:t xml:space="preserve">subroutine </w:t>
      </w:r>
      <w:r w:rsidR="00095EF2">
        <w:rPr>
          <w:bCs/>
          <w:iCs/>
          <w:lang w:val="en-US"/>
        </w:rPr>
        <w:t xml:space="preserve">to be called.  The label </w:t>
      </w:r>
      <w:r w:rsidR="00095EF2">
        <w:rPr>
          <w:bCs/>
          <w:i/>
          <w:iCs/>
          <w:lang w:val="en-US"/>
        </w:rPr>
        <w:t xml:space="preserve">subname </w:t>
      </w:r>
      <w:r w:rsidR="00095EF2">
        <w:rPr>
          <w:bCs/>
          <w:iCs/>
          <w:lang w:val="en-US"/>
        </w:rPr>
        <w:t xml:space="preserve">must be defined </w:t>
      </w:r>
      <w:r>
        <w:rPr>
          <w:bCs/>
          <w:iCs/>
          <w:lang w:val="en-US"/>
        </w:rPr>
        <w:t>elsewhere in the scenario.</w:t>
      </w:r>
    </w:p>
    <w:p w14:paraId="3D269A14" w14:textId="77777777" w:rsidR="00095EF2" w:rsidRPr="0045652F" w:rsidRDefault="00095EF2" w:rsidP="00095EF2">
      <w:pPr>
        <w:pStyle w:val="ecran0"/>
        <w:rPr>
          <w:lang w:val="en-US"/>
        </w:rPr>
      </w:pPr>
      <w:r>
        <w:rPr>
          <w:lang w:val="en-US"/>
        </w:rPr>
        <w:t>In t</w:t>
      </w:r>
      <w:r w:rsidRPr="0045652F">
        <w:rPr>
          <w:lang w:val="en-US"/>
        </w:rPr>
        <w:t xml:space="preserve">he following example </w:t>
      </w:r>
      <w:r>
        <w:rPr>
          <w:lang w:val="en-US"/>
        </w:rPr>
        <w:t>the two MAP$ EVENT paragraphs each call a subroutine later in the scenario. After the subroutine executes a RETURN$ instruction, the analysis continues</w:t>
      </w:r>
      <w:r w:rsidRPr="0045652F">
        <w:rPr>
          <w:lang w:val="en-US"/>
        </w:rPr>
        <w:t>:</w:t>
      </w:r>
    </w:p>
    <w:p w14:paraId="0CF1C2F1" w14:textId="77777777" w:rsidR="00D029B1" w:rsidRPr="00B6522C" w:rsidRDefault="00D029B1" w:rsidP="00D029B1">
      <w:pPr>
        <w:pStyle w:val="Listing"/>
        <w:rPr>
          <w:lang w:val="en-US"/>
        </w:rPr>
      </w:pPr>
      <w:r w:rsidRPr="00B6522C">
        <w:rPr>
          <w:lang w:val="en-US"/>
        </w:rPr>
        <w:t>LIGNE0   MAP$ BEGIN,EVENT='LIGNE0'</w:t>
      </w:r>
    </w:p>
    <w:p w14:paraId="31D04A94" w14:textId="77777777" w:rsidR="00D029B1" w:rsidRPr="00B6522C" w:rsidRDefault="00D029B1" w:rsidP="00D029B1">
      <w:pPr>
        <w:pStyle w:val="Listing"/>
        <w:rPr>
          <w:lang w:val="en-US"/>
        </w:rPr>
      </w:pPr>
      <w:r w:rsidRPr="00B6522C">
        <w:rPr>
          <w:lang w:val="en-US"/>
        </w:rPr>
        <w:t xml:space="preserve">         MAP$ AREA,TO-VARIABLE,VAR='QTE',LENGTH=5,TYPE=X,WITH='QTE'</w:t>
      </w:r>
    </w:p>
    <w:p w14:paraId="1EC9DDFE" w14:textId="77777777" w:rsidR="00D029B1" w:rsidRPr="00B6522C" w:rsidRDefault="00D029B1" w:rsidP="00D029B1">
      <w:pPr>
        <w:pStyle w:val="Listing"/>
        <w:rPr>
          <w:lang w:val="en-US"/>
        </w:rPr>
      </w:pPr>
      <w:r w:rsidRPr="00B6522C">
        <w:rPr>
          <w:lang w:val="en-US"/>
        </w:rPr>
        <w:t xml:space="preserve">         MAP$ AREA,TO-VARIABLE,VAR='CAI',LENGTH=36,TYPE=X,WITH='CAI'</w:t>
      </w:r>
    </w:p>
    <w:p w14:paraId="41562507" w14:textId="77777777" w:rsidR="00D029B1" w:rsidRPr="00B6522C" w:rsidRDefault="00D029B1" w:rsidP="00D029B1">
      <w:pPr>
        <w:pStyle w:val="Listing"/>
        <w:rPr>
          <w:lang w:val="en-US"/>
        </w:rPr>
      </w:pPr>
      <w:r w:rsidRPr="00B6522C">
        <w:rPr>
          <w:lang w:val="en-US"/>
        </w:rPr>
        <w:t xml:space="preserve">         MAP$ AREA,TO-VARIABLE,VAR='CCD',LENGTH=3,TYPE=X,WITH='CCD'</w:t>
      </w:r>
    </w:p>
    <w:p w14:paraId="20D74986" w14:textId="77777777" w:rsidR="00D029B1" w:rsidRPr="00B6522C" w:rsidRDefault="00D029B1" w:rsidP="00D029B1">
      <w:pPr>
        <w:pStyle w:val="Listing"/>
        <w:rPr>
          <w:lang w:val="en-US"/>
        </w:rPr>
      </w:pPr>
      <w:r w:rsidRPr="00B6522C">
        <w:rPr>
          <w:lang w:val="en-US"/>
        </w:rPr>
        <w:t xml:space="preserve">         MAP$ AREA,FROM-CONSTANT,' ',LENGTH=1,TYPE=X</w:t>
      </w:r>
    </w:p>
    <w:p w14:paraId="7E2C5432" w14:textId="77777777" w:rsidR="00D029B1" w:rsidRPr="00B6522C" w:rsidRDefault="00D029B1" w:rsidP="00D029B1">
      <w:pPr>
        <w:pStyle w:val="Listing"/>
        <w:rPr>
          <w:lang w:val="en-US"/>
        </w:rPr>
      </w:pPr>
      <w:r w:rsidRPr="00B6522C">
        <w:rPr>
          <w:lang w:val="en-US"/>
        </w:rPr>
        <w:t>LI0      MAP$ EXECUTE</w:t>
      </w:r>
    </w:p>
    <w:p w14:paraId="05A6FD0D" w14:textId="77777777" w:rsidR="00D029B1" w:rsidRPr="00B6522C" w:rsidRDefault="00D029B1" w:rsidP="00D029B1">
      <w:pPr>
        <w:pStyle w:val="Listing"/>
        <w:rPr>
          <w:lang w:val="en-US"/>
        </w:rPr>
      </w:pPr>
      <w:r w:rsidRPr="00B6522C">
        <w:rPr>
          <w:lang w:val="en-US"/>
        </w:rPr>
        <w:t>LIGNE0   MAP$ END</w:t>
      </w:r>
    </w:p>
    <w:p w14:paraId="72468B00" w14:textId="77777777" w:rsidR="00D029B1" w:rsidRPr="00B6522C" w:rsidRDefault="00D029B1" w:rsidP="00D029B1">
      <w:pPr>
        <w:pStyle w:val="Listing"/>
        <w:rPr>
          <w:lang w:val="en-US"/>
        </w:rPr>
      </w:pPr>
    </w:p>
    <w:p w14:paraId="174F7072" w14:textId="77777777" w:rsidR="00D029B1" w:rsidRPr="00B6522C" w:rsidRDefault="00D029B1" w:rsidP="00D029B1">
      <w:pPr>
        <w:pStyle w:val="Listing"/>
        <w:rPr>
          <w:lang w:val="en-US"/>
        </w:rPr>
      </w:pPr>
      <w:r w:rsidRPr="00B6522C">
        <w:rPr>
          <w:lang w:val="en-US"/>
        </w:rPr>
        <w:t>CMDVALID MAP$ BEGIN,EVENT='CMDVALID'</w:t>
      </w:r>
    </w:p>
    <w:p w14:paraId="5D997930" w14:textId="77777777" w:rsidR="00D029B1" w:rsidRPr="00B6522C" w:rsidRDefault="00D029B1" w:rsidP="00D029B1">
      <w:pPr>
        <w:pStyle w:val="Listing"/>
        <w:rPr>
          <w:lang w:val="en-US"/>
        </w:rPr>
      </w:pPr>
      <w:r w:rsidRPr="00B6522C">
        <w:rPr>
          <w:lang w:val="en-US"/>
        </w:rPr>
        <w:t xml:space="preserve">         MAP$ AREA,FROM-CONSTANT,' ',LENGTH=1,TYPE=X</w:t>
      </w:r>
    </w:p>
    <w:p w14:paraId="63CB13FB" w14:textId="77777777" w:rsidR="00D029B1" w:rsidRPr="00B6522C" w:rsidRDefault="00D029B1" w:rsidP="00D029B1">
      <w:pPr>
        <w:pStyle w:val="Listing"/>
        <w:rPr>
          <w:lang w:val="en-US"/>
        </w:rPr>
      </w:pPr>
      <w:r w:rsidRPr="00B6522C">
        <w:rPr>
          <w:lang w:val="en-US"/>
        </w:rPr>
        <w:t>CMDV     MAP$ EXECUTE</w:t>
      </w:r>
    </w:p>
    <w:p w14:paraId="00CA7375" w14:textId="77777777" w:rsidR="00D029B1" w:rsidRPr="00B6522C" w:rsidRDefault="00D029B1" w:rsidP="00D029B1">
      <w:pPr>
        <w:pStyle w:val="Listing"/>
        <w:rPr>
          <w:lang w:val="en-US"/>
        </w:rPr>
      </w:pPr>
      <w:r w:rsidRPr="00B6522C">
        <w:rPr>
          <w:lang w:val="en-US"/>
        </w:rPr>
        <w:t>CMDVALID MAP$ END</w:t>
      </w:r>
    </w:p>
    <w:p w14:paraId="71BBF8DD" w14:textId="77777777" w:rsidR="00D029B1" w:rsidRPr="00B6522C" w:rsidRDefault="002770AF" w:rsidP="00D029B1">
      <w:pPr>
        <w:pStyle w:val="Listing"/>
        <w:rPr>
          <w:lang w:val="en-US"/>
        </w:rPr>
      </w:pPr>
      <w:r>
        <w:rPr>
          <w:lang w:val="en-US"/>
        </w:rPr>
        <w:t>....</w:t>
      </w:r>
    </w:p>
    <w:p w14:paraId="53471A51" w14:textId="77777777" w:rsidR="00D029B1" w:rsidRPr="00B6522C" w:rsidRDefault="00D029B1" w:rsidP="00D029B1">
      <w:pPr>
        <w:pStyle w:val="Listing"/>
        <w:rPr>
          <w:lang w:val="en-US"/>
        </w:rPr>
      </w:pPr>
      <w:r w:rsidRPr="00B6522C">
        <w:rPr>
          <w:lang w:val="en-US"/>
        </w:rPr>
        <w:t>LI0      DS   0H</w:t>
      </w:r>
    </w:p>
    <w:p w14:paraId="69C96752" w14:textId="77777777" w:rsidR="00D029B1" w:rsidRPr="00B6522C" w:rsidRDefault="00D029B1" w:rsidP="00D029B1">
      <w:pPr>
        <w:pStyle w:val="Listing"/>
        <w:rPr>
          <w:lang w:val="en-US"/>
        </w:rPr>
      </w:pPr>
      <w:r w:rsidRPr="00B6522C">
        <w:rPr>
          <w:lang w:val="en-US"/>
        </w:rPr>
        <w:t xml:space="preserve">         COPY$ VARIABLE-TO-SCREEN,VAR='LIGNE0/QTE',SCREEN=(11,6,5),    *</w:t>
      </w:r>
    </w:p>
    <w:p w14:paraId="6E8DA315" w14:textId="77777777" w:rsidR="00D029B1" w:rsidRPr="00B6522C" w:rsidRDefault="00D029B1" w:rsidP="00D029B1">
      <w:pPr>
        <w:pStyle w:val="Listing"/>
        <w:rPr>
          <w:lang w:val="en-US"/>
        </w:rPr>
      </w:pPr>
      <w:r w:rsidRPr="00B6522C">
        <w:rPr>
          <w:lang w:val="en-US"/>
        </w:rPr>
        <w:t xml:space="preserve">               TYPE=ERASE-FIELD</w:t>
      </w:r>
    </w:p>
    <w:p w14:paraId="4AB644DB" w14:textId="77777777" w:rsidR="00D029B1" w:rsidRPr="00B6522C" w:rsidRDefault="00D029B1" w:rsidP="00D029B1">
      <w:pPr>
        <w:pStyle w:val="Listing"/>
        <w:rPr>
          <w:lang w:val="en-US"/>
        </w:rPr>
      </w:pPr>
      <w:r w:rsidRPr="00B6522C">
        <w:rPr>
          <w:lang w:val="en-US"/>
        </w:rPr>
        <w:t xml:space="preserve">         COPY$ VARIABLE-TO-SCREEN,VAR='LIGNE0/CAI',SCREEN=(11,12,36),  *</w:t>
      </w:r>
    </w:p>
    <w:p w14:paraId="4D7C5282" w14:textId="77777777" w:rsidR="00D029B1" w:rsidRPr="00B6522C" w:rsidRDefault="00D029B1" w:rsidP="00D029B1">
      <w:pPr>
        <w:pStyle w:val="Listing"/>
        <w:rPr>
          <w:lang w:val="en-US"/>
        </w:rPr>
      </w:pPr>
      <w:r w:rsidRPr="00B6522C">
        <w:rPr>
          <w:lang w:val="en-US"/>
        </w:rPr>
        <w:t xml:space="preserve">               TYPE=ERASE-FIELD</w:t>
      </w:r>
    </w:p>
    <w:p w14:paraId="357633F9" w14:textId="77777777" w:rsidR="00D029B1" w:rsidRPr="00B6522C" w:rsidRDefault="00D029B1" w:rsidP="00D029B1">
      <w:pPr>
        <w:pStyle w:val="Listing"/>
        <w:rPr>
          <w:lang w:val="en-US"/>
        </w:rPr>
      </w:pPr>
      <w:r w:rsidRPr="00B6522C">
        <w:rPr>
          <w:lang w:val="en-US"/>
        </w:rPr>
        <w:t xml:space="preserve">         COPY$ VARIABLE-TO-SCREEN,VAR='LIGNE0/QTE',SCREEN=(11,49,3),   *</w:t>
      </w:r>
    </w:p>
    <w:p w14:paraId="12B49CC5" w14:textId="77777777" w:rsidR="00D029B1" w:rsidRPr="00B6522C" w:rsidRDefault="00D029B1" w:rsidP="00D029B1">
      <w:pPr>
        <w:pStyle w:val="Listing"/>
        <w:rPr>
          <w:lang w:val="en-US"/>
        </w:rPr>
      </w:pPr>
      <w:r w:rsidRPr="00B6522C">
        <w:rPr>
          <w:lang w:val="en-US"/>
        </w:rPr>
        <w:t xml:space="preserve">               TYPE=ERASE-FIELD</w:t>
      </w:r>
    </w:p>
    <w:p w14:paraId="35EEE5B8" w14:textId="77777777" w:rsidR="00D029B1" w:rsidRPr="00B6522C" w:rsidRDefault="00D029B1" w:rsidP="00D029B1">
      <w:pPr>
        <w:pStyle w:val="Listing"/>
        <w:rPr>
          <w:lang w:val="en-US"/>
        </w:rPr>
      </w:pPr>
      <w:r w:rsidRPr="00B6522C">
        <w:rPr>
          <w:lang w:val="en-US"/>
        </w:rPr>
        <w:t xml:space="preserve">         RETURN$</w:t>
      </w:r>
    </w:p>
    <w:p w14:paraId="28EF8781" w14:textId="77777777" w:rsidR="00D029B1" w:rsidRPr="00B6522C" w:rsidRDefault="00D029B1" w:rsidP="00D029B1">
      <w:pPr>
        <w:pStyle w:val="Listing"/>
        <w:rPr>
          <w:lang w:val="en-US"/>
        </w:rPr>
      </w:pPr>
    </w:p>
    <w:p w14:paraId="082E3A88" w14:textId="77777777" w:rsidR="00D029B1" w:rsidRPr="00B6522C" w:rsidRDefault="00D029B1" w:rsidP="00D029B1">
      <w:pPr>
        <w:pStyle w:val="Listing"/>
        <w:rPr>
          <w:lang w:val="en-US"/>
        </w:rPr>
      </w:pPr>
      <w:r w:rsidRPr="00B6522C">
        <w:rPr>
          <w:lang w:val="en-US"/>
        </w:rPr>
        <w:t>CMDV     DS   0H</w:t>
      </w:r>
    </w:p>
    <w:p w14:paraId="70881EA3" w14:textId="77777777" w:rsidR="00B6522C" w:rsidRPr="00B6522C" w:rsidRDefault="00B6522C" w:rsidP="00D029B1">
      <w:pPr>
        <w:pStyle w:val="Listing"/>
        <w:rPr>
          <w:lang w:val="en-US"/>
        </w:rPr>
      </w:pPr>
      <w:r w:rsidRPr="00B6522C">
        <w:rPr>
          <w:lang w:val="en-US"/>
        </w:rPr>
        <w:t>*        Send pf=ENTER</w:t>
      </w:r>
    </w:p>
    <w:p w14:paraId="310C4C00" w14:textId="77777777" w:rsidR="00D029B1" w:rsidRPr="00B6522C" w:rsidRDefault="00D029B1" w:rsidP="00D029B1">
      <w:pPr>
        <w:pStyle w:val="Listing"/>
        <w:rPr>
          <w:lang w:val="en-US"/>
        </w:rPr>
      </w:pPr>
      <w:r w:rsidRPr="00B6522C">
        <w:rPr>
          <w:lang w:val="en-US"/>
        </w:rPr>
        <w:t xml:space="preserve">         ACTION$ TO-APPLICATION,KEY=7D</w:t>
      </w:r>
    </w:p>
    <w:p w14:paraId="3FCC6E59" w14:textId="77777777" w:rsidR="00D029B1" w:rsidRPr="00B6522C" w:rsidRDefault="00D029B1" w:rsidP="00D029B1">
      <w:pPr>
        <w:pStyle w:val="Listing"/>
        <w:rPr>
          <w:lang w:val="en-US"/>
        </w:rPr>
      </w:pPr>
      <w:r w:rsidRPr="00B6522C">
        <w:rPr>
          <w:lang w:val="en-US"/>
        </w:rPr>
        <w:t>*        Add an occurrence of the table variable VIRTEL</w:t>
      </w:r>
    </w:p>
    <w:p w14:paraId="20B217B6" w14:textId="77777777" w:rsidR="00D029B1" w:rsidRPr="00B6522C" w:rsidRDefault="00D029B1" w:rsidP="00D029B1">
      <w:pPr>
        <w:pStyle w:val="Listing"/>
        <w:rPr>
          <w:lang w:val="en-US"/>
        </w:rPr>
      </w:pPr>
      <w:r w:rsidRPr="00B6522C">
        <w:rPr>
          <w:lang w:val="en-US"/>
        </w:rPr>
        <w:t>*        = return code after validation request</w:t>
      </w:r>
    </w:p>
    <w:p w14:paraId="6B44709D" w14:textId="77777777" w:rsidR="00D029B1" w:rsidRPr="00B6522C" w:rsidRDefault="00D029B1" w:rsidP="00D029B1">
      <w:pPr>
        <w:pStyle w:val="Listing"/>
        <w:rPr>
          <w:lang w:val="en-US"/>
        </w:rPr>
      </w:pPr>
      <w:r w:rsidRPr="00B6522C">
        <w:rPr>
          <w:lang w:val="en-US"/>
        </w:rPr>
        <w:t xml:space="preserve">         COPY$ SCREEN-TO-VARIABLE,SCREEN=(22,31,8),VAR='RETOUR'</w:t>
      </w:r>
    </w:p>
    <w:p w14:paraId="3BA12C86" w14:textId="77777777" w:rsidR="00095EF2" w:rsidRPr="00B6522C" w:rsidRDefault="00D029B1" w:rsidP="00D029B1">
      <w:pPr>
        <w:pStyle w:val="Listing"/>
        <w:rPr>
          <w:lang w:val="en-US"/>
        </w:rPr>
      </w:pPr>
      <w:r w:rsidRPr="00B6522C">
        <w:rPr>
          <w:lang w:val="en-US"/>
        </w:rPr>
        <w:t xml:space="preserve">         RETURN$</w:t>
      </w:r>
    </w:p>
    <w:p w14:paraId="3135E354" w14:textId="77777777" w:rsidR="006729CF" w:rsidRPr="00B6522C" w:rsidRDefault="006729CF" w:rsidP="006729CF">
      <w:pPr>
        <w:keepLines/>
        <w:rPr>
          <w:lang w:val="en-US"/>
        </w:rPr>
      </w:pPr>
    </w:p>
    <w:p w14:paraId="7B5ECE66" w14:textId="77777777" w:rsidR="00774472" w:rsidRPr="0045652F" w:rsidRDefault="00774472">
      <w:pPr>
        <w:pStyle w:val="Heading6"/>
        <w:rPr>
          <w:lang w:val="en-US"/>
        </w:rPr>
      </w:pPr>
      <w:r w:rsidRPr="0045652F">
        <w:rPr>
          <w:lang w:val="en-US"/>
        </w:rPr>
        <w:t>MAP$ FROM-FIELD</w:t>
      </w:r>
      <w:bookmarkEnd w:id="473"/>
    </w:p>
    <w:p w14:paraId="7F212ACB" w14:textId="77777777" w:rsidR="00774472" w:rsidRPr="0045652F" w:rsidRDefault="00774472">
      <w:pPr>
        <w:pStyle w:val="ecran0"/>
        <w:rPr>
          <w:lang w:val="en-US"/>
        </w:rPr>
      </w:pPr>
      <w:r w:rsidRPr="0045652F">
        <w:rPr>
          <w:lang w:val="en-US"/>
        </w:rPr>
        <w:fldChar w:fldCharType="begin"/>
      </w:r>
      <w:r w:rsidRPr="0045652F">
        <w:rPr>
          <w:lang w:val="en-US"/>
        </w:rPr>
        <w:instrText xml:space="preserve"> XE "MAP$:FROM-FIELD"</w:instrText>
      </w:r>
      <w:r w:rsidRPr="0045652F">
        <w:rPr>
          <w:lang w:val="en-US"/>
        </w:rPr>
        <w:fldChar w:fldCharType="end"/>
      </w:r>
      <w:r w:rsidRPr="0045652F">
        <w:rPr>
          <w:lang w:val="en-US"/>
        </w:rPr>
        <w:t>The MAP$ FROM-FIELD instruction requests VIRTEL to generate a commarea from XML input data (“XML input-to-commarea” conversion).  The XML input data is obtained from an HTML form field in the incoming HTTP request.</w:t>
      </w:r>
    </w:p>
    <w:p w14:paraId="3673A4CF" w14:textId="77777777" w:rsidR="00774472" w:rsidRPr="0045652F" w:rsidRDefault="00774472">
      <w:pPr>
        <w:pStyle w:val="Ecran"/>
        <w:rPr>
          <w:lang w:val="en-US"/>
        </w:rPr>
      </w:pPr>
    </w:p>
    <w:p w14:paraId="0D8664CE" w14:textId="77777777" w:rsidR="00774472" w:rsidRPr="0045652F" w:rsidRDefault="00774472">
      <w:pPr>
        <w:pStyle w:val="Ecran"/>
        <w:rPr>
          <w:lang w:val="en-US"/>
        </w:rPr>
      </w:pPr>
      <w:r w:rsidRPr="0045652F">
        <w:rPr>
          <w:lang w:val="en-US"/>
        </w:rPr>
        <w:t>groupname  MAP$  FROM-FIELD,FIELD='fieldname'</w:t>
      </w:r>
    </w:p>
    <w:p w14:paraId="77D5F0E0" w14:textId="77777777" w:rsidR="00774472" w:rsidRPr="0045652F" w:rsidRDefault="00774472">
      <w:pPr>
        <w:pStyle w:val="Ecran"/>
        <w:rPr>
          <w:lang w:val="en-US"/>
        </w:rPr>
      </w:pPr>
    </w:p>
    <w:p w14:paraId="6586AA7F" w14:textId="77777777" w:rsidR="00774472" w:rsidRPr="0045652F" w:rsidRDefault="00774472">
      <w:pPr>
        <w:keepNext/>
        <w:rPr>
          <w:lang w:val="en-US"/>
        </w:rPr>
      </w:pPr>
    </w:p>
    <w:p w14:paraId="7A47C457" w14:textId="77777777" w:rsidR="00774472" w:rsidRPr="0045652F" w:rsidRDefault="00774472">
      <w:pPr>
        <w:pStyle w:val="RefrenceChamp"/>
        <w:keepNext/>
        <w:keepLines/>
        <w:rPr>
          <w:bCs/>
          <w:iCs/>
          <w:lang w:val="en-US"/>
        </w:rPr>
      </w:pPr>
      <w:r w:rsidRPr="0045652F">
        <w:rPr>
          <w:b/>
          <w:i/>
          <w:lang w:val="en-US"/>
        </w:rPr>
        <w:t>groupname</w:t>
      </w:r>
      <w:r w:rsidRPr="0045652F">
        <w:rPr>
          <w:b/>
          <w:i/>
          <w:lang w:val="en-US"/>
        </w:rPr>
        <w:tab/>
      </w:r>
      <w:r w:rsidRPr="0045652F">
        <w:rPr>
          <w:bCs/>
          <w:iCs/>
          <w:lang w:val="en-US"/>
        </w:rPr>
        <w:t xml:space="preserve">The label is required.  It specifies the name of the output area to be generated.  It must match the label on a preceding </w:t>
      </w:r>
      <w:r w:rsidRPr="0045652F">
        <w:rPr>
          <w:szCs w:val="19"/>
          <w:lang w:val="en-US"/>
        </w:rPr>
        <w:t>MAP$ BEGIN instruction.</w:t>
      </w:r>
    </w:p>
    <w:p w14:paraId="2E4447A0" w14:textId="77777777" w:rsidR="00774472" w:rsidRPr="0045652F" w:rsidRDefault="00774472">
      <w:pPr>
        <w:pStyle w:val="RefrenceChamp"/>
        <w:keepNext/>
        <w:rPr>
          <w:szCs w:val="19"/>
          <w:lang w:val="en-US"/>
        </w:rPr>
      </w:pPr>
      <w:r w:rsidRPr="0045652F">
        <w:rPr>
          <w:b/>
          <w:i/>
          <w:lang w:val="en-US"/>
        </w:rPr>
        <w:t>fieldname</w:t>
      </w:r>
      <w:r w:rsidRPr="0045652F">
        <w:rPr>
          <w:b/>
          <w:i/>
          <w:lang w:val="en-US"/>
        </w:rPr>
        <w:tab/>
      </w:r>
      <w:r w:rsidRPr="0045652F">
        <w:rPr>
          <w:bCs/>
          <w:iCs/>
          <w:lang w:val="en-US"/>
        </w:rPr>
        <w:t>The name of the HTML form field which contains the XML input data</w:t>
      </w:r>
      <w:r w:rsidRPr="0045652F">
        <w:rPr>
          <w:szCs w:val="19"/>
          <w:lang w:val="en-US"/>
        </w:rPr>
        <w:t>.</w:t>
      </w:r>
    </w:p>
    <w:p w14:paraId="0C7C8F15" w14:textId="77777777" w:rsidR="00774472" w:rsidRPr="0045652F" w:rsidRDefault="00774472">
      <w:pPr>
        <w:rPr>
          <w:lang w:val="en-US"/>
        </w:rPr>
      </w:pPr>
      <w:bookmarkStart w:id="475" w:name="_Ref124321138"/>
      <w:r w:rsidRPr="0045652F">
        <w:rPr>
          <w:lang w:val="en-US"/>
        </w:rPr>
        <w:t xml:space="preserve">The MAP$ FROM-FIELD instruction expects XML input data to be presented as a character string </w:t>
      </w:r>
      <w:r w:rsidRPr="0045652F">
        <w:rPr>
          <w:rFonts w:ascii="Courier New" w:hAnsi="Courier New" w:cs="Courier New"/>
          <w:lang w:val="en-US"/>
        </w:rPr>
        <w:t>fieldname=xmldata</w:t>
      </w:r>
      <w:r w:rsidRPr="0045652F">
        <w:rPr>
          <w:lang w:val="en-US"/>
        </w:rPr>
        <w:t xml:space="preserve"> where xmldata is XML data in URL-encoded format.  In URL-encoded format, a “+” sign represents a space, and “%xx” represents the hexadecimal encoding of an ASCII character.  The string </w:t>
      </w:r>
      <w:r w:rsidRPr="0045652F">
        <w:rPr>
          <w:rFonts w:ascii="Courier New" w:hAnsi="Courier New" w:cs="Courier New"/>
          <w:lang w:val="en-US"/>
        </w:rPr>
        <w:t>fieldname=xmldata</w:t>
      </w:r>
      <w:r w:rsidRPr="0045652F">
        <w:rPr>
          <w:lang w:val="en-US"/>
        </w:rPr>
        <w:t xml:space="preserve"> may either be appended to the URL (HTTP “GET” method) or it may be contained in the body of the HTTP request (HTTP “POST” method).  See “Sending XML input as URL-encoded data” </w:t>
      </w:r>
      <w:r w:rsidRPr="0045652F">
        <w:rPr>
          <w:lang w:val="en-US"/>
        </w:rPr>
        <w:fldChar w:fldCharType="begin"/>
      </w:r>
      <w:r w:rsidRPr="0045652F">
        <w:rPr>
          <w:lang w:val="en-US"/>
        </w:rPr>
        <w:instrText xml:space="preserve"> PAGEREF _Ref156382555 \p \h </w:instrText>
      </w:r>
      <w:r w:rsidRPr="0045652F">
        <w:rPr>
          <w:lang w:val="en-US"/>
        </w:rPr>
      </w:r>
      <w:r w:rsidRPr="0045652F">
        <w:rPr>
          <w:lang w:val="en-US"/>
        </w:rPr>
        <w:fldChar w:fldCharType="separate"/>
      </w:r>
      <w:r w:rsidR="00A87DE6">
        <w:rPr>
          <w:noProof/>
          <w:lang w:val="en-US"/>
        </w:rPr>
        <w:t>sur la page 238</w:t>
      </w:r>
      <w:r w:rsidRPr="0045652F">
        <w:rPr>
          <w:lang w:val="en-US"/>
        </w:rPr>
        <w:fldChar w:fldCharType="end"/>
      </w:r>
      <w:r w:rsidRPr="0045652F">
        <w:rPr>
          <w:lang w:val="en-US"/>
        </w:rPr>
        <w:t xml:space="preserve"> for examples.  To process requests containing XML data in plain (unencoded) format, use instead the MAP$ FROM-INPUT instruction described </w:t>
      </w:r>
      <w:r w:rsidRPr="0045652F">
        <w:rPr>
          <w:lang w:val="en-US"/>
        </w:rPr>
        <w:fldChar w:fldCharType="begin"/>
      </w:r>
      <w:r w:rsidRPr="0045652F">
        <w:rPr>
          <w:lang w:val="en-US"/>
        </w:rPr>
        <w:instrText xml:space="preserve"> PAGEREF _Ref156382858 \p \h </w:instrText>
      </w:r>
      <w:r w:rsidRPr="0045652F">
        <w:rPr>
          <w:lang w:val="en-US"/>
        </w:rPr>
      </w:r>
      <w:r w:rsidRPr="0045652F">
        <w:rPr>
          <w:lang w:val="en-US"/>
        </w:rPr>
        <w:fldChar w:fldCharType="separate"/>
      </w:r>
      <w:r w:rsidR="00A87DE6">
        <w:rPr>
          <w:noProof/>
          <w:lang w:val="en-US"/>
        </w:rPr>
        <w:t>sur la page 199</w:t>
      </w:r>
      <w:r w:rsidRPr="0045652F">
        <w:rPr>
          <w:lang w:val="en-US"/>
        </w:rPr>
        <w:fldChar w:fldCharType="end"/>
      </w:r>
      <w:r w:rsidRPr="0045652F">
        <w:rPr>
          <w:lang w:val="en-US"/>
        </w:rPr>
        <w:t>.</w:t>
      </w:r>
    </w:p>
    <w:p w14:paraId="2189D6D2" w14:textId="77777777" w:rsidR="00774472" w:rsidRPr="0045652F" w:rsidRDefault="00774472">
      <w:pPr>
        <w:pStyle w:val="Heading6"/>
        <w:rPr>
          <w:lang w:val="en-US"/>
        </w:rPr>
      </w:pPr>
      <w:bookmarkStart w:id="476" w:name="_Ref156382858"/>
      <w:r w:rsidRPr="0045652F">
        <w:rPr>
          <w:lang w:val="en-US"/>
        </w:rPr>
        <w:t>MAP$ FROM-INPUT</w:t>
      </w:r>
      <w:bookmarkEnd w:id="475"/>
      <w:bookmarkEnd w:id="476"/>
    </w:p>
    <w:p w14:paraId="400306FD" w14:textId="77777777" w:rsidR="00774472" w:rsidRPr="0045652F" w:rsidRDefault="00774472">
      <w:pPr>
        <w:pStyle w:val="ecran0"/>
        <w:rPr>
          <w:lang w:val="en-US"/>
        </w:rPr>
      </w:pPr>
      <w:r w:rsidRPr="0045652F">
        <w:rPr>
          <w:lang w:val="en-US"/>
        </w:rPr>
        <w:fldChar w:fldCharType="begin"/>
      </w:r>
      <w:r w:rsidRPr="0045652F">
        <w:rPr>
          <w:lang w:val="en-US"/>
        </w:rPr>
        <w:instrText xml:space="preserve"> XE "MAP$:FROM-INPUT"</w:instrText>
      </w:r>
      <w:r w:rsidRPr="0045652F">
        <w:rPr>
          <w:lang w:val="en-US"/>
        </w:rPr>
        <w:fldChar w:fldCharType="end"/>
      </w:r>
      <w:r w:rsidRPr="0045652F">
        <w:rPr>
          <w:lang w:val="en-US"/>
        </w:rPr>
        <w:t>The MAP$ FROM-INPUT instruction requests VIRTEL to generate a commarea from XML or Query format input data (“input-to-commarea” conversion).  The input data is obtained from the incoming HTTP request.</w:t>
      </w:r>
    </w:p>
    <w:p w14:paraId="4F2FE370" w14:textId="77777777" w:rsidR="00774472" w:rsidRPr="0045652F" w:rsidRDefault="00774472">
      <w:pPr>
        <w:pStyle w:val="Ecran"/>
        <w:rPr>
          <w:lang w:val="en-US"/>
        </w:rPr>
      </w:pPr>
    </w:p>
    <w:p w14:paraId="7B351D1F" w14:textId="77777777" w:rsidR="00774472" w:rsidRPr="0045652F" w:rsidRDefault="00774472">
      <w:pPr>
        <w:pStyle w:val="Ecran"/>
        <w:rPr>
          <w:lang w:val="en-US"/>
        </w:rPr>
      </w:pPr>
      <w:r w:rsidRPr="0045652F">
        <w:rPr>
          <w:lang w:val="en-US"/>
        </w:rPr>
        <w:t>groupname  MAP$  FROM-INPUT,format</w:t>
      </w:r>
    </w:p>
    <w:p w14:paraId="3FAB1B82" w14:textId="77777777" w:rsidR="00774472" w:rsidRPr="0045652F" w:rsidRDefault="00774472">
      <w:pPr>
        <w:pStyle w:val="Ecran"/>
        <w:rPr>
          <w:lang w:val="en-US"/>
        </w:rPr>
      </w:pPr>
    </w:p>
    <w:p w14:paraId="224B1DC6" w14:textId="77777777" w:rsidR="00774472" w:rsidRPr="0045652F" w:rsidRDefault="00774472">
      <w:pPr>
        <w:keepNext/>
        <w:keepLines/>
        <w:rPr>
          <w:lang w:val="en-US"/>
        </w:rPr>
      </w:pPr>
    </w:p>
    <w:p w14:paraId="36C1FCB6" w14:textId="77777777" w:rsidR="00774472" w:rsidRPr="0045652F" w:rsidRDefault="00774472">
      <w:pPr>
        <w:pStyle w:val="RefrenceChamp"/>
        <w:keepNext/>
        <w:keepLines/>
        <w:rPr>
          <w:szCs w:val="19"/>
          <w:lang w:val="en-US"/>
        </w:rPr>
      </w:pPr>
      <w:r w:rsidRPr="0045652F">
        <w:rPr>
          <w:b/>
          <w:i/>
          <w:lang w:val="en-US"/>
        </w:rPr>
        <w:t>groupname</w:t>
      </w:r>
      <w:r w:rsidRPr="0045652F">
        <w:rPr>
          <w:b/>
          <w:i/>
          <w:lang w:val="en-US"/>
        </w:rPr>
        <w:tab/>
      </w:r>
      <w:r w:rsidRPr="0045652F">
        <w:rPr>
          <w:bCs/>
          <w:iCs/>
          <w:lang w:val="en-US"/>
        </w:rPr>
        <w:t xml:space="preserve">The label is required.  It specifies the name of the output area to be generated.  It must match the label on a preceding </w:t>
      </w:r>
      <w:r w:rsidRPr="0045652F">
        <w:rPr>
          <w:szCs w:val="19"/>
          <w:lang w:val="en-US"/>
        </w:rPr>
        <w:t>MAP$ BEGIN instruction.</w:t>
      </w:r>
    </w:p>
    <w:p w14:paraId="4B08AC68" w14:textId="77777777" w:rsidR="00774472" w:rsidRPr="0045652F" w:rsidRDefault="00774472">
      <w:pPr>
        <w:pStyle w:val="RefrenceChamp"/>
        <w:keepNext/>
        <w:keepLines/>
        <w:rPr>
          <w:bCs/>
          <w:szCs w:val="19"/>
          <w:lang w:val="en-US"/>
        </w:rPr>
      </w:pPr>
      <w:r w:rsidRPr="0045652F">
        <w:rPr>
          <w:b/>
          <w:i/>
          <w:lang w:val="en-US"/>
        </w:rPr>
        <w:t>format</w:t>
      </w:r>
      <w:r w:rsidRPr="0045652F">
        <w:rPr>
          <w:b/>
          <w:i/>
          <w:lang w:val="en-US"/>
        </w:rPr>
        <w:tab/>
      </w:r>
      <w:r w:rsidRPr="0045652F">
        <w:rPr>
          <w:b/>
          <w:iCs/>
          <w:lang w:val="en-US"/>
        </w:rPr>
        <w:t>XML</w:t>
      </w:r>
      <w:r w:rsidRPr="0045652F">
        <w:rPr>
          <w:bCs/>
          <w:iCs/>
          <w:lang w:val="en-US"/>
        </w:rPr>
        <w:t xml:space="preserve"> specifies that the input data is in XML format</w:t>
      </w:r>
      <w:r w:rsidRPr="0045652F">
        <w:rPr>
          <w:bCs/>
          <w:iCs/>
          <w:lang w:val="en-US"/>
        </w:rPr>
        <w:tab/>
      </w:r>
      <w:r w:rsidRPr="0045652F">
        <w:rPr>
          <w:bCs/>
          <w:iCs/>
          <w:lang w:val="en-US"/>
        </w:rPr>
        <w:br/>
      </w:r>
      <w:r w:rsidRPr="0045652F">
        <w:rPr>
          <w:b/>
          <w:iCs/>
          <w:lang w:val="en-US"/>
        </w:rPr>
        <w:t>QUERY</w:t>
      </w:r>
      <w:r w:rsidRPr="0045652F">
        <w:rPr>
          <w:bCs/>
          <w:iCs/>
          <w:lang w:val="en-US"/>
        </w:rPr>
        <w:t xml:space="preserve"> specifies that the input data is in Query format</w:t>
      </w:r>
      <w:r w:rsidRPr="0045652F">
        <w:rPr>
          <w:bCs/>
          <w:iCs/>
          <w:lang w:val="en-US"/>
        </w:rPr>
        <w:tab/>
      </w:r>
      <w:r w:rsidRPr="0045652F">
        <w:rPr>
          <w:bCs/>
          <w:iCs/>
          <w:lang w:val="en-US"/>
        </w:rPr>
        <w:br/>
      </w:r>
      <w:r w:rsidRPr="0045652F">
        <w:rPr>
          <w:bCs/>
          <w:iCs/>
          <w:lang w:val="en-US"/>
        </w:rPr>
        <w:br/>
        <w:t>If neither XML nor QUERY is specified, the default is XML.</w:t>
      </w:r>
    </w:p>
    <w:p w14:paraId="26CAE6E7" w14:textId="77777777" w:rsidR="00774472" w:rsidRPr="0045652F" w:rsidRDefault="00774472">
      <w:pPr>
        <w:pStyle w:val="Nfj"/>
        <w:keepNext/>
        <w:rPr>
          <w:lang w:val="en-US"/>
        </w:rPr>
      </w:pPr>
      <w:r w:rsidRPr="0045652F">
        <w:rPr>
          <w:lang w:val="en-US"/>
        </w:rPr>
        <w:t>Note: MAP$ FROM-INPUT with a FIELD parameter is accepted and treated as MAP$ FROM-FIELD</w:t>
      </w:r>
    </w:p>
    <w:p w14:paraId="5108EC95" w14:textId="77777777" w:rsidR="00774472" w:rsidRPr="0045652F" w:rsidRDefault="00774472">
      <w:pPr>
        <w:keepNext/>
        <w:keepLines/>
        <w:rPr>
          <w:lang w:val="en-US"/>
        </w:rPr>
      </w:pPr>
      <w:r w:rsidRPr="0045652F">
        <w:rPr>
          <w:lang w:val="en-US"/>
        </w:rPr>
        <w:t>The MAP$ FROM-INPUT instruction obtains its input data from an incoming HTTP request.  The HTTP request may use either via the GET method (where the input data is appended to the URL) or the POST method (where the input data is contained in the request body).</w:t>
      </w:r>
    </w:p>
    <w:p w14:paraId="5E68E09A" w14:textId="77777777" w:rsidR="00774472" w:rsidRPr="0045652F" w:rsidRDefault="00774472">
      <w:pPr>
        <w:keepNext/>
        <w:keepLines/>
        <w:rPr>
          <w:lang w:val="en-US"/>
        </w:rPr>
      </w:pPr>
    </w:p>
    <w:p w14:paraId="787D50EE" w14:textId="77777777" w:rsidR="00774472" w:rsidRPr="0045652F" w:rsidRDefault="00774472">
      <w:pPr>
        <w:keepNext/>
        <w:keepLines/>
        <w:rPr>
          <w:lang w:val="en-US"/>
        </w:rPr>
      </w:pPr>
      <w:r w:rsidRPr="0045652F">
        <w:rPr>
          <w:lang w:val="en-US"/>
        </w:rPr>
        <w:t xml:space="preserve">When the input format is XML, MAP$ FROM-INPUT treats the entire data area as XML data without any translation.  See “HTTP request with XML input data” </w:t>
      </w:r>
      <w:r w:rsidRPr="0045652F">
        <w:rPr>
          <w:lang w:val="en-US"/>
        </w:rPr>
        <w:fldChar w:fldCharType="begin"/>
      </w:r>
      <w:r w:rsidRPr="0045652F">
        <w:rPr>
          <w:lang w:val="en-US"/>
        </w:rPr>
        <w:instrText xml:space="preserve"> PAGEREF _Ref156627374 \p \h </w:instrText>
      </w:r>
      <w:r w:rsidRPr="0045652F">
        <w:rPr>
          <w:lang w:val="en-US"/>
        </w:rPr>
      </w:r>
      <w:r w:rsidRPr="0045652F">
        <w:rPr>
          <w:lang w:val="en-US"/>
        </w:rPr>
        <w:fldChar w:fldCharType="separate"/>
      </w:r>
      <w:r w:rsidR="00A87DE6">
        <w:rPr>
          <w:noProof/>
          <w:lang w:val="en-US"/>
        </w:rPr>
        <w:t>sur la page 237</w:t>
      </w:r>
      <w:r w:rsidRPr="0045652F">
        <w:rPr>
          <w:lang w:val="en-US"/>
        </w:rPr>
        <w:fldChar w:fldCharType="end"/>
      </w:r>
      <w:r w:rsidRPr="0045652F">
        <w:rPr>
          <w:lang w:val="en-US"/>
        </w:rPr>
        <w:t xml:space="preserve"> for an example.  MAP$ FROM-FIELD is preferred when using the GET method with XML input, because certain characters cannot be included in a URL without using URL-encoding.</w:t>
      </w:r>
    </w:p>
    <w:p w14:paraId="7A96A442" w14:textId="77777777" w:rsidR="00774472" w:rsidRPr="0045652F" w:rsidRDefault="00774472">
      <w:pPr>
        <w:keepNext/>
        <w:keepLines/>
        <w:rPr>
          <w:lang w:val="en-US"/>
        </w:rPr>
      </w:pPr>
    </w:p>
    <w:p w14:paraId="0028641A" w14:textId="77777777" w:rsidR="00774472" w:rsidRPr="0045652F" w:rsidRDefault="00774472">
      <w:pPr>
        <w:rPr>
          <w:lang w:val="en-US"/>
        </w:rPr>
      </w:pPr>
      <w:r w:rsidRPr="0045652F">
        <w:rPr>
          <w:lang w:val="en-US"/>
        </w:rPr>
        <w:t xml:space="preserve">When the input format is QUERY, MAP$ FROM-INPUT expects the input data to contain one or more strings in the form </w:t>
      </w:r>
      <w:r w:rsidRPr="0045652F">
        <w:rPr>
          <w:rFonts w:ascii="Courier New" w:hAnsi="Courier New" w:cs="Courier New"/>
          <w:lang w:val="en-US"/>
        </w:rPr>
        <w:t>fieldname=data</w:t>
      </w:r>
      <w:r w:rsidRPr="0045652F">
        <w:rPr>
          <w:lang w:val="en-US"/>
        </w:rPr>
        <w:t xml:space="preserve">.  When the HTTP request uses the GET method, the strings are appended to the URL.  The first string is preceded by a “?” character which separates it from the URL, and the remaining strings are separated by “&amp;” characters.  When the HTTP request uses the POST method, the strings are contained in the request body, either one per line, or separated by “&amp;” characters if multiple strings are coded on the same line.  For both the GET and POST methods, Query strings are expressed in URL-encoded format, where “+” sign represents a space, and “%xx” represents the hexadecimal encoding of an ASCII character.  See “Parsing Query input” </w:t>
      </w:r>
      <w:r w:rsidRPr="0045652F">
        <w:rPr>
          <w:lang w:val="en-US"/>
        </w:rPr>
        <w:fldChar w:fldCharType="begin"/>
      </w:r>
      <w:r w:rsidRPr="0045652F">
        <w:rPr>
          <w:lang w:val="en-US"/>
        </w:rPr>
        <w:instrText xml:space="preserve"> PAGEREF _Ref156639630 \p \h </w:instrText>
      </w:r>
      <w:r w:rsidRPr="0045652F">
        <w:rPr>
          <w:lang w:val="en-US"/>
        </w:rPr>
      </w:r>
      <w:r w:rsidRPr="0045652F">
        <w:rPr>
          <w:lang w:val="en-US"/>
        </w:rPr>
        <w:fldChar w:fldCharType="separate"/>
      </w:r>
      <w:r w:rsidR="00A87DE6">
        <w:rPr>
          <w:noProof/>
          <w:lang w:val="en-US"/>
        </w:rPr>
        <w:t>sur la page 227</w:t>
      </w:r>
      <w:r w:rsidRPr="0045652F">
        <w:rPr>
          <w:lang w:val="en-US"/>
        </w:rPr>
        <w:fldChar w:fldCharType="end"/>
      </w:r>
      <w:r w:rsidRPr="0045652F">
        <w:rPr>
          <w:lang w:val="en-US"/>
        </w:rPr>
        <w:t xml:space="preserve"> for examples.</w:t>
      </w:r>
    </w:p>
    <w:p w14:paraId="2894F11E" w14:textId="77777777" w:rsidR="00774472" w:rsidRPr="0045652F" w:rsidRDefault="00774472">
      <w:pPr>
        <w:pStyle w:val="Heading6"/>
        <w:rPr>
          <w:lang w:val="en-US"/>
        </w:rPr>
      </w:pPr>
      <w:r w:rsidRPr="0045652F">
        <w:rPr>
          <w:lang w:val="en-US"/>
        </w:rPr>
        <w:t>MAP$ FROM-VARIABLE</w:t>
      </w:r>
    </w:p>
    <w:p w14:paraId="74F2E42A" w14:textId="77777777" w:rsidR="00774472" w:rsidRPr="0045652F" w:rsidRDefault="00774472">
      <w:pPr>
        <w:pStyle w:val="ecran0"/>
        <w:rPr>
          <w:lang w:val="en-US"/>
        </w:rPr>
      </w:pPr>
      <w:r w:rsidRPr="0045652F">
        <w:rPr>
          <w:lang w:val="en-US"/>
        </w:rPr>
        <w:fldChar w:fldCharType="begin"/>
      </w:r>
      <w:r w:rsidRPr="0045652F">
        <w:rPr>
          <w:lang w:val="en-US"/>
        </w:rPr>
        <w:instrText xml:space="preserve"> XE "MAP$:FROM-VARIABLE"</w:instrText>
      </w:r>
      <w:r w:rsidRPr="0045652F">
        <w:rPr>
          <w:lang w:val="en-US"/>
        </w:rPr>
        <w:fldChar w:fldCharType="end"/>
      </w:r>
      <w:r w:rsidRPr="0045652F">
        <w:rPr>
          <w:lang w:val="en-US"/>
        </w:rPr>
        <w:t>The MAP$ FROM-VARIABLE instruction requests VIRTEL to generate a commarea from XML or Query format input data (“input-to-commarea” conversion).  The input data is contained in a VIRTEL variable.</w:t>
      </w:r>
    </w:p>
    <w:p w14:paraId="25280670" w14:textId="77777777" w:rsidR="00774472" w:rsidRPr="0045652F" w:rsidRDefault="00774472">
      <w:pPr>
        <w:pStyle w:val="Ecran"/>
        <w:rPr>
          <w:lang w:val="en-US"/>
        </w:rPr>
      </w:pPr>
    </w:p>
    <w:p w14:paraId="0B8BAED0" w14:textId="77777777" w:rsidR="00774472" w:rsidRPr="0045652F" w:rsidRDefault="00774472">
      <w:pPr>
        <w:pStyle w:val="Ecran"/>
        <w:rPr>
          <w:lang w:val="en-US"/>
        </w:rPr>
      </w:pPr>
      <w:r w:rsidRPr="0045652F">
        <w:rPr>
          <w:lang w:val="en-US"/>
        </w:rPr>
        <w:t>groupname  MAP$  FROM-VARIABLE,format,VAR='varname'</w:t>
      </w:r>
    </w:p>
    <w:p w14:paraId="08BE16EA" w14:textId="77777777" w:rsidR="00774472" w:rsidRPr="0045652F" w:rsidRDefault="00774472">
      <w:pPr>
        <w:pStyle w:val="Ecran"/>
        <w:rPr>
          <w:lang w:val="en-US"/>
        </w:rPr>
      </w:pPr>
    </w:p>
    <w:p w14:paraId="7F81CF11" w14:textId="77777777" w:rsidR="00774472" w:rsidRPr="0045652F" w:rsidRDefault="00774472">
      <w:pPr>
        <w:keepNext/>
        <w:keepLines/>
        <w:rPr>
          <w:lang w:val="en-US"/>
        </w:rPr>
      </w:pPr>
    </w:p>
    <w:p w14:paraId="31F1CAFE" w14:textId="77777777" w:rsidR="00774472" w:rsidRPr="0045652F" w:rsidRDefault="00774472">
      <w:pPr>
        <w:pStyle w:val="RefrenceChamp"/>
        <w:keepNext/>
        <w:keepLines/>
        <w:rPr>
          <w:bCs/>
          <w:iCs/>
          <w:lang w:val="en-US"/>
        </w:rPr>
      </w:pPr>
      <w:r w:rsidRPr="0045652F">
        <w:rPr>
          <w:b/>
          <w:i/>
          <w:lang w:val="en-US"/>
        </w:rPr>
        <w:t>groupname</w:t>
      </w:r>
      <w:r w:rsidRPr="0045652F">
        <w:rPr>
          <w:b/>
          <w:i/>
          <w:lang w:val="en-US"/>
        </w:rPr>
        <w:tab/>
      </w:r>
      <w:r w:rsidRPr="0045652F">
        <w:rPr>
          <w:bCs/>
          <w:iCs/>
          <w:lang w:val="en-US"/>
        </w:rPr>
        <w:t xml:space="preserve">The label is required.  It specifies the name of the output area to be generated.  It must match the label on a preceding </w:t>
      </w:r>
      <w:r w:rsidRPr="0045652F">
        <w:rPr>
          <w:szCs w:val="19"/>
          <w:lang w:val="en-US"/>
        </w:rPr>
        <w:t>MAP$ BEGIN instruction.</w:t>
      </w:r>
    </w:p>
    <w:p w14:paraId="24054A04" w14:textId="77777777" w:rsidR="00774472" w:rsidRPr="0045652F" w:rsidRDefault="00774472">
      <w:pPr>
        <w:pStyle w:val="RefrenceChamp"/>
        <w:keepNext/>
        <w:rPr>
          <w:bCs/>
          <w:szCs w:val="19"/>
          <w:lang w:val="en-US"/>
        </w:rPr>
      </w:pPr>
      <w:r w:rsidRPr="0045652F">
        <w:rPr>
          <w:b/>
          <w:i/>
          <w:lang w:val="en-US"/>
        </w:rPr>
        <w:t>format</w:t>
      </w:r>
      <w:r w:rsidRPr="0045652F">
        <w:rPr>
          <w:b/>
          <w:i/>
          <w:lang w:val="en-US"/>
        </w:rPr>
        <w:tab/>
      </w:r>
      <w:r w:rsidRPr="0045652F">
        <w:rPr>
          <w:b/>
          <w:iCs/>
          <w:lang w:val="en-US"/>
        </w:rPr>
        <w:t>XML</w:t>
      </w:r>
      <w:r w:rsidRPr="0045652F">
        <w:rPr>
          <w:bCs/>
          <w:iCs/>
          <w:lang w:val="en-US"/>
        </w:rPr>
        <w:t xml:space="preserve"> specifies that the input data is in XML format</w:t>
      </w:r>
      <w:r w:rsidRPr="0045652F">
        <w:rPr>
          <w:bCs/>
          <w:iCs/>
          <w:lang w:val="en-US"/>
        </w:rPr>
        <w:tab/>
      </w:r>
      <w:r w:rsidRPr="0045652F">
        <w:rPr>
          <w:bCs/>
          <w:iCs/>
          <w:lang w:val="en-US"/>
        </w:rPr>
        <w:br/>
      </w:r>
      <w:r w:rsidRPr="0045652F">
        <w:rPr>
          <w:b/>
          <w:iCs/>
          <w:lang w:val="en-US"/>
        </w:rPr>
        <w:t>QUERY</w:t>
      </w:r>
      <w:r w:rsidRPr="0045652F">
        <w:rPr>
          <w:bCs/>
          <w:iCs/>
          <w:lang w:val="en-US"/>
        </w:rPr>
        <w:t xml:space="preserve"> specifies that the input data is in Query format</w:t>
      </w:r>
      <w:r w:rsidRPr="0045652F">
        <w:rPr>
          <w:bCs/>
          <w:iCs/>
          <w:lang w:val="en-US"/>
        </w:rPr>
        <w:tab/>
      </w:r>
      <w:r w:rsidRPr="0045652F">
        <w:rPr>
          <w:bCs/>
          <w:iCs/>
          <w:lang w:val="en-US"/>
        </w:rPr>
        <w:br/>
      </w:r>
      <w:r w:rsidRPr="0045652F">
        <w:rPr>
          <w:bCs/>
          <w:iCs/>
          <w:lang w:val="en-US"/>
        </w:rPr>
        <w:br/>
        <w:t>If neither XML nor QUERY is specified, the default is XML.</w:t>
      </w:r>
    </w:p>
    <w:p w14:paraId="79F549D3" w14:textId="77777777" w:rsidR="00774472" w:rsidRPr="0045652F" w:rsidRDefault="00774472">
      <w:pPr>
        <w:pStyle w:val="RefrenceChamp"/>
        <w:rPr>
          <w:bCs/>
          <w:iCs/>
          <w:lang w:val="en-US"/>
        </w:rPr>
      </w:pPr>
      <w:r w:rsidRPr="0045652F">
        <w:rPr>
          <w:b/>
          <w:i/>
          <w:lang w:val="en-US"/>
        </w:rPr>
        <w:t>varname</w:t>
      </w:r>
      <w:r w:rsidRPr="0045652F">
        <w:rPr>
          <w:b/>
          <w:i/>
          <w:lang w:val="en-US"/>
        </w:rPr>
        <w:tab/>
      </w:r>
      <w:r w:rsidRPr="0045652F">
        <w:rPr>
          <w:bCs/>
          <w:iCs/>
          <w:lang w:val="en-US"/>
        </w:rPr>
        <w:t>The name of the VIRTEL variable which contains the input data</w:t>
      </w:r>
      <w:r w:rsidRPr="0045652F">
        <w:rPr>
          <w:szCs w:val="19"/>
          <w:lang w:val="en-US"/>
        </w:rPr>
        <w:t>.</w:t>
      </w:r>
    </w:p>
    <w:p w14:paraId="521E23B4" w14:textId="77777777" w:rsidR="00774472" w:rsidRPr="0045652F" w:rsidRDefault="00774472">
      <w:pPr>
        <w:pStyle w:val="Heading6"/>
        <w:rPr>
          <w:lang w:val="en-US"/>
        </w:rPr>
      </w:pPr>
      <w:r w:rsidRPr="0045652F">
        <w:rPr>
          <w:lang w:val="en-US"/>
        </w:rPr>
        <w:t>MAP$ TO-VARIABLE</w:t>
      </w:r>
    </w:p>
    <w:p w14:paraId="694C9A90" w14:textId="77777777" w:rsidR="00774472" w:rsidRPr="0045652F" w:rsidRDefault="00774472">
      <w:pPr>
        <w:pStyle w:val="ecran0"/>
        <w:rPr>
          <w:lang w:val="en-US"/>
        </w:rPr>
      </w:pPr>
      <w:r w:rsidRPr="0045652F">
        <w:rPr>
          <w:lang w:val="en-US"/>
        </w:rPr>
        <w:fldChar w:fldCharType="begin"/>
      </w:r>
      <w:r w:rsidRPr="0045652F">
        <w:rPr>
          <w:lang w:val="en-US"/>
        </w:rPr>
        <w:instrText xml:space="preserve"> XE "MAP$:TO-VARIABLE"</w:instrText>
      </w:r>
      <w:r w:rsidRPr="0045652F">
        <w:rPr>
          <w:lang w:val="en-US"/>
        </w:rPr>
        <w:fldChar w:fldCharType="end"/>
      </w:r>
      <w:r w:rsidRPr="0045652F">
        <w:rPr>
          <w:lang w:val="en-US"/>
        </w:rPr>
        <w:t>The MAP$ TO-VARIABLE instruction requests VIRTEL to copy a commarea into a VIRTEL variable.  The commarea must have been already generated by a previous MAP$ FROM-FIELD, FROM-INPUT, or FROM-VARIABLE instruction.</w:t>
      </w:r>
    </w:p>
    <w:p w14:paraId="3AD26EEA" w14:textId="77777777" w:rsidR="00774472" w:rsidRPr="0045652F" w:rsidRDefault="00774472">
      <w:pPr>
        <w:pStyle w:val="Ecran"/>
        <w:rPr>
          <w:lang w:val="en-US"/>
        </w:rPr>
      </w:pPr>
    </w:p>
    <w:p w14:paraId="35F5D05D" w14:textId="77777777" w:rsidR="00774472" w:rsidRPr="0045652F" w:rsidRDefault="00774472">
      <w:pPr>
        <w:pStyle w:val="Ecran"/>
        <w:rPr>
          <w:lang w:val="en-US"/>
        </w:rPr>
      </w:pPr>
      <w:r w:rsidRPr="0045652F">
        <w:rPr>
          <w:lang w:val="en-US"/>
        </w:rPr>
        <w:t>groupname  MAP$  TO-VARIABLE,VAR='varname'</w:t>
      </w:r>
    </w:p>
    <w:p w14:paraId="324752F5" w14:textId="77777777" w:rsidR="00774472" w:rsidRPr="0045652F" w:rsidRDefault="00774472">
      <w:pPr>
        <w:pStyle w:val="Ecran"/>
        <w:rPr>
          <w:lang w:val="en-US"/>
        </w:rPr>
      </w:pPr>
    </w:p>
    <w:p w14:paraId="75464C4E" w14:textId="77777777" w:rsidR="00774472" w:rsidRPr="0045652F" w:rsidRDefault="00774472">
      <w:pPr>
        <w:keepNext/>
        <w:keepLines/>
        <w:rPr>
          <w:lang w:val="en-US"/>
        </w:rPr>
      </w:pPr>
    </w:p>
    <w:p w14:paraId="24EA3B3B" w14:textId="77777777" w:rsidR="00774472" w:rsidRPr="0045652F" w:rsidRDefault="00774472">
      <w:pPr>
        <w:pStyle w:val="RefrenceChamp"/>
        <w:keepNext/>
        <w:keepLines/>
        <w:rPr>
          <w:bCs/>
          <w:iCs/>
          <w:lang w:val="en-US"/>
        </w:rPr>
      </w:pPr>
      <w:r w:rsidRPr="0045652F">
        <w:rPr>
          <w:b/>
          <w:i/>
          <w:lang w:val="en-US"/>
        </w:rPr>
        <w:t>groupname</w:t>
      </w:r>
      <w:r w:rsidRPr="0045652F">
        <w:rPr>
          <w:b/>
          <w:i/>
          <w:lang w:val="en-US"/>
        </w:rPr>
        <w:tab/>
      </w:r>
      <w:r w:rsidRPr="0045652F">
        <w:rPr>
          <w:bCs/>
          <w:iCs/>
          <w:lang w:val="en-US"/>
        </w:rPr>
        <w:t xml:space="preserve">The label is required.  It specifies the name of the output area to be copied.  It must match the label on a preceding </w:t>
      </w:r>
      <w:r w:rsidRPr="0045652F">
        <w:rPr>
          <w:szCs w:val="19"/>
          <w:lang w:val="en-US"/>
        </w:rPr>
        <w:t>MAP$ BEGIN instruction.</w:t>
      </w:r>
    </w:p>
    <w:p w14:paraId="48EF19AE" w14:textId="77777777" w:rsidR="00774472" w:rsidRPr="0045652F" w:rsidRDefault="00774472">
      <w:pPr>
        <w:pStyle w:val="RefrenceChamp"/>
        <w:rPr>
          <w:bCs/>
          <w:iCs/>
          <w:lang w:val="en-US"/>
        </w:rPr>
      </w:pPr>
      <w:r w:rsidRPr="0045652F">
        <w:rPr>
          <w:b/>
          <w:i/>
          <w:lang w:val="en-US"/>
        </w:rPr>
        <w:t>varname</w:t>
      </w:r>
      <w:r w:rsidRPr="0045652F">
        <w:rPr>
          <w:b/>
          <w:i/>
          <w:lang w:val="en-US"/>
        </w:rPr>
        <w:tab/>
      </w:r>
      <w:r w:rsidRPr="0045652F">
        <w:rPr>
          <w:bCs/>
          <w:iCs/>
          <w:lang w:val="en-US"/>
        </w:rPr>
        <w:t>The name of the VIRTEL variable into which the commarea is to be copied</w:t>
      </w:r>
      <w:r w:rsidRPr="0045652F">
        <w:rPr>
          <w:szCs w:val="19"/>
          <w:lang w:val="en-US"/>
        </w:rPr>
        <w:t>.</w:t>
      </w:r>
    </w:p>
    <w:p w14:paraId="17B8FA7C" w14:textId="77777777" w:rsidR="00774472" w:rsidRPr="0045652F" w:rsidRDefault="00774472">
      <w:pPr>
        <w:pStyle w:val="Heading5"/>
        <w:keepLines/>
        <w:pageBreakBefore/>
        <w:rPr>
          <w:szCs w:val="21"/>
          <w:lang w:val="en-US"/>
        </w:rPr>
      </w:pPr>
      <w:bookmarkStart w:id="477" w:name="_Ref160952318"/>
      <w:r w:rsidRPr="0045652F">
        <w:rPr>
          <w:szCs w:val="21"/>
          <w:lang w:val="en-US"/>
        </w:rPr>
        <w:t>OPTION$ instruction</w:t>
      </w:r>
      <w:bookmarkEnd w:id="477"/>
    </w:p>
    <w:p w14:paraId="2E6E2B75" w14:textId="77777777" w:rsidR="00774472" w:rsidRPr="0045652F" w:rsidRDefault="00774472">
      <w:pPr>
        <w:keepNext/>
        <w:keepLines/>
        <w:rPr>
          <w:lang w:val="en-US"/>
        </w:rPr>
      </w:pPr>
      <w:r w:rsidRPr="0045652F">
        <w:rPr>
          <w:lang w:val="en-US"/>
        </w:rPr>
        <w:fldChar w:fldCharType="begin"/>
      </w:r>
      <w:r w:rsidRPr="0045652F">
        <w:rPr>
          <w:lang w:val="en-US"/>
        </w:rPr>
        <w:instrText xml:space="preserve"> XE "OPTION$"</w:instrText>
      </w:r>
      <w:r w:rsidRPr="0045652F">
        <w:rPr>
          <w:lang w:val="en-US"/>
        </w:rPr>
        <w:fldChar w:fldCharType="end"/>
      </w:r>
      <w:r w:rsidRPr="0045652F">
        <w:rPr>
          <w:lang w:val="en-US"/>
        </w:rPr>
        <w:t>This instruction allows the scenario to set up parameters for a subsequent SEND$ TO-LINE instruction.</w:t>
      </w:r>
    </w:p>
    <w:p w14:paraId="5385FB1F" w14:textId="77777777" w:rsidR="00774472" w:rsidRPr="0045652F" w:rsidRDefault="00774472">
      <w:pPr>
        <w:pStyle w:val="Heading6"/>
        <w:keepLines/>
        <w:rPr>
          <w:lang w:val="en-US"/>
        </w:rPr>
      </w:pPr>
      <w:r w:rsidRPr="0045652F">
        <w:rPr>
          <w:lang w:val="en-US"/>
        </w:rPr>
        <w:t>OPTION$ FOR-HTTP</w:t>
      </w:r>
    </w:p>
    <w:p w14:paraId="55FFC960" w14:textId="77777777" w:rsidR="00774472" w:rsidRPr="0045652F" w:rsidRDefault="00774472">
      <w:pPr>
        <w:pStyle w:val="ecran0"/>
        <w:rPr>
          <w:lang w:val="en-US"/>
        </w:rPr>
      </w:pPr>
      <w:r w:rsidRPr="0045652F">
        <w:rPr>
          <w:lang w:val="en-US"/>
        </w:rPr>
        <w:fldChar w:fldCharType="begin"/>
      </w:r>
      <w:r w:rsidRPr="0045652F">
        <w:rPr>
          <w:lang w:val="en-US"/>
        </w:rPr>
        <w:instrText xml:space="preserve"> XE "FOR-HTTP"</w:instrText>
      </w:r>
      <w:r w:rsidRPr="0045652F">
        <w:rPr>
          <w:lang w:val="en-US"/>
        </w:rPr>
        <w:fldChar w:fldCharType="end"/>
      </w:r>
      <w:r w:rsidRPr="0045652F">
        <w:rPr>
          <w:lang w:val="en-US"/>
        </w:rPr>
        <w:t>The OPTION$ FOR-HTTP instruction, when used in conjunction with a SEND$ TO-LINE instruction referencing an outbound HTTP line, allows a scenario to make a request to an HTTP server and to receive the response.  The OPTION$ FOR-HTTP instruction builds the parameter list for the subsequent SEND$ TO-LINE instruction.</w:t>
      </w:r>
    </w:p>
    <w:p w14:paraId="50DD3E0B" w14:textId="77777777" w:rsidR="00774472" w:rsidRPr="0045652F" w:rsidRDefault="00774472" w:rsidP="00140847">
      <w:pPr>
        <w:pStyle w:val="Ecran"/>
        <w:spacing w:line="220" w:lineRule="exact"/>
        <w:ind w:right="-568"/>
        <w:rPr>
          <w:lang w:val="en-US"/>
        </w:rPr>
      </w:pPr>
    </w:p>
    <w:p w14:paraId="52A2017D" w14:textId="77777777" w:rsidR="00774472" w:rsidRPr="0045652F" w:rsidRDefault="00774472" w:rsidP="00140847">
      <w:pPr>
        <w:pStyle w:val="Ecran"/>
        <w:spacing w:line="220" w:lineRule="exact"/>
        <w:ind w:right="-568"/>
        <w:rPr>
          <w:lang w:val="en-US"/>
        </w:rPr>
      </w:pPr>
      <w:r w:rsidRPr="0045652F">
        <w:rPr>
          <w:lang w:val="en-US"/>
        </w:rPr>
        <w:t xml:space="preserve">      OPTION$  FOR-HTTP,                                               *</w:t>
      </w:r>
    </w:p>
    <w:p w14:paraId="2C1FFBEB" w14:textId="77777777" w:rsidR="00774472" w:rsidRPr="0045652F" w:rsidRDefault="00774472" w:rsidP="00140847">
      <w:pPr>
        <w:pStyle w:val="Ecran"/>
        <w:spacing w:line="220" w:lineRule="exact"/>
        <w:ind w:right="-568"/>
        <w:rPr>
          <w:lang w:val="en-US"/>
        </w:rPr>
      </w:pPr>
      <w:r w:rsidRPr="0045652F">
        <w:rPr>
          <w:lang w:val="en-US"/>
        </w:rPr>
        <w:t xml:space="preserve">               (METHOD,'method'),                                      *</w:t>
      </w:r>
    </w:p>
    <w:p w14:paraId="6210223D" w14:textId="77777777" w:rsidR="00774472" w:rsidRPr="0045652F" w:rsidRDefault="00774472" w:rsidP="00140847">
      <w:pPr>
        <w:pStyle w:val="Ecran"/>
        <w:spacing w:line="220" w:lineRule="exact"/>
        <w:ind w:right="-568"/>
        <w:rPr>
          <w:lang w:val="en-US"/>
        </w:rPr>
      </w:pPr>
      <w:r w:rsidRPr="0045652F">
        <w:rPr>
          <w:lang w:val="en-US"/>
        </w:rPr>
        <w:t xml:space="preserve">               (SITE,'sitename'),                                      *</w:t>
      </w:r>
    </w:p>
    <w:p w14:paraId="1FFE5D06" w14:textId="77777777" w:rsidR="00774472" w:rsidRPr="0045652F" w:rsidRDefault="00774472" w:rsidP="00140847">
      <w:pPr>
        <w:pStyle w:val="Ecran"/>
        <w:spacing w:line="220" w:lineRule="exact"/>
        <w:ind w:right="-568"/>
        <w:rPr>
          <w:lang w:val="en-US"/>
        </w:rPr>
      </w:pPr>
      <w:r w:rsidRPr="0045652F">
        <w:rPr>
          <w:lang w:val="en-US"/>
        </w:rPr>
        <w:t xml:space="preserve">               (TO,'topath'),                                          *</w:t>
      </w:r>
    </w:p>
    <w:p w14:paraId="7C436101" w14:textId="77777777" w:rsidR="00774472" w:rsidRPr="0045652F" w:rsidRDefault="00774472" w:rsidP="00140847">
      <w:pPr>
        <w:pStyle w:val="Ecran"/>
        <w:spacing w:line="220" w:lineRule="exact"/>
        <w:ind w:right="-568"/>
        <w:rPr>
          <w:lang w:val="en-US"/>
        </w:rPr>
      </w:pPr>
      <w:r w:rsidRPr="0045652F">
        <w:rPr>
          <w:lang w:val="en-US"/>
        </w:rPr>
        <w:t xml:space="preserve">               (TEXT,'querytext'),                                     *</w:t>
      </w:r>
    </w:p>
    <w:p w14:paraId="3FED5B8C" w14:textId="77777777" w:rsidR="00774472" w:rsidRPr="0045652F" w:rsidRDefault="00774472" w:rsidP="00140847">
      <w:pPr>
        <w:pStyle w:val="Ecran"/>
        <w:spacing w:line="220" w:lineRule="exact"/>
        <w:ind w:right="-568"/>
        <w:rPr>
          <w:vanish/>
          <w:lang w:val="en-US"/>
        </w:rPr>
      </w:pPr>
      <w:commentRangeStart w:id="478"/>
      <w:r w:rsidRPr="0045652F">
        <w:rPr>
          <w:vanish/>
          <w:lang w:val="en-US"/>
        </w:rPr>
        <w:t xml:space="preserve">               (FROM,'fromuser'),                                      *</w:t>
      </w:r>
    </w:p>
    <w:p w14:paraId="0FDDF130" w14:textId="77777777" w:rsidR="00774472" w:rsidRPr="0045652F" w:rsidRDefault="00774472" w:rsidP="00140847">
      <w:pPr>
        <w:pStyle w:val="Ecran"/>
        <w:spacing w:line="220" w:lineRule="exact"/>
        <w:ind w:right="-568"/>
        <w:rPr>
          <w:vanish/>
          <w:lang w:val="en-US"/>
        </w:rPr>
      </w:pPr>
      <w:r w:rsidRPr="0045652F">
        <w:rPr>
          <w:vanish/>
          <w:lang w:val="en-US"/>
        </w:rPr>
        <w:t xml:space="preserve">               (PASSWORD,'password'),                                  *</w:t>
      </w:r>
      <w:commentRangeEnd w:id="478"/>
      <w:r w:rsidRPr="0045652F">
        <w:rPr>
          <w:rStyle w:val="CommentReference"/>
          <w:rFonts w:ascii="Verdana" w:hAnsi="Verdana"/>
          <w:i w:val="0"/>
          <w:vanish/>
          <w:lang w:val="en-US"/>
        </w:rPr>
        <w:commentReference w:id="478"/>
      </w:r>
    </w:p>
    <w:p w14:paraId="507A846B" w14:textId="77777777" w:rsidR="00774472" w:rsidRPr="0045652F" w:rsidRDefault="00774472" w:rsidP="00140847">
      <w:pPr>
        <w:pStyle w:val="Ecran"/>
        <w:spacing w:line="220" w:lineRule="exact"/>
        <w:ind w:right="-568"/>
        <w:rPr>
          <w:lang w:val="en-US"/>
        </w:rPr>
      </w:pPr>
      <w:r w:rsidRPr="0045652F">
        <w:rPr>
          <w:lang w:val="en-US"/>
        </w:rPr>
        <w:t xml:space="preserve">               (HEADER,'header'),                                      *</w:t>
      </w:r>
    </w:p>
    <w:p w14:paraId="0736EFBD" w14:textId="77777777" w:rsidR="00774472" w:rsidRPr="0045652F" w:rsidRDefault="00774472" w:rsidP="00140847">
      <w:pPr>
        <w:pStyle w:val="Ecran"/>
        <w:spacing w:line="220" w:lineRule="exact"/>
        <w:ind w:right="-568"/>
        <w:rPr>
          <w:lang w:val="en-US"/>
        </w:rPr>
      </w:pPr>
      <w:r w:rsidRPr="0045652F">
        <w:rPr>
          <w:lang w:val="en-US"/>
        </w:rPr>
        <w:t xml:space="preserve">               (FILE-OUT,'varnameo'),                                  *</w:t>
      </w:r>
    </w:p>
    <w:p w14:paraId="6197EA98" w14:textId="77777777" w:rsidR="00774472" w:rsidRPr="0045652F" w:rsidRDefault="00774472" w:rsidP="00140847">
      <w:pPr>
        <w:pStyle w:val="Ecran"/>
        <w:spacing w:line="220" w:lineRule="exact"/>
        <w:ind w:right="-568"/>
        <w:rPr>
          <w:lang w:val="en-US"/>
        </w:rPr>
      </w:pPr>
      <w:r w:rsidRPr="0045652F">
        <w:rPr>
          <w:lang w:val="en-US"/>
        </w:rPr>
        <w:t xml:space="preserve">               (FILE-IN,'varnamei'),                                   *</w:t>
      </w:r>
    </w:p>
    <w:p w14:paraId="1C0FA742" w14:textId="77777777" w:rsidR="00774472" w:rsidRPr="0045652F" w:rsidRDefault="00774472" w:rsidP="00140847">
      <w:pPr>
        <w:pStyle w:val="Ecran"/>
        <w:spacing w:line="220" w:lineRule="exact"/>
        <w:ind w:right="-568"/>
        <w:rPr>
          <w:lang w:val="en-US"/>
        </w:rPr>
      </w:pPr>
      <w:r w:rsidRPr="0045652F">
        <w:rPr>
          <w:lang w:val="en-US"/>
        </w:rPr>
        <w:t xml:space="preserve">               (RET-CODE,'varnamer'),                                  *</w:t>
      </w:r>
    </w:p>
    <w:p w14:paraId="1F9040E2" w14:textId="77777777" w:rsidR="00774472" w:rsidRPr="0045652F" w:rsidRDefault="00774472" w:rsidP="00140847">
      <w:pPr>
        <w:pStyle w:val="Ecran"/>
        <w:spacing w:line="220" w:lineRule="exact"/>
        <w:ind w:right="-568"/>
        <w:rPr>
          <w:lang w:val="en-US"/>
        </w:rPr>
      </w:pPr>
      <w:r w:rsidRPr="0045652F">
        <w:rPr>
          <w:lang w:val="en-US"/>
        </w:rPr>
        <w:t xml:space="preserve">               TOVAR='varnamep'</w:t>
      </w:r>
    </w:p>
    <w:p w14:paraId="7C15D086" w14:textId="77777777" w:rsidR="00774472" w:rsidRPr="0045652F" w:rsidRDefault="00774472" w:rsidP="00140847">
      <w:pPr>
        <w:pStyle w:val="Ecran"/>
        <w:spacing w:line="220" w:lineRule="exact"/>
        <w:ind w:right="-568"/>
        <w:rPr>
          <w:lang w:val="en-US"/>
        </w:rPr>
      </w:pPr>
    </w:p>
    <w:p w14:paraId="6BEDAE3F" w14:textId="77777777" w:rsidR="00774472" w:rsidRPr="0045652F" w:rsidRDefault="00774472" w:rsidP="00140847">
      <w:pPr>
        <w:keepNext/>
        <w:keepLines/>
        <w:ind w:right="-568"/>
        <w:rPr>
          <w:lang w:val="en-US"/>
        </w:rPr>
      </w:pPr>
    </w:p>
    <w:p w14:paraId="1842939C" w14:textId="77777777" w:rsidR="00774472" w:rsidRPr="0045652F" w:rsidRDefault="00774472">
      <w:pPr>
        <w:pStyle w:val="RefrenceChamp"/>
        <w:keepNext/>
        <w:keepLines/>
        <w:rPr>
          <w:lang w:val="en-US"/>
        </w:rPr>
      </w:pPr>
      <w:r w:rsidRPr="0045652F">
        <w:rPr>
          <w:b/>
          <w:bCs/>
          <w:i/>
          <w:iCs/>
          <w:lang w:val="en-US"/>
        </w:rPr>
        <w:t>method</w:t>
      </w:r>
      <w:r w:rsidRPr="0045652F">
        <w:rPr>
          <w:lang w:val="en-US"/>
        </w:rPr>
        <w:tab/>
      </w:r>
      <w:r w:rsidRPr="0045652F">
        <w:rPr>
          <w:i/>
          <w:iCs/>
          <w:lang w:val="en-US"/>
        </w:rPr>
        <w:t xml:space="preserve">(required) </w:t>
      </w:r>
      <w:r w:rsidRPr="0045652F">
        <w:rPr>
          <w:lang w:val="en-US"/>
        </w:rPr>
        <w:t xml:space="preserve">the HTTP method: GET or POST </w:t>
      </w:r>
      <w:r w:rsidRPr="0045652F">
        <w:rPr>
          <w:i/>
          <w:iCs/>
          <w:lang w:val="en-US"/>
        </w:rPr>
        <w:t>(see note below)</w:t>
      </w:r>
      <w:r w:rsidRPr="0045652F">
        <w:rPr>
          <w:lang w:val="en-US"/>
        </w:rPr>
        <w:t>.</w:t>
      </w:r>
    </w:p>
    <w:p w14:paraId="4D2590BA" w14:textId="77777777" w:rsidR="00774472" w:rsidRPr="0045652F" w:rsidRDefault="00774472">
      <w:pPr>
        <w:pStyle w:val="RefrenceChamp"/>
        <w:keepNext/>
        <w:keepLines/>
        <w:rPr>
          <w:lang w:val="en-US"/>
        </w:rPr>
      </w:pPr>
      <w:r w:rsidRPr="0045652F">
        <w:rPr>
          <w:b/>
          <w:bCs/>
          <w:i/>
          <w:iCs/>
          <w:lang w:val="en-US"/>
        </w:rPr>
        <w:t>site</w:t>
      </w:r>
      <w:r w:rsidRPr="0045652F">
        <w:rPr>
          <w:lang w:val="en-US"/>
        </w:rPr>
        <w:tab/>
        <w:t xml:space="preserve">the site portion of the URL </w:t>
      </w:r>
      <w:r w:rsidRPr="0045652F">
        <w:rPr>
          <w:i/>
          <w:iCs/>
          <w:lang w:val="en-US"/>
        </w:rPr>
        <w:t>(see notes below)</w:t>
      </w:r>
      <w:r w:rsidRPr="0045652F">
        <w:rPr>
          <w:lang w:val="en-US"/>
        </w:rPr>
        <w:t>.</w:t>
      </w:r>
    </w:p>
    <w:p w14:paraId="352E0D3B" w14:textId="77777777" w:rsidR="00774472" w:rsidRPr="0045652F" w:rsidRDefault="00774472">
      <w:pPr>
        <w:pStyle w:val="RefrenceChamp"/>
        <w:keepNext/>
        <w:keepLines/>
        <w:rPr>
          <w:lang w:val="en-US"/>
        </w:rPr>
      </w:pPr>
      <w:r w:rsidRPr="0045652F">
        <w:rPr>
          <w:b/>
          <w:bCs/>
          <w:i/>
          <w:iCs/>
          <w:lang w:val="en-US"/>
        </w:rPr>
        <w:t>topath</w:t>
      </w:r>
      <w:r w:rsidRPr="0045652F">
        <w:rPr>
          <w:lang w:val="en-US"/>
        </w:rPr>
        <w:tab/>
        <w:t xml:space="preserve">the path portion of the URL </w:t>
      </w:r>
      <w:r w:rsidRPr="0045652F">
        <w:rPr>
          <w:i/>
          <w:iCs/>
          <w:lang w:val="en-US"/>
        </w:rPr>
        <w:t>(see note below)</w:t>
      </w:r>
      <w:r w:rsidRPr="0045652F">
        <w:rPr>
          <w:lang w:val="en-US"/>
        </w:rPr>
        <w:t>.</w:t>
      </w:r>
    </w:p>
    <w:p w14:paraId="42BE6C39" w14:textId="77777777" w:rsidR="00774472" w:rsidRPr="0045652F" w:rsidRDefault="00774472">
      <w:pPr>
        <w:pStyle w:val="RefrenceChamp"/>
        <w:keepNext/>
        <w:keepLines/>
        <w:rPr>
          <w:lang w:val="en-US"/>
        </w:rPr>
      </w:pPr>
      <w:r w:rsidRPr="0045652F">
        <w:rPr>
          <w:b/>
          <w:bCs/>
          <w:i/>
          <w:iCs/>
          <w:lang w:val="en-US"/>
        </w:rPr>
        <w:t>querytext</w:t>
      </w:r>
      <w:r w:rsidRPr="0045652F">
        <w:rPr>
          <w:lang w:val="en-US"/>
        </w:rPr>
        <w:tab/>
        <w:t xml:space="preserve">optional text to be appended to the URL </w:t>
      </w:r>
      <w:r w:rsidRPr="0045652F">
        <w:rPr>
          <w:i/>
          <w:iCs/>
          <w:lang w:val="en-US"/>
        </w:rPr>
        <w:t>(see note below)</w:t>
      </w:r>
      <w:r w:rsidRPr="0045652F">
        <w:rPr>
          <w:lang w:val="en-US"/>
        </w:rPr>
        <w:t>.</w:t>
      </w:r>
    </w:p>
    <w:p w14:paraId="1E4A8DBE" w14:textId="77777777" w:rsidR="00774472" w:rsidRPr="0045652F" w:rsidRDefault="00774472">
      <w:pPr>
        <w:pStyle w:val="RefrenceChamp"/>
        <w:keepNext/>
        <w:keepLines/>
        <w:rPr>
          <w:vanish/>
          <w:lang w:val="en-US"/>
        </w:rPr>
      </w:pPr>
      <w:commentRangeStart w:id="479"/>
      <w:r w:rsidRPr="0045652F">
        <w:rPr>
          <w:b/>
          <w:bCs/>
          <w:i/>
          <w:iCs/>
          <w:vanish/>
          <w:lang w:val="en-US"/>
        </w:rPr>
        <w:t>fromuser</w:t>
      </w:r>
      <w:r w:rsidRPr="0045652F">
        <w:rPr>
          <w:vanish/>
          <w:lang w:val="en-US"/>
        </w:rPr>
        <w:tab/>
        <w:t xml:space="preserve">the userid of the requester </w:t>
      </w:r>
      <w:r w:rsidRPr="0045652F">
        <w:rPr>
          <w:i/>
          <w:iCs/>
          <w:vanish/>
          <w:lang w:val="en-US"/>
        </w:rPr>
        <w:t>(see note below)</w:t>
      </w:r>
      <w:r w:rsidRPr="0045652F">
        <w:rPr>
          <w:vanish/>
          <w:lang w:val="en-US"/>
        </w:rPr>
        <w:t>.</w:t>
      </w:r>
    </w:p>
    <w:p w14:paraId="2D2C6CFE" w14:textId="77777777" w:rsidR="00774472" w:rsidRPr="0045652F" w:rsidRDefault="00774472">
      <w:pPr>
        <w:pStyle w:val="RefrenceChamp"/>
        <w:keepNext/>
        <w:keepLines/>
        <w:rPr>
          <w:vanish/>
          <w:lang w:val="en-US"/>
        </w:rPr>
      </w:pPr>
      <w:r w:rsidRPr="0045652F">
        <w:rPr>
          <w:b/>
          <w:bCs/>
          <w:i/>
          <w:iCs/>
          <w:vanish/>
          <w:lang w:val="en-US"/>
        </w:rPr>
        <w:t>password</w:t>
      </w:r>
      <w:r w:rsidRPr="0045652F">
        <w:rPr>
          <w:vanish/>
          <w:lang w:val="en-US"/>
        </w:rPr>
        <w:tab/>
        <w:t xml:space="preserve">the password of the requester </w:t>
      </w:r>
      <w:r w:rsidRPr="0045652F">
        <w:rPr>
          <w:i/>
          <w:iCs/>
          <w:vanish/>
          <w:lang w:val="en-US"/>
        </w:rPr>
        <w:t>(see note below)</w:t>
      </w:r>
      <w:r w:rsidRPr="0045652F">
        <w:rPr>
          <w:vanish/>
          <w:lang w:val="en-US"/>
        </w:rPr>
        <w:t>.</w:t>
      </w:r>
      <w:commentRangeEnd w:id="479"/>
      <w:r w:rsidRPr="0045652F">
        <w:rPr>
          <w:rStyle w:val="CommentReference"/>
          <w:vanish/>
          <w:lang w:val="en-US"/>
        </w:rPr>
        <w:commentReference w:id="479"/>
      </w:r>
    </w:p>
    <w:p w14:paraId="1C5E243E" w14:textId="77777777" w:rsidR="00774472" w:rsidRPr="0045652F" w:rsidRDefault="00774472">
      <w:pPr>
        <w:pStyle w:val="RefrenceChamp"/>
        <w:keepNext/>
        <w:keepLines/>
        <w:rPr>
          <w:lang w:val="en-US"/>
        </w:rPr>
      </w:pPr>
      <w:r w:rsidRPr="0045652F">
        <w:rPr>
          <w:b/>
          <w:bCs/>
          <w:i/>
          <w:iCs/>
          <w:lang w:val="en-US"/>
        </w:rPr>
        <w:t>header</w:t>
      </w:r>
      <w:r w:rsidRPr="0045652F">
        <w:rPr>
          <w:lang w:val="en-US"/>
        </w:rPr>
        <w:tab/>
        <w:t>additional HTTP headers to be inserted in the message.  Multiple headers may be inserted by specifying more than one HEADER parameter.</w:t>
      </w:r>
    </w:p>
    <w:p w14:paraId="62A11B70" w14:textId="77777777" w:rsidR="00774472" w:rsidRPr="0045652F" w:rsidRDefault="00774472">
      <w:pPr>
        <w:pStyle w:val="RefrenceChamp"/>
        <w:keepNext/>
        <w:keepLines/>
        <w:rPr>
          <w:lang w:val="en-US"/>
        </w:rPr>
      </w:pPr>
      <w:r w:rsidRPr="0045652F">
        <w:rPr>
          <w:b/>
          <w:bCs/>
          <w:i/>
          <w:iCs/>
          <w:lang w:val="en-US"/>
        </w:rPr>
        <w:t>varnameo</w:t>
      </w:r>
      <w:r w:rsidRPr="0045652F">
        <w:rPr>
          <w:lang w:val="en-US"/>
        </w:rPr>
        <w:tab/>
        <w:t xml:space="preserve">the name of the VIRTEL variable which contains the HTTP POST data to be sent to the server.  This parameter is required when the </w:t>
      </w:r>
      <w:r w:rsidRPr="0045652F">
        <w:rPr>
          <w:i/>
          <w:iCs/>
          <w:lang w:val="en-US"/>
        </w:rPr>
        <w:t>method</w:t>
      </w:r>
      <w:r w:rsidRPr="0045652F">
        <w:rPr>
          <w:lang w:val="en-US"/>
        </w:rPr>
        <w:t xml:space="preserve"> is POST.</w:t>
      </w:r>
    </w:p>
    <w:p w14:paraId="59A68B60" w14:textId="77777777" w:rsidR="00774472" w:rsidRPr="0045652F" w:rsidRDefault="00774472">
      <w:pPr>
        <w:pStyle w:val="RefrenceChamp"/>
        <w:keepNext/>
        <w:keepLines/>
        <w:rPr>
          <w:bCs/>
          <w:iCs/>
          <w:lang w:val="en-US"/>
        </w:rPr>
      </w:pPr>
      <w:r w:rsidRPr="0045652F">
        <w:rPr>
          <w:b/>
          <w:bCs/>
          <w:i/>
          <w:iCs/>
          <w:lang w:val="en-US"/>
        </w:rPr>
        <w:t>varnamei</w:t>
      </w:r>
      <w:r w:rsidRPr="0045652F">
        <w:rPr>
          <w:bCs/>
          <w:iCs/>
          <w:lang w:val="en-US"/>
        </w:rPr>
        <w:tab/>
      </w:r>
      <w:r w:rsidRPr="0045652F">
        <w:rPr>
          <w:i/>
          <w:iCs/>
          <w:lang w:val="en-US"/>
        </w:rPr>
        <w:t xml:space="preserve">(required) </w:t>
      </w:r>
      <w:r w:rsidRPr="0045652F">
        <w:rPr>
          <w:bCs/>
          <w:iCs/>
          <w:lang w:val="en-US"/>
        </w:rPr>
        <w:t>the name of the VIRTEL variable which will receive the HTTP response data returned by the server.</w:t>
      </w:r>
    </w:p>
    <w:p w14:paraId="653DCD18" w14:textId="77777777" w:rsidR="00774472" w:rsidRPr="0045652F" w:rsidRDefault="00774472">
      <w:pPr>
        <w:pStyle w:val="RefrenceChamp"/>
        <w:keepNext/>
        <w:keepLines/>
        <w:rPr>
          <w:lang w:val="en-US"/>
        </w:rPr>
      </w:pPr>
      <w:r w:rsidRPr="0045652F">
        <w:rPr>
          <w:b/>
          <w:bCs/>
          <w:i/>
          <w:iCs/>
          <w:lang w:val="en-US"/>
        </w:rPr>
        <w:t>varnamer</w:t>
      </w:r>
      <w:r w:rsidRPr="0045652F">
        <w:rPr>
          <w:lang w:val="en-US"/>
        </w:rPr>
        <w:tab/>
        <w:t>the name of the VIRTEL variable which will receive the HTTP return code returned by the server.</w:t>
      </w:r>
    </w:p>
    <w:p w14:paraId="0EF20F27" w14:textId="77777777" w:rsidR="00774472" w:rsidRPr="0045652F" w:rsidRDefault="00774472">
      <w:pPr>
        <w:pStyle w:val="RefrenceChamp"/>
        <w:keepNext/>
        <w:keepLines/>
        <w:rPr>
          <w:lang w:val="en-US"/>
        </w:rPr>
      </w:pPr>
      <w:r w:rsidRPr="0045652F">
        <w:rPr>
          <w:b/>
          <w:bCs/>
          <w:i/>
          <w:iCs/>
          <w:lang w:val="en-US"/>
        </w:rPr>
        <w:t>varnamep</w:t>
      </w:r>
      <w:r w:rsidRPr="0045652F">
        <w:rPr>
          <w:lang w:val="en-US"/>
        </w:rPr>
        <w:tab/>
        <w:t>the name of the VIRTEL variable which will contain the parameter list.</w:t>
      </w:r>
    </w:p>
    <w:p w14:paraId="773C0130" w14:textId="77777777" w:rsidR="00774472" w:rsidRPr="0045652F" w:rsidRDefault="00774472">
      <w:pPr>
        <w:pStyle w:val="Nfj"/>
        <w:rPr>
          <w:lang w:val="en-US"/>
        </w:rPr>
      </w:pPr>
      <w:r w:rsidRPr="0045652F">
        <w:rPr>
          <w:lang w:val="en-US"/>
        </w:rPr>
        <w:t>Note: If the field begins with “*” then it is treated as the name of a variable.</w:t>
      </w:r>
    </w:p>
    <w:p w14:paraId="54068D37" w14:textId="77777777" w:rsidR="00774472" w:rsidRPr="0045652F" w:rsidRDefault="00774472">
      <w:pPr>
        <w:rPr>
          <w:lang w:val="en-US"/>
        </w:rPr>
      </w:pPr>
    </w:p>
    <w:p w14:paraId="1A645DB6" w14:textId="77777777" w:rsidR="00774472" w:rsidRPr="0045652F" w:rsidRDefault="00774472">
      <w:pPr>
        <w:pStyle w:val="Nfj"/>
        <w:rPr>
          <w:lang w:val="en-US"/>
        </w:rPr>
      </w:pPr>
      <w:r w:rsidRPr="0045652F">
        <w:rPr>
          <w:lang w:val="en-US"/>
        </w:rPr>
        <w:t>Note: You can use the SITE parameter to specify the name and port of the remote HTTP server, provided that the outbound HTTP line specified by the SEND$ TO-LINE instruction is defined with the special value $SITE$ in the “Remote Ident” field. The value of the SITE parameter is also used to build the Host: header of the outbound HTTP request.</w:t>
      </w:r>
    </w:p>
    <w:p w14:paraId="176BC3B8" w14:textId="77777777" w:rsidR="00774472" w:rsidRPr="0045652F" w:rsidRDefault="00774472">
      <w:pPr>
        <w:pStyle w:val="ecran0"/>
        <w:rPr>
          <w:lang w:val="en-US"/>
        </w:rPr>
      </w:pPr>
      <w:r w:rsidRPr="0045652F">
        <w:rPr>
          <w:lang w:val="en-US"/>
        </w:rPr>
        <w:t>Examples:</w:t>
      </w:r>
    </w:p>
    <w:p w14:paraId="1C4030F4" w14:textId="77777777" w:rsidR="00774472" w:rsidRPr="0045652F" w:rsidRDefault="00774472">
      <w:pPr>
        <w:pStyle w:val="Listing"/>
        <w:rPr>
          <w:lang w:val="en-US"/>
        </w:rPr>
      </w:pPr>
      <w:r w:rsidRPr="0045652F">
        <w:rPr>
          <w:lang w:val="en-US"/>
        </w:rPr>
        <w:t xml:space="preserve">      OPTION$  FOR-HTTP,                                               *</w:t>
      </w:r>
    </w:p>
    <w:p w14:paraId="65A2C293" w14:textId="77777777" w:rsidR="00774472" w:rsidRPr="0045652F" w:rsidRDefault="00774472">
      <w:pPr>
        <w:pStyle w:val="Listing"/>
        <w:rPr>
          <w:lang w:val="en-US"/>
        </w:rPr>
      </w:pPr>
      <w:r w:rsidRPr="0045652F">
        <w:rPr>
          <w:lang w:val="en-US"/>
        </w:rPr>
        <w:t xml:space="preserve">               (METHOD,'POST'),                                        *</w:t>
      </w:r>
    </w:p>
    <w:p w14:paraId="300F7B9D" w14:textId="77777777" w:rsidR="00774472" w:rsidRPr="0045652F" w:rsidRDefault="00774472">
      <w:pPr>
        <w:pStyle w:val="Listing"/>
        <w:rPr>
          <w:lang w:val="en-US"/>
        </w:rPr>
      </w:pPr>
      <w:r w:rsidRPr="0045652F">
        <w:rPr>
          <w:lang w:val="en-US"/>
        </w:rPr>
        <w:t xml:space="preserve">               (SITE,'api.google.com:80'),                             *</w:t>
      </w:r>
    </w:p>
    <w:p w14:paraId="5D05F353" w14:textId="77777777" w:rsidR="00774472" w:rsidRPr="0045652F" w:rsidRDefault="00774472">
      <w:pPr>
        <w:pStyle w:val="Listing"/>
        <w:rPr>
          <w:lang w:val="en-US"/>
        </w:rPr>
      </w:pPr>
      <w:r w:rsidRPr="0045652F">
        <w:rPr>
          <w:lang w:val="en-US"/>
        </w:rPr>
        <w:t xml:space="preserve">               (TO,'/search/beta2'),                                   *</w:t>
      </w:r>
    </w:p>
    <w:p w14:paraId="4854A752" w14:textId="77777777" w:rsidR="00774472" w:rsidRPr="0045652F" w:rsidRDefault="00774472">
      <w:pPr>
        <w:pStyle w:val="Listing"/>
        <w:rPr>
          <w:lang w:val="en-US"/>
        </w:rPr>
      </w:pPr>
      <w:r w:rsidRPr="0045652F">
        <w:rPr>
          <w:lang w:val="en-US"/>
        </w:rPr>
        <w:t xml:space="preserve">               (HEADER,'Content-Type: application/soap+xml'),          *</w:t>
      </w:r>
    </w:p>
    <w:p w14:paraId="72A3CB67" w14:textId="77777777" w:rsidR="00774472" w:rsidRPr="0045652F" w:rsidRDefault="00774472">
      <w:pPr>
        <w:pStyle w:val="Listing"/>
        <w:rPr>
          <w:lang w:val="en-US"/>
        </w:rPr>
      </w:pPr>
      <w:r w:rsidRPr="0045652F">
        <w:rPr>
          <w:lang w:val="en-US"/>
        </w:rPr>
        <w:t xml:space="preserve">               (HEADER,'SOAPAction: urn:GoogleSearchAction'),          *</w:t>
      </w:r>
    </w:p>
    <w:p w14:paraId="10BF2DB9" w14:textId="77777777" w:rsidR="00774472" w:rsidRPr="0045652F" w:rsidRDefault="00774472">
      <w:pPr>
        <w:pStyle w:val="Listing"/>
        <w:rPr>
          <w:lang w:val="en-US"/>
        </w:rPr>
      </w:pPr>
      <w:r w:rsidRPr="0045652F">
        <w:rPr>
          <w:lang w:val="en-US"/>
        </w:rPr>
        <w:t xml:space="preserve">               (FILE-OUT,'QUESTION'),                                  *</w:t>
      </w:r>
    </w:p>
    <w:p w14:paraId="1149DD10" w14:textId="77777777" w:rsidR="00774472" w:rsidRPr="0045652F" w:rsidRDefault="00774472">
      <w:pPr>
        <w:pStyle w:val="Listing"/>
        <w:rPr>
          <w:lang w:val="en-US"/>
        </w:rPr>
      </w:pPr>
      <w:r w:rsidRPr="0045652F">
        <w:rPr>
          <w:lang w:val="en-US"/>
        </w:rPr>
        <w:t xml:space="preserve">               (FILE-IN,'ANSWER'),                                     *</w:t>
      </w:r>
    </w:p>
    <w:p w14:paraId="59B273E5" w14:textId="77777777" w:rsidR="00774472" w:rsidRPr="0045652F" w:rsidRDefault="00774472">
      <w:pPr>
        <w:pStyle w:val="Listing"/>
        <w:rPr>
          <w:lang w:val="en-US"/>
        </w:rPr>
      </w:pPr>
      <w:r w:rsidRPr="0045652F">
        <w:rPr>
          <w:lang w:val="en-US"/>
        </w:rPr>
        <w:t xml:space="preserve">               (RET-CODE,'HTTP-RETURN-CODE'),                          *</w:t>
      </w:r>
    </w:p>
    <w:p w14:paraId="2E15042A" w14:textId="77777777" w:rsidR="00774472" w:rsidRPr="0045652F" w:rsidRDefault="00774472">
      <w:pPr>
        <w:pStyle w:val="Listing"/>
        <w:rPr>
          <w:lang w:val="en-US"/>
        </w:rPr>
      </w:pPr>
      <w:r w:rsidRPr="0045652F">
        <w:rPr>
          <w:lang w:val="en-US"/>
        </w:rPr>
        <w:t xml:space="preserve">               TOVAR='MYPARMS'                                          </w:t>
      </w:r>
    </w:p>
    <w:p w14:paraId="774D8F47" w14:textId="77777777" w:rsidR="00774472" w:rsidRPr="0045652F" w:rsidRDefault="00774472">
      <w:pPr>
        <w:rPr>
          <w:lang w:val="en-US"/>
        </w:rPr>
      </w:pPr>
    </w:p>
    <w:p w14:paraId="757E96B1" w14:textId="77777777" w:rsidR="00774472" w:rsidRPr="0045652F" w:rsidRDefault="00774472">
      <w:pPr>
        <w:pStyle w:val="Listing"/>
        <w:rPr>
          <w:lang w:val="en-US"/>
        </w:rPr>
      </w:pPr>
      <w:r w:rsidRPr="0045652F">
        <w:rPr>
          <w:lang w:val="en-US"/>
        </w:rPr>
        <w:t xml:space="preserve">      OPTION$  FOR-HTTP,                                               *</w:t>
      </w:r>
    </w:p>
    <w:p w14:paraId="146806E7" w14:textId="77777777" w:rsidR="00774472" w:rsidRPr="0045652F" w:rsidRDefault="00774472">
      <w:pPr>
        <w:pStyle w:val="Listing"/>
        <w:rPr>
          <w:lang w:val="en-US"/>
        </w:rPr>
      </w:pPr>
      <w:r w:rsidRPr="0045652F">
        <w:rPr>
          <w:lang w:val="en-US"/>
        </w:rPr>
        <w:t xml:space="preserve">               (METHOD,'GET'),                                         *</w:t>
      </w:r>
    </w:p>
    <w:p w14:paraId="75DD9678" w14:textId="77777777" w:rsidR="00774472" w:rsidRPr="0045652F" w:rsidRDefault="00774472">
      <w:pPr>
        <w:pStyle w:val="Listing"/>
        <w:rPr>
          <w:lang w:val="en-US"/>
        </w:rPr>
      </w:pPr>
      <w:r w:rsidRPr="0045652F">
        <w:rPr>
          <w:lang w:val="en-US"/>
        </w:rPr>
        <w:t xml:space="preserve">               (SITE,'*SITENAME'),                                     *</w:t>
      </w:r>
    </w:p>
    <w:p w14:paraId="50E26F88" w14:textId="77777777" w:rsidR="00774472" w:rsidRPr="0045652F" w:rsidRDefault="00774472">
      <w:pPr>
        <w:pStyle w:val="Listing"/>
        <w:rPr>
          <w:lang w:val="en-US"/>
        </w:rPr>
      </w:pPr>
      <w:r w:rsidRPr="0045652F">
        <w:rPr>
          <w:lang w:val="en-US"/>
        </w:rPr>
        <w:t xml:space="preserve">               (TO,'/search'),                                         *</w:t>
      </w:r>
    </w:p>
    <w:p w14:paraId="19DD8AA7" w14:textId="77777777" w:rsidR="00774472" w:rsidRPr="0045652F" w:rsidRDefault="00774472">
      <w:pPr>
        <w:pStyle w:val="Listing"/>
        <w:rPr>
          <w:lang w:val="en-US"/>
        </w:rPr>
      </w:pPr>
      <w:r w:rsidRPr="0045652F">
        <w:rPr>
          <w:lang w:val="en-US"/>
        </w:rPr>
        <w:t xml:space="preserve">               (TEXT,'?ie=UTF-8&amp;q=test'),                              *</w:t>
      </w:r>
    </w:p>
    <w:p w14:paraId="631CDEC4" w14:textId="77777777" w:rsidR="00774472" w:rsidRPr="0045652F" w:rsidRDefault="00774472">
      <w:pPr>
        <w:pStyle w:val="Listing"/>
        <w:rPr>
          <w:lang w:val="en-US"/>
        </w:rPr>
      </w:pPr>
      <w:r w:rsidRPr="0045652F">
        <w:rPr>
          <w:lang w:val="en-US"/>
        </w:rPr>
        <w:t xml:space="preserve">               (HEADER,'Accept: text/xml'),                            *</w:t>
      </w:r>
    </w:p>
    <w:p w14:paraId="659AE496" w14:textId="77777777" w:rsidR="00774472" w:rsidRPr="0045652F" w:rsidRDefault="00774472">
      <w:pPr>
        <w:pStyle w:val="Listing"/>
        <w:rPr>
          <w:lang w:val="en-US"/>
        </w:rPr>
      </w:pPr>
      <w:r w:rsidRPr="0045652F">
        <w:rPr>
          <w:lang w:val="en-US"/>
        </w:rPr>
        <w:t xml:space="preserve">               (FILE-IN,'ANSWER'),                                     *</w:t>
      </w:r>
    </w:p>
    <w:p w14:paraId="0240311A" w14:textId="77777777" w:rsidR="00774472" w:rsidRPr="0045652F" w:rsidRDefault="00774472">
      <w:pPr>
        <w:pStyle w:val="Listing"/>
        <w:rPr>
          <w:lang w:val="en-US"/>
        </w:rPr>
      </w:pPr>
      <w:r w:rsidRPr="0045652F">
        <w:rPr>
          <w:lang w:val="en-US"/>
        </w:rPr>
        <w:t xml:space="preserve">               TOVAR='MYPARMS'                                          </w:t>
      </w:r>
    </w:p>
    <w:p w14:paraId="73A8676B" w14:textId="77777777" w:rsidR="00774472" w:rsidRPr="0045652F" w:rsidRDefault="00774472">
      <w:pPr>
        <w:pStyle w:val="Nfj"/>
        <w:rPr>
          <w:lang w:val="en-US"/>
        </w:rPr>
      </w:pPr>
      <w:r w:rsidRPr="0045652F">
        <w:rPr>
          <w:lang w:val="en-US"/>
        </w:rPr>
        <w:t>In this example, the VIRTEL variable SITENAME contains the value of the SITE parameter.</w:t>
      </w:r>
    </w:p>
    <w:p w14:paraId="1E945DD3" w14:textId="77777777" w:rsidR="00774472" w:rsidRPr="0045652F" w:rsidRDefault="00774472">
      <w:pPr>
        <w:pStyle w:val="Heading6"/>
        <w:keepLines/>
        <w:pageBreakBefore/>
        <w:rPr>
          <w:lang w:val="en-US"/>
        </w:rPr>
      </w:pPr>
      <w:bookmarkStart w:id="480" w:name="_Ref189461211"/>
      <w:r w:rsidRPr="0045652F">
        <w:rPr>
          <w:lang w:val="en-US"/>
        </w:rPr>
        <w:t>OPTION$ FOR-IND$FILE</w:t>
      </w:r>
    </w:p>
    <w:p w14:paraId="3CE02C10" w14:textId="77777777" w:rsidR="00774472" w:rsidRPr="0045652F" w:rsidRDefault="00774472">
      <w:pPr>
        <w:keepNext/>
        <w:keepLines/>
        <w:rPr>
          <w:lang w:val="en-US"/>
        </w:rPr>
      </w:pPr>
      <w:r w:rsidRPr="0045652F">
        <w:rPr>
          <w:lang w:val="en-US"/>
        </w:rPr>
        <w:fldChar w:fldCharType="begin"/>
      </w:r>
      <w:r w:rsidRPr="0045652F">
        <w:rPr>
          <w:lang w:val="en-US"/>
        </w:rPr>
        <w:instrText xml:space="preserve"> XE "FOR-IND$FILE"</w:instrText>
      </w:r>
      <w:r w:rsidRPr="0045652F">
        <w:rPr>
          <w:lang w:val="en-US"/>
        </w:rPr>
        <w:fldChar w:fldCharType="end"/>
      </w:r>
      <w:r w:rsidRPr="0045652F">
        <w:rPr>
          <w:lang w:val="en-US"/>
        </w:rPr>
        <w:t>The OPTION$ FOR-IND$FILE instruction prepares a TSO session for a file transfer operation using the IND$FILE protocol.  This instruction does not itself perform a file transfer; instead it produces an IND$FILE command in a VIRTEL variable.  The scenario must send the command to the TSO session to initiate the file transfer.</w:t>
      </w:r>
    </w:p>
    <w:p w14:paraId="7F07356E" w14:textId="77777777" w:rsidR="00774472" w:rsidRPr="0045652F" w:rsidRDefault="00774472">
      <w:pPr>
        <w:pStyle w:val="ecran0"/>
        <w:rPr>
          <w:lang w:val="en-US"/>
        </w:rPr>
      </w:pPr>
      <w:r w:rsidRPr="0045652F">
        <w:rPr>
          <w:lang w:val="en-US"/>
        </w:rPr>
        <w:t>The format of the OPTION$ FOR-IND$FILE command for a transfer from TSO to the workstation is shown below:</w:t>
      </w:r>
    </w:p>
    <w:p w14:paraId="5299B213" w14:textId="77777777" w:rsidR="00774472" w:rsidRPr="0045652F" w:rsidRDefault="00774472">
      <w:pPr>
        <w:pStyle w:val="Ecran"/>
        <w:spacing w:line="220" w:lineRule="exact"/>
        <w:rPr>
          <w:lang w:val="en-US"/>
        </w:rPr>
      </w:pPr>
    </w:p>
    <w:p w14:paraId="6D515924" w14:textId="77777777" w:rsidR="00774472" w:rsidRPr="0045652F" w:rsidRDefault="00774472">
      <w:pPr>
        <w:pStyle w:val="Ecran"/>
        <w:spacing w:line="220" w:lineRule="exact"/>
        <w:rPr>
          <w:lang w:val="en-US"/>
        </w:rPr>
      </w:pPr>
      <w:r w:rsidRPr="0045652F">
        <w:rPr>
          <w:lang w:val="en-US"/>
        </w:rPr>
        <w:t xml:space="preserve">         OPTION$ FOR-IND$FILE-DOWNLOAD,                                *</w:t>
      </w:r>
    </w:p>
    <w:p w14:paraId="64D5BCE7" w14:textId="77777777" w:rsidR="00774472" w:rsidRPr="0045652F" w:rsidRDefault="00774472">
      <w:pPr>
        <w:pStyle w:val="Ecran"/>
        <w:spacing w:line="220" w:lineRule="exact"/>
        <w:rPr>
          <w:lang w:val="en-US"/>
        </w:rPr>
      </w:pPr>
      <w:r w:rsidRPr="0045652F">
        <w:rPr>
          <w:lang w:val="en-US"/>
        </w:rPr>
        <w:t xml:space="preserve">               (METHOD,'options'),                                     *</w:t>
      </w:r>
    </w:p>
    <w:p w14:paraId="76BCC973" w14:textId="77777777" w:rsidR="00774472" w:rsidRPr="0045652F" w:rsidRDefault="00774472">
      <w:pPr>
        <w:pStyle w:val="Ecran"/>
        <w:spacing w:line="220" w:lineRule="exact"/>
        <w:rPr>
          <w:lang w:val="en-US"/>
        </w:rPr>
      </w:pPr>
      <w:r w:rsidRPr="0045652F">
        <w:rPr>
          <w:lang w:val="en-US"/>
        </w:rPr>
        <w:t xml:space="preserve">               (FROM,'dsname'),                                        *</w:t>
      </w:r>
    </w:p>
    <w:p w14:paraId="43893152" w14:textId="77777777" w:rsidR="00774472" w:rsidRPr="0045652F" w:rsidRDefault="00774472">
      <w:pPr>
        <w:pStyle w:val="Ecran"/>
        <w:spacing w:line="220" w:lineRule="exact"/>
        <w:rPr>
          <w:lang w:val="en-US"/>
        </w:rPr>
      </w:pPr>
      <w:r w:rsidRPr="0045652F">
        <w:rPr>
          <w:lang w:val="en-US"/>
        </w:rPr>
        <w:t xml:space="preserve">               (FILE-OUT,'outvar'),                                    *</w:t>
      </w:r>
    </w:p>
    <w:p w14:paraId="0135EA0A" w14:textId="77777777" w:rsidR="00774472" w:rsidRPr="0045652F" w:rsidRDefault="00774472">
      <w:pPr>
        <w:pStyle w:val="Ecran"/>
        <w:spacing w:line="220" w:lineRule="exact"/>
        <w:rPr>
          <w:lang w:val="en-US"/>
        </w:rPr>
      </w:pPr>
      <w:r w:rsidRPr="0045652F">
        <w:rPr>
          <w:lang w:val="en-US"/>
        </w:rPr>
        <w:t xml:space="preserve">               (RET-CODE,'retvar'),                                    *</w:t>
      </w:r>
    </w:p>
    <w:p w14:paraId="0C602D8B" w14:textId="77777777" w:rsidR="00774472" w:rsidRPr="0045652F" w:rsidRDefault="00774472">
      <w:pPr>
        <w:pStyle w:val="Ecran"/>
        <w:spacing w:line="220" w:lineRule="exact"/>
        <w:rPr>
          <w:lang w:val="en-US"/>
        </w:rPr>
      </w:pPr>
      <w:r w:rsidRPr="0045652F">
        <w:rPr>
          <w:lang w:val="en-US"/>
        </w:rPr>
        <w:t xml:space="preserve">               TOVAR='cmdvar'                                           </w:t>
      </w:r>
    </w:p>
    <w:p w14:paraId="60BFF1E8" w14:textId="77777777" w:rsidR="00774472" w:rsidRPr="0045652F" w:rsidRDefault="00774472">
      <w:pPr>
        <w:pStyle w:val="Ecran"/>
        <w:spacing w:line="220" w:lineRule="exact"/>
        <w:rPr>
          <w:lang w:val="en-US"/>
        </w:rPr>
      </w:pPr>
    </w:p>
    <w:p w14:paraId="3EB03067" w14:textId="77777777" w:rsidR="00774472" w:rsidRPr="0045652F" w:rsidRDefault="00774472">
      <w:pPr>
        <w:keepNext/>
        <w:keepLines/>
        <w:rPr>
          <w:lang w:val="en-US"/>
        </w:rPr>
      </w:pPr>
    </w:p>
    <w:p w14:paraId="083DBCC8" w14:textId="77777777" w:rsidR="00774472" w:rsidRPr="0045652F" w:rsidRDefault="00774472">
      <w:pPr>
        <w:pStyle w:val="RefrenceChamp"/>
        <w:keepNext/>
        <w:keepLines/>
        <w:rPr>
          <w:lang w:val="en-US"/>
        </w:rPr>
      </w:pPr>
      <w:r w:rsidRPr="0045652F">
        <w:rPr>
          <w:b/>
          <w:bCs/>
          <w:i/>
          <w:iCs/>
          <w:lang w:val="en-US"/>
        </w:rPr>
        <w:t>options</w:t>
      </w:r>
      <w:r w:rsidRPr="0045652F">
        <w:rPr>
          <w:lang w:val="en-US"/>
        </w:rPr>
        <w:tab/>
        <w:t xml:space="preserve">optional parameters (for example, 'ASCII CRLF') to be appended to the IND$FILE command line </w:t>
      </w:r>
      <w:r w:rsidRPr="0045652F">
        <w:rPr>
          <w:i/>
          <w:iCs/>
          <w:lang w:val="en-US"/>
        </w:rPr>
        <w:t>(see note 1 below)</w:t>
      </w:r>
      <w:r w:rsidRPr="0045652F">
        <w:rPr>
          <w:lang w:val="en-US"/>
        </w:rPr>
        <w:t>.</w:t>
      </w:r>
    </w:p>
    <w:p w14:paraId="43800492" w14:textId="77777777" w:rsidR="00774472" w:rsidRPr="0045652F" w:rsidRDefault="00774472">
      <w:pPr>
        <w:pStyle w:val="RefrenceChamp"/>
        <w:keepNext/>
        <w:keepLines/>
        <w:rPr>
          <w:lang w:val="en-US"/>
        </w:rPr>
      </w:pPr>
      <w:r w:rsidRPr="0045652F">
        <w:rPr>
          <w:b/>
          <w:bCs/>
          <w:i/>
          <w:iCs/>
          <w:lang w:val="en-US"/>
        </w:rPr>
        <w:t>dsname</w:t>
      </w:r>
      <w:r w:rsidRPr="0045652F">
        <w:rPr>
          <w:lang w:val="en-US"/>
        </w:rPr>
        <w:tab/>
      </w:r>
      <w:r w:rsidRPr="0045652F">
        <w:rPr>
          <w:i/>
          <w:iCs/>
          <w:lang w:val="en-US"/>
        </w:rPr>
        <w:t>(required)</w:t>
      </w:r>
      <w:r w:rsidRPr="0045652F">
        <w:rPr>
          <w:lang w:val="en-US"/>
        </w:rPr>
        <w:t xml:space="preserve"> the TSO dataset name to be downloaded </w:t>
      </w:r>
      <w:r w:rsidRPr="0045652F">
        <w:rPr>
          <w:i/>
          <w:iCs/>
          <w:lang w:val="en-US"/>
        </w:rPr>
        <w:t>(see notes 1 and 2 below)</w:t>
      </w:r>
      <w:r w:rsidRPr="0045652F">
        <w:rPr>
          <w:lang w:val="en-US"/>
        </w:rPr>
        <w:t>.</w:t>
      </w:r>
    </w:p>
    <w:p w14:paraId="213C2C8F" w14:textId="77777777" w:rsidR="00774472" w:rsidRPr="0045652F" w:rsidRDefault="00774472">
      <w:pPr>
        <w:pStyle w:val="RefrenceChamp"/>
        <w:keepNext/>
        <w:keepLines/>
        <w:rPr>
          <w:lang w:val="en-US"/>
        </w:rPr>
      </w:pPr>
      <w:r w:rsidRPr="0045652F">
        <w:rPr>
          <w:b/>
          <w:bCs/>
          <w:i/>
          <w:iCs/>
          <w:lang w:val="en-US"/>
        </w:rPr>
        <w:t>outvar</w:t>
      </w:r>
      <w:r w:rsidRPr="0045652F">
        <w:rPr>
          <w:lang w:val="en-US"/>
        </w:rPr>
        <w:tab/>
      </w:r>
      <w:r w:rsidRPr="0045652F">
        <w:rPr>
          <w:i/>
          <w:iCs/>
          <w:lang w:val="en-US"/>
        </w:rPr>
        <w:t xml:space="preserve">(required) </w:t>
      </w:r>
      <w:r w:rsidRPr="0045652F">
        <w:rPr>
          <w:lang w:val="en-US"/>
        </w:rPr>
        <w:t>the name of the VIRTEL variable which is to receive the contents of the downloaded file.</w:t>
      </w:r>
    </w:p>
    <w:p w14:paraId="1C86236C" w14:textId="77777777" w:rsidR="00774472" w:rsidRPr="0045652F" w:rsidRDefault="00774472">
      <w:pPr>
        <w:pStyle w:val="RefrenceChamp"/>
        <w:keepLines/>
        <w:rPr>
          <w:lang w:val="en-US"/>
        </w:rPr>
      </w:pPr>
      <w:r w:rsidRPr="0045652F">
        <w:rPr>
          <w:b/>
          <w:bCs/>
          <w:i/>
          <w:iCs/>
          <w:lang w:val="en-US"/>
        </w:rPr>
        <w:t>retvar</w:t>
      </w:r>
      <w:r w:rsidRPr="0045652F">
        <w:rPr>
          <w:lang w:val="en-US"/>
        </w:rPr>
        <w:tab/>
        <w:t>the name of the VIRTEL variable which will receive the completion message sent by IND$FILE at the end of the transfer.</w:t>
      </w:r>
    </w:p>
    <w:p w14:paraId="6109A5EC" w14:textId="77777777" w:rsidR="00774472" w:rsidRPr="0045652F" w:rsidRDefault="00774472">
      <w:pPr>
        <w:pStyle w:val="RefrenceChamp"/>
        <w:keepLines/>
        <w:rPr>
          <w:lang w:val="en-US"/>
        </w:rPr>
      </w:pPr>
      <w:r w:rsidRPr="0045652F">
        <w:rPr>
          <w:b/>
          <w:bCs/>
          <w:i/>
          <w:iCs/>
          <w:lang w:val="en-US"/>
        </w:rPr>
        <w:t>cmdvar</w:t>
      </w:r>
      <w:r w:rsidRPr="0045652F">
        <w:rPr>
          <w:lang w:val="en-US"/>
        </w:rPr>
        <w:tab/>
      </w:r>
      <w:r w:rsidRPr="0045652F">
        <w:rPr>
          <w:i/>
          <w:iCs/>
          <w:lang w:val="en-US"/>
        </w:rPr>
        <w:t>(required)</w:t>
      </w:r>
      <w:r w:rsidRPr="0045652F">
        <w:rPr>
          <w:lang w:val="en-US"/>
        </w:rPr>
        <w:t xml:space="preserve"> the name of the VIRTEL variable which will contain the generated IND$FILE command.</w:t>
      </w:r>
    </w:p>
    <w:p w14:paraId="4A2F37B5" w14:textId="77777777" w:rsidR="00774472" w:rsidRPr="0045652F" w:rsidRDefault="00774472">
      <w:pPr>
        <w:pStyle w:val="ecran0"/>
        <w:keepNext w:val="0"/>
        <w:rPr>
          <w:lang w:val="en-US"/>
        </w:rPr>
      </w:pPr>
      <w:r w:rsidRPr="0045652F">
        <w:rPr>
          <w:lang w:val="en-US"/>
        </w:rPr>
        <w:t>The format of the OPTION$ FOR-IND$FILE command for a transfer from the workstation to TSO is shown below:</w:t>
      </w:r>
    </w:p>
    <w:p w14:paraId="107906F4" w14:textId="77777777" w:rsidR="00774472" w:rsidRPr="0045652F" w:rsidRDefault="00774472">
      <w:pPr>
        <w:pStyle w:val="Ecran"/>
        <w:spacing w:line="220" w:lineRule="exact"/>
        <w:rPr>
          <w:lang w:val="en-US"/>
        </w:rPr>
      </w:pPr>
    </w:p>
    <w:p w14:paraId="0E0C7D36" w14:textId="77777777" w:rsidR="00774472" w:rsidRPr="0045652F" w:rsidRDefault="00774472">
      <w:pPr>
        <w:pStyle w:val="Ecran"/>
        <w:spacing w:line="220" w:lineRule="exact"/>
        <w:rPr>
          <w:lang w:val="en-US"/>
        </w:rPr>
      </w:pPr>
      <w:r w:rsidRPr="0045652F">
        <w:rPr>
          <w:lang w:val="en-US"/>
        </w:rPr>
        <w:t xml:space="preserve">         OPTION$ FOR-IND$FILE-UPLOAD,                                  *</w:t>
      </w:r>
    </w:p>
    <w:p w14:paraId="102C276F" w14:textId="77777777" w:rsidR="00774472" w:rsidRPr="0045652F" w:rsidRDefault="00774472">
      <w:pPr>
        <w:pStyle w:val="Ecran"/>
        <w:spacing w:line="220" w:lineRule="exact"/>
        <w:rPr>
          <w:lang w:val="en-US"/>
        </w:rPr>
      </w:pPr>
      <w:r w:rsidRPr="0045652F">
        <w:rPr>
          <w:lang w:val="en-US"/>
        </w:rPr>
        <w:t xml:space="preserve">               (METHOD,'options'),                                     *</w:t>
      </w:r>
    </w:p>
    <w:p w14:paraId="08F18440" w14:textId="77777777" w:rsidR="00774472" w:rsidRPr="0045652F" w:rsidRDefault="00774472">
      <w:pPr>
        <w:pStyle w:val="Ecran"/>
        <w:spacing w:line="220" w:lineRule="exact"/>
        <w:rPr>
          <w:lang w:val="en-US"/>
        </w:rPr>
      </w:pPr>
      <w:r w:rsidRPr="0045652F">
        <w:rPr>
          <w:lang w:val="en-US"/>
        </w:rPr>
        <w:t xml:space="preserve">               (TO,'dsname'),                                          *</w:t>
      </w:r>
    </w:p>
    <w:p w14:paraId="346B4432" w14:textId="77777777" w:rsidR="00774472" w:rsidRPr="0045652F" w:rsidRDefault="00774472">
      <w:pPr>
        <w:pStyle w:val="Ecran"/>
        <w:spacing w:line="220" w:lineRule="exact"/>
        <w:rPr>
          <w:lang w:val="en-US"/>
        </w:rPr>
      </w:pPr>
      <w:r w:rsidRPr="0045652F">
        <w:rPr>
          <w:lang w:val="en-US"/>
        </w:rPr>
        <w:t xml:space="preserve">               (FILE-IN,'invar'),                                      *</w:t>
      </w:r>
    </w:p>
    <w:p w14:paraId="12240DCE" w14:textId="77777777" w:rsidR="00774472" w:rsidRPr="0045652F" w:rsidRDefault="00774472">
      <w:pPr>
        <w:pStyle w:val="Ecran"/>
        <w:spacing w:line="220" w:lineRule="exact"/>
        <w:rPr>
          <w:lang w:val="en-US"/>
        </w:rPr>
      </w:pPr>
      <w:r w:rsidRPr="0045652F">
        <w:rPr>
          <w:lang w:val="en-US"/>
        </w:rPr>
        <w:t xml:space="preserve">               (RET-CODE,'retvar'),                                    *</w:t>
      </w:r>
    </w:p>
    <w:p w14:paraId="0C3250EF" w14:textId="77777777" w:rsidR="00774472" w:rsidRPr="0045652F" w:rsidRDefault="00774472">
      <w:pPr>
        <w:pStyle w:val="Ecran"/>
        <w:spacing w:line="220" w:lineRule="exact"/>
        <w:rPr>
          <w:lang w:val="en-US"/>
        </w:rPr>
      </w:pPr>
      <w:r w:rsidRPr="0045652F">
        <w:rPr>
          <w:lang w:val="en-US"/>
        </w:rPr>
        <w:t xml:space="preserve">               TOVAR='cmdvar'                                           </w:t>
      </w:r>
    </w:p>
    <w:p w14:paraId="0157A40A" w14:textId="77777777" w:rsidR="00774472" w:rsidRPr="0045652F" w:rsidRDefault="00774472">
      <w:pPr>
        <w:pStyle w:val="Ecran"/>
        <w:spacing w:line="220" w:lineRule="exact"/>
        <w:rPr>
          <w:lang w:val="en-US"/>
        </w:rPr>
      </w:pPr>
    </w:p>
    <w:p w14:paraId="1A3CC47D" w14:textId="77777777" w:rsidR="00774472" w:rsidRPr="0045652F" w:rsidRDefault="00774472">
      <w:pPr>
        <w:keepLines/>
        <w:rPr>
          <w:lang w:val="en-US"/>
        </w:rPr>
      </w:pPr>
    </w:p>
    <w:p w14:paraId="284AB360" w14:textId="77777777" w:rsidR="00774472" w:rsidRPr="0045652F" w:rsidRDefault="00774472">
      <w:pPr>
        <w:pStyle w:val="RefrenceChamp"/>
        <w:keepLines/>
        <w:rPr>
          <w:lang w:val="en-US"/>
        </w:rPr>
      </w:pPr>
      <w:r w:rsidRPr="0045652F">
        <w:rPr>
          <w:b/>
          <w:bCs/>
          <w:i/>
          <w:iCs/>
          <w:lang w:val="en-US"/>
        </w:rPr>
        <w:t>options</w:t>
      </w:r>
      <w:r w:rsidRPr="0045652F">
        <w:rPr>
          <w:lang w:val="en-US"/>
        </w:rPr>
        <w:tab/>
        <w:t xml:space="preserve">optional parameters (for example, 'ASCII CRLF NEW') to be appended to the IND$FILE command line </w:t>
      </w:r>
      <w:r w:rsidRPr="0045652F">
        <w:rPr>
          <w:i/>
          <w:iCs/>
          <w:lang w:val="en-US"/>
        </w:rPr>
        <w:t>(see note 1 below)</w:t>
      </w:r>
      <w:r w:rsidRPr="0045652F">
        <w:rPr>
          <w:lang w:val="en-US"/>
        </w:rPr>
        <w:t>.</w:t>
      </w:r>
    </w:p>
    <w:p w14:paraId="54D01F2F" w14:textId="77777777" w:rsidR="00774472" w:rsidRPr="0045652F" w:rsidRDefault="00774472">
      <w:pPr>
        <w:pStyle w:val="RefrenceChamp"/>
        <w:keepLines/>
        <w:rPr>
          <w:lang w:val="en-US"/>
        </w:rPr>
      </w:pPr>
      <w:r w:rsidRPr="0045652F">
        <w:rPr>
          <w:b/>
          <w:bCs/>
          <w:i/>
          <w:iCs/>
          <w:lang w:val="en-US"/>
        </w:rPr>
        <w:t>dsname</w:t>
      </w:r>
      <w:r w:rsidRPr="0045652F">
        <w:rPr>
          <w:lang w:val="en-US"/>
        </w:rPr>
        <w:tab/>
      </w:r>
      <w:r w:rsidRPr="0045652F">
        <w:rPr>
          <w:i/>
          <w:iCs/>
          <w:lang w:val="en-US"/>
        </w:rPr>
        <w:t>(required)</w:t>
      </w:r>
      <w:r w:rsidRPr="0045652F">
        <w:rPr>
          <w:lang w:val="en-US"/>
        </w:rPr>
        <w:t xml:space="preserve"> the destination TSO dataset name </w:t>
      </w:r>
      <w:r w:rsidRPr="0045652F">
        <w:rPr>
          <w:i/>
          <w:iCs/>
          <w:lang w:val="en-US"/>
        </w:rPr>
        <w:t>(see notes 1 and 2 below)</w:t>
      </w:r>
      <w:r w:rsidRPr="0045652F">
        <w:rPr>
          <w:lang w:val="en-US"/>
        </w:rPr>
        <w:t>.</w:t>
      </w:r>
    </w:p>
    <w:p w14:paraId="4F494433" w14:textId="77777777" w:rsidR="00774472" w:rsidRPr="0045652F" w:rsidRDefault="00774472">
      <w:pPr>
        <w:pStyle w:val="RefrenceChamp"/>
        <w:keepLines/>
        <w:rPr>
          <w:lang w:val="en-US"/>
        </w:rPr>
      </w:pPr>
      <w:r w:rsidRPr="0045652F">
        <w:rPr>
          <w:b/>
          <w:bCs/>
          <w:i/>
          <w:iCs/>
          <w:lang w:val="en-US"/>
        </w:rPr>
        <w:t>invar</w:t>
      </w:r>
      <w:r w:rsidRPr="0045652F">
        <w:rPr>
          <w:lang w:val="en-US"/>
        </w:rPr>
        <w:tab/>
      </w:r>
      <w:r w:rsidRPr="0045652F">
        <w:rPr>
          <w:i/>
          <w:iCs/>
          <w:lang w:val="en-US"/>
        </w:rPr>
        <w:t xml:space="preserve">(required) </w:t>
      </w:r>
      <w:r w:rsidRPr="0045652F">
        <w:rPr>
          <w:lang w:val="en-US"/>
        </w:rPr>
        <w:t>the name of the VIRTEL variable which contains the data to be uploaded.</w:t>
      </w:r>
    </w:p>
    <w:p w14:paraId="48CA2CE5" w14:textId="77777777" w:rsidR="00774472" w:rsidRPr="0045652F" w:rsidRDefault="00774472">
      <w:pPr>
        <w:pStyle w:val="RefrenceChamp"/>
        <w:keepLines/>
        <w:rPr>
          <w:lang w:val="en-US"/>
        </w:rPr>
      </w:pPr>
      <w:r w:rsidRPr="0045652F">
        <w:rPr>
          <w:b/>
          <w:bCs/>
          <w:i/>
          <w:iCs/>
          <w:lang w:val="en-US"/>
        </w:rPr>
        <w:t>retvar</w:t>
      </w:r>
      <w:r w:rsidRPr="0045652F">
        <w:rPr>
          <w:lang w:val="en-US"/>
        </w:rPr>
        <w:tab/>
        <w:t>the name of the VIRTEL variable which will receive the completion message sent by IND$FILE at the end of the transfer.</w:t>
      </w:r>
    </w:p>
    <w:p w14:paraId="0F293B44" w14:textId="77777777" w:rsidR="00774472" w:rsidRPr="0045652F" w:rsidRDefault="00774472">
      <w:pPr>
        <w:pStyle w:val="RefrenceChamp"/>
        <w:keepLines/>
        <w:rPr>
          <w:lang w:val="en-US"/>
        </w:rPr>
      </w:pPr>
      <w:r w:rsidRPr="0045652F">
        <w:rPr>
          <w:b/>
          <w:bCs/>
          <w:i/>
          <w:iCs/>
          <w:lang w:val="en-US"/>
        </w:rPr>
        <w:t>cmdvar</w:t>
      </w:r>
      <w:r w:rsidRPr="0045652F">
        <w:rPr>
          <w:lang w:val="en-US"/>
        </w:rPr>
        <w:tab/>
      </w:r>
      <w:r w:rsidRPr="0045652F">
        <w:rPr>
          <w:i/>
          <w:iCs/>
          <w:lang w:val="en-US"/>
        </w:rPr>
        <w:t>(required)</w:t>
      </w:r>
      <w:r w:rsidRPr="0045652F">
        <w:rPr>
          <w:lang w:val="en-US"/>
        </w:rPr>
        <w:t xml:space="preserve"> the name of the VIRTEL variable which will contain the generated IND$FILE command.</w:t>
      </w:r>
    </w:p>
    <w:p w14:paraId="3BD34CA9" w14:textId="77777777" w:rsidR="00774472" w:rsidRPr="0045652F" w:rsidRDefault="00774472">
      <w:pPr>
        <w:pStyle w:val="Nfj"/>
        <w:keepLines w:val="0"/>
        <w:rPr>
          <w:lang w:val="en-US"/>
        </w:rPr>
      </w:pPr>
      <w:r w:rsidRPr="0045652F">
        <w:rPr>
          <w:lang w:val="en-US"/>
        </w:rPr>
        <w:t>Note 1: If the field begins with “*” then it is treated as the name of a variable.</w:t>
      </w:r>
    </w:p>
    <w:p w14:paraId="3430C8A3" w14:textId="77777777" w:rsidR="00774472" w:rsidRPr="0045652F" w:rsidRDefault="00774472">
      <w:pPr>
        <w:rPr>
          <w:lang w:val="en-US"/>
        </w:rPr>
      </w:pPr>
    </w:p>
    <w:p w14:paraId="4E8DD581" w14:textId="77777777" w:rsidR="00774472" w:rsidRPr="0045652F" w:rsidRDefault="00774472">
      <w:pPr>
        <w:pStyle w:val="Nfj"/>
        <w:keepLines w:val="0"/>
        <w:rPr>
          <w:lang w:val="en-US"/>
        </w:rPr>
      </w:pPr>
      <w:r w:rsidRPr="0045652F">
        <w:rPr>
          <w:lang w:val="en-US"/>
        </w:rPr>
        <w:t>Note 2: TSO will prefix the dataset name by your prefix (usually your userid) unless the dataset name is enclosed in quotes. If you specify the dataset name as a literal in the instruction (as opposed to indirectly as the value of a variable) then triple quotes must be used, for example: (FROM,'''SYS1.PARMLIB(IEASYS00)''')</w:t>
      </w:r>
    </w:p>
    <w:p w14:paraId="324489DC" w14:textId="77777777" w:rsidR="00774472" w:rsidRPr="0045652F" w:rsidRDefault="00774472">
      <w:pPr>
        <w:pStyle w:val="ecran0"/>
        <w:rPr>
          <w:lang w:val="en-US"/>
        </w:rPr>
      </w:pPr>
      <w:r w:rsidRPr="0045652F">
        <w:rPr>
          <w:lang w:val="en-US"/>
        </w:rPr>
        <w:t>Examples:</w:t>
      </w:r>
    </w:p>
    <w:p w14:paraId="0A698827" w14:textId="77777777" w:rsidR="00774472" w:rsidRPr="0045652F" w:rsidRDefault="00774472">
      <w:pPr>
        <w:pStyle w:val="Listing"/>
        <w:rPr>
          <w:lang w:val="en-US"/>
        </w:rPr>
      </w:pPr>
      <w:r w:rsidRPr="0045652F">
        <w:rPr>
          <w:lang w:val="en-US"/>
        </w:rPr>
        <w:t xml:space="preserve">         OPTION$ FOR-IND$FILE-DOWNLOAD,                                *</w:t>
      </w:r>
    </w:p>
    <w:p w14:paraId="0D9901BC" w14:textId="77777777" w:rsidR="00774472" w:rsidRPr="0045652F" w:rsidRDefault="00774472">
      <w:pPr>
        <w:pStyle w:val="Listing"/>
        <w:rPr>
          <w:lang w:val="en-US"/>
        </w:rPr>
      </w:pPr>
      <w:r w:rsidRPr="0045652F">
        <w:rPr>
          <w:lang w:val="en-US"/>
        </w:rPr>
        <w:t xml:space="preserve">               (METHOD,'*OPT'),              "ASCII CRLF" or null      *</w:t>
      </w:r>
    </w:p>
    <w:p w14:paraId="41E43A4D" w14:textId="77777777" w:rsidR="00774472" w:rsidRPr="0045652F" w:rsidRDefault="00774472">
      <w:pPr>
        <w:pStyle w:val="Listing"/>
        <w:rPr>
          <w:lang w:val="en-US"/>
        </w:rPr>
      </w:pPr>
      <w:r w:rsidRPr="0045652F">
        <w:rPr>
          <w:lang w:val="en-US"/>
        </w:rPr>
        <w:t xml:space="preserve">               (FROM,'*DSN'),                TSO dataset name          *</w:t>
      </w:r>
    </w:p>
    <w:p w14:paraId="6B9D6DDE" w14:textId="77777777" w:rsidR="00774472" w:rsidRPr="0045652F" w:rsidRDefault="00774472">
      <w:pPr>
        <w:pStyle w:val="Listing"/>
        <w:rPr>
          <w:lang w:val="en-US"/>
        </w:rPr>
      </w:pPr>
      <w:r w:rsidRPr="0045652F">
        <w:rPr>
          <w:lang w:val="en-US"/>
        </w:rPr>
        <w:t xml:space="preserve">               (FILE-OUT,'DOWNLOAD'),                                  *</w:t>
      </w:r>
    </w:p>
    <w:p w14:paraId="118CCBF2" w14:textId="77777777" w:rsidR="00774472" w:rsidRPr="0045652F" w:rsidRDefault="00774472">
      <w:pPr>
        <w:pStyle w:val="Listing"/>
        <w:rPr>
          <w:lang w:val="en-US"/>
        </w:rPr>
      </w:pPr>
      <w:r w:rsidRPr="0045652F">
        <w:rPr>
          <w:lang w:val="en-US"/>
        </w:rPr>
        <w:t xml:space="preserve">               (RET-CODE,'RETURN-CODE'),                               *</w:t>
      </w:r>
    </w:p>
    <w:p w14:paraId="6178C4C6" w14:textId="77777777" w:rsidR="00774472" w:rsidRPr="0045652F" w:rsidRDefault="00774472">
      <w:pPr>
        <w:pStyle w:val="Listing"/>
        <w:rPr>
          <w:lang w:val="en-US"/>
        </w:rPr>
      </w:pPr>
      <w:r w:rsidRPr="0045652F">
        <w:rPr>
          <w:lang w:val="en-US"/>
        </w:rPr>
        <w:t xml:space="preserve">               TOVAR='FTCOMMAND'                                        </w:t>
      </w:r>
    </w:p>
    <w:p w14:paraId="7121D32B" w14:textId="77777777" w:rsidR="00774472" w:rsidRPr="0045652F" w:rsidRDefault="00774472">
      <w:pPr>
        <w:keepNext/>
        <w:keepLines/>
        <w:rPr>
          <w:lang w:val="en-US"/>
        </w:rPr>
      </w:pPr>
    </w:p>
    <w:p w14:paraId="39AF0066" w14:textId="77777777" w:rsidR="00774472" w:rsidRPr="0045652F" w:rsidRDefault="00774472">
      <w:pPr>
        <w:keepLines/>
        <w:rPr>
          <w:lang w:val="en-US"/>
        </w:rPr>
      </w:pPr>
      <w:r w:rsidRPr="0045652F">
        <w:rPr>
          <w:lang w:val="en-US"/>
        </w:rPr>
        <w:t xml:space="preserve">In this example, the VIRTEL variable OPT contains the IND$FILE optional parameters and DSN contains the dataset name.  On completion of the instruction, FTCOMMAND contains the IND$FILE command to be sent to TSO.  When the file transfer completes, the VIRTEL variable DOWNLOAD contains the contents of the downloaded file, and RETURN-CODE contains the IND$FILE completion message </w:t>
      </w:r>
      <w:r w:rsidRPr="0045652F">
        <w:rPr>
          <w:i/>
          <w:iCs/>
          <w:lang w:val="en-US"/>
        </w:rPr>
        <w:t>TRANS03 File transfer complete</w:t>
      </w:r>
      <w:r w:rsidRPr="0045652F">
        <w:rPr>
          <w:lang w:val="en-US"/>
        </w:rPr>
        <w:t xml:space="preserve"> or an error message.</w:t>
      </w:r>
    </w:p>
    <w:p w14:paraId="09AF1290" w14:textId="77777777" w:rsidR="00774472" w:rsidRPr="0045652F" w:rsidRDefault="00774472">
      <w:pPr>
        <w:keepLines/>
        <w:rPr>
          <w:lang w:val="en-US"/>
        </w:rPr>
      </w:pPr>
    </w:p>
    <w:p w14:paraId="1C67D90F" w14:textId="77777777" w:rsidR="00774472" w:rsidRPr="0045652F" w:rsidRDefault="00774472">
      <w:pPr>
        <w:pStyle w:val="Listing"/>
        <w:rPr>
          <w:lang w:val="en-US"/>
        </w:rPr>
      </w:pPr>
      <w:r w:rsidRPr="0045652F">
        <w:rPr>
          <w:lang w:val="en-US"/>
        </w:rPr>
        <w:t xml:space="preserve">         OPTION$ FOR-IND$FILE-UPLOAD,                                  *</w:t>
      </w:r>
    </w:p>
    <w:p w14:paraId="56FED782" w14:textId="77777777" w:rsidR="00774472" w:rsidRPr="0045652F" w:rsidRDefault="00774472">
      <w:pPr>
        <w:pStyle w:val="Listing"/>
        <w:rPr>
          <w:lang w:val="en-US"/>
        </w:rPr>
      </w:pPr>
      <w:r w:rsidRPr="0045652F">
        <w:rPr>
          <w:lang w:val="en-US"/>
        </w:rPr>
        <w:t xml:space="preserve">               (METHOD,'*OPT'),              "ASCII CRLF" or null      *</w:t>
      </w:r>
    </w:p>
    <w:p w14:paraId="099E85E0" w14:textId="77777777" w:rsidR="00774472" w:rsidRPr="0045652F" w:rsidRDefault="00774472">
      <w:pPr>
        <w:pStyle w:val="Listing"/>
        <w:rPr>
          <w:lang w:val="en-US"/>
        </w:rPr>
      </w:pPr>
      <w:r w:rsidRPr="0045652F">
        <w:rPr>
          <w:lang w:val="en-US"/>
        </w:rPr>
        <w:t xml:space="preserve">               (TO,'*DSN'),                  TSO dataset name          *</w:t>
      </w:r>
    </w:p>
    <w:p w14:paraId="21828837" w14:textId="77777777" w:rsidR="00774472" w:rsidRPr="0045652F" w:rsidRDefault="00774472">
      <w:pPr>
        <w:pStyle w:val="Listing"/>
        <w:rPr>
          <w:lang w:val="en-US"/>
        </w:rPr>
      </w:pPr>
      <w:r w:rsidRPr="0045652F">
        <w:rPr>
          <w:lang w:val="en-US"/>
        </w:rPr>
        <w:t xml:space="preserve">               (FILE-IN,'UPLOAD'),                                     *</w:t>
      </w:r>
    </w:p>
    <w:p w14:paraId="27B07568" w14:textId="77777777" w:rsidR="00774472" w:rsidRPr="0045652F" w:rsidRDefault="00774472">
      <w:pPr>
        <w:pStyle w:val="Listing"/>
        <w:rPr>
          <w:lang w:val="en-US"/>
        </w:rPr>
      </w:pPr>
      <w:r w:rsidRPr="0045652F">
        <w:rPr>
          <w:lang w:val="en-US"/>
        </w:rPr>
        <w:t xml:space="preserve">               (RET-CODE,'RETURN-CODE'),                               *</w:t>
      </w:r>
    </w:p>
    <w:p w14:paraId="3794DEF0" w14:textId="77777777" w:rsidR="00774472" w:rsidRPr="0045652F" w:rsidRDefault="00774472">
      <w:pPr>
        <w:pStyle w:val="Listing"/>
        <w:rPr>
          <w:lang w:val="en-US"/>
        </w:rPr>
      </w:pPr>
      <w:r w:rsidRPr="0045652F">
        <w:rPr>
          <w:lang w:val="en-US"/>
        </w:rPr>
        <w:t xml:space="preserve">               TOVAR='FTCOMMAND'                                        </w:t>
      </w:r>
    </w:p>
    <w:p w14:paraId="653973F4" w14:textId="77777777" w:rsidR="00774472" w:rsidRPr="0045652F" w:rsidRDefault="00774472">
      <w:pPr>
        <w:keepNext/>
        <w:keepLines/>
        <w:rPr>
          <w:lang w:val="en-US"/>
        </w:rPr>
      </w:pPr>
    </w:p>
    <w:p w14:paraId="68223E84" w14:textId="77777777" w:rsidR="00774472" w:rsidRPr="0045652F" w:rsidRDefault="00774472">
      <w:pPr>
        <w:keepLines/>
        <w:rPr>
          <w:lang w:val="en-US"/>
        </w:rPr>
      </w:pPr>
      <w:r w:rsidRPr="0045652F">
        <w:rPr>
          <w:lang w:val="en-US"/>
        </w:rPr>
        <w:t xml:space="preserve">In this example, the VIRTEL variable OPT contains the IND$FILE optional parameters and DSN contains the dataset name.  On completion of the instruction, FTCOMMAND contains the IND$FILE command to be sent to TSO.  When the file transfer is initiated, VIRTEL sends the contents of the variable UPLOAD to IND$FILE.  When the file transfer completes, RETURN-CODE contains the IND$FILE completion message </w:t>
      </w:r>
      <w:r w:rsidRPr="0045652F">
        <w:rPr>
          <w:i/>
          <w:iCs/>
          <w:lang w:val="en-US"/>
        </w:rPr>
        <w:t>TRANS03 File transfer complete</w:t>
      </w:r>
      <w:r w:rsidRPr="0045652F">
        <w:rPr>
          <w:lang w:val="en-US"/>
        </w:rPr>
        <w:t xml:space="preserve"> or an error message.</w:t>
      </w:r>
    </w:p>
    <w:p w14:paraId="04C536DB" w14:textId="77777777" w:rsidR="00774472" w:rsidRPr="0045652F" w:rsidRDefault="00774472">
      <w:pPr>
        <w:keepLines/>
        <w:rPr>
          <w:lang w:val="en-US"/>
        </w:rPr>
      </w:pPr>
    </w:p>
    <w:p w14:paraId="1CD62E6D" w14:textId="77777777" w:rsidR="00774472" w:rsidRPr="0045652F" w:rsidRDefault="00774472">
      <w:pPr>
        <w:pStyle w:val="Heading6"/>
        <w:keepLines/>
        <w:pageBreakBefore/>
        <w:rPr>
          <w:lang w:val="en-US"/>
        </w:rPr>
      </w:pPr>
      <w:r w:rsidRPr="0045652F">
        <w:rPr>
          <w:lang w:val="en-US"/>
        </w:rPr>
        <w:t>OPTION$ FOR-MQ</w:t>
      </w:r>
      <w:bookmarkEnd w:id="480"/>
    </w:p>
    <w:p w14:paraId="5FBFCE48" w14:textId="77777777" w:rsidR="00774472" w:rsidRPr="0045652F" w:rsidRDefault="00774472">
      <w:pPr>
        <w:pStyle w:val="ecran0"/>
        <w:rPr>
          <w:lang w:val="en-US"/>
        </w:rPr>
      </w:pPr>
      <w:r w:rsidRPr="0045652F">
        <w:rPr>
          <w:lang w:val="en-US"/>
        </w:rPr>
        <w:fldChar w:fldCharType="begin"/>
      </w:r>
      <w:r w:rsidRPr="0045652F">
        <w:rPr>
          <w:lang w:val="en-US"/>
        </w:rPr>
        <w:instrText xml:space="preserve"> XE "FOR-MQ"</w:instrText>
      </w:r>
      <w:r w:rsidRPr="0045652F">
        <w:rPr>
          <w:lang w:val="en-US"/>
        </w:rPr>
        <w:fldChar w:fldCharType="end"/>
      </w:r>
      <w:r w:rsidRPr="0045652F">
        <w:rPr>
          <w:lang w:val="en-US"/>
        </w:rPr>
        <w:t>Builds a parameter list for a subsequent SEND$ TO-LINE instruction when the line type is MQ.</w:t>
      </w:r>
    </w:p>
    <w:p w14:paraId="5C599352" w14:textId="77777777" w:rsidR="00774472" w:rsidRPr="0045652F" w:rsidRDefault="00774472" w:rsidP="00FF34CB">
      <w:pPr>
        <w:pStyle w:val="Ecran"/>
        <w:ind w:right="-143"/>
        <w:rPr>
          <w:lang w:val="en-US"/>
        </w:rPr>
      </w:pPr>
    </w:p>
    <w:p w14:paraId="73759198" w14:textId="77777777" w:rsidR="00774472" w:rsidRPr="0045652F" w:rsidRDefault="00774472" w:rsidP="00FF34CB">
      <w:pPr>
        <w:pStyle w:val="Ecran"/>
        <w:ind w:right="-143"/>
        <w:rPr>
          <w:lang w:val="en-US"/>
        </w:rPr>
      </w:pPr>
      <w:r w:rsidRPr="0045652F">
        <w:rPr>
          <w:lang w:val="en-US"/>
        </w:rPr>
        <w:t xml:space="preserve">      OPTION$  FOR-MQ,                                                 *</w:t>
      </w:r>
    </w:p>
    <w:p w14:paraId="005F6823" w14:textId="77777777" w:rsidR="00774472" w:rsidRPr="0045652F" w:rsidRDefault="00774472" w:rsidP="00FF34CB">
      <w:pPr>
        <w:pStyle w:val="Ecran"/>
        <w:ind w:right="-143"/>
        <w:rPr>
          <w:lang w:val="en-US"/>
        </w:rPr>
      </w:pPr>
      <w:r w:rsidRPr="0045652F">
        <w:rPr>
          <w:lang w:val="en-US"/>
        </w:rPr>
        <w:t xml:space="preserve">               (FILE-OUT,'varname1'),                                  *</w:t>
      </w:r>
    </w:p>
    <w:p w14:paraId="672ABA30" w14:textId="77777777" w:rsidR="00774472" w:rsidRPr="0045652F" w:rsidRDefault="00774472" w:rsidP="00FF34CB">
      <w:pPr>
        <w:pStyle w:val="Ecran"/>
        <w:ind w:right="-143"/>
        <w:rPr>
          <w:lang w:val="en-US"/>
        </w:rPr>
      </w:pPr>
      <w:r w:rsidRPr="0045652F">
        <w:rPr>
          <w:lang w:val="en-US"/>
        </w:rPr>
        <w:t xml:space="preserve">               TOVAR='varnamep'</w:t>
      </w:r>
    </w:p>
    <w:p w14:paraId="6D35BB79" w14:textId="77777777" w:rsidR="00774472" w:rsidRPr="0045652F" w:rsidRDefault="00774472" w:rsidP="00FF34CB">
      <w:pPr>
        <w:pStyle w:val="Ecran"/>
        <w:ind w:right="-143"/>
        <w:rPr>
          <w:lang w:val="en-US"/>
        </w:rPr>
      </w:pPr>
    </w:p>
    <w:p w14:paraId="4165F8BC" w14:textId="77777777" w:rsidR="00774472" w:rsidRPr="0045652F" w:rsidRDefault="00774472">
      <w:pPr>
        <w:keepNext/>
        <w:keepLines/>
        <w:rPr>
          <w:lang w:val="en-US"/>
        </w:rPr>
      </w:pPr>
    </w:p>
    <w:p w14:paraId="00040DCE" w14:textId="77777777" w:rsidR="00774472" w:rsidRPr="0045652F" w:rsidRDefault="00774472">
      <w:pPr>
        <w:pStyle w:val="RefrenceChamp"/>
        <w:keepNext/>
        <w:keepLines/>
        <w:rPr>
          <w:lang w:val="en-US"/>
        </w:rPr>
      </w:pPr>
      <w:r w:rsidRPr="0045652F">
        <w:rPr>
          <w:b/>
          <w:bCs/>
          <w:i/>
          <w:iCs/>
          <w:lang w:val="en-US"/>
        </w:rPr>
        <w:t>varname1</w:t>
      </w:r>
      <w:r w:rsidRPr="0045652F">
        <w:rPr>
          <w:lang w:val="en-US"/>
        </w:rPr>
        <w:tab/>
        <w:t>the name of the VIRTEL variable which contains data to be written to the MQ line.</w:t>
      </w:r>
    </w:p>
    <w:p w14:paraId="36925295" w14:textId="77777777" w:rsidR="00774472" w:rsidRPr="0045652F" w:rsidRDefault="00774472">
      <w:pPr>
        <w:pStyle w:val="RefrenceChamp"/>
        <w:keepLines/>
        <w:rPr>
          <w:lang w:val="en-US"/>
        </w:rPr>
      </w:pPr>
      <w:r w:rsidRPr="0045652F">
        <w:rPr>
          <w:b/>
          <w:bCs/>
          <w:i/>
          <w:iCs/>
          <w:lang w:val="en-US"/>
        </w:rPr>
        <w:t>varnamep</w:t>
      </w:r>
      <w:r w:rsidRPr="0045652F">
        <w:rPr>
          <w:lang w:val="en-US"/>
        </w:rPr>
        <w:tab/>
        <w:t>the name of the VIRTEL variable which will contain the parameter list.</w:t>
      </w:r>
    </w:p>
    <w:p w14:paraId="2676E131" w14:textId="77777777" w:rsidR="00774472" w:rsidRPr="0045652F" w:rsidRDefault="00774472">
      <w:pPr>
        <w:pStyle w:val="Heading6"/>
        <w:keepLines/>
        <w:pageBreakBefore/>
        <w:rPr>
          <w:lang w:val="en-US"/>
        </w:rPr>
      </w:pPr>
      <w:r w:rsidRPr="0045652F">
        <w:rPr>
          <w:lang w:val="en-US"/>
        </w:rPr>
        <w:t>OPTION$ FOR-SMTP</w:t>
      </w:r>
    </w:p>
    <w:p w14:paraId="39A9EBF1" w14:textId="77777777" w:rsidR="00774472" w:rsidRPr="0045652F" w:rsidRDefault="00774472">
      <w:pPr>
        <w:pStyle w:val="ecran0"/>
        <w:rPr>
          <w:lang w:val="en-US"/>
        </w:rPr>
      </w:pPr>
      <w:r w:rsidRPr="0045652F">
        <w:rPr>
          <w:lang w:val="en-US"/>
        </w:rPr>
        <w:fldChar w:fldCharType="begin"/>
      </w:r>
      <w:r w:rsidRPr="0045652F">
        <w:rPr>
          <w:lang w:val="en-US"/>
        </w:rPr>
        <w:instrText xml:space="preserve"> XE "FOR-SMTP"</w:instrText>
      </w:r>
      <w:r w:rsidRPr="0045652F">
        <w:rPr>
          <w:lang w:val="en-US"/>
        </w:rPr>
        <w:fldChar w:fldCharType="end"/>
      </w:r>
      <w:r w:rsidRPr="0045652F">
        <w:rPr>
          <w:lang w:val="en-US"/>
        </w:rPr>
        <w:t>Builds a parameter list for a subsequent SEND$ TO-LINE instruction when the line type is SMTP.</w:t>
      </w:r>
    </w:p>
    <w:p w14:paraId="46CD5FE8" w14:textId="77777777" w:rsidR="00774472" w:rsidRPr="0045652F" w:rsidRDefault="00774472">
      <w:pPr>
        <w:pStyle w:val="Ecran"/>
        <w:spacing w:line="220" w:lineRule="exact"/>
        <w:rPr>
          <w:lang w:val="en-US"/>
        </w:rPr>
      </w:pPr>
    </w:p>
    <w:p w14:paraId="4FE51B93" w14:textId="77777777" w:rsidR="00774472" w:rsidRPr="0045652F" w:rsidRDefault="00774472">
      <w:pPr>
        <w:pStyle w:val="Ecran"/>
        <w:spacing w:line="220" w:lineRule="exact"/>
        <w:rPr>
          <w:lang w:val="en-US"/>
        </w:rPr>
      </w:pPr>
      <w:r w:rsidRPr="0045652F">
        <w:rPr>
          <w:lang w:val="en-US"/>
        </w:rPr>
        <w:t xml:space="preserve">      OPTION$  FOR-SMTP,                                               *</w:t>
      </w:r>
    </w:p>
    <w:p w14:paraId="235FBD81" w14:textId="77777777" w:rsidR="00774472" w:rsidRPr="0045652F" w:rsidRDefault="00774472">
      <w:pPr>
        <w:pStyle w:val="Ecran"/>
        <w:spacing w:line="220" w:lineRule="exact"/>
        <w:rPr>
          <w:lang w:val="en-US"/>
        </w:rPr>
      </w:pPr>
      <w:r w:rsidRPr="0045652F">
        <w:rPr>
          <w:lang w:val="en-US"/>
        </w:rPr>
        <w:t xml:space="preserve">               (TO,'toaddr'),                                          *</w:t>
      </w:r>
    </w:p>
    <w:p w14:paraId="2AF5D54E" w14:textId="77777777" w:rsidR="00774472" w:rsidRPr="0045652F" w:rsidRDefault="00774472">
      <w:pPr>
        <w:pStyle w:val="Ecran"/>
        <w:spacing w:line="220" w:lineRule="exact"/>
        <w:rPr>
          <w:lang w:val="en-US"/>
        </w:rPr>
      </w:pPr>
      <w:r w:rsidRPr="0045652F">
        <w:rPr>
          <w:lang w:val="en-US"/>
        </w:rPr>
        <w:t xml:space="preserve">               (FROM,'fromaddr'),                                      *</w:t>
      </w:r>
    </w:p>
    <w:p w14:paraId="3404EA34" w14:textId="77777777" w:rsidR="00774472" w:rsidRPr="0045652F" w:rsidRDefault="00774472">
      <w:pPr>
        <w:pStyle w:val="Ecran"/>
        <w:spacing w:line="220" w:lineRule="exact"/>
        <w:rPr>
          <w:lang w:val="en-US"/>
        </w:rPr>
      </w:pPr>
      <w:r w:rsidRPr="0045652F">
        <w:rPr>
          <w:lang w:val="en-US"/>
        </w:rPr>
        <w:t xml:space="preserve">               (CC,'ccaddr'),                                          *</w:t>
      </w:r>
    </w:p>
    <w:p w14:paraId="3B9990B4" w14:textId="77777777" w:rsidR="00774472" w:rsidRPr="0045652F" w:rsidRDefault="00774472">
      <w:pPr>
        <w:pStyle w:val="Ecran"/>
        <w:spacing w:line="220" w:lineRule="exact"/>
        <w:rPr>
          <w:lang w:val="en-US"/>
        </w:rPr>
      </w:pPr>
      <w:r w:rsidRPr="0045652F">
        <w:rPr>
          <w:lang w:val="en-US"/>
        </w:rPr>
        <w:t xml:space="preserve">               (BCC,'bccaddr'),                                        *</w:t>
      </w:r>
    </w:p>
    <w:p w14:paraId="0D510BA1" w14:textId="77777777" w:rsidR="00774472" w:rsidRPr="0045652F" w:rsidRDefault="00774472">
      <w:pPr>
        <w:pStyle w:val="Ecran"/>
        <w:spacing w:line="220" w:lineRule="exact"/>
        <w:rPr>
          <w:lang w:val="en-US"/>
        </w:rPr>
      </w:pPr>
      <w:r w:rsidRPr="0045652F">
        <w:rPr>
          <w:lang w:val="en-US"/>
        </w:rPr>
        <w:t xml:space="preserve">               (TEXT,'bodytext'),                                      *</w:t>
      </w:r>
    </w:p>
    <w:p w14:paraId="7937E8D7" w14:textId="77777777" w:rsidR="00774472" w:rsidRPr="0045652F" w:rsidRDefault="00774472">
      <w:pPr>
        <w:pStyle w:val="Ecran"/>
        <w:spacing w:line="220" w:lineRule="exact"/>
        <w:rPr>
          <w:lang w:val="en-US"/>
        </w:rPr>
      </w:pPr>
      <w:r w:rsidRPr="0045652F">
        <w:rPr>
          <w:lang w:val="en-US"/>
        </w:rPr>
        <w:t xml:space="preserve">               (SUBJECT,'subjtext'),                                   *</w:t>
      </w:r>
    </w:p>
    <w:p w14:paraId="70EC79A3" w14:textId="77777777" w:rsidR="00774472" w:rsidRPr="0045652F" w:rsidRDefault="00774472">
      <w:pPr>
        <w:pStyle w:val="Ecran"/>
        <w:spacing w:line="220" w:lineRule="exact"/>
        <w:rPr>
          <w:lang w:val="en-US"/>
        </w:rPr>
      </w:pPr>
      <w:r w:rsidRPr="0045652F">
        <w:rPr>
          <w:lang w:val="en-US"/>
        </w:rPr>
        <w:t xml:space="preserve">               (CHARSET,'charset'),                                    *</w:t>
      </w:r>
    </w:p>
    <w:p w14:paraId="3B035408" w14:textId="77777777" w:rsidR="00774472" w:rsidRPr="0045652F" w:rsidRDefault="00774472">
      <w:pPr>
        <w:pStyle w:val="Ecran"/>
        <w:spacing w:line="220" w:lineRule="exact"/>
        <w:rPr>
          <w:lang w:val="en-US"/>
        </w:rPr>
      </w:pPr>
      <w:r w:rsidRPr="0045652F">
        <w:rPr>
          <w:lang w:val="en-US"/>
        </w:rPr>
        <w:t xml:space="preserve">               (HEADER,'header'),                                      *</w:t>
      </w:r>
    </w:p>
    <w:p w14:paraId="09BB8D74" w14:textId="77777777" w:rsidR="00774472" w:rsidRPr="0045652F" w:rsidRDefault="00774472">
      <w:pPr>
        <w:pStyle w:val="Ecran"/>
        <w:spacing w:line="220" w:lineRule="exact"/>
        <w:rPr>
          <w:lang w:val="en-US"/>
        </w:rPr>
      </w:pPr>
      <w:r w:rsidRPr="0045652F">
        <w:rPr>
          <w:lang w:val="en-US"/>
        </w:rPr>
        <w:t xml:space="preserve">               (FILE-OUT,'varname','filename','filetype','disp'),      *</w:t>
      </w:r>
    </w:p>
    <w:p w14:paraId="7B2E46BF" w14:textId="77777777" w:rsidR="00774472" w:rsidRPr="0045652F" w:rsidRDefault="00774472">
      <w:pPr>
        <w:pStyle w:val="Ecran"/>
        <w:spacing w:line="220" w:lineRule="exact"/>
        <w:rPr>
          <w:lang w:val="en-US"/>
        </w:rPr>
      </w:pPr>
      <w:r w:rsidRPr="0045652F">
        <w:rPr>
          <w:lang w:val="en-US"/>
        </w:rPr>
        <w:t xml:space="preserve">               (ALTERNATE-TEXT,'altvar','altfn','altft','altdp'),      *</w:t>
      </w:r>
    </w:p>
    <w:p w14:paraId="395D02A6" w14:textId="77777777" w:rsidR="00774472" w:rsidRPr="0045652F" w:rsidRDefault="00774472">
      <w:pPr>
        <w:pStyle w:val="Ecran"/>
        <w:spacing w:line="220" w:lineRule="exact"/>
        <w:rPr>
          <w:lang w:val="en-US"/>
        </w:rPr>
      </w:pPr>
      <w:r w:rsidRPr="0045652F">
        <w:rPr>
          <w:lang w:val="en-US"/>
        </w:rPr>
        <w:t xml:space="preserve">               TOVAR='varnamep'</w:t>
      </w:r>
    </w:p>
    <w:p w14:paraId="403B7E7C" w14:textId="77777777" w:rsidR="00774472" w:rsidRPr="0045652F" w:rsidRDefault="00774472">
      <w:pPr>
        <w:pStyle w:val="Ecran"/>
        <w:spacing w:line="220" w:lineRule="exact"/>
        <w:rPr>
          <w:lang w:val="en-US"/>
        </w:rPr>
      </w:pPr>
    </w:p>
    <w:p w14:paraId="45702F44" w14:textId="77777777" w:rsidR="00774472" w:rsidRPr="0045652F" w:rsidRDefault="00774472">
      <w:pPr>
        <w:keepNext/>
        <w:keepLines/>
        <w:rPr>
          <w:lang w:val="en-US"/>
        </w:rPr>
      </w:pPr>
    </w:p>
    <w:p w14:paraId="7BD223D5" w14:textId="77777777" w:rsidR="00774472" w:rsidRPr="0045652F" w:rsidRDefault="00774472">
      <w:pPr>
        <w:pStyle w:val="RefrenceChamp"/>
        <w:keepNext/>
        <w:keepLines/>
        <w:rPr>
          <w:lang w:val="en-US"/>
        </w:rPr>
      </w:pPr>
      <w:r w:rsidRPr="0045652F">
        <w:rPr>
          <w:b/>
          <w:bCs/>
          <w:i/>
          <w:iCs/>
          <w:lang w:val="en-US"/>
        </w:rPr>
        <w:t>toaddr</w:t>
      </w:r>
      <w:r w:rsidRPr="0045652F">
        <w:rPr>
          <w:lang w:val="en-US"/>
        </w:rPr>
        <w:tab/>
        <w:t xml:space="preserve">the email address of the recipient </w:t>
      </w:r>
      <w:r w:rsidRPr="0045652F">
        <w:rPr>
          <w:i/>
          <w:iCs/>
          <w:lang w:val="en-US"/>
        </w:rPr>
        <w:t>(see note below)</w:t>
      </w:r>
      <w:r w:rsidRPr="0045652F">
        <w:rPr>
          <w:lang w:val="en-US"/>
        </w:rPr>
        <w:t>.</w:t>
      </w:r>
    </w:p>
    <w:p w14:paraId="47B5A44E" w14:textId="77777777" w:rsidR="00774472" w:rsidRPr="0045652F" w:rsidRDefault="00774472">
      <w:pPr>
        <w:pStyle w:val="RefrenceChamp"/>
        <w:keepNext/>
        <w:keepLines/>
        <w:rPr>
          <w:lang w:val="en-US"/>
        </w:rPr>
      </w:pPr>
      <w:r w:rsidRPr="0045652F">
        <w:rPr>
          <w:b/>
          <w:bCs/>
          <w:i/>
          <w:iCs/>
          <w:lang w:val="en-US"/>
        </w:rPr>
        <w:t>fromaddr</w:t>
      </w:r>
      <w:r w:rsidRPr="0045652F">
        <w:rPr>
          <w:lang w:val="en-US"/>
        </w:rPr>
        <w:tab/>
        <w:t xml:space="preserve">the email address of the sender </w:t>
      </w:r>
      <w:r w:rsidRPr="0045652F">
        <w:rPr>
          <w:i/>
          <w:iCs/>
          <w:lang w:val="en-US"/>
        </w:rPr>
        <w:t>(see note below)</w:t>
      </w:r>
      <w:r w:rsidRPr="0045652F">
        <w:rPr>
          <w:lang w:val="en-US"/>
        </w:rPr>
        <w:t>.</w:t>
      </w:r>
    </w:p>
    <w:p w14:paraId="1E6D1CFA" w14:textId="77777777" w:rsidR="00774472" w:rsidRPr="0045652F" w:rsidRDefault="00774472">
      <w:pPr>
        <w:pStyle w:val="RefrenceChamp"/>
        <w:keepNext/>
        <w:keepLines/>
        <w:rPr>
          <w:lang w:val="en-US"/>
        </w:rPr>
      </w:pPr>
      <w:r w:rsidRPr="0045652F">
        <w:rPr>
          <w:b/>
          <w:bCs/>
          <w:i/>
          <w:iCs/>
          <w:lang w:val="en-US"/>
        </w:rPr>
        <w:t>ccaddr</w:t>
      </w:r>
      <w:r w:rsidRPr="0045652F">
        <w:rPr>
          <w:lang w:val="en-US"/>
        </w:rPr>
        <w:tab/>
        <w:t xml:space="preserve">the email address(es) of the carbon-copy recipient(s) </w:t>
      </w:r>
      <w:r w:rsidRPr="0045652F">
        <w:rPr>
          <w:i/>
          <w:iCs/>
          <w:lang w:val="en-US"/>
        </w:rPr>
        <w:t>(see note below)</w:t>
      </w:r>
      <w:r w:rsidRPr="0045652F">
        <w:rPr>
          <w:lang w:val="en-US"/>
        </w:rPr>
        <w:t>.</w:t>
      </w:r>
    </w:p>
    <w:p w14:paraId="5AFD7816" w14:textId="77777777" w:rsidR="00774472" w:rsidRPr="0045652F" w:rsidRDefault="00774472">
      <w:pPr>
        <w:pStyle w:val="RefrenceChamp"/>
        <w:keepNext/>
        <w:keepLines/>
        <w:rPr>
          <w:lang w:val="en-US"/>
        </w:rPr>
      </w:pPr>
      <w:r w:rsidRPr="0045652F">
        <w:rPr>
          <w:b/>
          <w:bCs/>
          <w:i/>
          <w:iCs/>
          <w:lang w:val="en-US"/>
        </w:rPr>
        <w:t>bccaddr</w:t>
      </w:r>
      <w:r w:rsidRPr="0045652F">
        <w:rPr>
          <w:lang w:val="en-US"/>
        </w:rPr>
        <w:tab/>
        <w:t xml:space="preserve">the email address(es) of the blind carbon-copy recipient(s) </w:t>
      </w:r>
      <w:r w:rsidRPr="0045652F">
        <w:rPr>
          <w:i/>
          <w:iCs/>
          <w:lang w:val="en-US"/>
        </w:rPr>
        <w:t>(see note below)</w:t>
      </w:r>
      <w:r w:rsidRPr="0045652F">
        <w:rPr>
          <w:lang w:val="en-US"/>
        </w:rPr>
        <w:t>.</w:t>
      </w:r>
    </w:p>
    <w:p w14:paraId="48F4D8F4" w14:textId="77777777" w:rsidR="00774472" w:rsidRPr="0045652F" w:rsidRDefault="00774472">
      <w:pPr>
        <w:pStyle w:val="RefrenceChamp"/>
        <w:keepNext/>
        <w:keepLines/>
        <w:rPr>
          <w:lang w:val="en-US"/>
        </w:rPr>
      </w:pPr>
      <w:r w:rsidRPr="0045652F">
        <w:rPr>
          <w:b/>
          <w:bCs/>
          <w:i/>
          <w:iCs/>
          <w:lang w:val="en-US"/>
        </w:rPr>
        <w:t>bodytext</w:t>
      </w:r>
      <w:r w:rsidRPr="0045652F">
        <w:rPr>
          <w:lang w:val="en-US"/>
        </w:rPr>
        <w:tab/>
        <w:t xml:space="preserve">a character string to be placed in the message body </w:t>
      </w:r>
      <w:r w:rsidRPr="0045652F">
        <w:rPr>
          <w:i/>
          <w:iCs/>
          <w:lang w:val="en-US"/>
        </w:rPr>
        <w:t>(see note below)</w:t>
      </w:r>
      <w:r w:rsidRPr="0045652F">
        <w:rPr>
          <w:lang w:val="en-US"/>
        </w:rPr>
        <w:t>.</w:t>
      </w:r>
    </w:p>
    <w:p w14:paraId="7433F73B" w14:textId="77777777" w:rsidR="00774472" w:rsidRPr="0045652F" w:rsidRDefault="00774472">
      <w:pPr>
        <w:pStyle w:val="RefrenceChamp"/>
        <w:keepNext/>
        <w:keepLines/>
        <w:rPr>
          <w:lang w:val="en-US"/>
        </w:rPr>
      </w:pPr>
      <w:r w:rsidRPr="0045652F">
        <w:rPr>
          <w:b/>
          <w:bCs/>
          <w:i/>
          <w:iCs/>
          <w:lang w:val="en-US"/>
        </w:rPr>
        <w:t>subjtext</w:t>
      </w:r>
      <w:r w:rsidRPr="0045652F">
        <w:rPr>
          <w:lang w:val="en-US"/>
        </w:rPr>
        <w:tab/>
        <w:t xml:space="preserve">a character string to be placed in the message subject line </w:t>
      </w:r>
      <w:r w:rsidRPr="0045652F">
        <w:rPr>
          <w:i/>
          <w:iCs/>
          <w:lang w:val="en-US"/>
        </w:rPr>
        <w:t>(see note below)</w:t>
      </w:r>
      <w:r w:rsidRPr="0045652F">
        <w:rPr>
          <w:lang w:val="en-US"/>
        </w:rPr>
        <w:t>.</w:t>
      </w:r>
    </w:p>
    <w:p w14:paraId="08A09689" w14:textId="77777777" w:rsidR="00774472" w:rsidRPr="0045652F" w:rsidRDefault="00774472">
      <w:pPr>
        <w:pStyle w:val="RefrenceChamp"/>
        <w:keepNext/>
        <w:keepLines/>
        <w:rPr>
          <w:lang w:val="en-US"/>
        </w:rPr>
      </w:pPr>
      <w:r w:rsidRPr="0045652F">
        <w:rPr>
          <w:b/>
          <w:bCs/>
          <w:i/>
          <w:iCs/>
          <w:lang w:val="en-US"/>
        </w:rPr>
        <w:t>charset</w:t>
      </w:r>
      <w:r w:rsidRPr="0045652F">
        <w:rPr>
          <w:lang w:val="en-US"/>
        </w:rPr>
        <w:tab/>
        <w:t xml:space="preserve">the character set name to be included in the SMTP </w:t>
      </w:r>
      <w:r w:rsidRPr="0045652F">
        <w:rPr>
          <w:rFonts w:ascii="Courier New" w:hAnsi="Courier New" w:cs="Courier New"/>
          <w:lang w:val="en-US"/>
        </w:rPr>
        <w:t>Content-type</w:t>
      </w:r>
      <w:r w:rsidRPr="0045652F">
        <w:rPr>
          <w:lang w:val="en-US"/>
        </w:rPr>
        <w:t xml:space="preserve"> header </w:t>
      </w:r>
      <w:r w:rsidRPr="0045652F">
        <w:rPr>
          <w:i/>
          <w:iCs/>
          <w:lang w:val="en-US"/>
        </w:rPr>
        <w:t>(see note below)</w:t>
      </w:r>
      <w:r w:rsidRPr="0045652F">
        <w:rPr>
          <w:lang w:val="en-US"/>
        </w:rPr>
        <w:t xml:space="preserve">.  For example, </w:t>
      </w:r>
      <w:r w:rsidRPr="0045652F">
        <w:rPr>
          <w:rFonts w:ascii="Courier New" w:hAnsi="Courier New" w:cs="Courier New"/>
          <w:lang w:val="en-US"/>
        </w:rPr>
        <w:t>ISO-8859-15</w:t>
      </w:r>
    </w:p>
    <w:p w14:paraId="13BBC23D" w14:textId="77777777" w:rsidR="00774472" w:rsidRPr="0045652F" w:rsidRDefault="00774472">
      <w:pPr>
        <w:pStyle w:val="RefrenceChamp"/>
        <w:keepNext/>
        <w:keepLines/>
        <w:rPr>
          <w:lang w:val="en-US"/>
        </w:rPr>
      </w:pPr>
      <w:r w:rsidRPr="0045652F">
        <w:rPr>
          <w:b/>
          <w:bCs/>
          <w:i/>
          <w:iCs/>
          <w:lang w:val="en-US"/>
        </w:rPr>
        <w:t>header</w:t>
      </w:r>
      <w:r w:rsidRPr="0045652F">
        <w:rPr>
          <w:lang w:val="en-US"/>
        </w:rPr>
        <w:tab/>
        <w:t>additional SMTP headers to be inserted in the message.  Multiple headers may be inserted by specifying more than one HEADER parameter.</w:t>
      </w:r>
    </w:p>
    <w:p w14:paraId="2517680B" w14:textId="77777777" w:rsidR="00774472" w:rsidRPr="0045652F" w:rsidRDefault="00774472">
      <w:pPr>
        <w:pStyle w:val="RefrenceChamp"/>
        <w:keepNext/>
        <w:keepLines/>
        <w:rPr>
          <w:lang w:val="en-US"/>
        </w:rPr>
      </w:pPr>
      <w:r w:rsidRPr="0045652F">
        <w:rPr>
          <w:b/>
          <w:bCs/>
          <w:i/>
          <w:iCs/>
          <w:lang w:val="en-US"/>
        </w:rPr>
        <w:t>varname</w:t>
      </w:r>
      <w:r w:rsidRPr="0045652F">
        <w:rPr>
          <w:lang w:val="en-US"/>
        </w:rPr>
        <w:tab/>
        <w:t>the name of the VIRTEL variable which contains data to be written as an attached file.  Multiple files may be attached by specifying more than one FILE-OUT parameter.</w:t>
      </w:r>
    </w:p>
    <w:p w14:paraId="0DFF2539" w14:textId="77777777" w:rsidR="00774472" w:rsidRPr="0045652F" w:rsidRDefault="00774472">
      <w:pPr>
        <w:pStyle w:val="RefrenceChamp"/>
        <w:keepNext/>
        <w:keepLines/>
        <w:rPr>
          <w:bCs/>
          <w:iCs/>
          <w:lang w:val="en-US"/>
        </w:rPr>
      </w:pPr>
      <w:r w:rsidRPr="0045652F">
        <w:rPr>
          <w:b/>
          <w:bCs/>
          <w:i/>
          <w:iCs/>
          <w:lang w:val="en-US"/>
        </w:rPr>
        <w:t>filename</w:t>
      </w:r>
      <w:r w:rsidRPr="0045652F">
        <w:rPr>
          <w:bCs/>
          <w:iCs/>
          <w:lang w:val="en-US"/>
        </w:rPr>
        <w:tab/>
        <w:t>the name of the attached file.</w:t>
      </w:r>
    </w:p>
    <w:p w14:paraId="1043AA2A" w14:textId="77777777" w:rsidR="00774472" w:rsidRPr="0045652F" w:rsidRDefault="00774472">
      <w:pPr>
        <w:pStyle w:val="RefrenceChamp"/>
        <w:keepNext/>
        <w:keepLines/>
        <w:rPr>
          <w:lang w:val="en-US"/>
        </w:rPr>
      </w:pPr>
      <w:r w:rsidRPr="0045652F">
        <w:rPr>
          <w:b/>
          <w:bCs/>
          <w:i/>
          <w:iCs/>
          <w:lang w:val="en-US"/>
        </w:rPr>
        <w:t>filetype</w:t>
      </w:r>
      <w:r w:rsidRPr="0045652F">
        <w:rPr>
          <w:lang w:val="en-US"/>
        </w:rPr>
        <w:tab/>
        <w:t xml:space="preserve">the file type to be sent in the </w:t>
      </w:r>
      <w:r w:rsidRPr="0045652F">
        <w:rPr>
          <w:rFonts w:ascii="Courier New" w:hAnsi="Courier New" w:cs="Courier New"/>
          <w:lang w:val="en-US"/>
        </w:rPr>
        <w:t xml:space="preserve">Content-type </w:t>
      </w:r>
      <w:r w:rsidRPr="0045652F">
        <w:rPr>
          <w:lang w:val="en-US"/>
        </w:rPr>
        <w:t xml:space="preserve">mime header of the attached file.  For example </w:t>
      </w:r>
      <w:r w:rsidRPr="0045652F">
        <w:rPr>
          <w:rFonts w:ascii="Courier New" w:hAnsi="Courier New" w:cs="Courier New"/>
          <w:lang w:val="en-US"/>
        </w:rPr>
        <w:t>text/plain</w:t>
      </w:r>
      <w:r w:rsidRPr="0045652F">
        <w:rPr>
          <w:lang w:val="en-US"/>
        </w:rPr>
        <w:t xml:space="preserve">, </w:t>
      </w:r>
      <w:r w:rsidRPr="0045652F">
        <w:rPr>
          <w:rFonts w:ascii="Courier New" w:hAnsi="Courier New" w:cs="Courier New"/>
          <w:lang w:val="en-US"/>
        </w:rPr>
        <w:t>application/x-tar</w:t>
      </w:r>
      <w:r w:rsidRPr="0045652F">
        <w:rPr>
          <w:lang w:val="en-US"/>
        </w:rPr>
        <w:t>, etc.</w:t>
      </w:r>
    </w:p>
    <w:p w14:paraId="0EE3D86A" w14:textId="77777777" w:rsidR="00774472" w:rsidRPr="0045652F" w:rsidRDefault="00774472">
      <w:pPr>
        <w:pStyle w:val="RefrenceChamp"/>
        <w:keepNext/>
        <w:keepLines/>
        <w:rPr>
          <w:lang w:val="en-US"/>
        </w:rPr>
      </w:pPr>
      <w:r w:rsidRPr="0045652F">
        <w:rPr>
          <w:b/>
          <w:bCs/>
          <w:i/>
          <w:iCs/>
          <w:lang w:val="en-US"/>
        </w:rPr>
        <w:t>disp</w:t>
      </w:r>
      <w:r w:rsidRPr="0045652F">
        <w:rPr>
          <w:lang w:val="en-US"/>
        </w:rPr>
        <w:tab/>
        <w:t xml:space="preserve">the </w:t>
      </w:r>
      <w:r w:rsidRPr="0045652F">
        <w:rPr>
          <w:rFonts w:ascii="Courier New" w:hAnsi="Courier New" w:cs="Courier New"/>
          <w:lang w:val="en-US"/>
        </w:rPr>
        <w:t>Content-Disposition</w:t>
      </w:r>
      <w:r w:rsidRPr="0045652F">
        <w:rPr>
          <w:lang w:val="en-US"/>
        </w:rPr>
        <w:t xml:space="preserve"> of the attached file.  Possible values are </w:t>
      </w:r>
      <w:r w:rsidRPr="0045652F">
        <w:rPr>
          <w:rFonts w:ascii="Courier New" w:hAnsi="Courier New" w:cs="Courier New"/>
          <w:lang w:val="en-US"/>
        </w:rPr>
        <w:t>inline</w:t>
      </w:r>
      <w:r w:rsidRPr="0045652F">
        <w:rPr>
          <w:lang w:val="en-US"/>
        </w:rPr>
        <w:t xml:space="preserve"> and </w:t>
      </w:r>
      <w:r w:rsidRPr="0045652F">
        <w:rPr>
          <w:rFonts w:ascii="Courier New" w:hAnsi="Courier New" w:cs="Courier New"/>
          <w:lang w:val="en-US"/>
        </w:rPr>
        <w:t>attachment</w:t>
      </w:r>
      <w:r w:rsidRPr="0045652F">
        <w:rPr>
          <w:lang w:val="en-US"/>
        </w:rPr>
        <w:t xml:space="preserve">.  This is an optional subparameter and its default value is </w:t>
      </w:r>
      <w:r w:rsidRPr="0045652F">
        <w:rPr>
          <w:rFonts w:ascii="Courier New" w:hAnsi="Courier New" w:cs="Courier New"/>
          <w:lang w:val="en-US"/>
        </w:rPr>
        <w:t>attachment</w:t>
      </w:r>
      <w:r w:rsidRPr="0045652F">
        <w:rPr>
          <w:lang w:val="en-US"/>
        </w:rPr>
        <w:t>.</w:t>
      </w:r>
    </w:p>
    <w:p w14:paraId="55F2151A" w14:textId="77777777" w:rsidR="00774472" w:rsidRPr="0045652F" w:rsidRDefault="00774472">
      <w:pPr>
        <w:pStyle w:val="RefrenceChamp"/>
        <w:keepNext/>
        <w:keepLines/>
        <w:rPr>
          <w:lang w:val="en-US"/>
        </w:rPr>
      </w:pPr>
      <w:r w:rsidRPr="0045652F">
        <w:rPr>
          <w:b/>
          <w:bCs/>
          <w:i/>
          <w:iCs/>
          <w:lang w:val="en-US"/>
        </w:rPr>
        <w:t>altvar</w:t>
      </w:r>
      <w:r w:rsidRPr="0045652F">
        <w:rPr>
          <w:lang w:val="en-US"/>
        </w:rPr>
        <w:tab/>
        <w:t xml:space="preserve">the name of the VIRTEL variable which contains data to be written as an alternate text file.  When the ALTERNATE-TEXT parameter is specified, the generated email will be structured as a multipart/alternative message, and the </w:t>
      </w:r>
      <w:r w:rsidRPr="0045652F">
        <w:rPr>
          <w:i/>
          <w:iCs/>
          <w:lang w:val="en-US"/>
        </w:rPr>
        <w:t xml:space="preserve">bodytext </w:t>
      </w:r>
      <w:r w:rsidRPr="0045652F">
        <w:rPr>
          <w:lang w:val="en-US"/>
        </w:rPr>
        <w:t xml:space="preserve">specified in the TEXT parameter will become a file with content type </w:t>
      </w:r>
      <w:r w:rsidRPr="0045652F">
        <w:rPr>
          <w:rFonts w:ascii="Courier New" w:hAnsi="Courier New" w:cs="Courier New"/>
          <w:lang w:val="en-US"/>
        </w:rPr>
        <w:t>text/plain</w:t>
      </w:r>
    </w:p>
    <w:p w14:paraId="432061EF" w14:textId="77777777" w:rsidR="00774472" w:rsidRPr="0045652F" w:rsidRDefault="00774472">
      <w:pPr>
        <w:pStyle w:val="RefrenceChamp"/>
        <w:keepNext/>
        <w:keepLines/>
        <w:rPr>
          <w:bCs/>
          <w:iCs/>
          <w:lang w:val="en-US"/>
        </w:rPr>
      </w:pPr>
      <w:r w:rsidRPr="0045652F">
        <w:rPr>
          <w:b/>
          <w:bCs/>
          <w:i/>
          <w:iCs/>
          <w:lang w:val="en-US"/>
        </w:rPr>
        <w:t>altfn</w:t>
      </w:r>
      <w:r w:rsidRPr="0045652F">
        <w:rPr>
          <w:bCs/>
          <w:iCs/>
          <w:lang w:val="en-US"/>
        </w:rPr>
        <w:tab/>
        <w:t>the name of the alternate text file.</w:t>
      </w:r>
    </w:p>
    <w:p w14:paraId="4C59DF59" w14:textId="77777777" w:rsidR="00774472" w:rsidRPr="0045652F" w:rsidRDefault="00774472">
      <w:pPr>
        <w:pStyle w:val="RefrenceChamp"/>
        <w:keepNext/>
        <w:keepLines/>
        <w:rPr>
          <w:lang w:val="en-US"/>
        </w:rPr>
      </w:pPr>
      <w:r w:rsidRPr="0045652F">
        <w:rPr>
          <w:b/>
          <w:bCs/>
          <w:i/>
          <w:iCs/>
          <w:lang w:val="en-US"/>
        </w:rPr>
        <w:t>altft</w:t>
      </w:r>
      <w:r w:rsidRPr="0045652F">
        <w:rPr>
          <w:lang w:val="en-US"/>
        </w:rPr>
        <w:tab/>
        <w:t xml:space="preserve">the file type of the alternate text file, usually </w:t>
      </w:r>
      <w:r w:rsidRPr="0045652F">
        <w:rPr>
          <w:rFonts w:ascii="Courier New" w:hAnsi="Courier New" w:cs="Courier New"/>
          <w:lang w:val="en-US"/>
        </w:rPr>
        <w:t>text/html</w:t>
      </w:r>
    </w:p>
    <w:p w14:paraId="2EDA24C9" w14:textId="77777777" w:rsidR="00774472" w:rsidRPr="0045652F" w:rsidRDefault="00774472">
      <w:pPr>
        <w:pStyle w:val="RefrenceChamp"/>
        <w:keepNext/>
        <w:keepLines/>
        <w:rPr>
          <w:lang w:val="en-US"/>
        </w:rPr>
      </w:pPr>
      <w:r w:rsidRPr="0045652F">
        <w:rPr>
          <w:b/>
          <w:bCs/>
          <w:i/>
          <w:iCs/>
          <w:lang w:val="en-US"/>
        </w:rPr>
        <w:t>altdp</w:t>
      </w:r>
      <w:r w:rsidRPr="0045652F">
        <w:rPr>
          <w:lang w:val="en-US"/>
        </w:rPr>
        <w:tab/>
        <w:t xml:space="preserve">the </w:t>
      </w:r>
      <w:r w:rsidRPr="0045652F">
        <w:rPr>
          <w:rFonts w:ascii="Courier New" w:hAnsi="Courier New" w:cs="Courier New"/>
          <w:lang w:val="en-US"/>
        </w:rPr>
        <w:t>Content-Disposition</w:t>
      </w:r>
      <w:r w:rsidRPr="0045652F">
        <w:rPr>
          <w:lang w:val="en-US"/>
        </w:rPr>
        <w:t xml:space="preserve"> of the alternate text file, usually </w:t>
      </w:r>
      <w:r w:rsidRPr="0045652F">
        <w:rPr>
          <w:rFonts w:ascii="Courier New" w:hAnsi="Courier New" w:cs="Courier New"/>
          <w:lang w:val="en-US"/>
        </w:rPr>
        <w:t>inline</w:t>
      </w:r>
      <w:r w:rsidRPr="0045652F">
        <w:rPr>
          <w:lang w:val="en-US"/>
        </w:rPr>
        <w:t>.</w:t>
      </w:r>
    </w:p>
    <w:p w14:paraId="01C2097E" w14:textId="77777777" w:rsidR="00774472" w:rsidRPr="0045652F" w:rsidRDefault="00774472">
      <w:pPr>
        <w:pStyle w:val="RefrenceChamp"/>
        <w:keepNext/>
        <w:keepLines/>
        <w:rPr>
          <w:lang w:val="en-US"/>
        </w:rPr>
      </w:pPr>
      <w:r w:rsidRPr="0045652F">
        <w:rPr>
          <w:b/>
          <w:bCs/>
          <w:i/>
          <w:iCs/>
          <w:lang w:val="en-US"/>
        </w:rPr>
        <w:t>varnamep</w:t>
      </w:r>
      <w:r w:rsidRPr="0045652F">
        <w:rPr>
          <w:lang w:val="en-US"/>
        </w:rPr>
        <w:tab/>
        <w:t>the name of the VIRTEL variable which will contain the parameter list.</w:t>
      </w:r>
    </w:p>
    <w:p w14:paraId="0BF2CB6B" w14:textId="77777777" w:rsidR="00774472" w:rsidRPr="0045652F" w:rsidRDefault="00774472">
      <w:pPr>
        <w:pStyle w:val="Nfj"/>
        <w:rPr>
          <w:lang w:val="en-US"/>
        </w:rPr>
      </w:pPr>
      <w:r w:rsidRPr="0045652F">
        <w:rPr>
          <w:lang w:val="en-US"/>
        </w:rPr>
        <w:t>Note: If the field begins with “*” then it is treated as the name of a variable.</w:t>
      </w:r>
    </w:p>
    <w:p w14:paraId="7C727487" w14:textId="77777777" w:rsidR="00774472" w:rsidRPr="0045652F" w:rsidRDefault="00774472">
      <w:pPr>
        <w:pStyle w:val="ecran0"/>
        <w:rPr>
          <w:lang w:val="en-US"/>
        </w:rPr>
      </w:pPr>
      <w:r w:rsidRPr="0045652F">
        <w:rPr>
          <w:lang w:val="en-US"/>
        </w:rPr>
        <w:t>Example:</w:t>
      </w:r>
    </w:p>
    <w:p w14:paraId="4DED59C4" w14:textId="77777777" w:rsidR="00774472" w:rsidRPr="0045652F" w:rsidRDefault="00774472">
      <w:pPr>
        <w:pStyle w:val="Listing"/>
        <w:rPr>
          <w:lang w:val="en-US"/>
        </w:rPr>
      </w:pPr>
      <w:r w:rsidRPr="0045652F">
        <w:rPr>
          <w:lang w:val="en-US"/>
        </w:rPr>
        <w:t xml:space="preserve">      OPTION$  FOR-SMTP,                                               *</w:t>
      </w:r>
    </w:p>
    <w:p w14:paraId="25999324" w14:textId="77777777" w:rsidR="00774472" w:rsidRPr="0045652F" w:rsidRDefault="00774472">
      <w:pPr>
        <w:pStyle w:val="Listing"/>
        <w:rPr>
          <w:lang w:val="en-US"/>
        </w:rPr>
      </w:pPr>
      <w:r w:rsidRPr="0045652F">
        <w:rPr>
          <w:lang w:val="en-US"/>
        </w:rPr>
        <w:t xml:space="preserve">               (TO,'*DESTADDR'),                                       *</w:t>
      </w:r>
    </w:p>
    <w:p w14:paraId="0FAE84E1" w14:textId="77777777" w:rsidR="00774472" w:rsidRPr="0045652F" w:rsidRDefault="00774472">
      <w:pPr>
        <w:pStyle w:val="Listing"/>
        <w:rPr>
          <w:lang w:val="en-US"/>
        </w:rPr>
      </w:pPr>
      <w:r w:rsidRPr="0045652F">
        <w:rPr>
          <w:lang w:val="en-US"/>
        </w:rPr>
        <w:t xml:space="preserve">               (FROM,'me@y.com'),                                      *</w:t>
      </w:r>
    </w:p>
    <w:p w14:paraId="352C5314" w14:textId="77777777" w:rsidR="00774472" w:rsidRPr="0045652F" w:rsidRDefault="00774472">
      <w:pPr>
        <w:pStyle w:val="Listing"/>
        <w:rPr>
          <w:lang w:val="en-US"/>
        </w:rPr>
      </w:pPr>
      <w:r w:rsidRPr="0045652F">
        <w:rPr>
          <w:lang w:val="en-US"/>
        </w:rPr>
        <w:t xml:space="preserve">               (CC,'info@y.com'),                                      *</w:t>
      </w:r>
    </w:p>
    <w:p w14:paraId="007BE79B" w14:textId="77777777" w:rsidR="00774472" w:rsidRPr="0045652F" w:rsidRDefault="00774472">
      <w:pPr>
        <w:pStyle w:val="Listing"/>
        <w:rPr>
          <w:lang w:val="en-US"/>
        </w:rPr>
      </w:pPr>
      <w:r w:rsidRPr="0045652F">
        <w:rPr>
          <w:lang w:val="en-US"/>
        </w:rPr>
        <w:t xml:space="preserve">               (BCC,'archive@y.com'),                                  *</w:t>
      </w:r>
    </w:p>
    <w:p w14:paraId="2C70E7C6" w14:textId="77777777" w:rsidR="00774472" w:rsidRPr="0045652F" w:rsidRDefault="00774472">
      <w:pPr>
        <w:pStyle w:val="Listing"/>
        <w:rPr>
          <w:lang w:val="en-US"/>
        </w:rPr>
      </w:pPr>
      <w:r w:rsidRPr="0045652F">
        <w:rPr>
          <w:lang w:val="en-US"/>
        </w:rPr>
        <w:t xml:space="preserve">               (TEXT,'your file is attached'),                         *</w:t>
      </w:r>
    </w:p>
    <w:p w14:paraId="02784ED5" w14:textId="77777777" w:rsidR="00774472" w:rsidRPr="0045652F" w:rsidRDefault="00774472">
      <w:pPr>
        <w:pStyle w:val="Listing"/>
        <w:rPr>
          <w:lang w:val="en-US"/>
        </w:rPr>
      </w:pPr>
      <w:r w:rsidRPr="0045652F">
        <w:rPr>
          <w:lang w:val="en-US"/>
        </w:rPr>
        <w:t xml:space="preserve">               (SUBJECT,'analysis result'),                            *</w:t>
      </w:r>
    </w:p>
    <w:p w14:paraId="5C74ED53" w14:textId="77777777" w:rsidR="00774472" w:rsidRPr="0045652F" w:rsidRDefault="00774472">
      <w:pPr>
        <w:pStyle w:val="Listing"/>
        <w:rPr>
          <w:lang w:val="en-US"/>
        </w:rPr>
      </w:pPr>
      <w:r w:rsidRPr="0045652F">
        <w:rPr>
          <w:lang w:val="en-US"/>
        </w:rPr>
        <w:t xml:space="preserve">               (CHARSET,'ISO-8859-15'),                                *</w:t>
      </w:r>
    </w:p>
    <w:p w14:paraId="0CC1643C" w14:textId="77777777" w:rsidR="00774472" w:rsidRPr="0045652F" w:rsidRDefault="00774472">
      <w:pPr>
        <w:pStyle w:val="Listing"/>
        <w:rPr>
          <w:lang w:val="en-US"/>
        </w:rPr>
      </w:pPr>
      <w:r w:rsidRPr="0045652F">
        <w:rPr>
          <w:lang w:val="en-US"/>
        </w:rPr>
        <w:t xml:space="preserve">               (HEADER,'X-Priority: 3'),                               *</w:t>
      </w:r>
    </w:p>
    <w:p w14:paraId="722F00C6" w14:textId="77777777" w:rsidR="00774472" w:rsidRPr="0045652F" w:rsidRDefault="00774472">
      <w:pPr>
        <w:pStyle w:val="Listing"/>
        <w:rPr>
          <w:lang w:val="en-US"/>
        </w:rPr>
      </w:pPr>
      <w:r w:rsidRPr="0045652F">
        <w:rPr>
          <w:lang w:val="en-US"/>
        </w:rPr>
        <w:t xml:space="preserve">               (FILE-OUT,'MYVAR1','out.tar','application/x-tar'),      *</w:t>
      </w:r>
    </w:p>
    <w:p w14:paraId="103DA7DD" w14:textId="77777777" w:rsidR="00774472" w:rsidRPr="0045652F" w:rsidRDefault="00774472">
      <w:pPr>
        <w:pStyle w:val="Listing"/>
        <w:rPr>
          <w:lang w:val="en-US"/>
        </w:rPr>
      </w:pPr>
      <w:r w:rsidRPr="0045652F">
        <w:rPr>
          <w:lang w:val="en-US"/>
        </w:rPr>
        <w:t xml:space="preserve">               (FILE-OUT,'MYVAR2',,'application/x-tar'),               *</w:t>
      </w:r>
    </w:p>
    <w:p w14:paraId="285D8D8C" w14:textId="77777777" w:rsidR="00774472" w:rsidRPr="0045652F" w:rsidRDefault="00774472">
      <w:pPr>
        <w:pStyle w:val="Listing"/>
        <w:rPr>
          <w:lang w:val="en-US"/>
        </w:rPr>
      </w:pPr>
      <w:r w:rsidRPr="0045652F">
        <w:rPr>
          <w:lang w:val="en-US"/>
        </w:rPr>
        <w:t xml:space="preserve">               (ALTERNATE-TEXT,'M01','Message.html',                   *</w:t>
      </w:r>
    </w:p>
    <w:p w14:paraId="280BF98B" w14:textId="77777777" w:rsidR="00774472" w:rsidRPr="0045652F" w:rsidRDefault="00774472">
      <w:pPr>
        <w:pStyle w:val="Listing"/>
        <w:rPr>
          <w:lang w:val="en-US"/>
        </w:rPr>
      </w:pPr>
      <w:r w:rsidRPr="0045652F">
        <w:rPr>
          <w:lang w:val="en-US"/>
        </w:rPr>
        <w:t xml:space="preserve">               'text/html','inline'),                                  *</w:t>
      </w:r>
    </w:p>
    <w:p w14:paraId="6E71207C" w14:textId="77777777" w:rsidR="00774472" w:rsidRPr="0045652F" w:rsidRDefault="00774472">
      <w:pPr>
        <w:pStyle w:val="Listing"/>
        <w:rPr>
          <w:lang w:val="en-US"/>
        </w:rPr>
      </w:pPr>
      <w:r w:rsidRPr="0045652F">
        <w:rPr>
          <w:lang w:val="en-US"/>
        </w:rPr>
        <w:t xml:space="preserve">               TOVAR='MYPARMS'                                          </w:t>
      </w:r>
    </w:p>
    <w:p w14:paraId="04F830D5" w14:textId="77777777" w:rsidR="00774472" w:rsidRPr="0045652F" w:rsidRDefault="00774472">
      <w:pPr>
        <w:pStyle w:val="Nfj"/>
        <w:rPr>
          <w:lang w:val="en-US"/>
        </w:rPr>
      </w:pPr>
      <w:r w:rsidRPr="0045652F">
        <w:rPr>
          <w:lang w:val="en-US"/>
        </w:rPr>
        <w:t>In this example, the variable DESTADDR contains the value of the TO parameter.</w:t>
      </w:r>
    </w:p>
    <w:p w14:paraId="4076118D" w14:textId="77777777" w:rsidR="00774472" w:rsidRPr="0045652F" w:rsidRDefault="00774472">
      <w:pPr>
        <w:rPr>
          <w:lang w:val="en-US"/>
        </w:rPr>
      </w:pPr>
    </w:p>
    <w:p w14:paraId="0C8C3494" w14:textId="77777777" w:rsidR="006B1F80" w:rsidRPr="0045652F" w:rsidRDefault="006B1F80" w:rsidP="006B1F80">
      <w:pPr>
        <w:pStyle w:val="Heading5"/>
        <w:keepLines/>
        <w:pageBreakBefore/>
        <w:rPr>
          <w:szCs w:val="21"/>
          <w:lang w:val="en-US"/>
        </w:rPr>
      </w:pPr>
      <w:r>
        <w:rPr>
          <w:szCs w:val="21"/>
          <w:lang w:val="en-US"/>
        </w:rPr>
        <w:t>RETURN</w:t>
      </w:r>
      <w:r w:rsidRPr="0045652F">
        <w:rPr>
          <w:szCs w:val="21"/>
          <w:lang w:val="en-US"/>
        </w:rPr>
        <w:t>$ instruction</w:t>
      </w:r>
    </w:p>
    <w:p w14:paraId="79C9C9E2" w14:textId="77777777" w:rsidR="006B1F80" w:rsidRPr="0045652F" w:rsidRDefault="006B1F80" w:rsidP="006B1F80">
      <w:pPr>
        <w:pStyle w:val="ecran0"/>
        <w:rPr>
          <w:lang w:val="en-US"/>
        </w:rPr>
      </w:pPr>
      <w:r w:rsidRPr="0045652F">
        <w:rPr>
          <w:lang w:val="en-US"/>
        </w:rPr>
        <w:fldChar w:fldCharType="begin"/>
      </w:r>
      <w:r>
        <w:rPr>
          <w:lang w:val="en-US"/>
        </w:rPr>
        <w:instrText xml:space="preserve"> XE "RETURN</w:instrText>
      </w:r>
      <w:r w:rsidRPr="0045652F">
        <w:rPr>
          <w:lang w:val="en-US"/>
        </w:rPr>
        <w:instrText>$"</w:instrText>
      </w:r>
      <w:r w:rsidRPr="0045652F">
        <w:rPr>
          <w:lang w:val="en-US"/>
        </w:rPr>
        <w:fldChar w:fldCharType="end"/>
      </w:r>
      <w:r w:rsidRPr="0045652F">
        <w:rPr>
          <w:lang w:val="en-US"/>
        </w:rPr>
        <w:t xml:space="preserve">This instruction </w:t>
      </w:r>
      <w:r>
        <w:rPr>
          <w:lang w:val="en-US"/>
        </w:rPr>
        <w:t xml:space="preserve">terminates a subroutine called by a MAP$ EXECUTE instruction (see </w:t>
      </w:r>
      <w:r>
        <w:rPr>
          <w:lang w:val="en-US"/>
        </w:rPr>
        <w:fldChar w:fldCharType="begin"/>
      </w:r>
      <w:r>
        <w:rPr>
          <w:lang w:val="en-US"/>
        </w:rPr>
        <w:instrText xml:space="preserve"> PAGEREF _Ref327978895 \p \h </w:instrText>
      </w:r>
      <w:r>
        <w:rPr>
          <w:lang w:val="en-US"/>
        </w:rPr>
      </w:r>
      <w:r>
        <w:rPr>
          <w:lang w:val="en-US"/>
        </w:rPr>
        <w:fldChar w:fldCharType="separate"/>
      </w:r>
      <w:r w:rsidR="00A87DE6">
        <w:rPr>
          <w:noProof/>
          <w:lang w:val="en-US"/>
        </w:rPr>
        <w:t>sur la page 197</w:t>
      </w:r>
      <w:r>
        <w:rPr>
          <w:lang w:val="en-US"/>
        </w:rPr>
        <w:fldChar w:fldCharType="end"/>
      </w:r>
      <w:r>
        <w:rPr>
          <w:lang w:val="en-US"/>
        </w:rPr>
        <w:t>).</w:t>
      </w:r>
    </w:p>
    <w:p w14:paraId="4D52E52D" w14:textId="77777777" w:rsidR="006B1F80" w:rsidRPr="0045652F" w:rsidRDefault="006B1F80" w:rsidP="006B1F80">
      <w:pPr>
        <w:pStyle w:val="Ecran"/>
        <w:rPr>
          <w:lang w:val="en-US"/>
        </w:rPr>
      </w:pPr>
    </w:p>
    <w:p w14:paraId="002ED5C7" w14:textId="77777777" w:rsidR="006B1F80" w:rsidRPr="0045652F" w:rsidRDefault="006B1F80" w:rsidP="006B1F80">
      <w:pPr>
        <w:pStyle w:val="Ecran"/>
        <w:rPr>
          <w:lang w:val="en-US"/>
        </w:rPr>
      </w:pPr>
      <w:r w:rsidRPr="0045652F">
        <w:rPr>
          <w:lang w:val="en-US"/>
        </w:rPr>
        <w:t xml:space="preserve">    </w:t>
      </w:r>
      <w:r>
        <w:rPr>
          <w:lang w:val="en-US"/>
        </w:rPr>
        <w:t>RETURN</w:t>
      </w:r>
      <w:r w:rsidRPr="0045652F">
        <w:rPr>
          <w:lang w:val="en-US"/>
        </w:rPr>
        <w:t>$</w:t>
      </w:r>
    </w:p>
    <w:p w14:paraId="1FCBF263" w14:textId="77777777" w:rsidR="006B1F80" w:rsidRPr="0045652F" w:rsidRDefault="006B1F80" w:rsidP="006B1F80">
      <w:pPr>
        <w:pStyle w:val="Ecran"/>
        <w:rPr>
          <w:lang w:val="en-US"/>
        </w:rPr>
      </w:pPr>
    </w:p>
    <w:p w14:paraId="6E1E7131" w14:textId="77777777" w:rsidR="006B1F80" w:rsidRPr="0045652F" w:rsidRDefault="006B1F80" w:rsidP="006B1F80">
      <w:pPr>
        <w:rPr>
          <w:bCs/>
          <w:lang w:val="en-US"/>
        </w:rPr>
      </w:pPr>
    </w:p>
    <w:p w14:paraId="20E959FE" w14:textId="77777777" w:rsidR="00774472" w:rsidRPr="0045652F" w:rsidRDefault="00774472" w:rsidP="006B1F80">
      <w:pPr>
        <w:pStyle w:val="Heading5"/>
        <w:keepLines/>
        <w:rPr>
          <w:szCs w:val="21"/>
          <w:lang w:val="en-US"/>
        </w:rPr>
      </w:pPr>
      <w:r w:rsidRPr="0045652F">
        <w:rPr>
          <w:szCs w:val="21"/>
          <w:lang w:val="en-US"/>
        </w:rPr>
        <w:t>POP$ instruction</w:t>
      </w:r>
    </w:p>
    <w:p w14:paraId="332E1C0C" w14:textId="77777777" w:rsidR="00774472" w:rsidRPr="0045652F" w:rsidRDefault="00774472">
      <w:pPr>
        <w:pStyle w:val="ecran0"/>
        <w:rPr>
          <w:lang w:val="en-US"/>
        </w:rPr>
      </w:pPr>
      <w:r w:rsidRPr="0045652F">
        <w:rPr>
          <w:lang w:val="en-US"/>
        </w:rPr>
        <w:fldChar w:fldCharType="begin"/>
      </w:r>
      <w:r w:rsidRPr="0045652F">
        <w:rPr>
          <w:lang w:val="en-US"/>
        </w:rPr>
        <w:instrText xml:space="preserve"> XE "POP$"</w:instrText>
      </w:r>
      <w:r w:rsidRPr="0045652F">
        <w:rPr>
          <w:lang w:val="en-US"/>
        </w:rPr>
        <w:fldChar w:fldCharType="end"/>
      </w:r>
      <w:r w:rsidRPr="0045652F">
        <w:rPr>
          <w:lang w:val="en-US"/>
        </w:rPr>
        <w:t>This instruction allows a scenario to delete values from VIRTEL table variables.</w:t>
      </w:r>
    </w:p>
    <w:p w14:paraId="0AF6C9BC" w14:textId="77777777" w:rsidR="00774472" w:rsidRPr="0045652F" w:rsidRDefault="00774472">
      <w:pPr>
        <w:pStyle w:val="Ecran"/>
        <w:rPr>
          <w:lang w:val="en-US"/>
        </w:rPr>
      </w:pPr>
    </w:p>
    <w:p w14:paraId="38A5EED0" w14:textId="77777777" w:rsidR="00774472" w:rsidRPr="0045652F" w:rsidRDefault="00774472">
      <w:pPr>
        <w:pStyle w:val="Ecran"/>
        <w:rPr>
          <w:lang w:val="en-US"/>
        </w:rPr>
      </w:pPr>
      <w:r w:rsidRPr="0045652F">
        <w:rPr>
          <w:lang w:val="en-US"/>
        </w:rPr>
        <w:t xml:space="preserve">    POP$  ALL-VALUES-OF,VAR='varname'</w:t>
      </w:r>
    </w:p>
    <w:p w14:paraId="50C78045" w14:textId="77777777" w:rsidR="00774472" w:rsidRPr="0045652F" w:rsidRDefault="00774472">
      <w:pPr>
        <w:pStyle w:val="Ecran"/>
        <w:rPr>
          <w:lang w:val="en-US"/>
        </w:rPr>
      </w:pPr>
      <w:r w:rsidRPr="0045652F">
        <w:rPr>
          <w:lang w:val="en-US"/>
        </w:rPr>
        <w:t xml:space="preserve">    POP$  FIRST-VALUE-OF,VAR='varname'</w:t>
      </w:r>
    </w:p>
    <w:p w14:paraId="1090C7B0" w14:textId="77777777" w:rsidR="00774472" w:rsidRPr="0045652F" w:rsidRDefault="00774472">
      <w:pPr>
        <w:pStyle w:val="Ecran"/>
        <w:rPr>
          <w:lang w:val="en-US"/>
        </w:rPr>
      </w:pPr>
      <w:r w:rsidRPr="0045652F">
        <w:rPr>
          <w:lang w:val="en-US"/>
        </w:rPr>
        <w:t xml:space="preserve">    POP$  VAR='varname'</w:t>
      </w:r>
    </w:p>
    <w:p w14:paraId="1D495EA4" w14:textId="77777777" w:rsidR="00774472" w:rsidRPr="0045652F" w:rsidRDefault="00774472">
      <w:pPr>
        <w:pStyle w:val="Ecran"/>
        <w:rPr>
          <w:lang w:val="en-US"/>
        </w:rPr>
      </w:pPr>
    </w:p>
    <w:p w14:paraId="22C079CB" w14:textId="77777777" w:rsidR="00774472" w:rsidRPr="0045652F" w:rsidRDefault="00774472">
      <w:pPr>
        <w:keepNext/>
        <w:keepLines/>
        <w:rPr>
          <w:bCs/>
          <w:lang w:val="en-US"/>
        </w:rPr>
      </w:pPr>
    </w:p>
    <w:p w14:paraId="4D0D2DC6" w14:textId="77777777" w:rsidR="00774472" w:rsidRPr="0045652F" w:rsidRDefault="00774472">
      <w:pPr>
        <w:pStyle w:val="RefrenceChamp"/>
        <w:rPr>
          <w:lang w:val="en-US"/>
        </w:rPr>
      </w:pPr>
      <w:r w:rsidRPr="0045652F">
        <w:rPr>
          <w:b/>
          <w:bCs/>
          <w:lang w:val="en-US"/>
        </w:rPr>
        <w:t>ALL-VALUES-OF</w:t>
      </w:r>
      <w:r w:rsidRPr="0045652F">
        <w:rPr>
          <w:lang w:val="en-US"/>
        </w:rPr>
        <w:tab/>
      </w:r>
      <w:r w:rsidRPr="0045652F">
        <w:rPr>
          <w:lang w:val="en-US"/>
        </w:rPr>
        <w:br/>
        <w:t>indicates that all values of the table variable are to be deleted.</w:t>
      </w:r>
    </w:p>
    <w:p w14:paraId="0DA1D448" w14:textId="77777777" w:rsidR="00774472" w:rsidRPr="0045652F" w:rsidRDefault="00774472">
      <w:pPr>
        <w:pStyle w:val="RefrenceChamp"/>
        <w:rPr>
          <w:lang w:val="en-US"/>
        </w:rPr>
      </w:pPr>
      <w:r w:rsidRPr="0045652F">
        <w:rPr>
          <w:b/>
          <w:bCs/>
          <w:lang w:val="en-US"/>
        </w:rPr>
        <w:t>FIRST-VALUE-OF</w:t>
      </w:r>
      <w:r w:rsidRPr="0045652F">
        <w:rPr>
          <w:lang w:val="en-US"/>
        </w:rPr>
        <w:tab/>
      </w:r>
      <w:r w:rsidRPr="0045652F">
        <w:rPr>
          <w:lang w:val="en-US"/>
        </w:rPr>
        <w:br/>
        <w:t>indicates that the first value of a table variable is to be deleted.  If the variable contains only one value, then the variable is deleted entirely.</w:t>
      </w:r>
    </w:p>
    <w:p w14:paraId="14598F59" w14:textId="77777777" w:rsidR="00774472" w:rsidRPr="0045652F" w:rsidRDefault="00774472">
      <w:pPr>
        <w:pStyle w:val="RefrenceChamp"/>
        <w:keepNext/>
        <w:keepLines/>
        <w:rPr>
          <w:lang w:val="en-US"/>
        </w:rPr>
      </w:pPr>
      <w:r w:rsidRPr="0045652F">
        <w:rPr>
          <w:b/>
          <w:bCs/>
          <w:i/>
          <w:iCs/>
          <w:lang w:val="en-US"/>
        </w:rPr>
        <w:t>varname</w:t>
      </w:r>
      <w:r w:rsidRPr="0045652F">
        <w:rPr>
          <w:lang w:val="en-US"/>
        </w:rPr>
        <w:tab/>
        <w:t>the name of the VIRTEL variable.</w:t>
      </w:r>
    </w:p>
    <w:p w14:paraId="4ADCFDDB" w14:textId="77777777" w:rsidR="00774472" w:rsidRPr="0045652F" w:rsidRDefault="00774472">
      <w:pPr>
        <w:pStyle w:val="Nfj"/>
        <w:rPr>
          <w:lang w:val="en-US"/>
        </w:rPr>
      </w:pPr>
      <w:r w:rsidRPr="0045652F">
        <w:rPr>
          <w:lang w:val="en-US"/>
        </w:rPr>
        <w:t>POP$ VAR='varname' is equivalent to POP$ FIRST-VALUE-OF,VAR='varname'</w:t>
      </w:r>
    </w:p>
    <w:p w14:paraId="1B03A110" w14:textId="77777777" w:rsidR="00774472" w:rsidRPr="0045652F" w:rsidRDefault="00774472">
      <w:pPr>
        <w:pStyle w:val="Heading5"/>
        <w:keepLines/>
        <w:pageBreakBefore/>
        <w:rPr>
          <w:szCs w:val="21"/>
          <w:lang w:val="en-US"/>
        </w:rPr>
      </w:pPr>
      <w:r w:rsidRPr="0045652F">
        <w:rPr>
          <w:szCs w:val="21"/>
          <w:lang w:val="en-US"/>
        </w:rPr>
        <w:t>SEND$ instruction</w:t>
      </w:r>
    </w:p>
    <w:p w14:paraId="7546A8DE" w14:textId="77777777" w:rsidR="00774472" w:rsidRPr="0045652F" w:rsidRDefault="00774472">
      <w:pPr>
        <w:keepNext/>
        <w:keepLines/>
        <w:rPr>
          <w:lang w:val="en-US"/>
        </w:rPr>
      </w:pPr>
      <w:r w:rsidRPr="0045652F">
        <w:rPr>
          <w:lang w:val="en-US"/>
        </w:rPr>
        <w:fldChar w:fldCharType="begin"/>
      </w:r>
      <w:r w:rsidRPr="0045652F">
        <w:rPr>
          <w:lang w:val="en-US"/>
        </w:rPr>
        <w:instrText xml:space="preserve"> XE "SEND$"</w:instrText>
      </w:r>
      <w:r w:rsidRPr="0045652F">
        <w:rPr>
          <w:lang w:val="en-US"/>
        </w:rPr>
        <w:fldChar w:fldCharType="end"/>
      </w:r>
      <w:r w:rsidRPr="0045652F">
        <w:rPr>
          <w:lang w:val="en-US"/>
        </w:rPr>
        <w:t>This instruction allows a scenario to construct the response to an input request.</w:t>
      </w:r>
    </w:p>
    <w:p w14:paraId="32C9467C" w14:textId="77777777" w:rsidR="00774472" w:rsidRPr="0045652F" w:rsidRDefault="00774472">
      <w:pPr>
        <w:pStyle w:val="Heading6"/>
        <w:keepLines/>
        <w:rPr>
          <w:lang w:val="en-US"/>
        </w:rPr>
      </w:pPr>
      <w:r w:rsidRPr="0045652F">
        <w:rPr>
          <w:lang w:val="en-US"/>
        </w:rPr>
        <w:t>SEND$ AS-ANSWER</w:t>
      </w:r>
    </w:p>
    <w:p w14:paraId="6EA1C402" w14:textId="77777777" w:rsidR="00774472" w:rsidRPr="0045652F" w:rsidRDefault="00774472">
      <w:pPr>
        <w:pStyle w:val="ecran0"/>
        <w:rPr>
          <w:lang w:val="en-US"/>
        </w:rPr>
      </w:pPr>
      <w:r w:rsidRPr="0045652F">
        <w:rPr>
          <w:lang w:val="en-US"/>
        </w:rPr>
        <w:fldChar w:fldCharType="begin"/>
      </w:r>
      <w:r w:rsidRPr="0045652F">
        <w:rPr>
          <w:lang w:val="en-US"/>
        </w:rPr>
        <w:instrText xml:space="preserve"> XE "AS-ANSWER"</w:instrText>
      </w:r>
      <w:r w:rsidRPr="0045652F">
        <w:rPr>
          <w:lang w:val="en-US"/>
        </w:rPr>
        <w:fldChar w:fldCharType="end"/>
      </w:r>
      <w:r w:rsidRPr="0045652F">
        <w:rPr>
          <w:lang w:val="en-US"/>
        </w:rPr>
        <w:t>Sends the contents of a VIRTEL variable as the response to an HTTP request.</w:t>
      </w:r>
    </w:p>
    <w:p w14:paraId="4EE96D13" w14:textId="77777777" w:rsidR="00774472" w:rsidRPr="0045652F" w:rsidRDefault="00774472">
      <w:pPr>
        <w:pStyle w:val="Ecran"/>
        <w:rPr>
          <w:lang w:val="en-US"/>
        </w:rPr>
      </w:pPr>
    </w:p>
    <w:p w14:paraId="6C0A3E8D" w14:textId="77777777" w:rsidR="00774472" w:rsidRPr="0045652F" w:rsidRDefault="00774472">
      <w:pPr>
        <w:pStyle w:val="Ecran"/>
        <w:rPr>
          <w:lang w:val="en-US"/>
        </w:rPr>
      </w:pPr>
      <w:r w:rsidRPr="0045652F">
        <w:rPr>
          <w:lang w:val="en-US"/>
        </w:rPr>
        <w:t xml:space="preserve">    </w:t>
      </w:r>
      <w:r w:rsidRPr="0045652F">
        <w:rPr>
          <w:rFonts w:cs="Courier New"/>
          <w:color w:val="000000"/>
          <w:sz w:val="20"/>
          <w:lang w:val="en-US"/>
        </w:rPr>
        <w:t>SEND$  AS-ANSWER,VAR='varname',TYPE='filetype',EXPIRES=exphdr</w:t>
      </w:r>
    </w:p>
    <w:p w14:paraId="600EA074" w14:textId="77777777" w:rsidR="00774472" w:rsidRPr="0045652F" w:rsidRDefault="00774472">
      <w:pPr>
        <w:pStyle w:val="Ecran"/>
        <w:rPr>
          <w:lang w:val="en-US"/>
        </w:rPr>
      </w:pPr>
    </w:p>
    <w:p w14:paraId="2C2E7E73" w14:textId="77777777" w:rsidR="00774472" w:rsidRPr="0045652F" w:rsidRDefault="00774472">
      <w:pPr>
        <w:keepNext/>
        <w:keepLines/>
        <w:rPr>
          <w:bCs/>
          <w:lang w:val="en-US"/>
        </w:rPr>
      </w:pPr>
    </w:p>
    <w:p w14:paraId="0EB5C25E" w14:textId="77777777" w:rsidR="00774472" w:rsidRPr="0045652F" w:rsidRDefault="00774472">
      <w:pPr>
        <w:pStyle w:val="RefrenceChamp"/>
        <w:keepNext/>
        <w:keepLines/>
        <w:rPr>
          <w:lang w:val="en-US"/>
        </w:rPr>
      </w:pPr>
      <w:r w:rsidRPr="0045652F">
        <w:rPr>
          <w:b/>
          <w:bCs/>
          <w:i/>
          <w:iCs/>
          <w:lang w:val="en-US"/>
        </w:rPr>
        <w:t>varname</w:t>
      </w:r>
      <w:r w:rsidRPr="0045652F">
        <w:rPr>
          <w:lang w:val="en-US"/>
        </w:rPr>
        <w:tab/>
        <w:t>the name of the VIRTEL variable which contains the response data.</w:t>
      </w:r>
    </w:p>
    <w:p w14:paraId="6DEE59A7" w14:textId="77777777" w:rsidR="00774472" w:rsidRPr="0045652F" w:rsidRDefault="00774472">
      <w:pPr>
        <w:pStyle w:val="RefrenceChamp"/>
        <w:keepLines/>
        <w:rPr>
          <w:rFonts w:ascii="Courier New" w:hAnsi="Courier New" w:cs="Courier New"/>
          <w:lang w:val="en-US"/>
        </w:rPr>
      </w:pPr>
      <w:r w:rsidRPr="0045652F">
        <w:rPr>
          <w:b/>
          <w:bCs/>
          <w:i/>
          <w:iCs/>
          <w:lang w:val="en-US"/>
        </w:rPr>
        <w:t>filetype</w:t>
      </w:r>
      <w:r w:rsidRPr="0045652F">
        <w:rPr>
          <w:lang w:val="en-US"/>
        </w:rPr>
        <w:tab/>
        <w:t xml:space="preserve">the file type to be sent in the </w:t>
      </w:r>
      <w:r w:rsidRPr="0045652F">
        <w:rPr>
          <w:rFonts w:ascii="Courier New" w:hAnsi="Courier New" w:cs="Courier New"/>
          <w:lang w:val="en-US"/>
        </w:rPr>
        <w:t>Content-Type</w:t>
      </w:r>
      <w:r w:rsidRPr="0045652F">
        <w:rPr>
          <w:lang w:val="en-US"/>
        </w:rPr>
        <w:t xml:space="preserve"> HTTP header.  Typical values are </w:t>
      </w:r>
      <w:r w:rsidRPr="0045652F">
        <w:rPr>
          <w:rFonts w:ascii="Courier New" w:hAnsi="Courier New" w:cs="Courier New"/>
          <w:lang w:val="en-US"/>
        </w:rPr>
        <w:t>text/plain</w:t>
      </w:r>
      <w:r w:rsidRPr="0045652F">
        <w:rPr>
          <w:lang w:val="en-US"/>
        </w:rPr>
        <w:t xml:space="preserve">, </w:t>
      </w:r>
      <w:r w:rsidRPr="0045652F">
        <w:rPr>
          <w:rFonts w:ascii="Courier New" w:hAnsi="Courier New" w:cs="Courier New"/>
          <w:lang w:val="en-US"/>
        </w:rPr>
        <w:t>text/html</w:t>
      </w:r>
      <w:r w:rsidRPr="0045652F">
        <w:rPr>
          <w:lang w:val="en-US"/>
        </w:rPr>
        <w:t xml:space="preserve">, and </w:t>
      </w:r>
      <w:r w:rsidRPr="0045652F">
        <w:rPr>
          <w:rFonts w:ascii="Courier New" w:hAnsi="Courier New" w:cs="Courier New"/>
          <w:lang w:val="en-US"/>
        </w:rPr>
        <w:t>text/xml</w:t>
      </w:r>
    </w:p>
    <w:p w14:paraId="6BF23CC6" w14:textId="77777777" w:rsidR="00774472" w:rsidRPr="0045652F" w:rsidRDefault="00774472">
      <w:pPr>
        <w:pStyle w:val="RefrenceChamp"/>
        <w:keepNext/>
        <w:keepLines/>
        <w:rPr>
          <w:bCs/>
          <w:szCs w:val="19"/>
          <w:lang w:val="en-US"/>
        </w:rPr>
      </w:pPr>
      <w:r w:rsidRPr="0045652F">
        <w:rPr>
          <w:b/>
          <w:i/>
          <w:lang w:val="en-US"/>
        </w:rPr>
        <w:t>exphdr</w:t>
      </w:r>
      <w:r w:rsidRPr="0045652F">
        <w:rPr>
          <w:b/>
          <w:i/>
          <w:lang w:val="en-US"/>
        </w:rPr>
        <w:tab/>
      </w:r>
      <w:r w:rsidRPr="0045652F">
        <w:rPr>
          <w:b/>
          <w:iCs/>
          <w:lang w:val="en-US"/>
        </w:rPr>
        <w:t xml:space="preserve">EXPIRES=IMMEDIATELY </w:t>
      </w:r>
      <w:r w:rsidRPr="0045652F">
        <w:rPr>
          <w:bCs/>
          <w:iCs/>
          <w:lang w:val="en-US"/>
        </w:rPr>
        <w:t>specifies that</w:t>
      </w:r>
      <w:r w:rsidRPr="0045652F">
        <w:rPr>
          <w:b/>
          <w:iCs/>
          <w:lang w:val="en-US"/>
        </w:rPr>
        <w:t xml:space="preserve"> </w:t>
      </w:r>
      <w:r w:rsidRPr="0045652F">
        <w:rPr>
          <w:lang w:val="en-US"/>
        </w:rPr>
        <w:t xml:space="preserve">the response should not be kept in a cache </w:t>
      </w:r>
      <w:r w:rsidRPr="0045652F">
        <w:rPr>
          <w:i/>
          <w:iCs/>
          <w:lang w:val="en-US"/>
        </w:rPr>
        <w:t>(this is the default value)</w:t>
      </w:r>
      <w:r w:rsidRPr="0045652F">
        <w:rPr>
          <w:bCs/>
          <w:iCs/>
          <w:lang w:val="en-US"/>
        </w:rPr>
        <w:tab/>
      </w:r>
      <w:r w:rsidRPr="0045652F">
        <w:rPr>
          <w:bCs/>
          <w:iCs/>
          <w:lang w:val="en-US"/>
        </w:rPr>
        <w:br/>
      </w:r>
      <w:r w:rsidRPr="0045652F">
        <w:rPr>
          <w:b/>
          <w:iCs/>
          <w:lang w:val="en-US"/>
        </w:rPr>
        <w:t xml:space="preserve">EXPIRES=ENDOFDAY </w:t>
      </w:r>
      <w:r w:rsidRPr="0045652F">
        <w:rPr>
          <w:lang w:val="en-US"/>
        </w:rPr>
        <w:t>specifies that the request result can be kept in cache until end of day</w:t>
      </w:r>
    </w:p>
    <w:p w14:paraId="4712615B" w14:textId="77777777" w:rsidR="00774472" w:rsidRPr="0045652F" w:rsidRDefault="00774472">
      <w:pPr>
        <w:rPr>
          <w:lang w:val="en-US"/>
        </w:rPr>
      </w:pPr>
      <w:r w:rsidRPr="0045652F">
        <w:rPr>
          <w:lang w:val="en-US"/>
        </w:rPr>
        <w:t>The SEND$ AS-ANSWER instruction is intended for use with files which can be displayed directly by the browser (text, html, xml).  For other types of file, which are intended to be saved on the user’s hard drive, use the SEND$ AS-FILE instruction instead.</w:t>
      </w:r>
    </w:p>
    <w:p w14:paraId="272DA96A" w14:textId="77777777" w:rsidR="000B286B" w:rsidRPr="0045652F" w:rsidRDefault="000B286B" w:rsidP="000B286B">
      <w:pPr>
        <w:pStyle w:val="Nfj"/>
        <w:rPr>
          <w:lang w:val="en-US"/>
        </w:rPr>
      </w:pPr>
      <w:r>
        <w:rPr>
          <w:lang w:val="en-US"/>
        </w:rPr>
        <w:t>If the line type is not HTTP, t</w:t>
      </w:r>
      <w:r w:rsidRPr="0045652F">
        <w:rPr>
          <w:lang w:val="en-US"/>
        </w:rPr>
        <w:t>he SEND$ AS-ANSWER</w:t>
      </w:r>
      <w:r w:rsidR="0047537D">
        <w:rPr>
          <w:lang w:val="en-US"/>
        </w:rPr>
        <w:t xml:space="preserve"> and SEND$ AS-FILE</w:t>
      </w:r>
      <w:r w:rsidRPr="0045652F">
        <w:rPr>
          <w:lang w:val="en-US"/>
        </w:rPr>
        <w:t xml:space="preserve"> instruction</w:t>
      </w:r>
      <w:r w:rsidR="0047537D">
        <w:rPr>
          <w:lang w:val="en-US"/>
        </w:rPr>
        <w:t>s</w:t>
      </w:r>
      <w:r w:rsidRPr="0045652F">
        <w:rPr>
          <w:lang w:val="en-US"/>
        </w:rPr>
        <w:t xml:space="preserve"> </w:t>
      </w:r>
      <w:r w:rsidR="0047537D">
        <w:rPr>
          <w:lang w:val="en-US"/>
        </w:rPr>
        <w:t>are</w:t>
      </w:r>
      <w:r w:rsidRPr="0045652F">
        <w:rPr>
          <w:lang w:val="en-US"/>
        </w:rPr>
        <w:t xml:space="preserve"> </w:t>
      </w:r>
      <w:r>
        <w:rPr>
          <w:lang w:val="en-US"/>
        </w:rPr>
        <w:t>processed as SEND$ VARIABLE-TO-LINE</w:t>
      </w:r>
      <w:r w:rsidR="00ED39E7">
        <w:rPr>
          <w:lang w:val="en-US"/>
        </w:rPr>
        <w:t xml:space="preserve"> (</w:t>
      </w:r>
      <w:r w:rsidR="00FC7C86">
        <w:rPr>
          <w:lang w:val="en-US"/>
        </w:rPr>
        <w:t xml:space="preserve">see </w:t>
      </w:r>
      <w:r w:rsidR="00ED39E7">
        <w:rPr>
          <w:lang w:val="en-US"/>
        </w:rPr>
        <w:fldChar w:fldCharType="begin"/>
      </w:r>
      <w:r w:rsidR="00ED39E7">
        <w:rPr>
          <w:lang w:val="en-US"/>
        </w:rPr>
        <w:instrText xml:space="preserve"> PAGEREF _Ref327968706 \p \h </w:instrText>
      </w:r>
      <w:r w:rsidR="00ED39E7">
        <w:rPr>
          <w:lang w:val="en-US"/>
        </w:rPr>
      </w:r>
      <w:r w:rsidR="00ED39E7">
        <w:rPr>
          <w:lang w:val="en-US"/>
        </w:rPr>
        <w:fldChar w:fldCharType="separate"/>
      </w:r>
      <w:r w:rsidR="00A87DE6">
        <w:rPr>
          <w:noProof/>
          <w:lang w:val="en-US"/>
        </w:rPr>
        <w:t>sur la page 212</w:t>
      </w:r>
      <w:r w:rsidR="00ED39E7">
        <w:rPr>
          <w:lang w:val="en-US"/>
        </w:rPr>
        <w:fldChar w:fldCharType="end"/>
      </w:r>
      <w:r w:rsidR="00ED39E7">
        <w:rPr>
          <w:lang w:val="en-US"/>
        </w:rPr>
        <w:t>)</w:t>
      </w:r>
      <w:r>
        <w:rPr>
          <w:lang w:val="en-US"/>
        </w:rPr>
        <w:t xml:space="preserve"> with the LINE parameter set to the line on which the scenario is running.</w:t>
      </w:r>
    </w:p>
    <w:p w14:paraId="1DC91AAE" w14:textId="77777777" w:rsidR="00774472" w:rsidRPr="0045652F" w:rsidRDefault="00774472">
      <w:pPr>
        <w:pStyle w:val="Heading6"/>
        <w:keepLines/>
        <w:rPr>
          <w:lang w:val="en-US"/>
        </w:rPr>
      </w:pPr>
      <w:r w:rsidRPr="0045652F">
        <w:rPr>
          <w:lang w:val="en-US"/>
        </w:rPr>
        <w:t>SEND$ AS-FILE</w:t>
      </w:r>
    </w:p>
    <w:p w14:paraId="47115084" w14:textId="77777777" w:rsidR="00774472" w:rsidRPr="0045652F" w:rsidRDefault="00774472">
      <w:pPr>
        <w:pStyle w:val="ecran0"/>
        <w:rPr>
          <w:lang w:val="en-US"/>
        </w:rPr>
      </w:pPr>
      <w:r w:rsidRPr="0045652F">
        <w:rPr>
          <w:lang w:val="en-US"/>
        </w:rPr>
        <w:fldChar w:fldCharType="begin"/>
      </w:r>
      <w:r w:rsidRPr="0045652F">
        <w:rPr>
          <w:lang w:val="en-US"/>
        </w:rPr>
        <w:instrText xml:space="preserve"> XE "AS-FILE"</w:instrText>
      </w:r>
      <w:r w:rsidRPr="0045652F">
        <w:rPr>
          <w:lang w:val="en-US"/>
        </w:rPr>
        <w:fldChar w:fldCharType="end"/>
      </w:r>
      <w:r w:rsidRPr="0045652F">
        <w:rPr>
          <w:lang w:val="en-US"/>
        </w:rPr>
        <w:t xml:space="preserve">Sends the contents of a VIRTEL variable as an attached file in response to an HTTP request.  Unlike the SEND$ AS-ANSWER instruction, the response includes a </w:t>
      </w:r>
      <w:r w:rsidRPr="0045652F">
        <w:rPr>
          <w:rFonts w:ascii="Courier New" w:hAnsi="Courier New" w:cs="Courier New"/>
          <w:lang w:val="en-US"/>
        </w:rPr>
        <w:t>Content-Disposition: Attachment</w:t>
      </w:r>
      <w:r w:rsidRPr="0045652F">
        <w:rPr>
          <w:lang w:val="en-US"/>
        </w:rPr>
        <w:t xml:space="preserve"> header, which means that the browser displays a “Save As” dialog box instead of attempting to display the file in the browser window.</w:t>
      </w:r>
    </w:p>
    <w:p w14:paraId="7E4AA07B" w14:textId="77777777" w:rsidR="00774472" w:rsidRPr="0045652F" w:rsidRDefault="00774472">
      <w:pPr>
        <w:pStyle w:val="Ecran"/>
        <w:rPr>
          <w:lang w:val="en-US"/>
        </w:rPr>
      </w:pPr>
    </w:p>
    <w:p w14:paraId="0FFB884C" w14:textId="77777777" w:rsidR="00774472" w:rsidRPr="0045652F" w:rsidRDefault="00774472">
      <w:pPr>
        <w:pStyle w:val="Ecran"/>
        <w:rPr>
          <w:lang w:val="en-US"/>
        </w:rPr>
      </w:pPr>
      <w:r w:rsidRPr="0045652F">
        <w:rPr>
          <w:lang w:val="en-US"/>
        </w:rPr>
        <w:t xml:space="preserve">    </w:t>
      </w:r>
      <w:r w:rsidRPr="0045652F">
        <w:rPr>
          <w:rFonts w:cs="Courier New"/>
          <w:color w:val="000000"/>
          <w:sz w:val="20"/>
          <w:lang w:val="en-US"/>
        </w:rPr>
        <w:t>SEND$  AS-FILE,VAR='varname',TYPE='filetype',NAME='filename'</w:t>
      </w:r>
    </w:p>
    <w:p w14:paraId="3FA87798" w14:textId="77777777" w:rsidR="00774472" w:rsidRPr="0045652F" w:rsidRDefault="00774472">
      <w:pPr>
        <w:pStyle w:val="Ecran"/>
        <w:rPr>
          <w:lang w:val="en-US"/>
        </w:rPr>
      </w:pPr>
    </w:p>
    <w:p w14:paraId="3D00CD99" w14:textId="77777777" w:rsidR="00774472" w:rsidRPr="0045652F" w:rsidRDefault="00774472">
      <w:pPr>
        <w:keepNext/>
        <w:keepLines/>
        <w:rPr>
          <w:bCs/>
          <w:lang w:val="en-US"/>
        </w:rPr>
      </w:pPr>
    </w:p>
    <w:p w14:paraId="62DC3614" w14:textId="77777777" w:rsidR="00774472" w:rsidRPr="0045652F" w:rsidRDefault="00774472">
      <w:pPr>
        <w:pStyle w:val="RefrenceChamp"/>
        <w:keepNext/>
        <w:keepLines/>
        <w:rPr>
          <w:lang w:val="en-US"/>
        </w:rPr>
      </w:pPr>
      <w:r w:rsidRPr="0045652F">
        <w:rPr>
          <w:b/>
          <w:bCs/>
          <w:i/>
          <w:iCs/>
          <w:lang w:val="en-US"/>
        </w:rPr>
        <w:t>varname</w:t>
      </w:r>
      <w:r w:rsidRPr="0045652F">
        <w:rPr>
          <w:lang w:val="en-US"/>
        </w:rPr>
        <w:tab/>
        <w:t>the name of the VIRTEL variable which contains the file.</w:t>
      </w:r>
    </w:p>
    <w:p w14:paraId="351392C1" w14:textId="77777777" w:rsidR="00774472" w:rsidRPr="0045652F" w:rsidRDefault="00774472">
      <w:pPr>
        <w:pStyle w:val="RefrenceChamp"/>
        <w:keepNext/>
        <w:keepLines/>
        <w:rPr>
          <w:lang w:val="en-US"/>
        </w:rPr>
      </w:pPr>
      <w:r w:rsidRPr="0045652F">
        <w:rPr>
          <w:b/>
          <w:bCs/>
          <w:i/>
          <w:iCs/>
          <w:lang w:val="en-US"/>
        </w:rPr>
        <w:t>filetype</w:t>
      </w:r>
      <w:r w:rsidRPr="0045652F">
        <w:rPr>
          <w:lang w:val="en-US"/>
        </w:rPr>
        <w:tab/>
        <w:t xml:space="preserve">the file type to be sent in the </w:t>
      </w:r>
      <w:r w:rsidRPr="0045652F">
        <w:rPr>
          <w:rFonts w:ascii="Courier New" w:hAnsi="Courier New" w:cs="Courier New"/>
          <w:lang w:val="en-US"/>
        </w:rPr>
        <w:t>Content-Type</w:t>
      </w:r>
      <w:r w:rsidRPr="0045652F">
        <w:rPr>
          <w:lang w:val="en-US"/>
        </w:rPr>
        <w:t xml:space="preserve"> HTTP header. This parameter may be specified as a literal, or as '*</w:t>
      </w:r>
      <w:r w:rsidRPr="0045652F">
        <w:rPr>
          <w:i/>
          <w:iCs/>
          <w:lang w:val="en-US"/>
        </w:rPr>
        <w:t>varname</w:t>
      </w:r>
      <w:r w:rsidRPr="0045652F">
        <w:rPr>
          <w:lang w:val="en-US"/>
        </w:rPr>
        <w:t xml:space="preserve">' where </w:t>
      </w:r>
      <w:r w:rsidRPr="0045652F">
        <w:rPr>
          <w:i/>
          <w:iCs/>
          <w:lang w:val="en-US"/>
        </w:rPr>
        <w:t>varname</w:t>
      </w:r>
      <w:r w:rsidRPr="0045652F">
        <w:rPr>
          <w:lang w:val="en-US"/>
        </w:rPr>
        <w:t xml:space="preserve"> is the name of a VIRTEL variable whose value is the filetype. Examples of typical file types are </w:t>
      </w:r>
      <w:r w:rsidRPr="0045652F">
        <w:rPr>
          <w:rFonts w:ascii="Courier New" w:hAnsi="Courier New" w:cs="Courier New"/>
          <w:lang w:val="en-US"/>
        </w:rPr>
        <w:t>application/pdf</w:t>
      </w:r>
      <w:r w:rsidRPr="0045652F">
        <w:rPr>
          <w:lang w:val="en-US"/>
        </w:rPr>
        <w:t xml:space="preserve">, </w:t>
      </w:r>
      <w:r w:rsidRPr="0045652F">
        <w:rPr>
          <w:rFonts w:ascii="Courier New" w:hAnsi="Courier New" w:cs="Courier New"/>
          <w:lang w:val="en-US"/>
        </w:rPr>
        <w:t>application/x-tar</w:t>
      </w:r>
    </w:p>
    <w:p w14:paraId="4AF1C8C2" w14:textId="77777777" w:rsidR="00774472" w:rsidRPr="0045652F" w:rsidRDefault="00774472">
      <w:pPr>
        <w:pStyle w:val="RefrenceChamp"/>
        <w:keepLines/>
        <w:rPr>
          <w:lang w:val="en-US"/>
        </w:rPr>
      </w:pPr>
      <w:r w:rsidRPr="0045652F">
        <w:rPr>
          <w:b/>
          <w:bCs/>
          <w:i/>
          <w:iCs/>
          <w:lang w:val="en-US"/>
        </w:rPr>
        <w:t>filename</w:t>
      </w:r>
      <w:r w:rsidRPr="0045652F">
        <w:rPr>
          <w:lang w:val="en-US"/>
        </w:rPr>
        <w:tab/>
        <w:t xml:space="preserve">the file name to be included in the </w:t>
      </w:r>
      <w:r w:rsidRPr="0045652F">
        <w:rPr>
          <w:rFonts w:ascii="Courier New" w:hAnsi="Courier New" w:cs="Courier New"/>
          <w:lang w:val="en-US"/>
        </w:rPr>
        <w:t>Content-Disposition</w:t>
      </w:r>
      <w:r w:rsidRPr="0045652F">
        <w:rPr>
          <w:lang w:val="en-US"/>
        </w:rPr>
        <w:t xml:space="preserve"> HTTP header. This parameter may be specified as a literal, or as '*</w:t>
      </w:r>
      <w:r w:rsidRPr="0045652F">
        <w:rPr>
          <w:i/>
          <w:iCs/>
          <w:lang w:val="en-US"/>
        </w:rPr>
        <w:t>varname</w:t>
      </w:r>
      <w:r w:rsidRPr="0045652F">
        <w:rPr>
          <w:lang w:val="en-US"/>
        </w:rPr>
        <w:t xml:space="preserve">' where </w:t>
      </w:r>
      <w:r w:rsidRPr="0045652F">
        <w:rPr>
          <w:i/>
          <w:iCs/>
          <w:lang w:val="en-US"/>
        </w:rPr>
        <w:t>varname</w:t>
      </w:r>
      <w:r w:rsidRPr="0045652F">
        <w:rPr>
          <w:lang w:val="en-US"/>
        </w:rPr>
        <w:t xml:space="preserve"> is the name of a VIRTEL variable whose value is the filename.</w:t>
      </w:r>
    </w:p>
    <w:p w14:paraId="38AFA1BB" w14:textId="77777777" w:rsidR="00774472" w:rsidRPr="0045652F" w:rsidRDefault="00774472">
      <w:pPr>
        <w:pStyle w:val="Heading6"/>
        <w:keepLines/>
        <w:rPr>
          <w:lang w:val="en-US"/>
        </w:rPr>
      </w:pPr>
      <w:r w:rsidRPr="0045652F">
        <w:rPr>
          <w:lang w:val="en-US"/>
        </w:rPr>
        <w:t>SEND$ TO</w:t>
      </w:r>
    </w:p>
    <w:p w14:paraId="44DC41F3" w14:textId="77777777" w:rsidR="00774472" w:rsidRPr="0045652F" w:rsidRDefault="00774472">
      <w:pPr>
        <w:pStyle w:val="ecran0"/>
        <w:rPr>
          <w:lang w:val="en-US"/>
        </w:rPr>
      </w:pPr>
      <w:r w:rsidRPr="0045652F">
        <w:rPr>
          <w:lang w:val="en-US"/>
        </w:rPr>
        <w:fldChar w:fldCharType="begin"/>
      </w:r>
      <w:r w:rsidRPr="0045652F">
        <w:rPr>
          <w:lang w:val="en-US"/>
        </w:rPr>
        <w:instrText xml:space="preserve"> XE "TO"</w:instrText>
      </w:r>
      <w:r w:rsidRPr="0045652F">
        <w:rPr>
          <w:lang w:val="en-US"/>
        </w:rPr>
        <w:fldChar w:fldCharType="end"/>
      </w:r>
      <w:r w:rsidRPr="0045652F">
        <w:rPr>
          <w:lang w:val="en-US"/>
        </w:rPr>
        <w:t xml:space="preserve">Sends an outbound message to a VIRTEL line.  The name of the destination line is specified indirectly through a VIRTEL transaction.  The SEND$ TO instruction must be preceded by an OPTION$ instruction (see </w:t>
      </w:r>
      <w:r w:rsidRPr="0045652F">
        <w:rPr>
          <w:lang w:val="en-US"/>
        </w:rPr>
        <w:fldChar w:fldCharType="begin"/>
      </w:r>
      <w:r w:rsidRPr="0045652F">
        <w:rPr>
          <w:lang w:val="en-US"/>
        </w:rPr>
        <w:instrText xml:space="preserve"> PAGEREF _Ref160952318 \p \h </w:instrText>
      </w:r>
      <w:r w:rsidRPr="0045652F">
        <w:rPr>
          <w:lang w:val="en-US"/>
        </w:rPr>
      </w:r>
      <w:r w:rsidRPr="0045652F">
        <w:rPr>
          <w:lang w:val="en-US"/>
        </w:rPr>
        <w:fldChar w:fldCharType="separate"/>
      </w:r>
      <w:r w:rsidR="00A87DE6">
        <w:rPr>
          <w:noProof/>
          <w:lang w:val="en-US"/>
        </w:rPr>
        <w:t>sur la page 201</w:t>
      </w:r>
      <w:r w:rsidRPr="0045652F">
        <w:rPr>
          <w:lang w:val="en-US"/>
        </w:rPr>
        <w:fldChar w:fldCharType="end"/>
      </w:r>
      <w:r w:rsidRPr="0045652F">
        <w:rPr>
          <w:lang w:val="en-US"/>
        </w:rPr>
        <w:t>) which sets up the parameters for the outbound message according to the line type.</w:t>
      </w:r>
    </w:p>
    <w:p w14:paraId="50DAD7E6" w14:textId="77777777" w:rsidR="00774472" w:rsidRPr="0045652F" w:rsidRDefault="00774472">
      <w:pPr>
        <w:pStyle w:val="Ecran"/>
        <w:rPr>
          <w:lang w:val="en-US"/>
        </w:rPr>
      </w:pPr>
    </w:p>
    <w:p w14:paraId="76997D79" w14:textId="77777777" w:rsidR="00595E14" w:rsidRDefault="00774472">
      <w:pPr>
        <w:pStyle w:val="Ecran"/>
        <w:rPr>
          <w:lang w:val="en-US"/>
        </w:rPr>
      </w:pPr>
      <w:r w:rsidRPr="0045652F">
        <w:rPr>
          <w:lang w:val="en-US"/>
        </w:rPr>
        <w:t xml:space="preserve">    SEND$  TO,'tranname',PARMS='varnamep'</w:t>
      </w:r>
      <w:r w:rsidR="00595E14">
        <w:rPr>
          <w:lang w:val="en-US"/>
        </w:rPr>
        <w:t>,</w:t>
      </w:r>
    </w:p>
    <w:p w14:paraId="796F92E0" w14:textId="77777777" w:rsidR="00774472" w:rsidRPr="0045652F" w:rsidRDefault="00595E14">
      <w:pPr>
        <w:pStyle w:val="Ecran"/>
        <w:rPr>
          <w:lang w:val="en-US"/>
        </w:rPr>
      </w:pPr>
      <w:ins w:id="481" w:author="BOWLER - 4.52" w:date="2013-11-27T10:57:00Z">
        <w:r>
          <w:rPr>
            <w:lang w:val="en-US"/>
          </w:rPr>
          <w:t xml:space="preserve">           </w:t>
        </w:r>
      </w:ins>
      <w:del w:id="482" w:author="BOWLER - 4.52" w:date="2013-11-27T10:57:00Z">
        <w:r w:rsidR="00774472" w:rsidRPr="0045652F" w:rsidDel="00595E14">
          <w:rPr>
            <w:lang w:val="en-US"/>
          </w:rPr>
          <w:delText>,</w:delText>
        </w:r>
      </w:del>
      <w:ins w:id="483" w:author="BOWLER - 4.52" w:date="2013-11-27T10:56:00Z">
        <w:r>
          <w:rPr>
            <w:lang w:val="en-US"/>
          </w:rPr>
          <w:t>MAXTIME=</w:t>
        </w:r>
      </w:ins>
      <w:r w:rsidR="00516EAB">
        <w:rPr>
          <w:lang w:val="en-US"/>
        </w:rPr>
        <w:t>maxtime</w:t>
      </w:r>
      <w:ins w:id="484" w:author="BOWLER - 4.52" w:date="2013-11-27T10:56:00Z">
        <w:r>
          <w:rPr>
            <w:lang w:val="en-US"/>
          </w:rPr>
          <w:t>,</w:t>
        </w:r>
      </w:ins>
      <w:r w:rsidR="00774472" w:rsidRPr="0045652F">
        <w:rPr>
          <w:lang w:val="en-US"/>
        </w:rPr>
        <w:t>ERROR=</w:t>
      </w:r>
      <w:r>
        <w:rPr>
          <w:lang w:val="en-US"/>
        </w:rPr>
        <w:t>err</w:t>
      </w:r>
      <w:r w:rsidR="00774472" w:rsidRPr="0045652F">
        <w:rPr>
          <w:lang w:val="en-US"/>
        </w:rPr>
        <w:t>label</w:t>
      </w:r>
    </w:p>
    <w:p w14:paraId="48628865" w14:textId="77777777" w:rsidR="00774472" w:rsidRPr="0045652F" w:rsidRDefault="00774472">
      <w:pPr>
        <w:pStyle w:val="Ecran"/>
        <w:rPr>
          <w:lang w:val="en-US"/>
        </w:rPr>
      </w:pPr>
    </w:p>
    <w:p w14:paraId="07176FA0" w14:textId="77777777" w:rsidR="00774472" w:rsidRPr="0045652F" w:rsidRDefault="00774472">
      <w:pPr>
        <w:keepNext/>
        <w:keepLines/>
        <w:rPr>
          <w:bCs/>
          <w:lang w:val="en-US"/>
        </w:rPr>
      </w:pPr>
    </w:p>
    <w:p w14:paraId="2921F3F1" w14:textId="77777777" w:rsidR="00774472" w:rsidRPr="0045652F" w:rsidRDefault="00774472">
      <w:pPr>
        <w:pStyle w:val="RefrenceChamp"/>
        <w:keepNext/>
        <w:keepLines/>
        <w:rPr>
          <w:lang w:val="en-US"/>
        </w:rPr>
      </w:pPr>
      <w:r w:rsidRPr="0045652F">
        <w:rPr>
          <w:b/>
          <w:bCs/>
          <w:i/>
          <w:iCs/>
          <w:lang w:val="en-US"/>
        </w:rPr>
        <w:t>tranname</w:t>
      </w:r>
      <w:r w:rsidRPr="0045652F">
        <w:rPr>
          <w:lang w:val="en-US"/>
        </w:rPr>
        <w:tab/>
        <w:t>the external name of a VIRTEL transaction defined under the entry point applicable to this scenario.  In the transaction definition, the “Application type” field must be 5 and the “Application” field must be the internal or external name of a VIRTEL line.</w:t>
      </w:r>
    </w:p>
    <w:p w14:paraId="16981B7A" w14:textId="77777777" w:rsidR="00774472" w:rsidRPr="0045652F" w:rsidRDefault="00774472">
      <w:pPr>
        <w:pStyle w:val="RefrenceChamp"/>
        <w:keepNext/>
        <w:keepLines/>
        <w:rPr>
          <w:lang w:val="en-US"/>
        </w:rPr>
      </w:pPr>
      <w:r w:rsidRPr="0045652F">
        <w:rPr>
          <w:b/>
          <w:bCs/>
          <w:i/>
          <w:iCs/>
          <w:lang w:val="en-US"/>
        </w:rPr>
        <w:t>varnamep</w:t>
      </w:r>
      <w:r w:rsidRPr="0045652F">
        <w:rPr>
          <w:lang w:val="en-US"/>
        </w:rPr>
        <w:tab/>
        <w:t>the name of the VIRTEL variable which contains the parameter list.  This variable must have been created by a previous OPTION$ instruction.</w:t>
      </w:r>
    </w:p>
    <w:p w14:paraId="6462D044" w14:textId="77777777" w:rsidR="00595E14" w:rsidRPr="00595E14" w:rsidRDefault="00516EAB" w:rsidP="00ED39E7">
      <w:pPr>
        <w:pStyle w:val="RefrenceChamp"/>
        <w:keepNext/>
        <w:keepLines/>
        <w:rPr>
          <w:ins w:id="485" w:author="BOWLER - 4.52" w:date="2013-11-27T10:59:00Z"/>
          <w:lang w:val="en-US"/>
        </w:rPr>
      </w:pPr>
      <w:r>
        <w:rPr>
          <w:b/>
          <w:i/>
          <w:lang w:val="en-US"/>
        </w:rPr>
        <w:t>maxtime</w:t>
      </w:r>
      <w:ins w:id="486" w:author="BOWLER - 4.52" w:date="2013-11-27T10:59:00Z">
        <w:r w:rsidR="00595E14">
          <w:rPr>
            <w:b/>
            <w:i/>
            <w:lang w:val="en-US"/>
          </w:rPr>
          <w:tab/>
        </w:r>
        <w:r w:rsidR="00595E14">
          <w:rPr>
            <w:lang w:val="en-US"/>
          </w:rPr>
          <w:t>the maximum time, in hundredths of a second, to wait for the response</w:t>
        </w:r>
      </w:ins>
      <w:ins w:id="487" w:author="BOWLER - 4.52" w:date="2013-11-27T11:00:00Z">
        <w:r w:rsidR="00595E14">
          <w:rPr>
            <w:lang w:val="en-US"/>
          </w:rPr>
          <w:t xml:space="preserve"> for an outbound HTTP call.</w:t>
        </w:r>
      </w:ins>
    </w:p>
    <w:p w14:paraId="3DDC9C57" w14:textId="77777777" w:rsidR="00774472" w:rsidRPr="0045652F" w:rsidRDefault="00774472" w:rsidP="00ED39E7">
      <w:pPr>
        <w:pStyle w:val="RefrenceChamp"/>
        <w:keepNext/>
        <w:keepLines/>
        <w:rPr>
          <w:bCs/>
          <w:iCs/>
          <w:lang w:val="en-US"/>
        </w:rPr>
      </w:pPr>
      <w:r w:rsidRPr="0045652F">
        <w:rPr>
          <w:b/>
          <w:i/>
          <w:lang w:val="en-US"/>
        </w:rPr>
        <w:t>errlabel</w:t>
      </w:r>
      <w:r w:rsidRPr="0045652F">
        <w:rPr>
          <w:bCs/>
          <w:iCs/>
          <w:lang w:val="en-US"/>
        </w:rPr>
        <w:tab/>
        <w:t>A branch will be made to this label if the message cannot be sent to the requested line</w:t>
      </w:r>
      <w:ins w:id="488" w:author="BOWLER - 4.52" w:date="2013-11-27T11:09:00Z">
        <w:r w:rsidR="00516EAB">
          <w:rPr>
            <w:bCs/>
            <w:iCs/>
            <w:lang w:val="en-US"/>
          </w:rPr>
          <w:t xml:space="preserve"> or if the </w:t>
        </w:r>
        <w:r w:rsidR="00516EAB">
          <w:rPr>
            <w:bCs/>
            <w:i/>
            <w:iCs/>
            <w:lang w:val="en-US"/>
          </w:rPr>
          <w:t>maxtime</w:t>
        </w:r>
        <w:r w:rsidR="00516EAB">
          <w:rPr>
            <w:bCs/>
            <w:iCs/>
            <w:lang w:val="en-US"/>
          </w:rPr>
          <w:t xml:space="preserve"> is exceeded</w:t>
        </w:r>
      </w:ins>
      <w:r w:rsidRPr="0045652F">
        <w:rPr>
          <w:bCs/>
          <w:iCs/>
          <w:lang w:val="en-US"/>
        </w:rPr>
        <w:t>.</w:t>
      </w:r>
    </w:p>
    <w:p w14:paraId="53669510" w14:textId="77777777" w:rsidR="00774472" w:rsidRPr="0045652F" w:rsidRDefault="00774472">
      <w:pPr>
        <w:pStyle w:val="Heading6"/>
        <w:keepLines/>
        <w:rPr>
          <w:lang w:val="en-US"/>
        </w:rPr>
      </w:pPr>
      <w:r w:rsidRPr="0045652F">
        <w:rPr>
          <w:lang w:val="en-US"/>
        </w:rPr>
        <w:t>SEND$ TO-LINE</w:t>
      </w:r>
    </w:p>
    <w:p w14:paraId="21717063" w14:textId="77777777" w:rsidR="00774472" w:rsidRPr="0045652F" w:rsidRDefault="00774472">
      <w:pPr>
        <w:pStyle w:val="ecran0"/>
        <w:rPr>
          <w:lang w:val="en-US"/>
        </w:rPr>
      </w:pPr>
      <w:r w:rsidRPr="0045652F">
        <w:rPr>
          <w:lang w:val="en-US"/>
        </w:rPr>
        <w:fldChar w:fldCharType="begin"/>
      </w:r>
      <w:r w:rsidRPr="0045652F">
        <w:rPr>
          <w:lang w:val="en-US"/>
        </w:rPr>
        <w:instrText xml:space="preserve"> XE "TO-LINE"</w:instrText>
      </w:r>
      <w:r w:rsidRPr="0045652F">
        <w:rPr>
          <w:lang w:val="en-US"/>
        </w:rPr>
        <w:fldChar w:fldCharType="end"/>
      </w:r>
      <w:r w:rsidRPr="0045652F">
        <w:rPr>
          <w:lang w:val="en-US"/>
        </w:rPr>
        <w:t xml:space="preserve">Sends an outbound message on the specified line.  SEND$ TO-LINE is identical to SEND$ TO except that the name of the line is specified directly in the scenario instead of via a transaction.  The SEND$ TO-LINE instruction must be preceded by an OPTION$ instruction (see </w:t>
      </w:r>
      <w:r w:rsidRPr="0045652F">
        <w:rPr>
          <w:lang w:val="en-US"/>
        </w:rPr>
        <w:fldChar w:fldCharType="begin"/>
      </w:r>
      <w:r w:rsidRPr="0045652F">
        <w:rPr>
          <w:lang w:val="en-US"/>
        </w:rPr>
        <w:instrText xml:space="preserve"> PAGEREF _Ref160952318 \p \h </w:instrText>
      </w:r>
      <w:r w:rsidRPr="0045652F">
        <w:rPr>
          <w:lang w:val="en-US"/>
        </w:rPr>
      </w:r>
      <w:r w:rsidRPr="0045652F">
        <w:rPr>
          <w:lang w:val="en-US"/>
        </w:rPr>
        <w:fldChar w:fldCharType="separate"/>
      </w:r>
      <w:r w:rsidR="00A87DE6">
        <w:rPr>
          <w:noProof/>
          <w:lang w:val="en-US"/>
        </w:rPr>
        <w:t>sur la page 201</w:t>
      </w:r>
      <w:r w:rsidRPr="0045652F">
        <w:rPr>
          <w:lang w:val="en-US"/>
        </w:rPr>
        <w:fldChar w:fldCharType="end"/>
      </w:r>
      <w:r w:rsidRPr="0045652F">
        <w:rPr>
          <w:lang w:val="en-US"/>
        </w:rPr>
        <w:t>) which sets up the parameters for the outbound message according to the line type.</w:t>
      </w:r>
    </w:p>
    <w:p w14:paraId="17F15D2F" w14:textId="77777777" w:rsidR="00774472" w:rsidRPr="0045652F" w:rsidRDefault="00774472">
      <w:pPr>
        <w:pStyle w:val="Ecran"/>
        <w:rPr>
          <w:lang w:val="en-US"/>
        </w:rPr>
      </w:pPr>
    </w:p>
    <w:p w14:paraId="21909809" w14:textId="77777777" w:rsidR="00595E14" w:rsidRDefault="00774472">
      <w:pPr>
        <w:pStyle w:val="Ecran"/>
        <w:rPr>
          <w:lang w:val="en-US"/>
        </w:rPr>
      </w:pPr>
      <w:r w:rsidRPr="0045652F">
        <w:rPr>
          <w:lang w:val="en-US"/>
        </w:rPr>
        <w:t xml:space="preserve">    SEND$  TO-LINE,LINE='linename',PARMS='varnamep',</w:t>
      </w:r>
    </w:p>
    <w:p w14:paraId="43256171" w14:textId="77777777" w:rsidR="00774472" w:rsidRPr="0045652F" w:rsidRDefault="00595E14">
      <w:pPr>
        <w:pStyle w:val="Ecran"/>
        <w:rPr>
          <w:lang w:val="en-US"/>
        </w:rPr>
      </w:pPr>
      <w:ins w:id="489" w:author="BOWLER - 4.52" w:date="2013-11-27T10:57:00Z">
        <w:r>
          <w:rPr>
            <w:lang w:val="en-US"/>
          </w:rPr>
          <w:t xml:space="preserve">           MAXTIME=</w:t>
        </w:r>
      </w:ins>
      <w:ins w:id="490" w:author="BOWLER - 4.52" w:date="2013-11-27T10:59:00Z">
        <w:r>
          <w:rPr>
            <w:lang w:val="en-US"/>
          </w:rPr>
          <w:t>hsecs</w:t>
        </w:r>
      </w:ins>
      <w:ins w:id="491" w:author="BOWLER - 4.52" w:date="2013-11-27T10:57:00Z">
        <w:r>
          <w:rPr>
            <w:lang w:val="en-US"/>
          </w:rPr>
          <w:t>,</w:t>
        </w:r>
      </w:ins>
      <w:r w:rsidR="00774472" w:rsidRPr="0045652F">
        <w:rPr>
          <w:lang w:val="en-US"/>
        </w:rPr>
        <w:t>ERROR=</w:t>
      </w:r>
      <w:r>
        <w:rPr>
          <w:lang w:val="en-US"/>
        </w:rPr>
        <w:t>err</w:t>
      </w:r>
      <w:r w:rsidR="00774472" w:rsidRPr="0045652F">
        <w:rPr>
          <w:lang w:val="en-US"/>
        </w:rPr>
        <w:t>label</w:t>
      </w:r>
    </w:p>
    <w:p w14:paraId="0C181388" w14:textId="77777777" w:rsidR="00774472" w:rsidRPr="0045652F" w:rsidRDefault="00774472">
      <w:pPr>
        <w:pStyle w:val="Ecran"/>
        <w:rPr>
          <w:lang w:val="en-US"/>
        </w:rPr>
      </w:pPr>
    </w:p>
    <w:p w14:paraId="12B1F5F7" w14:textId="77777777" w:rsidR="00774472" w:rsidRPr="0045652F" w:rsidRDefault="00774472">
      <w:pPr>
        <w:keepNext/>
        <w:keepLines/>
        <w:rPr>
          <w:bCs/>
          <w:lang w:val="en-US"/>
        </w:rPr>
      </w:pPr>
    </w:p>
    <w:p w14:paraId="5035C8FD" w14:textId="77777777" w:rsidR="00774472" w:rsidRPr="0045652F" w:rsidRDefault="00774472">
      <w:pPr>
        <w:pStyle w:val="RefrenceChamp"/>
        <w:keepNext/>
        <w:keepLines/>
        <w:rPr>
          <w:lang w:val="en-US"/>
        </w:rPr>
      </w:pPr>
      <w:r w:rsidRPr="0045652F">
        <w:rPr>
          <w:b/>
          <w:bCs/>
          <w:i/>
          <w:iCs/>
          <w:lang w:val="en-US"/>
        </w:rPr>
        <w:t>linename</w:t>
      </w:r>
      <w:r w:rsidRPr="0045652F">
        <w:rPr>
          <w:lang w:val="en-US"/>
        </w:rPr>
        <w:tab/>
        <w:t>the name of the VIRTEL line on which the message is to be sent.  This may be the internal or external name of a line defined in the VIRTEL configuration.</w:t>
      </w:r>
    </w:p>
    <w:p w14:paraId="3A6C7DF5" w14:textId="77777777" w:rsidR="00774472" w:rsidRPr="0045652F" w:rsidRDefault="00774472">
      <w:pPr>
        <w:pStyle w:val="RefrenceChamp"/>
        <w:keepNext/>
        <w:keepLines/>
        <w:rPr>
          <w:lang w:val="en-US"/>
        </w:rPr>
      </w:pPr>
      <w:r w:rsidRPr="0045652F">
        <w:rPr>
          <w:b/>
          <w:bCs/>
          <w:i/>
          <w:iCs/>
          <w:lang w:val="en-US"/>
        </w:rPr>
        <w:t>varnamep</w:t>
      </w:r>
      <w:r w:rsidRPr="0045652F">
        <w:rPr>
          <w:lang w:val="en-US"/>
        </w:rPr>
        <w:tab/>
        <w:t>the name of the VIRTEL variable which contains the parameter list.  This variable must have been created by a previous OPTION$ instruction.</w:t>
      </w:r>
    </w:p>
    <w:p w14:paraId="6F28F6FE" w14:textId="77777777" w:rsidR="00595E14" w:rsidRPr="00595E14" w:rsidRDefault="00516EAB" w:rsidP="00595E14">
      <w:pPr>
        <w:pStyle w:val="RefrenceChamp"/>
        <w:keepNext/>
        <w:keepLines/>
        <w:rPr>
          <w:ins w:id="492" w:author="BOWLER - 4.52" w:date="2013-11-27T10:59:00Z"/>
          <w:lang w:val="en-US"/>
        </w:rPr>
      </w:pPr>
      <w:ins w:id="493" w:author="BOWLER - 4.52" w:date="2013-11-27T11:09:00Z">
        <w:r>
          <w:rPr>
            <w:b/>
            <w:i/>
            <w:lang w:val="en-US"/>
          </w:rPr>
          <w:t>maxtime</w:t>
        </w:r>
      </w:ins>
      <w:ins w:id="494" w:author="BOWLER - 4.52" w:date="2013-11-27T10:59:00Z">
        <w:r w:rsidR="00595E14">
          <w:rPr>
            <w:b/>
            <w:i/>
            <w:lang w:val="en-US"/>
          </w:rPr>
          <w:tab/>
        </w:r>
        <w:r w:rsidR="00595E14">
          <w:rPr>
            <w:lang w:val="en-US"/>
          </w:rPr>
          <w:t>the maximum time, in hundredths of a second, to wait for the response</w:t>
        </w:r>
      </w:ins>
      <w:ins w:id="495" w:author="BOWLER - 4.52" w:date="2013-11-27T11:00:00Z">
        <w:r w:rsidR="00595E14">
          <w:rPr>
            <w:lang w:val="en-US"/>
          </w:rPr>
          <w:t xml:space="preserve"> for an outbound HTTP call.</w:t>
        </w:r>
      </w:ins>
    </w:p>
    <w:p w14:paraId="11986A0F" w14:textId="77777777" w:rsidR="00774472" w:rsidRPr="0045652F" w:rsidRDefault="00774472">
      <w:pPr>
        <w:pStyle w:val="RefrenceChamp"/>
        <w:keepLines/>
        <w:rPr>
          <w:bCs/>
          <w:iCs/>
          <w:lang w:val="en-US"/>
        </w:rPr>
      </w:pPr>
      <w:r w:rsidRPr="0045652F">
        <w:rPr>
          <w:b/>
          <w:i/>
          <w:lang w:val="en-US"/>
        </w:rPr>
        <w:t>errlabel</w:t>
      </w:r>
      <w:r w:rsidRPr="0045652F">
        <w:rPr>
          <w:bCs/>
          <w:iCs/>
          <w:lang w:val="en-US"/>
        </w:rPr>
        <w:tab/>
        <w:t>A branch will be made to this label if the message cannot be sent to the requested line</w:t>
      </w:r>
      <w:ins w:id="496" w:author="BOWLER - 4.52" w:date="2013-11-27T11:09:00Z">
        <w:r w:rsidR="00516EAB">
          <w:rPr>
            <w:bCs/>
            <w:iCs/>
            <w:lang w:val="en-US"/>
          </w:rPr>
          <w:t xml:space="preserve"> or if the </w:t>
        </w:r>
        <w:r w:rsidR="00516EAB">
          <w:rPr>
            <w:bCs/>
            <w:i/>
            <w:iCs/>
            <w:lang w:val="en-US"/>
          </w:rPr>
          <w:t>maxtime</w:t>
        </w:r>
        <w:r w:rsidR="00516EAB">
          <w:rPr>
            <w:bCs/>
            <w:iCs/>
            <w:lang w:val="en-US"/>
          </w:rPr>
          <w:t xml:space="preserve"> is exceeded</w:t>
        </w:r>
      </w:ins>
      <w:r w:rsidRPr="0045652F">
        <w:rPr>
          <w:bCs/>
          <w:iCs/>
          <w:lang w:val="en-US"/>
        </w:rPr>
        <w:t>.</w:t>
      </w:r>
    </w:p>
    <w:p w14:paraId="1F2977A0" w14:textId="77777777" w:rsidR="00774472" w:rsidRPr="0045652F" w:rsidRDefault="00774472">
      <w:pPr>
        <w:pStyle w:val="Heading6"/>
        <w:keepLines/>
        <w:rPr>
          <w:lang w:val="en-US"/>
        </w:rPr>
      </w:pPr>
      <w:r w:rsidRPr="0045652F">
        <w:rPr>
          <w:lang w:val="en-US"/>
        </w:rPr>
        <w:t>SEND$ VARIABLE-TO</w:t>
      </w:r>
    </w:p>
    <w:p w14:paraId="14DEF51E" w14:textId="77777777" w:rsidR="00774472" w:rsidRPr="0045652F" w:rsidRDefault="00774472">
      <w:pPr>
        <w:pStyle w:val="ecran0"/>
        <w:rPr>
          <w:lang w:val="en-US"/>
        </w:rPr>
      </w:pPr>
      <w:r w:rsidRPr="0045652F">
        <w:rPr>
          <w:lang w:val="en-US"/>
        </w:rPr>
        <w:fldChar w:fldCharType="begin"/>
      </w:r>
      <w:r w:rsidRPr="0045652F">
        <w:rPr>
          <w:lang w:val="en-US"/>
        </w:rPr>
        <w:instrText xml:space="preserve"> XE "VARIABLE-TO"</w:instrText>
      </w:r>
      <w:r w:rsidRPr="0045652F">
        <w:rPr>
          <w:lang w:val="en-US"/>
        </w:rPr>
        <w:fldChar w:fldCharType="end"/>
      </w:r>
      <w:r w:rsidRPr="0045652F">
        <w:rPr>
          <w:lang w:val="en-US"/>
        </w:rPr>
        <w:t xml:space="preserve">Sends the contents of the specified variable as an outbound message on a VIRTEL line.  The name of the destination line is specified indirectly through a VIRTEL transaction.  A SEND$ VARIABLE-TO instruction is equivalent to an OPTION$ instruction (see </w:t>
      </w:r>
      <w:r w:rsidRPr="0045652F">
        <w:rPr>
          <w:lang w:val="en-US"/>
        </w:rPr>
        <w:fldChar w:fldCharType="begin"/>
      </w:r>
      <w:r w:rsidRPr="0045652F">
        <w:rPr>
          <w:lang w:val="en-US"/>
        </w:rPr>
        <w:instrText xml:space="preserve"> PAGEREF _Ref189461211 \p \h </w:instrText>
      </w:r>
      <w:r w:rsidRPr="0045652F">
        <w:rPr>
          <w:lang w:val="en-US"/>
        </w:rPr>
      </w:r>
      <w:r w:rsidRPr="0045652F">
        <w:rPr>
          <w:lang w:val="en-US"/>
        </w:rPr>
        <w:fldChar w:fldCharType="separate"/>
      </w:r>
      <w:r w:rsidR="00A87DE6">
        <w:rPr>
          <w:noProof/>
          <w:lang w:val="en-US"/>
        </w:rPr>
        <w:t>sur la page 203</w:t>
      </w:r>
      <w:r w:rsidRPr="0045652F">
        <w:rPr>
          <w:lang w:val="en-US"/>
        </w:rPr>
        <w:fldChar w:fldCharType="end"/>
      </w:r>
      <w:r w:rsidRPr="0045652F">
        <w:rPr>
          <w:lang w:val="en-US"/>
        </w:rPr>
        <w:t>) followed by a SEND$ TO instruction in the case where OPTION$ specifies only a variable name.</w:t>
      </w:r>
    </w:p>
    <w:p w14:paraId="486E3805" w14:textId="77777777" w:rsidR="00774472" w:rsidRPr="0045652F" w:rsidRDefault="00774472">
      <w:pPr>
        <w:pStyle w:val="Ecran"/>
        <w:rPr>
          <w:lang w:val="en-US"/>
        </w:rPr>
      </w:pPr>
    </w:p>
    <w:p w14:paraId="4767F387" w14:textId="77777777" w:rsidR="00774472" w:rsidRPr="0045652F" w:rsidRDefault="00774472">
      <w:pPr>
        <w:pStyle w:val="Ecran"/>
        <w:rPr>
          <w:lang w:val="en-US"/>
        </w:rPr>
      </w:pPr>
      <w:r w:rsidRPr="0045652F">
        <w:rPr>
          <w:lang w:val="en-US"/>
        </w:rPr>
        <w:t xml:space="preserve">    SEND$  VARIABLE-TO,tranname,VAR='varname',ERROR=label</w:t>
      </w:r>
    </w:p>
    <w:p w14:paraId="79F66877" w14:textId="77777777" w:rsidR="00774472" w:rsidRPr="0045652F" w:rsidRDefault="00774472">
      <w:pPr>
        <w:pStyle w:val="Ecran"/>
        <w:rPr>
          <w:lang w:val="en-US"/>
        </w:rPr>
      </w:pPr>
    </w:p>
    <w:p w14:paraId="7D12A90B" w14:textId="77777777" w:rsidR="00774472" w:rsidRPr="0045652F" w:rsidRDefault="00774472">
      <w:pPr>
        <w:keepNext/>
        <w:keepLines/>
        <w:rPr>
          <w:bCs/>
          <w:lang w:val="en-US"/>
        </w:rPr>
      </w:pPr>
    </w:p>
    <w:p w14:paraId="4FEC091A" w14:textId="77777777" w:rsidR="00774472" w:rsidRPr="0045652F" w:rsidRDefault="00774472">
      <w:pPr>
        <w:pStyle w:val="RefrenceChamp"/>
        <w:keepNext/>
        <w:keepLines/>
        <w:rPr>
          <w:lang w:val="en-US"/>
        </w:rPr>
      </w:pPr>
      <w:r w:rsidRPr="0045652F">
        <w:rPr>
          <w:b/>
          <w:bCs/>
          <w:i/>
          <w:iCs/>
          <w:lang w:val="en-US"/>
        </w:rPr>
        <w:t>tranname</w:t>
      </w:r>
      <w:r w:rsidRPr="0045652F">
        <w:rPr>
          <w:lang w:val="en-US"/>
        </w:rPr>
        <w:tab/>
        <w:t>the external name of a VIRTEL transaction defined under the entry point applicable to this scenario.  In the transaction definition, the “Application type” field must be 5 and the “Application” field must be the internal or external name of a VIRTEL line.</w:t>
      </w:r>
    </w:p>
    <w:p w14:paraId="2D25F8E6" w14:textId="77777777" w:rsidR="00774472" w:rsidRPr="0045652F" w:rsidRDefault="00774472">
      <w:pPr>
        <w:pStyle w:val="RefrenceChamp"/>
        <w:keepNext/>
        <w:keepLines/>
        <w:rPr>
          <w:lang w:val="en-US"/>
        </w:rPr>
      </w:pPr>
      <w:r w:rsidRPr="0045652F">
        <w:rPr>
          <w:b/>
          <w:bCs/>
          <w:i/>
          <w:iCs/>
          <w:lang w:val="en-US"/>
        </w:rPr>
        <w:t>varname</w:t>
      </w:r>
      <w:r w:rsidRPr="0045652F">
        <w:rPr>
          <w:lang w:val="en-US"/>
        </w:rPr>
        <w:tab/>
        <w:t>the name of the VIRTEL variable which contains data to be written to the line.</w:t>
      </w:r>
    </w:p>
    <w:p w14:paraId="24CA49DA" w14:textId="77777777" w:rsidR="00774472" w:rsidRPr="0045652F" w:rsidRDefault="00774472">
      <w:pPr>
        <w:pStyle w:val="RefrenceChamp"/>
        <w:keepLines/>
        <w:rPr>
          <w:bCs/>
          <w:iCs/>
          <w:lang w:val="en-US"/>
        </w:rPr>
      </w:pPr>
      <w:r w:rsidRPr="0045652F">
        <w:rPr>
          <w:b/>
          <w:i/>
          <w:lang w:val="en-US"/>
        </w:rPr>
        <w:t>errlabel</w:t>
      </w:r>
      <w:r w:rsidRPr="0045652F">
        <w:rPr>
          <w:bCs/>
          <w:iCs/>
          <w:lang w:val="en-US"/>
        </w:rPr>
        <w:tab/>
        <w:t>A branch will be made to this label if the message cannot be sent to the requested line.</w:t>
      </w:r>
    </w:p>
    <w:p w14:paraId="7F7FEFCE" w14:textId="77777777" w:rsidR="00774472" w:rsidRPr="0045652F" w:rsidRDefault="00774472">
      <w:pPr>
        <w:pStyle w:val="Nfj"/>
        <w:rPr>
          <w:lang w:val="en-US"/>
        </w:rPr>
      </w:pPr>
      <w:r w:rsidRPr="0045652F">
        <w:rPr>
          <w:lang w:val="en-US"/>
        </w:rPr>
        <w:t>Note: when an input scenario sends a variable to a VIRPASS line, the response from the VIRPASS line is passed to the output scenario in the $VIRPASS$ variable.</w:t>
      </w:r>
    </w:p>
    <w:p w14:paraId="6A1FBA34" w14:textId="77777777" w:rsidR="00774472" w:rsidRPr="0045652F" w:rsidRDefault="00774472">
      <w:pPr>
        <w:pStyle w:val="Heading6"/>
        <w:keepLines/>
        <w:rPr>
          <w:lang w:val="en-US"/>
        </w:rPr>
      </w:pPr>
      <w:bookmarkStart w:id="497" w:name="_Ref327968706"/>
      <w:r w:rsidRPr="0045652F">
        <w:rPr>
          <w:lang w:val="en-US"/>
        </w:rPr>
        <w:t>SEND$ VARIABLE-TO-LINE</w:t>
      </w:r>
      <w:bookmarkEnd w:id="497"/>
    </w:p>
    <w:p w14:paraId="5E374D35" w14:textId="77777777" w:rsidR="00774472" w:rsidRPr="0045652F" w:rsidRDefault="00774472">
      <w:pPr>
        <w:pStyle w:val="ecran0"/>
        <w:rPr>
          <w:lang w:val="en-US"/>
        </w:rPr>
      </w:pPr>
      <w:r w:rsidRPr="0045652F">
        <w:rPr>
          <w:lang w:val="en-US"/>
        </w:rPr>
        <w:fldChar w:fldCharType="begin"/>
      </w:r>
      <w:r w:rsidRPr="0045652F">
        <w:rPr>
          <w:lang w:val="en-US"/>
        </w:rPr>
        <w:instrText xml:space="preserve"> XE "VARIABLE-TO-LINE"</w:instrText>
      </w:r>
      <w:r w:rsidRPr="0045652F">
        <w:rPr>
          <w:lang w:val="en-US"/>
        </w:rPr>
        <w:fldChar w:fldCharType="end"/>
      </w:r>
      <w:r w:rsidRPr="0045652F">
        <w:rPr>
          <w:lang w:val="en-US"/>
        </w:rPr>
        <w:t xml:space="preserve">Sends the contents of the specified variable as an outbound message on the specified VIRTEL line.  SEND$ VARIABLE-TO-LINE is identical to SEND$ VARIABLE-TO except that the name of the line is specified directly in the scenario instead of via a transaction.  A SEND$ VARIABLE-TO-LINE instruction is equivalent to an OPTION$ instruction (see </w:t>
      </w:r>
      <w:r w:rsidRPr="0045652F">
        <w:rPr>
          <w:lang w:val="en-US"/>
        </w:rPr>
        <w:fldChar w:fldCharType="begin"/>
      </w:r>
      <w:r w:rsidRPr="0045652F">
        <w:rPr>
          <w:lang w:val="en-US"/>
        </w:rPr>
        <w:instrText xml:space="preserve"> PAGEREF _Ref189461211 \p \h </w:instrText>
      </w:r>
      <w:r w:rsidRPr="0045652F">
        <w:rPr>
          <w:lang w:val="en-US"/>
        </w:rPr>
      </w:r>
      <w:r w:rsidRPr="0045652F">
        <w:rPr>
          <w:lang w:val="en-US"/>
        </w:rPr>
        <w:fldChar w:fldCharType="separate"/>
      </w:r>
      <w:r w:rsidR="00A87DE6">
        <w:rPr>
          <w:noProof/>
          <w:lang w:val="en-US"/>
        </w:rPr>
        <w:t>sur la page 203</w:t>
      </w:r>
      <w:r w:rsidRPr="0045652F">
        <w:rPr>
          <w:lang w:val="en-US"/>
        </w:rPr>
        <w:fldChar w:fldCharType="end"/>
      </w:r>
      <w:r w:rsidRPr="0045652F">
        <w:rPr>
          <w:lang w:val="en-US"/>
        </w:rPr>
        <w:t>) followed by a SEND$ TO-LINE instruction in the case where OPTION$ specifies only a variable name.</w:t>
      </w:r>
    </w:p>
    <w:p w14:paraId="0A99CED0" w14:textId="77777777" w:rsidR="00774472" w:rsidRPr="0045652F" w:rsidRDefault="00774472">
      <w:pPr>
        <w:pStyle w:val="Ecran"/>
        <w:rPr>
          <w:lang w:val="en-US"/>
        </w:rPr>
      </w:pPr>
    </w:p>
    <w:p w14:paraId="499FABE6" w14:textId="77777777" w:rsidR="00774472" w:rsidRPr="0045652F" w:rsidRDefault="00774472">
      <w:pPr>
        <w:pStyle w:val="Ecran"/>
        <w:rPr>
          <w:lang w:val="en-US"/>
        </w:rPr>
      </w:pPr>
      <w:r w:rsidRPr="0045652F">
        <w:rPr>
          <w:lang w:val="en-US"/>
        </w:rPr>
        <w:t xml:space="preserve">    SEND$  VARIABLE-TO-LINE,VAR='varname',LINE='linename',ERROR=label</w:t>
      </w:r>
    </w:p>
    <w:p w14:paraId="0D926216" w14:textId="77777777" w:rsidR="00774472" w:rsidRPr="0045652F" w:rsidRDefault="00774472">
      <w:pPr>
        <w:pStyle w:val="Ecran"/>
        <w:rPr>
          <w:lang w:val="en-US"/>
        </w:rPr>
      </w:pPr>
    </w:p>
    <w:p w14:paraId="43C99D11" w14:textId="77777777" w:rsidR="00774472" w:rsidRPr="0045652F" w:rsidRDefault="00774472">
      <w:pPr>
        <w:keepNext/>
        <w:keepLines/>
        <w:rPr>
          <w:bCs/>
          <w:lang w:val="en-US"/>
        </w:rPr>
      </w:pPr>
    </w:p>
    <w:p w14:paraId="289B5C0F" w14:textId="77777777" w:rsidR="00774472" w:rsidRPr="0045652F" w:rsidRDefault="00774472">
      <w:pPr>
        <w:pStyle w:val="RefrenceChamp"/>
        <w:keepNext/>
        <w:keepLines/>
        <w:rPr>
          <w:lang w:val="en-US"/>
        </w:rPr>
      </w:pPr>
      <w:r w:rsidRPr="0045652F">
        <w:rPr>
          <w:b/>
          <w:bCs/>
          <w:i/>
          <w:iCs/>
          <w:lang w:val="en-US"/>
        </w:rPr>
        <w:t>varname</w:t>
      </w:r>
      <w:r w:rsidRPr="0045652F">
        <w:rPr>
          <w:lang w:val="en-US"/>
        </w:rPr>
        <w:tab/>
        <w:t>the name of the VIRTEL variable which contains data to be written to the line.</w:t>
      </w:r>
    </w:p>
    <w:p w14:paraId="6B277ED8" w14:textId="77777777" w:rsidR="00774472" w:rsidRPr="0045652F" w:rsidRDefault="00774472">
      <w:pPr>
        <w:pStyle w:val="RefrenceChamp"/>
        <w:keepNext/>
        <w:keepLines/>
        <w:rPr>
          <w:lang w:val="en-US"/>
        </w:rPr>
      </w:pPr>
      <w:r w:rsidRPr="0045652F">
        <w:rPr>
          <w:b/>
          <w:bCs/>
          <w:i/>
          <w:iCs/>
          <w:lang w:val="en-US"/>
        </w:rPr>
        <w:t>linename</w:t>
      </w:r>
      <w:r w:rsidRPr="0045652F">
        <w:rPr>
          <w:lang w:val="en-US"/>
        </w:rPr>
        <w:tab/>
        <w:t>the name of the VIRTEL line on which the message is to be sent.  This may be the internal or external name of a line defined in the VIRTEL configuration.</w:t>
      </w:r>
    </w:p>
    <w:p w14:paraId="653A04AD" w14:textId="77777777" w:rsidR="00774472" w:rsidRPr="0045652F" w:rsidRDefault="00774472">
      <w:pPr>
        <w:pStyle w:val="RefrenceChamp"/>
        <w:keepLines/>
        <w:rPr>
          <w:bCs/>
          <w:iCs/>
          <w:lang w:val="en-US"/>
        </w:rPr>
      </w:pPr>
      <w:r w:rsidRPr="0045652F">
        <w:rPr>
          <w:b/>
          <w:i/>
          <w:lang w:val="en-US"/>
        </w:rPr>
        <w:t>errlabel</w:t>
      </w:r>
      <w:r w:rsidRPr="0045652F">
        <w:rPr>
          <w:bCs/>
          <w:iCs/>
          <w:lang w:val="en-US"/>
        </w:rPr>
        <w:tab/>
        <w:t>A branch will be made to this label if the message cannot be sent to the requested line.</w:t>
      </w:r>
    </w:p>
    <w:p w14:paraId="7DD24360" w14:textId="77777777" w:rsidR="00774472" w:rsidRPr="0045652F" w:rsidRDefault="00774472">
      <w:pPr>
        <w:pStyle w:val="Heading5"/>
        <w:keepLines/>
        <w:pageBreakBefore/>
        <w:rPr>
          <w:szCs w:val="21"/>
          <w:lang w:val="en-US"/>
        </w:rPr>
      </w:pPr>
      <w:r w:rsidRPr="0045652F">
        <w:rPr>
          <w:szCs w:val="21"/>
          <w:lang w:val="en-US"/>
        </w:rPr>
        <w:t>SET$ instruction</w:t>
      </w:r>
    </w:p>
    <w:p w14:paraId="066FB49D" w14:textId="77777777" w:rsidR="00774472" w:rsidRPr="0045652F" w:rsidRDefault="00774472">
      <w:pPr>
        <w:keepNext/>
        <w:keepLines/>
        <w:rPr>
          <w:lang w:val="en-US"/>
        </w:rPr>
      </w:pPr>
      <w:r w:rsidRPr="0045652F">
        <w:rPr>
          <w:lang w:val="en-US"/>
        </w:rPr>
        <w:fldChar w:fldCharType="begin"/>
      </w:r>
      <w:r w:rsidRPr="0045652F">
        <w:rPr>
          <w:lang w:val="en-US"/>
        </w:rPr>
        <w:instrText xml:space="preserve"> XE "SET$"</w:instrText>
      </w:r>
      <w:r w:rsidRPr="0045652F">
        <w:rPr>
          <w:lang w:val="en-US"/>
        </w:rPr>
        <w:fldChar w:fldCharType="end"/>
      </w:r>
      <w:r w:rsidRPr="0045652F">
        <w:rPr>
          <w:lang w:val="en-US"/>
        </w:rPr>
        <w:t>This instruction allows various parameters to be set.</w:t>
      </w:r>
    </w:p>
    <w:p w14:paraId="06708C88" w14:textId="77777777" w:rsidR="00774472" w:rsidRPr="0045652F" w:rsidRDefault="00774472">
      <w:pPr>
        <w:pStyle w:val="Heading6"/>
        <w:keepLines/>
        <w:rPr>
          <w:lang w:val="en-US"/>
        </w:rPr>
      </w:pPr>
      <w:bookmarkStart w:id="498" w:name="_Ref224380870"/>
      <w:r w:rsidRPr="0045652F">
        <w:rPr>
          <w:lang w:val="en-US"/>
        </w:rPr>
        <w:t>SET$ ENCODING</w:t>
      </w:r>
      <w:bookmarkEnd w:id="498"/>
    </w:p>
    <w:p w14:paraId="26CBF84D" w14:textId="77777777" w:rsidR="00774472" w:rsidRPr="0045652F" w:rsidRDefault="00774472">
      <w:pPr>
        <w:pStyle w:val="ecran0"/>
        <w:rPr>
          <w:lang w:val="en-US"/>
        </w:rPr>
      </w:pPr>
      <w:r w:rsidRPr="0045652F">
        <w:rPr>
          <w:lang w:val="en-US"/>
        </w:rPr>
        <w:fldChar w:fldCharType="begin"/>
      </w:r>
      <w:r w:rsidRPr="0045652F">
        <w:rPr>
          <w:lang w:val="en-US"/>
        </w:rPr>
        <w:instrText xml:space="preserve"> XE "ENCODING"</w:instrText>
      </w:r>
      <w:r w:rsidRPr="0045652F">
        <w:rPr>
          <w:lang w:val="en-US"/>
        </w:rPr>
        <w:fldChar w:fldCharType="end"/>
      </w:r>
      <w:r w:rsidRPr="0045652F">
        <w:rPr>
          <w:lang w:val="en-US"/>
        </w:rPr>
        <w:t>The SET$ ENCODING instruction allows a scenario specify the default encoding for subsequent pages sent to the terminal, and the encoding of subsequent URLs for this session.</w:t>
      </w:r>
    </w:p>
    <w:p w14:paraId="7A0172F8" w14:textId="77777777" w:rsidR="00774472" w:rsidRPr="0045652F" w:rsidRDefault="00774472">
      <w:pPr>
        <w:pStyle w:val="Ecran"/>
        <w:spacing w:line="240" w:lineRule="exact"/>
        <w:rPr>
          <w:lang w:val="en-US"/>
        </w:rPr>
      </w:pPr>
    </w:p>
    <w:p w14:paraId="24A47B7F" w14:textId="77777777" w:rsidR="00774472" w:rsidRPr="0045652F" w:rsidRDefault="00774472">
      <w:pPr>
        <w:pStyle w:val="Ecran"/>
        <w:spacing w:line="240" w:lineRule="exact"/>
        <w:rPr>
          <w:lang w:val="en-US"/>
        </w:rPr>
      </w:pPr>
      <w:r w:rsidRPr="0045652F">
        <w:rPr>
          <w:lang w:val="en-US"/>
        </w:rPr>
        <w:t xml:space="preserve">    SET$  ENCODING,UTF-8,'charset'</w:t>
      </w:r>
    </w:p>
    <w:p w14:paraId="55228416" w14:textId="77777777" w:rsidR="00774472" w:rsidRPr="0045652F" w:rsidRDefault="00774472">
      <w:pPr>
        <w:pStyle w:val="Ecran"/>
        <w:spacing w:line="240" w:lineRule="exact"/>
        <w:rPr>
          <w:lang w:val="en-US"/>
        </w:rPr>
      </w:pPr>
      <w:r w:rsidRPr="0045652F">
        <w:rPr>
          <w:lang w:val="en-US"/>
        </w:rPr>
        <w:t xml:space="preserve">    SET$  ENCODING,UTF-8</w:t>
      </w:r>
    </w:p>
    <w:p w14:paraId="28322EBD" w14:textId="77777777" w:rsidR="00774472" w:rsidRPr="0045652F" w:rsidRDefault="00774472">
      <w:pPr>
        <w:pStyle w:val="Ecran"/>
        <w:spacing w:line="240" w:lineRule="exact"/>
        <w:rPr>
          <w:lang w:val="en-US"/>
        </w:rPr>
      </w:pPr>
      <w:r w:rsidRPr="0045652F">
        <w:rPr>
          <w:lang w:val="en-US"/>
        </w:rPr>
        <w:t xml:space="preserve">    SET$  ENCODING,ISO-FOR-COUNTRY,'country'</w:t>
      </w:r>
    </w:p>
    <w:p w14:paraId="2837CDF8" w14:textId="77777777" w:rsidR="00774472" w:rsidRPr="0045652F" w:rsidRDefault="00774472">
      <w:pPr>
        <w:pStyle w:val="Ecran"/>
        <w:spacing w:line="240" w:lineRule="exact"/>
        <w:rPr>
          <w:lang w:val="en-US"/>
        </w:rPr>
      </w:pPr>
      <w:r w:rsidRPr="0045652F">
        <w:rPr>
          <w:lang w:val="en-US"/>
        </w:rPr>
        <w:t xml:space="preserve">    SET$  ENCODING,ISO-FOR-COUNTRY</w:t>
      </w:r>
    </w:p>
    <w:p w14:paraId="7FE57D9B" w14:textId="77777777" w:rsidR="00774472" w:rsidRPr="0045652F" w:rsidRDefault="00774472">
      <w:pPr>
        <w:pStyle w:val="Ecran"/>
        <w:spacing w:line="240" w:lineRule="exact"/>
        <w:rPr>
          <w:lang w:val="en-US"/>
        </w:rPr>
      </w:pPr>
    </w:p>
    <w:p w14:paraId="22108D56" w14:textId="77777777" w:rsidR="00774472" w:rsidRPr="0045652F" w:rsidRDefault="00774472">
      <w:pPr>
        <w:keepNext/>
        <w:keepLines/>
        <w:rPr>
          <w:lang w:val="en-US"/>
        </w:rPr>
      </w:pPr>
    </w:p>
    <w:p w14:paraId="700AD09D" w14:textId="77777777" w:rsidR="00774472" w:rsidRPr="0045652F" w:rsidRDefault="00774472">
      <w:pPr>
        <w:pStyle w:val="RefrenceChamp"/>
        <w:keepNext/>
        <w:keepLines/>
        <w:rPr>
          <w:lang w:val="en-US"/>
        </w:rPr>
      </w:pPr>
      <w:r w:rsidRPr="0045652F">
        <w:rPr>
          <w:b/>
          <w:bCs/>
          <w:i/>
          <w:iCs/>
          <w:lang w:val="en-US"/>
        </w:rPr>
        <w:t>UTF-8</w:t>
      </w:r>
      <w:r w:rsidRPr="0045652F">
        <w:rPr>
          <w:lang w:val="en-US"/>
        </w:rPr>
        <w:tab/>
        <w:t>specifies that the terminal will be placed in UTF-8 mode.</w:t>
      </w:r>
    </w:p>
    <w:p w14:paraId="69F215F6" w14:textId="77777777" w:rsidR="00774472" w:rsidRPr="0045652F" w:rsidRDefault="00774472">
      <w:pPr>
        <w:pStyle w:val="RefrenceChamp"/>
        <w:keepNext/>
        <w:keepLines/>
        <w:rPr>
          <w:lang w:val="en-US"/>
        </w:rPr>
      </w:pPr>
      <w:r w:rsidRPr="0045652F">
        <w:rPr>
          <w:b/>
          <w:bCs/>
          <w:i/>
          <w:iCs/>
          <w:lang w:val="en-US"/>
        </w:rPr>
        <w:t>charset</w:t>
      </w:r>
      <w:r w:rsidRPr="0045652F">
        <w:rPr>
          <w:lang w:val="en-US"/>
        </w:rPr>
        <w:tab/>
        <w:t>specifies the name of the UTF-8 translation table to be used.  Refer to the DEFUTF8 parameter in the section “</w:t>
      </w:r>
      <w:bookmarkStart w:id="499" w:name="_Toc375196432"/>
      <w:bookmarkStart w:id="500" w:name="_Toc411343172"/>
      <w:bookmarkStart w:id="501" w:name="_Toc163986821"/>
      <w:r w:rsidRPr="0045652F">
        <w:rPr>
          <w:lang w:val="en-US"/>
        </w:rPr>
        <w:t>Parameters of the VIRTCT</w:t>
      </w:r>
      <w:bookmarkEnd w:id="499"/>
      <w:bookmarkEnd w:id="500"/>
      <w:bookmarkEnd w:id="501"/>
      <w:r w:rsidRPr="0045652F">
        <w:rPr>
          <w:lang w:val="en-US"/>
        </w:rPr>
        <w:t xml:space="preserve">” in the </w:t>
      </w:r>
      <w:r w:rsidRPr="0045652F">
        <w:rPr>
          <w:i/>
          <w:iCs/>
          <w:lang w:val="en-US"/>
        </w:rPr>
        <w:t>VIRTEL Installation Guide</w:t>
      </w:r>
      <w:r w:rsidRPr="0045652F">
        <w:rPr>
          <w:lang w:val="en-US"/>
        </w:rPr>
        <w:t xml:space="preserve"> for a list of valid translation table names.  If </w:t>
      </w:r>
      <w:r w:rsidRPr="0045652F">
        <w:rPr>
          <w:i/>
          <w:iCs/>
          <w:lang w:val="en-US"/>
        </w:rPr>
        <w:t xml:space="preserve">charset </w:t>
      </w:r>
      <w:r w:rsidRPr="0045652F">
        <w:rPr>
          <w:lang w:val="en-US"/>
        </w:rPr>
        <w:t>is not specified, the value of the DEFUTF8 parameter in the VIRTCT is used.</w:t>
      </w:r>
    </w:p>
    <w:p w14:paraId="0741732F" w14:textId="77777777" w:rsidR="00774472" w:rsidRPr="0045652F" w:rsidRDefault="00774472">
      <w:pPr>
        <w:pStyle w:val="RefrenceChamp"/>
        <w:keepNext/>
        <w:keepLines/>
        <w:rPr>
          <w:lang w:val="en-US"/>
        </w:rPr>
      </w:pPr>
      <w:r w:rsidRPr="0045652F">
        <w:rPr>
          <w:b/>
          <w:bCs/>
          <w:i/>
          <w:iCs/>
          <w:lang w:val="en-US"/>
        </w:rPr>
        <w:t>ISO-FOR-COUNTRY</w:t>
      </w:r>
      <w:r w:rsidRPr="0045652F">
        <w:rPr>
          <w:lang w:val="en-US"/>
        </w:rPr>
        <w:tab/>
      </w:r>
      <w:r w:rsidRPr="0045652F">
        <w:rPr>
          <w:lang w:val="en-US"/>
        </w:rPr>
        <w:br/>
        <w:t>specifies that the terminal will be placed in ISO mode.</w:t>
      </w:r>
    </w:p>
    <w:p w14:paraId="74EC8C5E" w14:textId="77777777" w:rsidR="00774472" w:rsidRPr="0045652F" w:rsidRDefault="00774472">
      <w:pPr>
        <w:pStyle w:val="RefrenceChamp"/>
        <w:keepNext/>
        <w:keepLines/>
        <w:rPr>
          <w:lang w:val="en-US"/>
        </w:rPr>
      </w:pPr>
      <w:r w:rsidRPr="0045652F">
        <w:rPr>
          <w:b/>
          <w:bCs/>
          <w:i/>
          <w:iCs/>
          <w:lang w:val="en-US"/>
        </w:rPr>
        <w:t>country</w:t>
      </w:r>
      <w:r w:rsidRPr="0045652F">
        <w:rPr>
          <w:lang w:val="en-US"/>
        </w:rPr>
        <w:tab/>
        <w:t xml:space="preserve">specifies the name of the ISO translation table to be used.  Refer to the SET-COUNTRY-CODE tag </w:t>
      </w:r>
      <w:r w:rsidRPr="0045652F">
        <w:rPr>
          <w:lang w:val="en-US"/>
        </w:rPr>
        <w:fldChar w:fldCharType="begin"/>
      </w:r>
      <w:r w:rsidRPr="0045652F">
        <w:rPr>
          <w:lang w:val="en-US"/>
        </w:rPr>
        <w:instrText xml:space="preserve"> PAGEREF _Ref269994610 \p \h </w:instrText>
      </w:r>
      <w:r w:rsidRPr="0045652F">
        <w:rPr>
          <w:lang w:val="en-US"/>
        </w:rPr>
      </w:r>
      <w:r w:rsidRPr="0045652F">
        <w:rPr>
          <w:lang w:val="en-US"/>
        </w:rPr>
        <w:fldChar w:fldCharType="separate"/>
      </w:r>
      <w:r w:rsidR="00A87DE6">
        <w:rPr>
          <w:noProof/>
          <w:lang w:val="en-US"/>
        </w:rPr>
        <w:t>sur la page 69</w:t>
      </w:r>
      <w:r w:rsidRPr="0045652F">
        <w:rPr>
          <w:lang w:val="en-US"/>
        </w:rPr>
        <w:fldChar w:fldCharType="end"/>
      </w:r>
      <w:r w:rsidRPr="0045652F">
        <w:rPr>
          <w:lang w:val="en-US"/>
        </w:rPr>
        <w:t xml:space="preserve"> for a list of valid country names.  If </w:t>
      </w:r>
      <w:r w:rsidRPr="0045652F">
        <w:rPr>
          <w:i/>
          <w:iCs/>
          <w:lang w:val="en-US"/>
        </w:rPr>
        <w:t xml:space="preserve">country </w:t>
      </w:r>
      <w:r w:rsidRPr="0045652F">
        <w:rPr>
          <w:lang w:val="en-US"/>
        </w:rPr>
        <w:t>is not specified, the value of the COUNTRY parameter in the VIRTCT is used.</w:t>
      </w:r>
    </w:p>
    <w:p w14:paraId="31D1D821" w14:textId="77777777" w:rsidR="00774472" w:rsidRPr="0045652F" w:rsidRDefault="00774472">
      <w:pPr>
        <w:keepNext/>
        <w:keepLines/>
        <w:rPr>
          <w:lang w:val="en-US"/>
        </w:rPr>
      </w:pPr>
      <w:r w:rsidRPr="0045652F">
        <w:rPr>
          <w:lang w:val="en-US"/>
        </w:rPr>
        <w:fldChar w:fldCharType="begin"/>
      </w:r>
      <w:r w:rsidRPr="0045652F">
        <w:rPr>
          <w:lang w:val="en-US"/>
        </w:rPr>
        <w:instrText xml:space="preserve"> XE "Query:URL parameters" </w:instrText>
      </w:r>
      <w:r w:rsidRPr="0045652F">
        <w:rPr>
          <w:lang w:val="en-US"/>
        </w:rPr>
        <w:fldChar w:fldCharType="end"/>
      </w:r>
      <w:r w:rsidRPr="0045652F">
        <w:rPr>
          <w:lang w:val="en-US"/>
        </w:rPr>
        <w:fldChar w:fldCharType="begin"/>
      </w:r>
      <w:r w:rsidRPr="0045652F">
        <w:rPr>
          <w:lang w:val="en-US"/>
        </w:rPr>
        <w:instrText xml:space="preserve"> XE "URL:Query parameters" </w:instrText>
      </w:r>
      <w:r w:rsidRPr="0045652F">
        <w:rPr>
          <w:lang w:val="en-US"/>
        </w:rPr>
        <w:fldChar w:fldCharType="end"/>
      </w:r>
      <w:r w:rsidRPr="0045652F">
        <w:rPr>
          <w:lang w:val="en-US"/>
        </w:rPr>
        <w:t>By default, VIRTEL expects query parameters in the URL to be encoded in the same character set as the last page sent to the user.  For the first URL of a session, where no page has yet been sent to the user, VIRTEL assumes the ISO encoding for the default country.  The SET$ ENCODING instruction allows a scenario to override this default.</w:t>
      </w:r>
    </w:p>
    <w:p w14:paraId="5A5D25B4" w14:textId="77777777" w:rsidR="00774472" w:rsidRPr="0045652F" w:rsidRDefault="00774472">
      <w:pPr>
        <w:pStyle w:val="ecran0"/>
        <w:rPr>
          <w:lang w:val="en-US"/>
        </w:rPr>
      </w:pPr>
      <w:r w:rsidRPr="0045652F">
        <w:rPr>
          <w:lang w:val="en-US"/>
        </w:rPr>
        <w:t>The following example shows part of an input scenario.  The scenario allows the user to override the default input encoding for query parameters by specifying either IE=UTF-8 or IE=ISO as an additional parameter of the URL.</w:t>
      </w:r>
    </w:p>
    <w:p w14:paraId="427C61AD" w14:textId="77777777" w:rsidR="00774472" w:rsidRPr="0045652F" w:rsidRDefault="00774472">
      <w:pPr>
        <w:pStyle w:val="Listing"/>
        <w:rPr>
          <w:lang w:val="en-US"/>
        </w:rPr>
      </w:pPr>
      <w:r w:rsidRPr="0045652F">
        <w:rPr>
          <w:lang w:val="en-US"/>
        </w:rPr>
        <w:t xml:space="preserve">         COPY$ INPUT-TO-VARIABLE,FIELD='IE',VAR='IE'</w:t>
      </w:r>
    </w:p>
    <w:p w14:paraId="38BC0A48" w14:textId="77777777" w:rsidR="00774472" w:rsidRPr="0045652F" w:rsidRDefault="00774472">
      <w:pPr>
        <w:pStyle w:val="Listing"/>
        <w:rPr>
          <w:lang w:val="en-US"/>
        </w:rPr>
      </w:pPr>
      <w:r w:rsidRPr="0045652F">
        <w:rPr>
          <w:lang w:val="en-US"/>
        </w:rPr>
        <w:t xml:space="preserve">         IF$   NOT-FOUND,THEN=SUITE</w:t>
      </w:r>
    </w:p>
    <w:p w14:paraId="20E33D3B" w14:textId="77777777" w:rsidR="00774472" w:rsidRPr="0045652F" w:rsidRDefault="00774472">
      <w:pPr>
        <w:pStyle w:val="Listing"/>
        <w:rPr>
          <w:lang w:val="en-US"/>
        </w:rPr>
      </w:pPr>
      <w:r w:rsidRPr="0045652F">
        <w:rPr>
          <w:lang w:val="en-US"/>
        </w:rPr>
        <w:t xml:space="preserve">         CASE$ 'IE',                                                   *</w:t>
      </w:r>
    </w:p>
    <w:p w14:paraId="48B0C871" w14:textId="77777777" w:rsidR="00774472" w:rsidRPr="0045652F" w:rsidRDefault="00774472">
      <w:pPr>
        <w:pStyle w:val="Listing"/>
        <w:rPr>
          <w:lang w:val="en-US"/>
        </w:rPr>
      </w:pPr>
      <w:r w:rsidRPr="0045652F">
        <w:rPr>
          <w:lang w:val="en-US"/>
        </w:rPr>
        <w:t xml:space="preserve">               (EQ,'UTF-8',SETUTF8),                                   *</w:t>
      </w:r>
    </w:p>
    <w:p w14:paraId="41065FE2" w14:textId="77777777" w:rsidR="00774472" w:rsidRPr="0045652F" w:rsidRDefault="00774472">
      <w:pPr>
        <w:pStyle w:val="Listing"/>
        <w:rPr>
          <w:lang w:val="en-US"/>
        </w:rPr>
      </w:pPr>
      <w:r w:rsidRPr="0045652F">
        <w:rPr>
          <w:lang w:val="en-US"/>
        </w:rPr>
        <w:t xml:space="preserve">               (EQ,'ISO',SETISO),                                      *</w:t>
      </w:r>
    </w:p>
    <w:p w14:paraId="2C9929DC" w14:textId="77777777" w:rsidR="00774472" w:rsidRPr="0045652F" w:rsidRDefault="00774472">
      <w:pPr>
        <w:pStyle w:val="Listing"/>
        <w:rPr>
          <w:lang w:val="en-US"/>
        </w:rPr>
      </w:pPr>
      <w:r w:rsidRPr="0045652F">
        <w:rPr>
          <w:lang w:val="en-US"/>
        </w:rPr>
        <w:t xml:space="preserve">               ELSE=SUITE</w:t>
      </w:r>
    </w:p>
    <w:p w14:paraId="0AE79EB6" w14:textId="77777777" w:rsidR="00774472" w:rsidRPr="0045652F" w:rsidRDefault="00774472">
      <w:pPr>
        <w:pStyle w:val="Listing"/>
        <w:rPr>
          <w:lang w:val="en-US"/>
        </w:rPr>
      </w:pPr>
      <w:r w:rsidRPr="0045652F">
        <w:rPr>
          <w:lang w:val="en-US"/>
        </w:rPr>
        <w:t>SETUTF8  SET$  ENCODING,UTF-8,'IBM1147'</w:t>
      </w:r>
    </w:p>
    <w:p w14:paraId="72C07206" w14:textId="77777777" w:rsidR="00774472" w:rsidRPr="0045652F" w:rsidRDefault="00774472">
      <w:pPr>
        <w:pStyle w:val="Listing"/>
        <w:rPr>
          <w:lang w:val="en-US"/>
        </w:rPr>
      </w:pPr>
      <w:r w:rsidRPr="0045652F">
        <w:rPr>
          <w:lang w:val="en-US"/>
        </w:rPr>
        <w:t xml:space="preserve">         GOTO$ SUITE</w:t>
      </w:r>
    </w:p>
    <w:p w14:paraId="5BE33C13" w14:textId="77777777" w:rsidR="00774472" w:rsidRPr="0045652F" w:rsidRDefault="00774472">
      <w:pPr>
        <w:pStyle w:val="Listing"/>
        <w:rPr>
          <w:lang w:val="en-US"/>
        </w:rPr>
      </w:pPr>
      <w:r w:rsidRPr="0045652F">
        <w:rPr>
          <w:lang w:val="en-US"/>
        </w:rPr>
        <w:t>SETISO   SET$  ENCODING,ISO-FOR-COUNTRY,'US'</w:t>
      </w:r>
    </w:p>
    <w:p w14:paraId="37849452" w14:textId="77777777" w:rsidR="00774472" w:rsidRPr="0045652F" w:rsidRDefault="00774472">
      <w:pPr>
        <w:pStyle w:val="Listing"/>
        <w:rPr>
          <w:lang w:val="en-US"/>
        </w:rPr>
      </w:pPr>
      <w:r w:rsidRPr="0045652F">
        <w:rPr>
          <w:lang w:val="en-US"/>
        </w:rPr>
        <w:t>SUITE    EQU   *</w:t>
      </w:r>
    </w:p>
    <w:p w14:paraId="743AEB72" w14:textId="77777777" w:rsidR="00774472" w:rsidRPr="0045652F" w:rsidRDefault="00774472">
      <w:pPr>
        <w:rPr>
          <w:lang w:val="en-US"/>
        </w:rPr>
      </w:pPr>
    </w:p>
    <w:p w14:paraId="13677691" w14:textId="77777777" w:rsidR="00774472" w:rsidRPr="0045652F" w:rsidRDefault="00774472">
      <w:pPr>
        <w:rPr>
          <w:lang w:val="en-US"/>
        </w:rPr>
      </w:pPr>
      <w:r w:rsidRPr="0045652F">
        <w:rPr>
          <w:lang w:val="en-US"/>
        </w:rPr>
        <w:t xml:space="preserve">See also the SET$ URL-ENCODING instruction, described </w:t>
      </w:r>
      <w:r w:rsidRPr="0045652F">
        <w:rPr>
          <w:lang w:val="en-US"/>
        </w:rPr>
        <w:fldChar w:fldCharType="begin"/>
      </w:r>
      <w:r w:rsidRPr="0045652F">
        <w:rPr>
          <w:lang w:val="en-US"/>
        </w:rPr>
        <w:instrText xml:space="preserve"> PAGEREF _Ref224448273 \p \h </w:instrText>
      </w:r>
      <w:r w:rsidRPr="0045652F">
        <w:rPr>
          <w:lang w:val="en-US"/>
        </w:rPr>
      </w:r>
      <w:r w:rsidRPr="0045652F">
        <w:rPr>
          <w:lang w:val="en-US"/>
        </w:rPr>
        <w:fldChar w:fldCharType="separate"/>
      </w:r>
      <w:r w:rsidR="00A87DE6">
        <w:rPr>
          <w:noProof/>
          <w:lang w:val="en-US"/>
        </w:rPr>
        <w:t>sur la page 216</w:t>
      </w:r>
      <w:r w:rsidRPr="0045652F">
        <w:rPr>
          <w:lang w:val="en-US"/>
        </w:rPr>
        <w:fldChar w:fldCharType="end"/>
      </w:r>
      <w:r w:rsidRPr="0045652F">
        <w:rPr>
          <w:lang w:val="en-US"/>
        </w:rPr>
        <w:t>.</w:t>
      </w:r>
    </w:p>
    <w:p w14:paraId="033C5FC9" w14:textId="77777777" w:rsidR="00774472" w:rsidRPr="0045652F" w:rsidRDefault="00774472">
      <w:pPr>
        <w:pStyle w:val="Heading6"/>
        <w:keepLines/>
        <w:rPr>
          <w:lang w:val="en-US"/>
        </w:rPr>
      </w:pPr>
      <w:r w:rsidRPr="0045652F">
        <w:rPr>
          <w:lang w:val="en-US"/>
        </w:rPr>
        <w:t>SET$ PAGE</w:t>
      </w:r>
    </w:p>
    <w:p w14:paraId="3E3363F5" w14:textId="77777777" w:rsidR="00774472" w:rsidRPr="0045652F" w:rsidRDefault="00774472">
      <w:pPr>
        <w:pStyle w:val="ecran0"/>
        <w:rPr>
          <w:lang w:val="en-US"/>
        </w:rPr>
      </w:pPr>
      <w:r w:rsidRPr="0045652F">
        <w:rPr>
          <w:lang w:val="en-US"/>
        </w:rPr>
        <w:fldChar w:fldCharType="begin"/>
      </w:r>
      <w:r w:rsidRPr="0045652F">
        <w:rPr>
          <w:lang w:val="en-US"/>
        </w:rPr>
        <w:instrText xml:space="preserve"> XE "PAGE"</w:instrText>
      </w:r>
      <w:r w:rsidRPr="0045652F">
        <w:rPr>
          <w:lang w:val="en-US"/>
        </w:rPr>
        <w:fldChar w:fldCharType="end"/>
      </w:r>
      <w:r w:rsidRPr="0045652F">
        <w:rPr>
          <w:lang w:val="en-US"/>
        </w:rPr>
        <w:t>Indicates the name of the page template to be used for the current 3270 screen and all subsequent screens.  This instruction has the same effect as the HOST4WEB command S GLOBAL PAGE.</w:t>
      </w:r>
    </w:p>
    <w:p w14:paraId="548E81DA" w14:textId="77777777" w:rsidR="00774472" w:rsidRPr="0045652F" w:rsidRDefault="00774472">
      <w:pPr>
        <w:pStyle w:val="Ecran"/>
        <w:rPr>
          <w:lang w:val="en-US"/>
        </w:rPr>
      </w:pPr>
    </w:p>
    <w:p w14:paraId="7A185C7D" w14:textId="77777777" w:rsidR="00774472" w:rsidRPr="0045652F" w:rsidRDefault="00774472">
      <w:pPr>
        <w:pStyle w:val="Ecran"/>
        <w:rPr>
          <w:lang w:val="en-US"/>
        </w:rPr>
      </w:pPr>
      <w:r w:rsidRPr="0045652F">
        <w:rPr>
          <w:lang w:val="en-US"/>
        </w:rPr>
        <w:t xml:space="preserve">    SET$  PAGE,'pagename'</w:t>
      </w:r>
    </w:p>
    <w:p w14:paraId="13A10E84" w14:textId="77777777" w:rsidR="00774472" w:rsidRPr="0045652F" w:rsidRDefault="00774472">
      <w:pPr>
        <w:pStyle w:val="Ecran"/>
        <w:rPr>
          <w:lang w:val="en-US"/>
        </w:rPr>
      </w:pPr>
    </w:p>
    <w:p w14:paraId="24B68F08" w14:textId="77777777" w:rsidR="00774472" w:rsidRPr="0045652F" w:rsidRDefault="00774472">
      <w:pPr>
        <w:pStyle w:val="Heading6"/>
        <w:keepLines/>
        <w:rPr>
          <w:lang w:val="en-US"/>
        </w:rPr>
      </w:pPr>
      <w:r w:rsidRPr="0045652F">
        <w:rPr>
          <w:lang w:val="en-US"/>
        </w:rPr>
        <w:t>SET$ PAGE-FROM-VARIABLE</w:t>
      </w:r>
    </w:p>
    <w:p w14:paraId="0A99FEC6" w14:textId="77777777" w:rsidR="00774472" w:rsidRPr="0045652F" w:rsidRDefault="00774472">
      <w:pPr>
        <w:pStyle w:val="ecran0"/>
        <w:rPr>
          <w:lang w:val="en-US"/>
        </w:rPr>
      </w:pPr>
      <w:r w:rsidRPr="0045652F">
        <w:rPr>
          <w:lang w:val="en-US"/>
        </w:rPr>
        <w:fldChar w:fldCharType="begin"/>
      </w:r>
      <w:r w:rsidRPr="0045652F">
        <w:rPr>
          <w:lang w:val="en-US"/>
        </w:rPr>
        <w:instrText xml:space="preserve"> XE "PAGE-FROM-VARIABLE"</w:instrText>
      </w:r>
      <w:r w:rsidRPr="0045652F">
        <w:rPr>
          <w:lang w:val="en-US"/>
        </w:rPr>
        <w:fldChar w:fldCharType="end"/>
      </w:r>
      <w:r w:rsidRPr="0045652F">
        <w:rPr>
          <w:lang w:val="en-US"/>
        </w:rPr>
        <w:t>This instruction is similar to SET$ PAGE except that the name of the page template is contained in a VIRTEL variable.</w:t>
      </w:r>
    </w:p>
    <w:p w14:paraId="50CFB5BD" w14:textId="77777777" w:rsidR="00774472" w:rsidRPr="0045652F" w:rsidRDefault="00774472">
      <w:pPr>
        <w:pStyle w:val="Ecran"/>
        <w:rPr>
          <w:lang w:val="en-US"/>
        </w:rPr>
      </w:pPr>
    </w:p>
    <w:p w14:paraId="4B7BFC42" w14:textId="77777777" w:rsidR="00774472" w:rsidRPr="0045652F" w:rsidRDefault="00774472">
      <w:pPr>
        <w:pStyle w:val="Ecran"/>
        <w:rPr>
          <w:lang w:val="en-US"/>
        </w:rPr>
      </w:pPr>
      <w:r w:rsidRPr="0045652F">
        <w:rPr>
          <w:lang w:val="en-US"/>
        </w:rPr>
        <w:t xml:space="preserve">    SET$  PAGE-FROM-VARIABLE,'varname','suffix'</w:t>
      </w:r>
    </w:p>
    <w:p w14:paraId="6E895FB1" w14:textId="77777777" w:rsidR="00774472" w:rsidRPr="0045652F" w:rsidRDefault="00774472">
      <w:pPr>
        <w:pStyle w:val="Ecran"/>
        <w:rPr>
          <w:lang w:val="en-US"/>
        </w:rPr>
      </w:pPr>
    </w:p>
    <w:p w14:paraId="272902D6" w14:textId="77777777" w:rsidR="00774472" w:rsidRPr="0045652F" w:rsidRDefault="00774472">
      <w:pPr>
        <w:keepNext/>
        <w:keepLines/>
        <w:rPr>
          <w:bCs/>
          <w:lang w:val="en-US"/>
        </w:rPr>
      </w:pPr>
    </w:p>
    <w:p w14:paraId="6B5E9731" w14:textId="77777777" w:rsidR="00774472" w:rsidRPr="0045652F" w:rsidRDefault="00774472">
      <w:pPr>
        <w:pStyle w:val="RefrenceChamp"/>
        <w:keepNext/>
        <w:keepLines/>
        <w:rPr>
          <w:lang w:val="en-US"/>
        </w:rPr>
      </w:pPr>
      <w:r w:rsidRPr="0045652F">
        <w:rPr>
          <w:b/>
          <w:bCs/>
          <w:i/>
          <w:iCs/>
          <w:lang w:val="en-US"/>
        </w:rPr>
        <w:t>varname</w:t>
      </w:r>
      <w:r w:rsidRPr="0045652F">
        <w:rPr>
          <w:lang w:val="en-US"/>
        </w:rPr>
        <w:tab/>
        <w:t>the name of the VIRTEL variable which contains the page name. Trailing blanks are removed.</w:t>
      </w:r>
    </w:p>
    <w:p w14:paraId="26DB2FA2" w14:textId="77777777" w:rsidR="00774472" w:rsidRPr="0045652F" w:rsidRDefault="00774472">
      <w:pPr>
        <w:pStyle w:val="RefrenceChamp"/>
        <w:keepNext/>
        <w:keepLines/>
        <w:rPr>
          <w:bCs/>
          <w:iCs/>
          <w:lang w:val="en-US"/>
        </w:rPr>
      </w:pPr>
      <w:r w:rsidRPr="0045652F">
        <w:rPr>
          <w:b/>
          <w:i/>
          <w:lang w:val="en-US"/>
        </w:rPr>
        <w:t>suffix</w:t>
      </w:r>
      <w:r w:rsidRPr="0045652F">
        <w:rPr>
          <w:bCs/>
          <w:iCs/>
          <w:lang w:val="en-US"/>
        </w:rPr>
        <w:tab/>
        <w:t>a character string to be appended to the page name.</w:t>
      </w:r>
    </w:p>
    <w:p w14:paraId="41BF2501" w14:textId="77777777" w:rsidR="00774472" w:rsidRPr="0045652F" w:rsidRDefault="00774472">
      <w:pPr>
        <w:pStyle w:val="ecran0"/>
        <w:rPr>
          <w:lang w:val="en-US"/>
        </w:rPr>
      </w:pPr>
      <w:r w:rsidRPr="0045652F">
        <w:rPr>
          <w:lang w:val="en-US"/>
        </w:rPr>
        <w:t>Example:</w:t>
      </w:r>
    </w:p>
    <w:p w14:paraId="5CFB7852" w14:textId="77777777" w:rsidR="00774472" w:rsidRPr="0045652F" w:rsidRDefault="00774472">
      <w:pPr>
        <w:pStyle w:val="Listing"/>
        <w:rPr>
          <w:lang w:val="en-US"/>
        </w:rPr>
      </w:pPr>
      <w:r w:rsidRPr="0045652F">
        <w:rPr>
          <w:lang w:val="en-US"/>
        </w:rPr>
        <w:t xml:space="preserve">         COPY$ SCREEN-TO-VARIABLE,SCREEN=(02,12,05),VAR='MYSCREEN'</w:t>
      </w:r>
    </w:p>
    <w:p w14:paraId="3643BD47" w14:textId="77777777" w:rsidR="00774472" w:rsidRPr="0045652F" w:rsidRDefault="00774472">
      <w:pPr>
        <w:pStyle w:val="Listing"/>
        <w:rPr>
          <w:lang w:val="en-US"/>
        </w:rPr>
      </w:pPr>
      <w:r w:rsidRPr="0045652F">
        <w:rPr>
          <w:lang w:val="en-US"/>
        </w:rPr>
        <w:t xml:space="preserve">         SET$  PAGE-FROM-VARIABLE,'MYSCREEN','.html'</w:t>
      </w:r>
    </w:p>
    <w:p w14:paraId="5FC11E50" w14:textId="77777777" w:rsidR="00774472" w:rsidRPr="0045652F" w:rsidRDefault="00774472">
      <w:pPr>
        <w:pStyle w:val="Nfj"/>
        <w:rPr>
          <w:lang w:val="en-US"/>
        </w:rPr>
      </w:pPr>
      <w:r w:rsidRPr="0045652F">
        <w:rPr>
          <w:lang w:val="en-US"/>
        </w:rPr>
        <w:t>In this example, if row 2 column 12 of the 3270 screen contains the characters “MAPъъ” (where ъ represents a blank) then the page name will be set to “MAP.html”</w:t>
      </w:r>
    </w:p>
    <w:p w14:paraId="0EB4D4E2" w14:textId="77777777" w:rsidR="00774472" w:rsidRPr="0045652F" w:rsidRDefault="00774472">
      <w:pPr>
        <w:pStyle w:val="Heading6"/>
        <w:keepLines/>
        <w:rPr>
          <w:lang w:val="en-US"/>
        </w:rPr>
      </w:pPr>
      <w:r w:rsidRPr="0045652F">
        <w:rPr>
          <w:lang w:val="en-US"/>
        </w:rPr>
        <w:t>SET$ PRIORITY</w:t>
      </w:r>
    </w:p>
    <w:p w14:paraId="4A579235" w14:textId="77777777" w:rsidR="00774472" w:rsidRPr="0045652F" w:rsidRDefault="00774472">
      <w:pPr>
        <w:pStyle w:val="ecran0"/>
        <w:rPr>
          <w:lang w:val="en-US"/>
        </w:rPr>
      </w:pPr>
      <w:r w:rsidRPr="0045652F">
        <w:rPr>
          <w:lang w:val="en-US"/>
        </w:rPr>
        <w:fldChar w:fldCharType="begin"/>
      </w:r>
      <w:r w:rsidRPr="0045652F">
        <w:rPr>
          <w:lang w:val="en-US"/>
        </w:rPr>
        <w:instrText xml:space="preserve"> XE "PRIORITY"</w:instrText>
      </w:r>
      <w:r w:rsidRPr="0045652F">
        <w:rPr>
          <w:lang w:val="en-US"/>
        </w:rPr>
        <w:fldChar w:fldCharType="end"/>
      </w:r>
      <w:r w:rsidRPr="0045652F">
        <w:rPr>
          <w:lang w:val="en-US"/>
        </w:rPr>
        <w:t>Allows a running scenario to reduce its priority in order to limit its CPU consumption.</w:t>
      </w:r>
    </w:p>
    <w:p w14:paraId="1C90C642" w14:textId="77777777" w:rsidR="00774472" w:rsidRPr="0045652F" w:rsidRDefault="00774472">
      <w:pPr>
        <w:pStyle w:val="Ecran"/>
        <w:spacing w:line="240" w:lineRule="exact"/>
        <w:rPr>
          <w:lang w:val="en-US"/>
        </w:rPr>
      </w:pPr>
    </w:p>
    <w:p w14:paraId="7912A4FE" w14:textId="77777777" w:rsidR="00774472" w:rsidRPr="0045652F" w:rsidRDefault="00774472">
      <w:pPr>
        <w:pStyle w:val="Ecran"/>
        <w:spacing w:line="240" w:lineRule="exact"/>
        <w:rPr>
          <w:lang w:val="en-US"/>
        </w:rPr>
      </w:pPr>
      <w:r w:rsidRPr="0045652F">
        <w:rPr>
          <w:lang w:val="en-US"/>
        </w:rPr>
        <w:t xml:space="preserve">    SET$  PRIORITY,level</w:t>
      </w:r>
    </w:p>
    <w:p w14:paraId="5B50AE5D" w14:textId="77777777" w:rsidR="00774472" w:rsidRPr="0045652F" w:rsidRDefault="00774472">
      <w:pPr>
        <w:pStyle w:val="Ecran"/>
        <w:spacing w:line="240" w:lineRule="exact"/>
        <w:rPr>
          <w:lang w:val="en-US"/>
        </w:rPr>
      </w:pPr>
    </w:p>
    <w:p w14:paraId="413E1CFF" w14:textId="77777777" w:rsidR="00774472" w:rsidRPr="0045652F" w:rsidRDefault="00774472">
      <w:pPr>
        <w:keepNext/>
        <w:keepLines/>
        <w:rPr>
          <w:lang w:val="en-US"/>
        </w:rPr>
      </w:pPr>
    </w:p>
    <w:p w14:paraId="06EB3C1B" w14:textId="77777777" w:rsidR="00774472" w:rsidRPr="0045652F" w:rsidRDefault="00774472">
      <w:pPr>
        <w:pStyle w:val="RefrenceChamp"/>
        <w:keepNext/>
        <w:keepLines/>
        <w:rPr>
          <w:lang w:val="en-US"/>
        </w:rPr>
      </w:pPr>
      <w:r w:rsidRPr="0045652F">
        <w:rPr>
          <w:b/>
          <w:bCs/>
          <w:i/>
          <w:iCs/>
          <w:lang w:val="en-US"/>
        </w:rPr>
        <w:t>level</w:t>
      </w:r>
      <w:r w:rsidRPr="0045652F">
        <w:rPr>
          <w:b/>
          <w:bCs/>
          <w:i/>
          <w:iCs/>
          <w:lang w:val="en-US"/>
        </w:rPr>
        <w:tab/>
      </w:r>
      <w:r w:rsidRPr="0045652F">
        <w:rPr>
          <w:lang w:val="en-US"/>
        </w:rPr>
        <w:t>specifies the priority to be assigned to the scenario.  The following values may be specified:</w:t>
      </w:r>
    </w:p>
    <w:p w14:paraId="096D86A4" w14:textId="77777777" w:rsidR="00774472" w:rsidRPr="0045652F" w:rsidRDefault="00774472">
      <w:pPr>
        <w:pStyle w:val="DtailRefChamp"/>
        <w:rPr>
          <w:lang w:val="en-US"/>
        </w:rPr>
      </w:pPr>
      <w:r w:rsidRPr="0045652F">
        <w:rPr>
          <w:b/>
          <w:bCs/>
          <w:i/>
          <w:iCs/>
          <w:lang w:val="en-US"/>
        </w:rPr>
        <w:t>LOW</w:t>
      </w:r>
      <w:r w:rsidRPr="0045652F">
        <w:rPr>
          <w:lang w:val="en-US"/>
        </w:rPr>
        <w:tab/>
        <w:t>the scenario runs at low priority</w:t>
      </w:r>
    </w:p>
    <w:p w14:paraId="49D30936" w14:textId="77777777" w:rsidR="00774472" w:rsidRPr="0045652F" w:rsidRDefault="00774472">
      <w:pPr>
        <w:pStyle w:val="DtailRefChamp"/>
        <w:rPr>
          <w:lang w:val="en-US"/>
        </w:rPr>
      </w:pPr>
      <w:r w:rsidRPr="0045652F">
        <w:rPr>
          <w:b/>
          <w:bCs/>
          <w:i/>
          <w:iCs/>
          <w:lang w:val="en-US"/>
        </w:rPr>
        <w:t>MEDIUM</w:t>
      </w:r>
      <w:r w:rsidRPr="0045652F">
        <w:rPr>
          <w:lang w:val="en-US"/>
        </w:rPr>
        <w:tab/>
        <w:t>the scenario runs at medium priority</w:t>
      </w:r>
    </w:p>
    <w:p w14:paraId="401528F8" w14:textId="77777777" w:rsidR="00774472" w:rsidRPr="0045652F" w:rsidRDefault="00774472">
      <w:pPr>
        <w:pStyle w:val="DtailRefChamp"/>
        <w:rPr>
          <w:lang w:val="en-US"/>
        </w:rPr>
      </w:pPr>
      <w:r w:rsidRPr="0045652F">
        <w:rPr>
          <w:b/>
          <w:bCs/>
          <w:i/>
          <w:iCs/>
          <w:lang w:val="en-US"/>
        </w:rPr>
        <w:t>HIGH</w:t>
      </w:r>
      <w:r w:rsidRPr="0045652F">
        <w:rPr>
          <w:lang w:val="en-US"/>
        </w:rPr>
        <w:tab/>
        <w:t>the scenario runs at high priority. This is the default priority assigned to a scenario if no SET$ PRIORITY instruction is executed.</w:t>
      </w:r>
    </w:p>
    <w:p w14:paraId="06D18F75" w14:textId="77777777" w:rsidR="00062AF4" w:rsidRPr="0045652F" w:rsidRDefault="00062AF4" w:rsidP="00062AF4">
      <w:pPr>
        <w:pStyle w:val="Heading6"/>
        <w:keepLines/>
        <w:rPr>
          <w:lang w:val="en-US"/>
        </w:rPr>
      </w:pPr>
      <w:r w:rsidRPr="0045652F">
        <w:rPr>
          <w:lang w:val="en-US"/>
        </w:rPr>
        <w:t>SET$ SI</w:t>
      </w:r>
      <w:r>
        <w:rPr>
          <w:lang w:val="en-US"/>
        </w:rPr>
        <w:t>GN</w:t>
      </w:r>
      <w:r w:rsidRPr="0045652F">
        <w:rPr>
          <w:lang w:val="en-US"/>
        </w:rPr>
        <w:t>ON</w:t>
      </w:r>
    </w:p>
    <w:p w14:paraId="30793B6B" w14:textId="77777777" w:rsidR="00062AF4" w:rsidRPr="0045652F" w:rsidRDefault="00062AF4" w:rsidP="002073A2">
      <w:pPr>
        <w:pStyle w:val="ecran0"/>
        <w:rPr>
          <w:lang w:val="en-US"/>
        </w:rPr>
      </w:pPr>
      <w:r w:rsidRPr="0045652F">
        <w:rPr>
          <w:lang w:val="en-US"/>
        </w:rPr>
        <w:fldChar w:fldCharType="begin"/>
      </w:r>
      <w:r w:rsidRPr="0045652F">
        <w:rPr>
          <w:lang w:val="en-US"/>
        </w:rPr>
        <w:instrText xml:space="preserve"> XE "SI</w:instrText>
      </w:r>
      <w:r>
        <w:rPr>
          <w:lang w:val="en-US"/>
        </w:rPr>
        <w:instrText>GN</w:instrText>
      </w:r>
      <w:r w:rsidRPr="0045652F">
        <w:rPr>
          <w:lang w:val="en-US"/>
        </w:rPr>
        <w:instrText>ON"</w:instrText>
      </w:r>
      <w:r w:rsidRPr="0045652F">
        <w:rPr>
          <w:lang w:val="en-US"/>
        </w:rPr>
        <w:fldChar w:fldCharType="end"/>
      </w:r>
      <w:r w:rsidRPr="0045652F">
        <w:rPr>
          <w:lang w:val="en-US"/>
        </w:rPr>
        <w:t>Allows an IDENTIFICATION scenario to s</w:t>
      </w:r>
      <w:r>
        <w:rPr>
          <w:lang w:val="en-US"/>
        </w:rPr>
        <w:t>ign on to the security manager</w:t>
      </w:r>
      <w:r w:rsidRPr="0045652F">
        <w:rPr>
          <w:lang w:val="en-US"/>
        </w:rPr>
        <w:t>.</w:t>
      </w:r>
    </w:p>
    <w:p w14:paraId="35E94F63" w14:textId="77777777" w:rsidR="00062AF4" w:rsidRPr="0045652F" w:rsidRDefault="00062AF4" w:rsidP="002073A2">
      <w:pPr>
        <w:pStyle w:val="Ecran"/>
        <w:rPr>
          <w:lang w:val="en-US"/>
        </w:rPr>
      </w:pPr>
    </w:p>
    <w:p w14:paraId="529768CC" w14:textId="77777777" w:rsidR="00062AF4" w:rsidRPr="0045652F" w:rsidRDefault="00062AF4" w:rsidP="002073A2">
      <w:pPr>
        <w:pStyle w:val="Ecran"/>
        <w:rPr>
          <w:lang w:val="en-US"/>
        </w:rPr>
      </w:pPr>
      <w:r w:rsidRPr="0045652F">
        <w:rPr>
          <w:lang w:val="en-US"/>
        </w:rPr>
        <w:t xml:space="preserve">   SET$  SI</w:t>
      </w:r>
      <w:r>
        <w:rPr>
          <w:lang w:val="en-US"/>
        </w:rPr>
        <w:t>GN</w:t>
      </w:r>
      <w:r w:rsidRPr="0045652F">
        <w:rPr>
          <w:lang w:val="en-US"/>
        </w:rPr>
        <w:t>ON,'</w:t>
      </w:r>
      <w:r>
        <w:rPr>
          <w:lang w:val="en-US"/>
        </w:rPr>
        <w:t>userid</w:t>
      </w:r>
      <w:r w:rsidRPr="0045652F">
        <w:rPr>
          <w:lang w:val="en-US"/>
        </w:rPr>
        <w:t>'</w:t>
      </w:r>
      <w:r>
        <w:rPr>
          <w:lang w:val="en-US"/>
        </w:rPr>
        <w:t>,</w:t>
      </w:r>
      <w:r w:rsidRPr="0045652F">
        <w:rPr>
          <w:lang w:val="en-US"/>
        </w:rPr>
        <w:t>'</w:t>
      </w:r>
      <w:r>
        <w:rPr>
          <w:lang w:val="en-US"/>
        </w:rPr>
        <w:t>password</w:t>
      </w:r>
      <w:r w:rsidRPr="0045652F">
        <w:rPr>
          <w:lang w:val="en-US"/>
        </w:rPr>
        <w:t>'</w:t>
      </w:r>
      <w:r>
        <w:rPr>
          <w:lang w:val="en-US"/>
        </w:rPr>
        <w:t>,[</w:t>
      </w:r>
      <w:r w:rsidRPr="0045652F">
        <w:rPr>
          <w:lang w:val="en-US"/>
        </w:rPr>
        <w:t>'</w:t>
      </w:r>
      <w:r>
        <w:rPr>
          <w:lang w:val="en-US"/>
        </w:rPr>
        <w:t>newpassword</w:t>
      </w:r>
      <w:r w:rsidRPr="0045652F">
        <w:rPr>
          <w:lang w:val="en-US"/>
        </w:rPr>
        <w:t>'</w:t>
      </w:r>
      <w:r>
        <w:rPr>
          <w:lang w:val="en-US"/>
        </w:rPr>
        <w:t>],</w:t>
      </w:r>
      <w:r w:rsidRPr="0045652F">
        <w:rPr>
          <w:lang w:val="en-US"/>
        </w:rPr>
        <w:t>'</w:t>
      </w:r>
      <w:r>
        <w:rPr>
          <w:lang w:val="en-US"/>
        </w:rPr>
        <w:t>retvar</w:t>
      </w:r>
      <w:r w:rsidRPr="0045652F">
        <w:rPr>
          <w:lang w:val="en-US"/>
        </w:rPr>
        <w:t>'</w:t>
      </w:r>
    </w:p>
    <w:p w14:paraId="159C402A" w14:textId="77777777" w:rsidR="00062AF4" w:rsidRPr="0045652F" w:rsidRDefault="00062AF4" w:rsidP="002073A2">
      <w:pPr>
        <w:pStyle w:val="Ecran"/>
        <w:rPr>
          <w:lang w:val="en-US"/>
        </w:rPr>
      </w:pPr>
    </w:p>
    <w:p w14:paraId="26564DDF" w14:textId="77777777" w:rsidR="00062AF4" w:rsidRPr="0045652F" w:rsidRDefault="00062AF4" w:rsidP="002073A2">
      <w:pPr>
        <w:keepNext/>
        <w:keepLines/>
        <w:rPr>
          <w:lang w:val="en-US"/>
        </w:rPr>
      </w:pPr>
    </w:p>
    <w:p w14:paraId="57F629D8" w14:textId="77777777" w:rsidR="00062AF4" w:rsidRPr="0045652F" w:rsidRDefault="00062AF4" w:rsidP="002073A2">
      <w:pPr>
        <w:pStyle w:val="RefrenceChamp"/>
        <w:keepNext/>
        <w:keepLines/>
        <w:rPr>
          <w:szCs w:val="19"/>
          <w:lang w:val="en-US"/>
        </w:rPr>
      </w:pPr>
      <w:r>
        <w:rPr>
          <w:b/>
          <w:i/>
          <w:lang w:val="en-US"/>
        </w:rPr>
        <w:t>userid</w:t>
      </w:r>
      <w:r w:rsidRPr="0045652F">
        <w:rPr>
          <w:b/>
          <w:i/>
          <w:lang w:val="en-US"/>
        </w:rPr>
        <w:tab/>
      </w:r>
      <w:r w:rsidRPr="0045652F">
        <w:rPr>
          <w:bCs/>
          <w:iCs/>
          <w:lang w:val="en-US"/>
        </w:rPr>
        <w:t xml:space="preserve">The </w:t>
      </w:r>
      <w:r>
        <w:rPr>
          <w:bCs/>
          <w:iCs/>
          <w:lang w:val="en-US"/>
        </w:rPr>
        <w:t>user</w:t>
      </w:r>
      <w:r w:rsidR="00C9720E">
        <w:rPr>
          <w:bCs/>
          <w:iCs/>
          <w:lang w:val="en-US"/>
        </w:rPr>
        <w:t xml:space="preserve"> name</w:t>
      </w:r>
      <w:r>
        <w:rPr>
          <w:bCs/>
          <w:iCs/>
          <w:lang w:val="en-US"/>
        </w:rPr>
        <w:t>.</w:t>
      </w:r>
    </w:p>
    <w:p w14:paraId="19B02866" w14:textId="77777777" w:rsidR="00062AF4" w:rsidRPr="0045652F" w:rsidRDefault="00062AF4" w:rsidP="002073A2">
      <w:pPr>
        <w:pStyle w:val="RefrenceChamp"/>
        <w:keepNext/>
        <w:keepLines/>
        <w:rPr>
          <w:szCs w:val="19"/>
          <w:lang w:val="en-US"/>
        </w:rPr>
      </w:pPr>
      <w:r>
        <w:rPr>
          <w:b/>
          <w:i/>
          <w:lang w:val="en-US"/>
        </w:rPr>
        <w:t>password</w:t>
      </w:r>
      <w:r w:rsidRPr="0045652F">
        <w:rPr>
          <w:b/>
          <w:i/>
          <w:lang w:val="en-US"/>
        </w:rPr>
        <w:tab/>
      </w:r>
      <w:r w:rsidRPr="0045652F">
        <w:rPr>
          <w:bCs/>
          <w:iCs/>
          <w:lang w:val="en-US"/>
        </w:rPr>
        <w:t xml:space="preserve">The </w:t>
      </w:r>
      <w:r>
        <w:rPr>
          <w:bCs/>
          <w:iCs/>
          <w:lang w:val="en-US"/>
        </w:rPr>
        <w:t>user’s current password.</w:t>
      </w:r>
    </w:p>
    <w:p w14:paraId="160A9E3C" w14:textId="77777777" w:rsidR="00062AF4" w:rsidRDefault="00062AF4" w:rsidP="002073A2">
      <w:pPr>
        <w:pStyle w:val="RefrenceChamp"/>
        <w:keepNext/>
        <w:keepLines/>
        <w:rPr>
          <w:bCs/>
          <w:iCs/>
          <w:lang w:val="en-US"/>
        </w:rPr>
      </w:pPr>
      <w:r>
        <w:rPr>
          <w:b/>
          <w:i/>
          <w:lang w:val="en-US"/>
        </w:rPr>
        <w:t>newpassword</w:t>
      </w:r>
      <w:r w:rsidRPr="0045652F">
        <w:rPr>
          <w:b/>
          <w:i/>
          <w:lang w:val="en-US"/>
        </w:rPr>
        <w:tab/>
      </w:r>
      <w:r w:rsidRPr="0045652F">
        <w:rPr>
          <w:bCs/>
          <w:iCs/>
          <w:lang w:val="en-US"/>
        </w:rPr>
        <w:t xml:space="preserve">The </w:t>
      </w:r>
      <w:r>
        <w:rPr>
          <w:bCs/>
          <w:iCs/>
          <w:lang w:val="en-US"/>
        </w:rPr>
        <w:t xml:space="preserve">new password, if the user’s current password is </w:t>
      </w:r>
      <w:r w:rsidR="00C9720E">
        <w:rPr>
          <w:bCs/>
          <w:iCs/>
          <w:lang w:val="en-US"/>
        </w:rPr>
        <w:t>to be changed</w:t>
      </w:r>
      <w:r>
        <w:rPr>
          <w:bCs/>
          <w:iCs/>
          <w:lang w:val="en-US"/>
        </w:rPr>
        <w:t>.</w:t>
      </w:r>
    </w:p>
    <w:p w14:paraId="30651AB8" w14:textId="77777777" w:rsidR="00062AF4" w:rsidRDefault="00062AF4" w:rsidP="002073A2">
      <w:pPr>
        <w:pStyle w:val="RefrenceChamp"/>
        <w:keepNext/>
        <w:keepLines/>
        <w:rPr>
          <w:lang w:val="en-US"/>
        </w:rPr>
      </w:pPr>
      <w:r>
        <w:rPr>
          <w:b/>
          <w:i/>
          <w:lang w:val="en-US"/>
        </w:rPr>
        <w:t>retvar</w:t>
      </w:r>
      <w:r>
        <w:rPr>
          <w:b/>
          <w:lang w:val="en-US"/>
        </w:rPr>
        <w:tab/>
      </w:r>
      <w:r>
        <w:rPr>
          <w:lang w:val="en-US"/>
        </w:rPr>
        <w:t>The name of a VIRTEL variable into which the security manager return code will be stored. The return code is stored as a decimal string (for example, '0').</w:t>
      </w:r>
    </w:p>
    <w:p w14:paraId="31BEE427" w14:textId="77777777" w:rsidR="00C9720E" w:rsidRPr="00062AF4" w:rsidRDefault="00C9720E" w:rsidP="002073A2">
      <w:pPr>
        <w:keepLines/>
        <w:rPr>
          <w:lang w:val="en-US"/>
        </w:rPr>
      </w:pPr>
      <w:r>
        <w:rPr>
          <w:bCs/>
          <w:iCs/>
          <w:lang w:val="en-US"/>
        </w:rPr>
        <w:t xml:space="preserve">The user name and password fields may be specified as a string constant (not recommended), or as the name of a VIRTEL variable preceded by an asterisk. </w:t>
      </w:r>
      <w:r>
        <w:rPr>
          <w:lang w:val="en-US"/>
        </w:rPr>
        <w:t xml:space="preserve">The </w:t>
      </w:r>
      <w:r w:rsidRPr="00062AF4">
        <w:rPr>
          <w:i/>
          <w:lang w:val="en-US"/>
        </w:rPr>
        <w:t>retvar</w:t>
      </w:r>
      <w:r>
        <w:rPr>
          <w:lang w:val="en-US"/>
        </w:rPr>
        <w:t xml:space="preserve"> variable name is not preceded by an asterisk.</w:t>
      </w:r>
    </w:p>
    <w:p w14:paraId="034387CF" w14:textId="77777777" w:rsidR="00774472" w:rsidRPr="0045652F" w:rsidRDefault="00774472">
      <w:pPr>
        <w:pStyle w:val="Heading6"/>
        <w:keepLines/>
        <w:rPr>
          <w:lang w:val="en-US"/>
        </w:rPr>
      </w:pPr>
      <w:r w:rsidRPr="0045652F">
        <w:rPr>
          <w:lang w:val="en-US"/>
        </w:rPr>
        <w:t>SET$ TEMPORARY-PAGE</w:t>
      </w:r>
    </w:p>
    <w:p w14:paraId="50BDC94B" w14:textId="77777777" w:rsidR="00774472" w:rsidRPr="0045652F" w:rsidRDefault="00774472">
      <w:pPr>
        <w:pStyle w:val="ecran0"/>
        <w:rPr>
          <w:lang w:val="en-US"/>
        </w:rPr>
      </w:pPr>
      <w:r w:rsidRPr="0045652F">
        <w:rPr>
          <w:lang w:val="en-US"/>
        </w:rPr>
        <w:fldChar w:fldCharType="begin"/>
      </w:r>
      <w:r w:rsidRPr="0045652F">
        <w:rPr>
          <w:lang w:val="en-US"/>
        </w:rPr>
        <w:instrText xml:space="preserve"> XE " TEMPORARY-PAGE"</w:instrText>
      </w:r>
      <w:r w:rsidRPr="0045652F">
        <w:rPr>
          <w:lang w:val="en-US"/>
        </w:rPr>
        <w:fldChar w:fldCharType="end"/>
      </w:r>
      <w:r w:rsidRPr="0045652F">
        <w:rPr>
          <w:lang w:val="en-US"/>
        </w:rPr>
        <w:t>Indicates the name of the page template to be used for the current 3270 screen (but not for subsequent screens).  This instruction has the same effect as the HOST4WEB command S PAGE.</w:t>
      </w:r>
    </w:p>
    <w:p w14:paraId="1BE02BD3" w14:textId="77777777" w:rsidR="00774472" w:rsidRPr="0045652F" w:rsidRDefault="00774472">
      <w:pPr>
        <w:pStyle w:val="Ecran"/>
        <w:rPr>
          <w:lang w:val="en-US"/>
        </w:rPr>
      </w:pPr>
    </w:p>
    <w:p w14:paraId="01FE0583" w14:textId="77777777" w:rsidR="00774472" w:rsidRPr="0045652F" w:rsidRDefault="00774472">
      <w:pPr>
        <w:pStyle w:val="Ecran"/>
        <w:rPr>
          <w:lang w:val="en-US"/>
        </w:rPr>
      </w:pPr>
      <w:r w:rsidRPr="0045652F">
        <w:rPr>
          <w:lang w:val="en-US"/>
        </w:rPr>
        <w:t xml:space="preserve">    SET$  TEMPORARY-PAGE,'pagename'</w:t>
      </w:r>
    </w:p>
    <w:p w14:paraId="09262D7D" w14:textId="77777777" w:rsidR="00774472" w:rsidRPr="0045652F" w:rsidRDefault="00774472">
      <w:pPr>
        <w:pStyle w:val="Ecran"/>
        <w:rPr>
          <w:lang w:val="en-US"/>
        </w:rPr>
      </w:pPr>
    </w:p>
    <w:p w14:paraId="18ABBF0D" w14:textId="77777777" w:rsidR="00774472" w:rsidRPr="0045652F" w:rsidRDefault="00774472">
      <w:pPr>
        <w:pStyle w:val="Heading6"/>
        <w:keepLines/>
        <w:rPr>
          <w:lang w:val="en-US"/>
        </w:rPr>
      </w:pPr>
      <w:r w:rsidRPr="0045652F">
        <w:rPr>
          <w:lang w:val="en-US"/>
        </w:rPr>
        <w:t>SET$ TRANSACTION</w:t>
      </w:r>
    </w:p>
    <w:p w14:paraId="0FCD0765" w14:textId="77777777" w:rsidR="00774472" w:rsidRPr="0045652F" w:rsidRDefault="00774472">
      <w:pPr>
        <w:pStyle w:val="ecran0"/>
        <w:rPr>
          <w:lang w:val="en-US"/>
        </w:rPr>
      </w:pPr>
      <w:r w:rsidRPr="0045652F">
        <w:rPr>
          <w:lang w:val="en-US"/>
        </w:rPr>
        <w:fldChar w:fldCharType="begin"/>
      </w:r>
      <w:r w:rsidRPr="0045652F">
        <w:rPr>
          <w:lang w:val="en-US"/>
        </w:rPr>
        <w:instrText xml:space="preserve"> XE "TRANSACTION"</w:instrText>
      </w:r>
      <w:r w:rsidRPr="0045652F">
        <w:rPr>
          <w:lang w:val="en-US"/>
        </w:rPr>
        <w:fldChar w:fldCharType="end"/>
      </w:r>
      <w:r w:rsidRPr="0045652F">
        <w:rPr>
          <w:lang w:val="en-US"/>
        </w:rPr>
        <w:t>Allows an IDENTIFICATION scenario to select the transaction which will be executed.</w:t>
      </w:r>
    </w:p>
    <w:p w14:paraId="47A16254" w14:textId="77777777" w:rsidR="00774472" w:rsidRPr="0045652F" w:rsidRDefault="00774472">
      <w:pPr>
        <w:pStyle w:val="Ecran"/>
        <w:rPr>
          <w:lang w:val="en-US"/>
        </w:rPr>
      </w:pPr>
    </w:p>
    <w:p w14:paraId="15460E4B" w14:textId="77777777" w:rsidR="00774472" w:rsidRPr="0045652F" w:rsidRDefault="00774472">
      <w:pPr>
        <w:pStyle w:val="Ecran"/>
        <w:rPr>
          <w:lang w:val="en-US"/>
        </w:rPr>
      </w:pPr>
      <w:r w:rsidRPr="0045652F">
        <w:rPr>
          <w:lang w:val="en-US"/>
        </w:rPr>
        <w:t xml:space="preserve">   SET$  TRANSACTION,'tranname'</w:t>
      </w:r>
    </w:p>
    <w:p w14:paraId="3B9EFFE7" w14:textId="77777777" w:rsidR="00774472" w:rsidRPr="0045652F" w:rsidRDefault="00774472">
      <w:pPr>
        <w:pStyle w:val="Ecran"/>
        <w:rPr>
          <w:lang w:val="en-US"/>
        </w:rPr>
      </w:pPr>
    </w:p>
    <w:p w14:paraId="5DCC24A5" w14:textId="77777777" w:rsidR="00774472" w:rsidRPr="0045652F" w:rsidRDefault="00774472">
      <w:pPr>
        <w:rPr>
          <w:lang w:val="en-US"/>
        </w:rPr>
      </w:pPr>
    </w:p>
    <w:p w14:paraId="7BA6C513" w14:textId="77777777" w:rsidR="00774472" w:rsidRPr="0045652F" w:rsidRDefault="00774472">
      <w:pPr>
        <w:pStyle w:val="RefrenceChamp"/>
        <w:rPr>
          <w:szCs w:val="19"/>
          <w:lang w:val="en-US"/>
        </w:rPr>
      </w:pPr>
      <w:r w:rsidRPr="0045652F">
        <w:rPr>
          <w:b/>
          <w:i/>
          <w:lang w:val="en-US"/>
        </w:rPr>
        <w:t>tranname</w:t>
      </w:r>
      <w:r w:rsidRPr="0045652F">
        <w:rPr>
          <w:b/>
          <w:i/>
          <w:lang w:val="en-US"/>
        </w:rPr>
        <w:tab/>
      </w:r>
      <w:r w:rsidRPr="0045652F">
        <w:rPr>
          <w:bCs/>
          <w:iCs/>
          <w:lang w:val="en-US"/>
        </w:rPr>
        <w:t>The external name of the transaction to be executed</w:t>
      </w:r>
      <w:r w:rsidRPr="0045652F">
        <w:rPr>
          <w:szCs w:val="19"/>
          <w:lang w:val="en-US"/>
        </w:rPr>
        <w:t>.</w:t>
      </w:r>
    </w:p>
    <w:p w14:paraId="47E362C3" w14:textId="77777777" w:rsidR="00774472" w:rsidRPr="0045652F" w:rsidRDefault="00774472">
      <w:pPr>
        <w:pStyle w:val="Heading6"/>
        <w:keepLines/>
        <w:rPr>
          <w:lang w:val="en-US"/>
        </w:rPr>
      </w:pPr>
      <w:bookmarkStart w:id="502" w:name="_Toc93997000"/>
      <w:bookmarkStart w:id="503" w:name="_Ref138752285"/>
      <w:bookmarkStart w:id="504" w:name="_Ref224448273"/>
      <w:r w:rsidRPr="0045652F">
        <w:rPr>
          <w:lang w:val="en-US"/>
        </w:rPr>
        <w:t>SET$ URL-ENCODING</w:t>
      </w:r>
      <w:bookmarkEnd w:id="504"/>
    </w:p>
    <w:p w14:paraId="7950AC3A" w14:textId="77777777" w:rsidR="00774472" w:rsidRPr="0045652F" w:rsidRDefault="00774472">
      <w:pPr>
        <w:pStyle w:val="ecran0"/>
        <w:rPr>
          <w:lang w:val="en-US"/>
        </w:rPr>
      </w:pPr>
      <w:r w:rsidRPr="0045652F">
        <w:rPr>
          <w:lang w:val="en-US"/>
        </w:rPr>
        <w:fldChar w:fldCharType="begin"/>
      </w:r>
      <w:r w:rsidRPr="0045652F">
        <w:rPr>
          <w:lang w:val="en-US"/>
        </w:rPr>
        <w:instrText xml:space="preserve"> XE "URL-ENCODING"</w:instrText>
      </w:r>
      <w:r w:rsidRPr="0045652F">
        <w:rPr>
          <w:lang w:val="en-US"/>
        </w:rPr>
        <w:fldChar w:fldCharType="end"/>
      </w:r>
      <w:r w:rsidRPr="0045652F">
        <w:rPr>
          <w:lang w:val="en-US"/>
        </w:rPr>
        <w:t>The SET$ URL-ENCODING instruction is similar to the SET$ ENCODING instruction, except that SET$ URL-ENCODING applies only to URLs received from the terminal, without affecting the default encoding for pages sent to the terminal.</w:t>
      </w:r>
    </w:p>
    <w:p w14:paraId="26EC21A9" w14:textId="77777777" w:rsidR="00774472" w:rsidRPr="0045652F" w:rsidRDefault="00774472">
      <w:pPr>
        <w:pStyle w:val="Ecran"/>
        <w:spacing w:line="240" w:lineRule="exact"/>
        <w:rPr>
          <w:lang w:val="en-US"/>
        </w:rPr>
      </w:pPr>
    </w:p>
    <w:p w14:paraId="4BD41C26" w14:textId="77777777" w:rsidR="00774472" w:rsidRPr="0045652F" w:rsidRDefault="00774472">
      <w:pPr>
        <w:pStyle w:val="Ecran"/>
        <w:spacing w:line="240" w:lineRule="exact"/>
        <w:rPr>
          <w:lang w:val="en-US"/>
        </w:rPr>
      </w:pPr>
      <w:r w:rsidRPr="0045652F">
        <w:rPr>
          <w:lang w:val="en-US"/>
        </w:rPr>
        <w:t xml:space="preserve">    SET$  URL-ENCODING,UTF-8,'charset'</w:t>
      </w:r>
    </w:p>
    <w:p w14:paraId="2348A9C9" w14:textId="77777777" w:rsidR="00774472" w:rsidRPr="0045652F" w:rsidRDefault="00774472">
      <w:pPr>
        <w:pStyle w:val="Ecran"/>
        <w:spacing w:line="240" w:lineRule="exact"/>
        <w:rPr>
          <w:lang w:val="en-US"/>
        </w:rPr>
      </w:pPr>
      <w:r w:rsidRPr="0045652F">
        <w:rPr>
          <w:lang w:val="en-US"/>
        </w:rPr>
        <w:t xml:space="preserve">    SET$  URL-ENCODING,UTF-8</w:t>
      </w:r>
    </w:p>
    <w:p w14:paraId="35A63E8A" w14:textId="77777777" w:rsidR="00774472" w:rsidRPr="0045652F" w:rsidRDefault="00774472">
      <w:pPr>
        <w:pStyle w:val="Ecran"/>
        <w:spacing w:line="240" w:lineRule="exact"/>
        <w:rPr>
          <w:lang w:val="en-US"/>
        </w:rPr>
      </w:pPr>
      <w:r w:rsidRPr="0045652F">
        <w:rPr>
          <w:lang w:val="en-US"/>
        </w:rPr>
        <w:t xml:space="preserve">    SET$  URL-ENCODING,ISO-FOR-COUNTRY,'country'</w:t>
      </w:r>
    </w:p>
    <w:p w14:paraId="45BA08A7" w14:textId="77777777" w:rsidR="00774472" w:rsidRPr="0045652F" w:rsidRDefault="00774472">
      <w:pPr>
        <w:pStyle w:val="Ecran"/>
        <w:spacing w:line="240" w:lineRule="exact"/>
        <w:rPr>
          <w:lang w:val="en-US"/>
        </w:rPr>
      </w:pPr>
      <w:r w:rsidRPr="0045652F">
        <w:rPr>
          <w:lang w:val="en-US"/>
        </w:rPr>
        <w:t xml:space="preserve">    SET$  URL-ENCODING,ISO-FOR-COUNTRY</w:t>
      </w:r>
    </w:p>
    <w:p w14:paraId="0CEAC450" w14:textId="77777777" w:rsidR="00774472" w:rsidRPr="0045652F" w:rsidRDefault="00774472">
      <w:pPr>
        <w:pStyle w:val="Ecran"/>
        <w:spacing w:line="240" w:lineRule="exact"/>
        <w:rPr>
          <w:lang w:val="en-US"/>
        </w:rPr>
      </w:pPr>
    </w:p>
    <w:p w14:paraId="2579FC25" w14:textId="77777777" w:rsidR="00774472" w:rsidRPr="0045652F" w:rsidRDefault="00774472">
      <w:pPr>
        <w:keepNext/>
        <w:keepLines/>
        <w:rPr>
          <w:lang w:val="en-US"/>
        </w:rPr>
      </w:pPr>
    </w:p>
    <w:p w14:paraId="53CACB11" w14:textId="77777777" w:rsidR="00774472" w:rsidRPr="0045652F" w:rsidRDefault="00774472">
      <w:pPr>
        <w:keepNext/>
        <w:keepLines/>
        <w:rPr>
          <w:lang w:val="en-US"/>
        </w:rPr>
      </w:pPr>
      <w:r w:rsidRPr="0045652F">
        <w:rPr>
          <w:lang w:val="en-US"/>
        </w:rPr>
        <w:t xml:space="preserve">Refer to the SET$ ENCODING instruction </w:t>
      </w:r>
      <w:r w:rsidRPr="0045652F">
        <w:rPr>
          <w:lang w:val="en-US"/>
        </w:rPr>
        <w:fldChar w:fldCharType="begin"/>
      </w:r>
      <w:r w:rsidRPr="0045652F">
        <w:rPr>
          <w:lang w:val="en-US"/>
        </w:rPr>
        <w:instrText xml:space="preserve"> PAGEREF _Ref224380870 \p \h </w:instrText>
      </w:r>
      <w:r w:rsidRPr="0045652F">
        <w:rPr>
          <w:lang w:val="en-US"/>
        </w:rPr>
      </w:r>
      <w:r w:rsidRPr="0045652F">
        <w:rPr>
          <w:lang w:val="en-US"/>
        </w:rPr>
        <w:fldChar w:fldCharType="separate"/>
      </w:r>
      <w:r w:rsidR="00A87DE6">
        <w:rPr>
          <w:noProof/>
          <w:lang w:val="en-US"/>
        </w:rPr>
        <w:t>sur la page 213</w:t>
      </w:r>
      <w:r w:rsidRPr="0045652F">
        <w:rPr>
          <w:lang w:val="en-US"/>
        </w:rPr>
        <w:fldChar w:fldCharType="end"/>
      </w:r>
      <w:r w:rsidRPr="0045652F">
        <w:rPr>
          <w:lang w:val="en-US"/>
        </w:rPr>
        <w:t xml:space="preserve"> for a description of the parameters.</w:t>
      </w:r>
    </w:p>
    <w:p w14:paraId="25DD2AC9" w14:textId="77777777" w:rsidR="00774472" w:rsidRPr="0045652F" w:rsidRDefault="00774472">
      <w:pPr>
        <w:keepNext/>
        <w:keepLines/>
        <w:rPr>
          <w:lang w:val="en-US"/>
        </w:rPr>
      </w:pPr>
    </w:p>
    <w:p w14:paraId="30BF322B" w14:textId="77777777" w:rsidR="00774472" w:rsidRPr="0045652F" w:rsidRDefault="00774472">
      <w:pPr>
        <w:keepNext/>
        <w:keepLines/>
        <w:rPr>
          <w:lang w:val="en-US"/>
        </w:rPr>
      </w:pPr>
      <w:r w:rsidRPr="0045652F">
        <w:rPr>
          <w:lang w:val="en-US"/>
        </w:rPr>
        <w:t>The SET$ URL-ENCODING instruction can be used in an identification scenario to specify the encoding for the first URL of a session, where no page has yet been sent to the user.  If the encoding is not set by a scenario, VIRTEL assumes that the first URL of a session is encoded using the ISO encoding for the default country.</w:t>
      </w:r>
    </w:p>
    <w:p w14:paraId="31F46A99" w14:textId="77777777" w:rsidR="00774472" w:rsidRPr="0045652F" w:rsidRDefault="00774472">
      <w:pPr>
        <w:rPr>
          <w:lang w:val="en-US"/>
        </w:rPr>
      </w:pPr>
    </w:p>
    <w:p w14:paraId="08AA344C" w14:textId="77777777" w:rsidR="00774472" w:rsidRPr="0045652F" w:rsidRDefault="00774472">
      <w:pPr>
        <w:pStyle w:val="Heading5"/>
        <w:keepLines/>
        <w:pageBreakBefore/>
        <w:rPr>
          <w:szCs w:val="21"/>
          <w:lang w:val="en-US"/>
        </w:rPr>
      </w:pPr>
      <w:r w:rsidRPr="0045652F">
        <w:rPr>
          <w:szCs w:val="21"/>
          <w:lang w:val="en-US"/>
        </w:rPr>
        <w:t>TOVAR$ instruction</w:t>
      </w:r>
      <w:bookmarkEnd w:id="503"/>
    </w:p>
    <w:p w14:paraId="04A4EA61" w14:textId="77777777" w:rsidR="00774472" w:rsidRPr="0045652F" w:rsidRDefault="00774472">
      <w:pPr>
        <w:rPr>
          <w:lang w:val="en-US"/>
        </w:rPr>
      </w:pPr>
      <w:r w:rsidRPr="0045652F">
        <w:rPr>
          <w:lang w:val="en-US"/>
        </w:rPr>
        <w:fldChar w:fldCharType="begin"/>
      </w:r>
      <w:r w:rsidRPr="0045652F">
        <w:rPr>
          <w:lang w:val="en-US"/>
        </w:rPr>
        <w:instrText xml:space="preserve"> XE "TOVAR$"</w:instrText>
      </w:r>
      <w:r w:rsidRPr="0045652F">
        <w:rPr>
          <w:lang w:val="en-US"/>
        </w:rPr>
        <w:fldChar w:fldCharType="end"/>
      </w:r>
      <w:r w:rsidRPr="0045652F">
        <w:rPr>
          <w:szCs w:val="19"/>
          <w:lang w:val="en-US"/>
        </w:rPr>
        <w:fldChar w:fldCharType="begin"/>
      </w:r>
      <w:r w:rsidRPr="0045652F">
        <w:rPr>
          <w:lang w:val="en-US"/>
        </w:rPr>
        <w:instrText xml:space="preserve"> XE "XML:Commarea-to-XML conversion" </w:instrText>
      </w:r>
      <w:r w:rsidRPr="0045652F">
        <w:rPr>
          <w:szCs w:val="19"/>
          <w:lang w:val="en-US"/>
        </w:rPr>
        <w:fldChar w:fldCharType="end"/>
      </w:r>
      <w:r w:rsidRPr="0045652F">
        <w:rPr>
          <w:szCs w:val="19"/>
          <w:lang w:val="en-US"/>
        </w:rPr>
        <w:fldChar w:fldCharType="begin"/>
      </w:r>
      <w:r w:rsidRPr="0045652F">
        <w:rPr>
          <w:lang w:val="en-US"/>
        </w:rPr>
        <w:instrText xml:space="preserve"> XE "Commarea:Commarea-to-output conversion" </w:instrText>
      </w:r>
      <w:r w:rsidRPr="0045652F">
        <w:rPr>
          <w:szCs w:val="19"/>
          <w:lang w:val="en-US"/>
        </w:rPr>
        <w:fldChar w:fldCharType="end"/>
      </w:r>
      <w:r w:rsidRPr="0045652F">
        <w:rPr>
          <w:lang w:val="en-US"/>
        </w:rPr>
        <w:t>The TOVAR$ instruction assists in the generation of XML from a fixed-format data area known as a commarea.  The TOVAR$ instruction works in conjunction with the MAP$ instruction, which describes the format of the commarea and its relation to the XML datastream.</w:t>
      </w:r>
    </w:p>
    <w:p w14:paraId="45C04981" w14:textId="77777777" w:rsidR="00774472" w:rsidRPr="0045652F" w:rsidRDefault="00774472">
      <w:pPr>
        <w:rPr>
          <w:lang w:val="en-US"/>
        </w:rPr>
      </w:pPr>
    </w:p>
    <w:p w14:paraId="7CD0B187" w14:textId="77777777" w:rsidR="00774472" w:rsidRPr="0045652F" w:rsidRDefault="00774472">
      <w:pPr>
        <w:rPr>
          <w:lang w:val="en-US"/>
        </w:rPr>
      </w:pPr>
      <w:r w:rsidRPr="0045652F">
        <w:rPr>
          <w:lang w:val="en-US"/>
        </w:rPr>
        <w:t xml:space="preserve">Whereas the MAP$ instruction allows the XML stream to be converted into commarea format, the TOVAR$ instruction uses the MAP$ instructions to perform the reverse operation (“commarea-to-output” conversion).  In other words, it takes a commarea as input and generates a series of VIRTEL variables, which, with the aid of a suitable page template, can be used to generate XML.  See “VIRTEL as an XML parser/generator” </w:t>
      </w:r>
      <w:r w:rsidRPr="0045652F">
        <w:rPr>
          <w:lang w:val="en-US"/>
        </w:rPr>
        <w:fldChar w:fldCharType="begin"/>
      </w:r>
      <w:r w:rsidRPr="0045652F">
        <w:rPr>
          <w:lang w:val="en-US"/>
        </w:rPr>
        <w:instrText xml:space="preserve"> PAGEREF _Ref138738341 \p \h </w:instrText>
      </w:r>
      <w:r w:rsidRPr="0045652F">
        <w:rPr>
          <w:lang w:val="en-US"/>
        </w:rPr>
      </w:r>
      <w:r w:rsidRPr="0045652F">
        <w:rPr>
          <w:lang w:val="en-US"/>
        </w:rPr>
        <w:fldChar w:fldCharType="separate"/>
      </w:r>
      <w:r w:rsidR="00A87DE6">
        <w:rPr>
          <w:noProof/>
          <w:lang w:val="en-US"/>
        </w:rPr>
        <w:t>sur la page 245</w:t>
      </w:r>
      <w:r w:rsidRPr="0045652F">
        <w:rPr>
          <w:lang w:val="en-US"/>
        </w:rPr>
        <w:fldChar w:fldCharType="end"/>
      </w:r>
      <w:r w:rsidRPr="0045652F">
        <w:rPr>
          <w:lang w:val="en-US"/>
        </w:rPr>
        <w:t>.</w:t>
      </w:r>
    </w:p>
    <w:p w14:paraId="6D3775CF" w14:textId="77777777" w:rsidR="00774472" w:rsidRPr="0045652F" w:rsidRDefault="00774472">
      <w:pPr>
        <w:rPr>
          <w:lang w:val="en-US"/>
        </w:rPr>
      </w:pPr>
    </w:p>
    <w:p w14:paraId="03AF8A74" w14:textId="77777777" w:rsidR="00774472" w:rsidRPr="0045652F" w:rsidRDefault="00774472">
      <w:pPr>
        <w:rPr>
          <w:lang w:val="en-US"/>
        </w:rPr>
      </w:pPr>
      <w:r w:rsidRPr="0045652F">
        <w:rPr>
          <w:lang w:val="en-US"/>
        </w:rPr>
        <w:t>The input commarea is specified according to one of the several formats of the TOVAR$ instruction, as shown in the following paragraphs.</w:t>
      </w:r>
    </w:p>
    <w:p w14:paraId="005F282F" w14:textId="77777777" w:rsidR="00774472" w:rsidRPr="0045652F" w:rsidRDefault="00774472">
      <w:pPr>
        <w:pStyle w:val="Heading6"/>
        <w:rPr>
          <w:lang w:val="en-US"/>
        </w:rPr>
      </w:pPr>
      <w:bookmarkStart w:id="505" w:name="_Ref168737189"/>
      <w:r w:rsidRPr="0045652F">
        <w:rPr>
          <w:lang w:val="en-US"/>
        </w:rPr>
        <w:t>TOVAR$ FROM-FIELD</w:t>
      </w:r>
      <w:bookmarkEnd w:id="505"/>
    </w:p>
    <w:p w14:paraId="5D9554B6" w14:textId="77777777" w:rsidR="00774472" w:rsidRPr="0045652F" w:rsidRDefault="00774472">
      <w:pPr>
        <w:pStyle w:val="ecran0"/>
        <w:rPr>
          <w:lang w:val="en-US"/>
        </w:rPr>
      </w:pPr>
      <w:r w:rsidRPr="0045652F">
        <w:rPr>
          <w:lang w:val="en-US"/>
        </w:rPr>
        <w:fldChar w:fldCharType="begin"/>
      </w:r>
      <w:r w:rsidRPr="0045652F">
        <w:rPr>
          <w:lang w:val="en-US"/>
        </w:rPr>
        <w:instrText xml:space="preserve"> XE "TOVAR$:FROM-FIELD"</w:instrText>
      </w:r>
      <w:r w:rsidRPr="0045652F">
        <w:rPr>
          <w:lang w:val="en-US"/>
        </w:rPr>
        <w:fldChar w:fldCharType="end"/>
      </w:r>
      <w:r w:rsidRPr="0045652F">
        <w:rPr>
          <w:lang w:val="en-US"/>
        </w:rPr>
        <w:t>The TOVAR$ FROM-FIELD instruction requests VIRTEL to generate a set of VIRTEL variables from an input commarea.  The input commarea is obtained from an HTML form field in the incoming HTTP request.  The TOVAR$ FROM-FIELD instruction is normally contained in an INITIAL scenario.</w:t>
      </w:r>
    </w:p>
    <w:p w14:paraId="44DFA874" w14:textId="77777777" w:rsidR="00774472" w:rsidRPr="0045652F" w:rsidRDefault="00774472">
      <w:pPr>
        <w:pStyle w:val="Ecran"/>
        <w:rPr>
          <w:lang w:val="en-US"/>
        </w:rPr>
      </w:pPr>
    </w:p>
    <w:p w14:paraId="534E464D" w14:textId="77777777" w:rsidR="00774472" w:rsidRPr="0045652F" w:rsidRDefault="00774472">
      <w:pPr>
        <w:pStyle w:val="Ecran"/>
        <w:rPr>
          <w:lang w:val="en-US"/>
        </w:rPr>
      </w:pPr>
      <w:r w:rsidRPr="0045652F">
        <w:rPr>
          <w:lang w:val="en-US"/>
        </w:rPr>
        <w:t>groupname  TOVAR$  FROM-FIELD,FIELD='fieldname'</w:t>
      </w:r>
    </w:p>
    <w:p w14:paraId="7CEBE1D8" w14:textId="77777777" w:rsidR="00774472" w:rsidRPr="0045652F" w:rsidRDefault="00774472">
      <w:pPr>
        <w:pStyle w:val="Ecran"/>
        <w:rPr>
          <w:lang w:val="en-US"/>
        </w:rPr>
      </w:pPr>
    </w:p>
    <w:p w14:paraId="00440E90" w14:textId="77777777" w:rsidR="00774472" w:rsidRPr="0045652F" w:rsidRDefault="00774472">
      <w:pPr>
        <w:keepNext/>
        <w:rPr>
          <w:lang w:val="en-US"/>
        </w:rPr>
      </w:pPr>
    </w:p>
    <w:p w14:paraId="4DEF5DCA" w14:textId="77777777" w:rsidR="00774472" w:rsidRPr="0045652F" w:rsidRDefault="00774472">
      <w:pPr>
        <w:pStyle w:val="RefrenceChamp"/>
        <w:keepNext/>
        <w:keepLines/>
        <w:rPr>
          <w:bCs/>
          <w:iCs/>
          <w:lang w:val="en-US"/>
        </w:rPr>
      </w:pPr>
      <w:r w:rsidRPr="0045652F">
        <w:rPr>
          <w:b/>
          <w:i/>
          <w:lang w:val="en-US"/>
        </w:rPr>
        <w:t>groupname</w:t>
      </w:r>
      <w:r w:rsidRPr="0045652F">
        <w:rPr>
          <w:b/>
          <w:i/>
          <w:lang w:val="en-US"/>
        </w:rPr>
        <w:tab/>
      </w:r>
      <w:r w:rsidRPr="0045652F">
        <w:rPr>
          <w:bCs/>
          <w:iCs/>
          <w:lang w:val="en-US"/>
        </w:rPr>
        <w:t xml:space="preserve">The label is required.  It specifies the name of the input commarea.  It must match the label on a preceding </w:t>
      </w:r>
      <w:r w:rsidRPr="0045652F">
        <w:rPr>
          <w:szCs w:val="19"/>
          <w:lang w:val="en-US"/>
        </w:rPr>
        <w:t>MAP$ BEGIN instruction.</w:t>
      </w:r>
    </w:p>
    <w:p w14:paraId="72EDE00E" w14:textId="77777777" w:rsidR="00774472" w:rsidRPr="0045652F" w:rsidRDefault="00774472">
      <w:pPr>
        <w:pStyle w:val="RefrenceChamp"/>
        <w:rPr>
          <w:szCs w:val="19"/>
          <w:lang w:val="en-US"/>
        </w:rPr>
      </w:pPr>
      <w:r w:rsidRPr="0045652F">
        <w:rPr>
          <w:b/>
          <w:i/>
          <w:lang w:val="en-US"/>
        </w:rPr>
        <w:t>fieldname</w:t>
      </w:r>
      <w:r w:rsidRPr="0045652F">
        <w:rPr>
          <w:b/>
          <w:i/>
          <w:lang w:val="en-US"/>
        </w:rPr>
        <w:tab/>
      </w:r>
      <w:r w:rsidRPr="0045652F">
        <w:rPr>
          <w:bCs/>
          <w:iCs/>
          <w:lang w:val="en-US"/>
        </w:rPr>
        <w:t>The name of the HTML form field which contains the input commarea data</w:t>
      </w:r>
      <w:r w:rsidRPr="0045652F">
        <w:rPr>
          <w:szCs w:val="19"/>
          <w:lang w:val="en-US"/>
        </w:rPr>
        <w:t>.</w:t>
      </w:r>
    </w:p>
    <w:p w14:paraId="2AB960DD" w14:textId="77777777" w:rsidR="00774472" w:rsidRPr="0045652F" w:rsidRDefault="00774472">
      <w:pPr>
        <w:pStyle w:val="Heading6"/>
        <w:rPr>
          <w:lang w:val="en-US"/>
        </w:rPr>
      </w:pPr>
      <w:bookmarkStart w:id="506" w:name="_Ref168737265"/>
      <w:r w:rsidRPr="0045652F">
        <w:rPr>
          <w:lang w:val="en-US"/>
        </w:rPr>
        <w:t>TOVAR$ FROM-INPUT</w:t>
      </w:r>
      <w:bookmarkEnd w:id="506"/>
    </w:p>
    <w:p w14:paraId="24C5C7CB" w14:textId="77777777" w:rsidR="00774472" w:rsidRPr="0045652F" w:rsidRDefault="00774472">
      <w:pPr>
        <w:pStyle w:val="ecran0"/>
        <w:rPr>
          <w:lang w:val="en-US"/>
        </w:rPr>
      </w:pPr>
      <w:r w:rsidRPr="0045652F">
        <w:rPr>
          <w:lang w:val="en-US"/>
        </w:rPr>
        <w:fldChar w:fldCharType="begin"/>
      </w:r>
      <w:r w:rsidRPr="0045652F">
        <w:rPr>
          <w:lang w:val="en-US"/>
        </w:rPr>
        <w:instrText xml:space="preserve"> XE "TOVAR$:FROM-INPUT"</w:instrText>
      </w:r>
      <w:r w:rsidRPr="0045652F">
        <w:rPr>
          <w:lang w:val="en-US"/>
        </w:rPr>
        <w:fldChar w:fldCharType="end"/>
      </w:r>
      <w:r w:rsidRPr="0045652F">
        <w:rPr>
          <w:lang w:val="en-US"/>
        </w:rPr>
        <w:t>The TOVAR$ FROM-INPUT instruction requests VIRTEL to generate a set of VIRTEL variables from an input commarea.  The input commarea is obtained from the data area of the incoming HTTP request.  The TOVAR$ FROM-INPUT instruction is normally contained in an INITIAL scenario.</w:t>
      </w:r>
    </w:p>
    <w:p w14:paraId="528E717D" w14:textId="77777777" w:rsidR="00774472" w:rsidRPr="0045652F" w:rsidRDefault="00774472">
      <w:pPr>
        <w:pStyle w:val="Ecran"/>
        <w:rPr>
          <w:lang w:val="en-US"/>
        </w:rPr>
      </w:pPr>
    </w:p>
    <w:p w14:paraId="3DA4B1D6" w14:textId="77777777" w:rsidR="00774472" w:rsidRPr="0045652F" w:rsidRDefault="00774472">
      <w:pPr>
        <w:pStyle w:val="Ecran"/>
        <w:rPr>
          <w:lang w:val="en-US"/>
        </w:rPr>
      </w:pPr>
      <w:r w:rsidRPr="0045652F">
        <w:rPr>
          <w:lang w:val="en-US"/>
        </w:rPr>
        <w:t>groupname  TOVAR$  FROM-INPUT</w:t>
      </w:r>
    </w:p>
    <w:p w14:paraId="72472805" w14:textId="77777777" w:rsidR="00774472" w:rsidRPr="0045652F" w:rsidRDefault="00774472">
      <w:pPr>
        <w:pStyle w:val="Ecran"/>
        <w:rPr>
          <w:lang w:val="en-US"/>
        </w:rPr>
      </w:pPr>
    </w:p>
    <w:p w14:paraId="2ED73A62" w14:textId="77777777" w:rsidR="00774472" w:rsidRPr="0045652F" w:rsidRDefault="00774472">
      <w:pPr>
        <w:keepNext/>
        <w:keepLines/>
        <w:rPr>
          <w:lang w:val="en-US"/>
        </w:rPr>
      </w:pPr>
    </w:p>
    <w:p w14:paraId="11E7911B" w14:textId="77777777" w:rsidR="00774472" w:rsidRPr="0045652F" w:rsidRDefault="00774472">
      <w:pPr>
        <w:pStyle w:val="RefrenceChamp"/>
        <w:keepNext/>
        <w:keepLines/>
        <w:rPr>
          <w:szCs w:val="19"/>
          <w:lang w:val="en-US"/>
        </w:rPr>
      </w:pPr>
      <w:r w:rsidRPr="0045652F">
        <w:rPr>
          <w:b/>
          <w:i/>
          <w:lang w:val="en-US"/>
        </w:rPr>
        <w:t>groupname</w:t>
      </w:r>
      <w:r w:rsidRPr="0045652F">
        <w:rPr>
          <w:b/>
          <w:i/>
          <w:lang w:val="en-US"/>
        </w:rPr>
        <w:tab/>
      </w:r>
      <w:r w:rsidRPr="0045652F">
        <w:rPr>
          <w:bCs/>
          <w:iCs/>
          <w:lang w:val="en-US"/>
        </w:rPr>
        <w:t xml:space="preserve">The label is required.  It specifies the name of the input commarea.  It must match the label on a preceding </w:t>
      </w:r>
      <w:r w:rsidRPr="0045652F">
        <w:rPr>
          <w:szCs w:val="19"/>
          <w:lang w:val="en-US"/>
        </w:rPr>
        <w:t>MAP$ BEGIN instruction.</w:t>
      </w:r>
    </w:p>
    <w:p w14:paraId="7BB66191" w14:textId="77777777" w:rsidR="00774472" w:rsidRPr="0045652F" w:rsidRDefault="00774472">
      <w:pPr>
        <w:pStyle w:val="Nfj"/>
        <w:keepNext/>
        <w:rPr>
          <w:lang w:val="en-US"/>
        </w:rPr>
      </w:pPr>
      <w:r w:rsidRPr="0045652F">
        <w:rPr>
          <w:lang w:val="en-US"/>
        </w:rPr>
        <w:t>Note: TOVAR$ FROM-INPUT with a FIELD parameter is accepted and treated as TOVAR$ FROM-FIELD</w:t>
      </w:r>
    </w:p>
    <w:p w14:paraId="1EC9F0B0" w14:textId="77777777" w:rsidR="00774472" w:rsidRPr="0045652F" w:rsidRDefault="00774472">
      <w:pPr>
        <w:keepLines/>
        <w:rPr>
          <w:lang w:val="en-US"/>
        </w:rPr>
      </w:pPr>
      <w:r w:rsidRPr="0045652F">
        <w:rPr>
          <w:lang w:val="en-US"/>
        </w:rPr>
        <w:t xml:space="preserve">The TOVAR$ FROM-FIELD and TOVAR$ FROM-INPUT instructions both obtain their data from an incoming HTTP request.  The HTTP request may use either via the GET method (where the input data is appended to the URL) or the POST method (where the input data is contained in the request body).  The difference between the two instructions is that TOVAR$ FROM-INPUT treats the entire data area as commarea data without any translation, whereas TOVAR$ FROM-FIELD expects the data to be in the format </w:t>
      </w:r>
      <w:r w:rsidRPr="0045652F">
        <w:rPr>
          <w:rFonts w:ascii="Courier New" w:hAnsi="Courier New" w:cs="Courier New"/>
          <w:lang w:val="en-US"/>
        </w:rPr>
        <w:t>fieldname=commareadata</w:t>
      </w:r>
      <w:r w:rsidRPr="0045652F">
        <w:rPr>
          <w:lang w:val="en-US"/>
        </w:rPr>
        <w:t xml:space="preserve"> where commareadata is interpreted as URL-encoded data (a “+” sign represents a space, and “%xx” represents the hexadecimal encoding of an ASCII character).  TOVAR$ FROM-FIELD is preferred when using the GET method, because certain characters cannot be included in a URL without using URL-encoding.</w:t>
      </w:r>
    </w:p>
    <w:p w14:paraId="442350E7" w14:textId="77777777" w:rsidR="00774472" w:rsidRPr="0045652F" w:rsidRDefault="00774472">
      <w:pPr>
        <w:pStyle w:val="Heading6"/>
        <w:rPr>
          <w:lang w:val="en-US"/>
        </w:rPr>
      </w:pPr>
      <w:bookmarkStart w:id="507" w:name="_Ref168737238"/>
      <w:r w:rsidRPr="0045652F">
        <w:rPr>
          <w:lang w:val="en-US"/>
        </w:rPr>
        <w:t>TOVAR$ FROM-VARIABLE</w:t>
      </w:r>
      <w:bookmarkEnd w:id="507"/>
    </w:p>
    <w:p w14:paraId="19E373E7" w14:textId="77777777" w:rsidR="00774472" w:rsidRPr="0045652F" w:rsidRDefault="00774472">
      <w:pPr>
        <w:pStyle w:val="ecran0"/>
        <w:rPr>
          <w:lang w:val="en-US"/>
        </w:rPr>
      </w:pPr>
      <w:r w:rsidRPr="0045652F">
        <w:rPr>
          <w:lang w:val="en-US"/>
        </w:rPr>
        <w:fldChar w:fldCharType="begin"/>
      </w:r>
      <w:r w:rsidRPr="0045652F">
        <w:rPr>
          <w:lang w:val="en-US"/>
        </w:rPr>
        <w:instrText xml:space="preserve"> XE "TOVAR$:FROM-VARIABLE"</w:instrText>
      </w:r>
      <w:r w:rsidRPr="0045652F">
        <w:rPr>
          <w:lang w:val="en-US"/>
        </w:rPr>
        <w:fldChar w:fldCharType="end"/>
      </w:r>
      <w:r w:rsidRPr="0045652F">
        <w:rPr>
          <w:lang w:val="en-US"/>
        </w:rPr>
        <w:t>The TOVAR$ FROM-VARIABLE instruction requests VIRTEL to generate a set of VIRTEL variables from an input commarea.  The input commarea is contained in a VIRTEL variable.  The TOVAR$ FROM-VARIABLE instruction is normally contained in an OUTPUT scenario.</w:t>
      </w:r>
    </w:p>
    <w:p w14:paraId="45E2316B" w14:textId="77777777" w:rsidR="00774472" w:rsidRPr="0045652F" w:rsidRDefault="00774472">
      <w:pPr>
        <w:pStyle w:val="Ecran"/>
        <w:rPr>
          <w:lang w:val="en-US"/>
        </w:rPr>
      </w:pPr>
    </w:p>
    <w:p w14:paraId="118EC12C" w14:textId="77777777" w:rsidR="00774472" w:rsidRPr="0045652F" w:rsidRDefault="00774472">
      <w:pPr>
        <w:pStyle w:val="Ecran"/>
        <w:rPr>
          <w:lang w:val="en-US"/>
        </w:rPr>
      </w:pPr>
      <w:r w:rsidRPr="0045652F">
        <w:rPr>
          <w:lang w:val="en-US"/>
        </w:rPr>
        <w:t>groupname  TOVAR$  FROM-VARIABLE,VAR='varname'</w:t>
      </w:r>
    </w:p>
    <w:p w14:paraId="2C956CA8" w14:textId="77777777" w:rsidR="00774472" w:rsidRPr="0045652F" w:rsidRDefault="00774472">
      <w:pPr>
        <w:pStyle w:val="Ecran"/>
        <w:rPr>
          <w:lang w:val="en-US"/>
        </w:rPr>
      </w:pPr>
    </w:p>
    <w:p w14:paraId="7B76414B" w14:textId="77777777" w:rsidR="00774472" w:rsidRPr="0045652F" w:rsidRDefault="00774472">
      <w:pPr>
        <w:keepNext/>
        <w:keepLines/>
        <w:rPr>
          <w:lang w:val="en-US"/>
        </w:rPr>
      </w:pPr>
    </w:p>
    <w:p w14:paraId="02B3D967" w14:textId="77777777" w:rsidR="00774472" w:rsidRPr="0045652F" w:rsidRDefault="00774472">
      <w:pPr>
        <w:pStyle w:val="RefrenceChamp"/>
        <w:keepNext/>
        <w:keepLines/>
        <w:rPr>
          <w:bCs/>
          <w:iCs/>
          <w:lang w:val="en-US"/>
        </w:rPr>
      </w:pPr>
      <w:r w:rsidRPr="0045652F">
        <w:rPr>
          <w:b/>
          <w:i/>
          <w:lang w:val="en-US"/>
        </w:rPr>
        <w:t>groupname</w:t>
      </w:r>
      <w:r w:rsidRPr="0045652F">
        <w:rPr>
          <w:b/>
          <w:i/>
          <w:lang w:val="en-US"/>
        </w:rPr>
        <w:tab/>
      </w:r>
      <w:r w:rsidRPr="0045652F">
        <w:rPr>
          <w:bCs/>
          <w:iCs/>
          <w:lang w:val="en-US"/>
        </w:rPr>
        <w:t xml:space="preserve">The label is required.  It specifies the name of the input commarea.  It must match the label on a preceding </w:t>
      </w:r>
      <w:r w:rsidRPr="0045652F">
        <w:rPr>
          <w:szCs w:val="19"/>
          <w:lang w:val="en-US"/>
        </w:rPr>
        <w:t>MAP$ BEGIN instruction.</w:t>
      </w:r>
    </w:p>
    <w:p w14:paraId="48A80156" w14:textId="77777777" w:rsidR="00774472" w:rsidRPr="0045652F" w:rsidRDefault="00774472">
      <w:pPr>
        <w:pStyle w:val="RefrenceChamp"/>
        <w:keepLines/>
        <w:rPr>
          <w:bCs/>
          <w:iCs/>
          <w:lang w:val="en-US"/>
        </w:rPr>
      </w:pPr>
      <w:r w:rsidRPr="0045652F">
        <w:rPr>
          <w:b/>
          <w:i/>
          <w:lang w:val="en-US"/>
        </w:rPr>
        <w:t>varname</w:t>
      </w:r>
      <w:r w:rsidRPr="0045652F">
        <w:rPr>
          <w:b/>
          <w:i/>
          <w:lang w:val="en-US"/>
        </w:rPr>
        <w:tab/>
      </w:r>
      <w:r w:rsidRPr="0045652F">
        <w:rPr>
          <w:bCs/>
          <w:iCs/>
          <w:lang w:val="en-US"/>
        </w:rPr>
        <w:t>The name of the VIRTEL variable which contains the input commarea data</w:t>
      </w:r>
      <w:r w:rsidRPr="0045652F">
        <w:rPr>
          <w:szCs w:val="19"/>
          <w:lang w:val="en-US"/>
        </w:rPr>
        <w:t>.</w:t>
      </w:r>
    </w:p>
    <w:p w14:paraId="70480D91" w14:textId="77777777" w:rsidR="00774472" w:rsidRPr="0045652F" w:rsidRDefault="00774472">
      <w:pPr>
        <w:pStyle w:val="Heading5"/>
        <w:keepLines/>
        <w:pageBreakBefore/>
        <w:rPr>
          <w:szCs w:val="21"/>
          <w:lang w:val="en-US"/>
        </w:rPr>
      </w:pPr>
      <w:r w:rsidRPr="0045652F">
        <w:rPr>
          <w:szCs w:val="21"/>
          <w:lang w:val="en-US"/>
        </w:rPr>
        <w:t>VIRSV$ instruction</w:t>
      </w:r>
    </w:p>
    <w:p w14:paraId="173D75E7" w14:textId="77777777" w:rsidR="00774472" w:rsidRPr="0045652F" w:rsidRDefault="00774472">
      <w:pPr>
        <w:rPr>
          <w:lang w:val="en-US"/>
        </w:rPr>
      </w:pPr>
      <w:r w:rsidRPr="0045652F">
        <w:rPr>
          <w:lang w:val="en-US"/>
        </w:rPr>
        <w:fldChar w:fldCharType="begin"/>
      </w:r>
      <w:r w:rsidRPr="0045652F">
        <w:rPr>
          <w:lang w:val="en-US"/>
        </w:rPr>
        <w:instrText xml:space="preserve"> XE "VIRSV$"</w:instrText>
      </w:r>
      <w:r w:rsidRPr="0045652F">
        <w:rPr>
          <w:lang w:val="en-US"/>
        </w:rPr>
        <w:fldChar w:fldCharType="end"/>
      </w:r>
      <w:r w:rsidRPr="0045652F">
        <w:rPr>
          <w:szCs w:val="19"/>
          <w:lang w:val="en-US"/>
        </w:rPr>
        <w:fldChar w:fldCharType="begin"/>
      </w:r>
      <w:r w:rsidRPr="0045652F">
        <w:rPr>
          <w:lang w:val="en-US"/>
        </w:rPr>
        <w:instrText xml:space="preserve"> XE "Service Programs:VIRSV" </w:instrText>
      </w:r>
      <w:r w:rsidRPr="0045652F">
        <w:rPr>
          <w:szCs w:val="19"/>
          <w:lang w:val="en-US"/>
        </w:rPr>
        <w:fldChar w:fldCharType="end"/>
      </w:r>
      <w:r w:rsidRPr="0045652F">
        <w:rPr>
          <w:szCs w:val="19"/>
          <w:lang w:val="en-US"/>
        </w:rPr>
        <w:fldChar w:fldCharType="begin"/>
      </w:r>
      <w:r w:rsidRPr="0045652F">
        <w:rPr>
          <w:lang w:val="en-US"/>
        </w:rPr>
        <w:instrText xml:space="preserve"> XE "VIRSV" </w:instrText>
      </w:r>
      <w:r w:rsidRPr="0045652F">
        <w:rPr>
          <w:szCs w:val="19"/>
          <w:lang w:val="en-US"/>
        </w:rPr>
        <w:fldChar w:fldCharType="end"/>
      </w:r>
      <w:r w:rsidRPr="0045652F">
        <w:rPr>
          <w:lang w:val="en-US"/>
        </w:rPr>
        <w:t xml:space="preserve">The VIRSV$ instruction allows a service program to be called from a scenario.  A service program is an external program which is not part of VIRTEL but which executes in the VIRTEL address space.  The VIRSV service request manager dispatches work to service programs.  Refer to the document </w:t>
      </w:r>
      <w:r w:rsidRPr="0045652F">
        <w:rPr>
          <w:i/>
          <w:iCs/>
          <w:lang w:val="en-US"/>
        </w:rPr>
        <w:t>Using VIRSV</w:t>
      </w:r>
      <w:r w:rsidRPr="0045652F">
        <w:rPr>
          <w:lang w:val="en-US"/>
        </w:rPr>
        <w:t xml:space="preserve"> for details of writing service programs which execute under the control of VIRSV.</w:t>
      </w:r>
    </w:p>
    <w:p w14:paraId="2BE0ED12" w14:textId="77777777" w:rsidR="00774472" w:rsidRPr="0045652F" w:rsidRDefault="00774472">
      <w:pPr>
        <w:rPr>
          <w:lang w:val="en-US"/>
        </w:rPr>
      </w:pPr>
    </w:p>
    <w:p w14:paraId="6EF39052" w14:textId="77777777" w:rsidR="00774472" w:rsidRPr="0045652F" w:rsidRDefault="00774472">
      <w:pPr>
        <w:pStyle w:val="Ecran"/>
        <w:rPr>
          <w:lang w:val="en-US"/>
        </w:rPr>
      </w:pPr>
    </w:p>
    <w:p w14:paraId="10F49041" w14:textId="77777777" w:rsidR="00774472" w:rsidRPr="0045652F" w:rsidRDefault="00774472">
      <w:pPr>
        <w:pStyle w:val="Ecran"/>
        <w:rPr>
          <w:lang w:val="en-US"/>
        </w:rPr>
      </w:pPr>
      <w:r w:rsidRPr="0045652F">
        <w:rPr>
          <w:lang w:val="en-US"/>
        </w:rPr>
        <w:t xml:space="preserve">         VIRSV$ CALL</w:t>
      </w:r>
      <w:r w:rsidRPr="0045652F">
        <w:rPr>
          <w:rFonts w:cs="Courier New"/>
          <w:lang w:val="en-US"/>
        </w:rPr>
        <w:t xml:space="preserve"> </w:t>
      </w:r>
      <w:r w:rsidRPr="0045652F">
        <w:rPr>
          <w:rFonts w:ascii="Verdana" w:hAnsi="Verdana" w:cs="Courier New"/>
          <w:b/>
          <w:bCs/>
          <w:lang w:val="en-US"/>
        </w:rPr>
        <w:t>or</w:t>
      </w:r>
      <w:r w:rsidRPr="0045652F">
        <w:rPr>
          <w:rFonts w:cs="Courier New"/>
          <w:lang w:val="en-US"/>
        </w:rPr>
        <w:t xml:space="preserve"> </w:t>
      </w:r>
      <w:r w:rsidRPr="0045652F">
        <w:rPr>
          <w:lang w:val="en-US"/>
        </w:rPr>
        <w:t>CALL-REUSE</w:t>
      </w:r>
      <w:r w:rsidRPr="0045652F">
        <w:rPr>
          <w:rFonts w:cs="Courier New"/>
          <w:lang w:val="en-US"/>
        </w:rPr>
        <w:t xml:space="preserve"> </w:t>
      </w:r>
      <w:r w:rsidRPr="0045652F">
        <w:rPr>
          <w:rFonts w:ascii="Verdana" w:hAnsi="Verdana" w:cs="Courier New"/>
          <w:b/>
          <w:bCs/>
          <w:lang w:val="en-US"/>
        </w:rPr>
        <w:t>or</w:t>
      </w:r>
      <w:r w:rsidRPr="0045652F">
        <w:rPr>
          <w:rFonts w:cs="Courier New"/>
          <w:lang w:val="en-US"/>
        </w:rPr>
        <w:t xml:space="preserve"> </w:t>
      </w:r>
      <w:r w:rsidRPr="0045652F">
        <w:rPr>
          <w:lang w:val="en-US"/>
        </w:rPr>
        <w:t>TRANSACTION,</w:t>
      </w:r>
    </w:p>
    <w:p w14:paraId="114EC7D6" w14:textId="77777777" w:rsidR="00774472" w:rsidRPr="0045652F" w:rsidRDefault="00774472">
      <w:pPr>
        <w:pStyle w:val="Ecran"/>
        <w:rPr>
          <w:lang w:val="en-US"/>
        </w:rPr>
      </w:pPr>
      <w:r w:rsidRPr="0045652F">
        <w:rPr>
          <w:lang w:val="en-US"/>
        </w:rPr>
        <w:t xml:space="preserve">               ('servname','progname'),</w:t>
      </w:r>
    </w:p>
    <w:p w14:paraId="16551564" w14:textId="77777777" w:rsidR="00774472" w:rsidRPr="0045652F" w:rsidRDefault="00774472">
      <w:pPr>
        <w:pStyle w:val="Ecran"/>
        <w:rPr>
          <w:lang w:val="en-US"/>
        </w:rPr>
      </w:pPr>
      <w:r w:rsidRPr="0045652F">
        <w:rPr>
          <w:lang w:val="en-US"/>
        </w:rPr>
        <w:t xml:space="preserve">               (NUMBER,'n'),</w:t>
      </w:r>
    </w:p>
    <w:p w14:paraId="59225D17" w14:textId="77777777" w:rsidR="00774472" w:rsidRPr="0045652F" w:rsidRDefault="00774472">
      <w:pPr>
        <w:pStyle w:val="Ecran"/>
        <w:rPr>
          <w:lang w:val="en-US"/>
        </w:rPr>
      </w:pPr>
      <w:r w:rsidRPr="0045652F">
        <w:rPr>
          <w:lang w:val="en-US"/>
        </w:rPr>
        <w:t xml:space="preserve">               (STRINGZ,'cc..cc'),</w:t>
      </w:r>
    </w:p>
    <w:p w14:paraId="165A2B4D" w14:textId="77777777" w:rsidR="00774472" w:rsidRPr="0045652F" w:rsidRDefault="00774472">
      <w:pPr>
        <w:pStyle w:val="Ecran"/>
        <w:rPr>
          <w:lang w:val="en-US"/>
        </w:rPr>
      </w:pPr>
      <w:r w:rsidRPr="0045652F">
        <w:rPr>
          <w:lang w:val="en-US"/>
        </w:rPr>
        <w:t xml:space="preserve">               (IN-VARIABLE,'varname',len),</w:t>
      </w:r>
    </w:p>
    <w:p w14:paraId="1C3BEAB0" w14:textId="77777777" w:rsidR="00774472" w:rsidRDefault="00774472">
      <w:pPr>
        <w:pStyle w:val="Ecran"/>
        <w:rPr>
          <w:lang w:val="en-US"/>
        </w:rPr>
      </w:pPr>
      <w:r w:rsidRPr="0045652F">
        <w:rPr>
          <w:lang w:val="en-US"/>
        </w:rPr>
        <w:t xml:space="preserve">               (OUT-VARIABLE,'varname',len),</w:t>
      </w:r>
    </w:p>
    <w:p w14:paraId="41A720E1" w14:textId="77777777" w:rsidR="00801206" w:rsidRPr="0045652F" w:rsidRDefault="00801206">
      <w:pPr>
        <w:pStyle w:val="Ecran"/>
        <w:rPr>
          <w:lang w:val="en-US"/>
        </w:rPr>
      </w:pPr>
      <w:r>
        <w:rPr>
          <w:lang w:val="en-US"/>
        </w:rPr>
        <w:t xml:space="preserve">               OPTION=(option,option,...),</w:t>
      </w:r>
    </w:p>
    <w:p w14:paraId="43A52165" w14:textId="77777777" w:rsidR="00774472" w:rsidRPr="0045652F" w:rsidRDefault="00774472">
      <w:pPr>
        <w:pStyle w:val="Ecran"/>
        <w:rPr>
          <w:lang w:val="en-US"/>
        </w:rPr>
      </w:pPr>
      <w:r w:rsidRPr="0045652F">
        <w:rPr>
          <w:lang w:val="en-US"/>
        </w:rPr>
        <w:t xml:space="preserve">               TRACE=(traceopt,traceopt,...),</w:t>
      </w:r>
    </w:p>
    <w:p w14:paraId="30FEE860" w14:textId="77777777" w:rsidR="00774472" w:rsidRPr="0045652F" w:rsidRDefault="00774472">
      <w:pPr>
        <w:pStyle w:val="Ecran"/>
        <w:rPr>
          <w:lang w:val="en-US"/>
        </w:rPr>
      </w:pPr>
      <w:r w:rsidRPr="0045652F">
        <w:rPr>
          <w:lang w:val="en-US"/>
        </w:rPr>
        <w:t xml:space="preserve">               ERROR=errlabel,TASKS=count</w:t>
      </w:r>
    </w:p>
    <w:p w14:paraId="3E2565B2" w14:textId="77777777" w:rsidR="00774472" w:rsidRPr="0045652F" w:rsidRDefault="00774472">
      <w:pPr>
        <w:pStyle w:val="Ecran"/>
        <w:rPr>
          <w:lang w:val="en-US"/>
        </w:rPr>
      </w:pPr>
    </w:p>
    <w:p w14:paraId="3BBB27B2" w14:textId="77777777" w:rsidR="00774472" w:rsidRPr="0045652F" w:rsidRDefault="00774472">
      <w:pPr>
        <w:keepNext/>
        <w:rPr>
          <w:lang w:val="en-US"/>
        </w:rPr>
      </w:pPr>
    </w:p>
    <w:p w14:paraId="15EE9CD3" w14:textId="77777777" w:rsidR="00774472" w:rsidRPr="0045652F" w:rsidRDefault="00774472">
      <w:pPr>
        <w:pStyle w:val="RefrenceChamp"/>
        <w:keepNext/>
        <w:keepLines/>
        <w:rPr>
          <w:bCs/>
          <w:iCs/>
          <w:lang w:val="en-US"/>
        </w:rPr>
      </w:pPr>
      <w:r w:rsidRPr="0045652F">
        <w:rPr>
          <w:b/>
          <w:i/>
          <w:lang w:val="en-US"/>
        </w:rPr>
        <w:t>CALL</w:t>
      </w:r>
      <w:r w:rsidRPr="0045652F">
        <w:rPr>
          <w:b/>
          <w:i/>
          <w:lang w:val="en-US"/>
        </w:rPr>
        <w:tab/>
      </w:r>
      <w:r w:rsidRPr="0045652F">
        <w:rPr>
          <w:bCs/>
          <w:iCs/>
          <w:lang w:val="en-US"/>
        </w:rPr>
        <w:t>Indicates that a new instance of the service program will be created for each request.</w:t>
      </w:r>
    </w:p>
    <w:p w14:paraId="7E03173A" w14:textId="77777777" w:rsidR="00774472" w:rsidRPr="0045652F" w:rsidRDefault="00774472">
      <w:pPr>
        <w:pStyle w:val="RefrenceChamp"/>
        <w:keepNext/>
        <w:keepLines/>
        <w:rPr>
          <w:bCs/>
          <w:iCs/>
          <w:lang w:val="en-US"/>
        </w:rPr>
      </w:pPr>
      <w:r w:rsidRPr="0045652F">
        <w:rPr>
          <w:b/>
          <w:i/>
          <w:lang w:val="en-US"/>
        </w:rPr>
        <w:t>CALL-REUSE</w:t>
      </w:r>
      <w:r w:rsidRPr="0045652F">
        <w:rPr>
          <w:b/>
          <w:i/>
          <w:lang w:val="en-US"/>
        </w:rPr>
        <w:tab/>
      </w:r>
      <w:r w:rsidRPr="0045652F">
        <w:rPr>
          <w:bCs/>
          <w:iCs/>
          <w:lang w:val="en-US"/>
        </w:rPr>
        <w:t>Indicates that the request will be routed to an existing instance of the service program, if one is available.  Otherwise a new instance of the service program will be started to process this request, after which the service program will remain active and available to process further requests</w:t>
      </w:r>
      <w:r w:rsidRPr="0045652F">
        <w:rPr>
          <w:szCs w:val="19"/>
          <w:lang w:val="en-US"/>
        </w:rPr>
        <w:t>.</w:t>
      </w:r>
    </w:p>
    <w:p w14:paraId="579EFE56" w14:textId="77777777" w:rsidR="00774472" w:rsidRPr="0045652F" w:rsidRDefault="00774472">
      <w:pPr>
        <w:pStyle w:val="RefrenceChamp"/>
        <w:keepNext/>
        <w:keepLines/>
        <w:rPr>
          <w:bCs/>
          <w:iCs/>
          <w:lang w:val="en-US"/>
        </w:rPr>
      </w:pPr>
      <w:r w:rsidRPr="0045652F">
        <w:rPr>
          <w:b/>
          <w:i/>
          <w:lang w:val="en-US"/>
        </w:rPr>
        <w:t>TRANSACTION</w:t>
      </w:r>
      <w:r w:rsidRPr="0045652F">
        <w:rPr>
          <w:b/>
          <w:i/>
          <w:lang w:val="en-US"/>
        </w:rPr>
        <w:tab/>
      </w:r>
      <w:r w:rsidRPr="0045652F">
        <w:rPr>
          <w:bCs/>
          <w:iCs/>
          <w:lang w:val="en-US"/>
        </w:rPr>
        <w:t>Indicates a call to the service program which is part of a VIRSV transaction.</w:t>
      </w:r>
    </w:p>
    <w:p w14:paraId="0990033C" w14:textId="77777777" w:rsidR="00774472" w:rsidRPr="0045652F" w:rsidRDefault="00774472">
      <w:pPr>
        <w:pStyle w:val="RefrenceChamp"/>
        <w:keepLines/>
        <w:rPr>
          <w:szCs w:val="19"/>
          <w:lang w:val="en-US"/>
        </w:rPr>
      </w:pPr>
      <w:r w:rsidRPr="0045652F">
        <w:rPr>
          <w:b/>
          <w:i/>
          <w:lang w:val="en-US"/>
        </w:rPr>
        <w:t>servname</w:t>
      </w:r>
      <w:r w:rsidRPr="0045652F">
        <w:rPr>
          <w:b/>
          <w:i/>
          <w:lang w:val="en-US"/>
        </w:rPr>
        <w:tab/>
      </w:r>
      <w:r w:rsidRPr="0045652F">
        <w:rPr>
          <w:szCs w:val="19"/>
          <w:lang w:val="en-US"/>
        </w:rPr>
        <w:t>The name assigned to this service.  The VIRSV service request manager uses this name to identify the request queue which will process this service request.  Choose a unique service name for each service program.  If more than one scenario calls the same service program, the same service name can be used by each scenario, and in this case the scenarios will all share the same request queue.  Alternatively, each scenario can specify a different service name, in which case there will be an independent request queue for each scenario.  The service name must consist of at least 6 alphanumeric characters and must be in quotes.</w:t>
      </w:r>
    </w:p>
    <w:p w14:paraId="74D8CE0A" w14:textId="77777777" w:rsidR="00774472" w:rsidRPr="0045652F" w:rsidRDefault="00774472">
      <w:pPr>
        <w:pStyle w:val="RefrenceChamp"/>
        <w:keepLines/>
        <w:rPr>
          <w:szCs w:val="19"/>
          <w:lang w:val="en-US"/>
        </w:rPr>
      </w:pPr>
      <w:r w:rsidRPr="0045652F">
        <w:rPr>
          <w:b/>
          <w:i/>
          <w:lang w:val="en-US"/>
        </w:rPr>
        <w:t>progname</w:t>
      </w:r>
      <w:r w:rsidRPr="0045652F">
        <w:rPr>
          <w:b/>
          <w:i/>
          <w:lang w:val="en-US"/>
        </w:rPr>
        <w:tab/>
      </w:r>
      <w:r w:rsidRPr="0045652F">
        <w:rPr>
          <w:bCs/>
          <w:iCs/>
          <w:lang w:val="en-US"/>
        </w:rPr>
        <w:t>The name of the service program to be called</w:t>
      </w:r>
      <w:r w:rsidRPr="0045652F">
        <w:rPr>
          <w:szCs w:val="19"/>
          <w:lang w:val="en-US"/>
        </w:rPr>
        <w:t>.  The program name must be in quotes.</w:t>
      </w:r>
    </w:p>
    <w:p w14:paraId="3C654D25" w14:textId="77777777" w:rsidR="00801206" w:rsidRPr="0045652F" w:rsidRDefault="00801206" w:rsidP="00801206">
      <w:pPr>
        <w:pStyle w:val="RefrenceChamp"/>
        <w:keepNext/>
        <w:keepLines/>
        <w:rPr>
          <w:bCs/>
          <w:iCs/>
          <w:lang w:val="en-US"/>
        </w:rPr>
      </w:pPr>
      <w:r w:rsidRPr="0045652F">
        <w:rPr>
          <w:b/>
          <w:i/>
          <w:lang w:val="en-US"/>
        </w:rPr>
        <w:t>opt</w:t>
      </w:r>
      <w:r>
        <w:rPr>
          <w:b/>
          <w:i/>
          <w:lang w:val="en-US"/>
        </w:rPr>
        <w:t>ion</w:t>
      </w:r>
      <w:r w:rsidRPr="0045652F">
        <w:rPr>
          <w:bCs/>
          <w:iCs/>
          <w:lang w:val="en-US"/>
        </w:rPr>
        <w:tab/>
        <w:t>One or more of the following options may be specified:</w:t>
      </w:r>
    </w:p>
    <w:p w14:paraId="154D537E" w14:textId="77777777" w:rsidR="00801206" w:rsidRPr="0045652F" w:rsidRDefault="00801206" w:rsidP="00801206">
      <w:pPr>
        <w:pStyle w:val="DtailRefChamp"/>
        <w:spacing w:after="240"/>
        <w:rPr>
          <w:lang w:val="en-US"/>
        </w:rPr>
      </w:pPr>
      <w:r>
        <w:rPr>
          <w:b/>
          <w:bCs/>
          <w:lang w:val="en-US"/>
        </w:rPr>
        <w:t>CLOSE</w:t>
      </w:r>
      <w:r w:rsidRPr="0045652F">
        <w:rPr>
          <w:b/>
          <w:bCs/>
          <w:lang w:val="en-US"/>
        </w:rPr>
        <w:tab/>
      </w:r>
      <w:r w:rsidRPr="0045652F">
        <w:rPr>
          <w:b/>
          <w:bCs/>
          <w:lang w:val="en-US"/>
        </w:rPr>
        <w:br/>
      </w:r>
      <w:r>
        <w:rPr>
          <w:lang w:val="en-US"/>
        </w:rPr>
        <w:t>for a transaction call, specifies that the transaction is to be closed after processing this VIRSV$ instruction</w:t>
      </w:r>
      <w:r w:rsidRPr="0045652F">
        <w:rPr>
          <w:lang w:val="en-US"/>
        </w:rPr>
        <w:t>.</w:t>
      </w:r>
    </w:p>
    <w:p w14:paraId="5288D473" w14:textId="77777777" w:rsidR="00774472" w:rsidRPr="0045652F" w:rsidRDefault="00774472">
      <w:pPr>
        <w:pStyle w:val="RefrenceChamp"/>
        <w:keepNext/>
        <w:keepLines/>
        <w:rPr>
          <w:bCs/>
          <w:iCs/>
          <w:lang w:val="en-US"/>
        </w:rPr>
      </w:pPr>
      <w:r w:rsidRPr="0045652F">
        <w:rPr>
          <w:b/>
          <w:i/>
          <w:lang w:val="en-US"/>
        </w:rPr>
        <w:t>traceopt</w:t>
      </w:r>
      <w:r w:rsidRPr="0045652F">
        <w:rPr>
          <w:bCs/>
          <w:iCs/>
          <w:lang w:val="en-US"/>
        </w:rPr>
        <w:tab/>
      </w:r>
      <w:r w:rsidRPr="0045652F">
        <w:rPr>
          <w:bCs/>
          <w:iCs/>
          <w:lang w:val="en-US"/>
        </w:rPr>
        <w:fldChar w:fldCharType="begin"/>
      </w:r>
      <w:r w:rsidRPr="0045652F">
        <w:rPr>
          <w:lang w:val="en-US"/>
        </w:rPr>
        <w:instrText xml:space="preserve"> XE "</w:instrText>
      </w:r>
      <w:r w:rsidRPr="0045652F">
        <w:rPr>
          <w:bCs/>
          <w:iCs/>
          <w:lang w:val="en-US"/>
        </w:rPr>
        <w:instrText>VSVTRACE</w:instrText>
      </w:r>
      <w:r w:rsidRPr="0045652F">
        <w:rPr>
          <w:lang w:val="en-US"/>
        </w:rPr>
        <w:instrText xml:space="preserve">" </w:instrText>
      </w:r>
      <w:r w:rsidRPr="0045652F">
        <w:rPr>
          <w:bCs/>
          <w:iCs/>
          <w:lang w:val="en-US"/>
        </w:rPr>
        <w:fldChar w:fldCharType="end"/>
      </w:r>
      <w:r w:rsidRPr="0045652F">
        <w:rPr>
          <w:bCs/>
          <w:iCs/>
          <w:lang w:val="en-US"/>
        </w:rPr>
        <w:fldChar w:fldCharType="begin"/>
      </w:r>
      <w:r w:rsidRPr="0045652F">
        <w:rPr>
          <w:lang w:val="en-US"/>
        </w:rPr>
        <w:instrText xml:space="preserve"> XE "Trace:VIRSV" </w:instrText>
      </w:r>
      <w:r w:rsidRPr="0045652F">
        <w:rPr>
          <w:bCs/>
          <w:iCs/>
          <w:lang w:val="en-US"/>
        </w:rPr>
        <w:fldChar w:fldCharType="end"/>
      </w:r>
      <w:r w:rsidRPr="0045652F">
        <w:rPr>
          <w:bCs/>
          <w:iCs/>
          <w:lang w:val="en-US"/>
        </w:rPr>
        <w:t>Specifies activation or deactivation of the VIRSV trace facility.  One or more of the following options may be specified:</w:t>
      </w:r>
    </w:p>
    <w:p w14:paraId="664B2B26" w14:textId="77777777" w:rsidR="00774472" w:rsidRPr="0045652F" w:rsidRDefault="00774472">
      <w:pPr>
        <w:pStyle w:val="DtailRefChamp"/>
        <w:keepNext/>
        <w:rPr>
          <w:lang w:val="en-US"/>
        </w:rPr>
      </w:pPr>
      <w:r w:rsidRPr="0045652F">
        <w:rPr>
          <w:b/>
          <w:bCs/>
          <w:lang w:val="en-US"/>
        </w:rPr>
        <w:t>APPLICATION-TRACE</w:t>
      </w:r>
      <w:r w:rsidRPr="0045652F">
        <w:rPr>
          <w:lang w:val="en-US"/>
        </w:rPr>
        <w:t xml:space="preserve"> or </w:t>
      </w:r>
      <w:r w:rsidRPr="0045652F">
        <w:rPr>
          <w:b/>
          <w:bCs/>
          <w:lang w:val="en-US"/>
        </w:rPr>
        <w:t>NO-APPLICATION-TRACE</w:t>
      </w:r>
      <w:r w:rsidRPr="0045652F">
        <w:rPr>
          <w:b/>
          <w:bCs/>
          <w:lang w:val="en-US"/>
        </w:rPr>
        <w:tab/>
      </w:r>
      <w:r w:rsidRPr="0045652F">
        <w:rPr>
          <w:b/>
          <w:bCs/>
          <w:lang w:val="en-US"/>
        </w:rPr>
        <w:br/>
      </w:r>
      <w:r w:rsidRPr="0045652F">
        <w:rPr>
          <w:lang w:val="en-US"/>
        </w:rPr>
        <w:t>activates or deactivates tracing by the service program (if the service program supports this type of trace).</w:t>
      </w:r>
    </w:p>
    <w:p w14:paraId="6CC335CE" w14:textId="77777777" w:rsidR="00774472" w:rsidRPr="0045652F" w:rsidRDefault="00774472">
      <w:pPr>
        <w:pStyle w:val="DtailRefChamp"/>
        <w:keepNext/>
        <w:rPr>
          <w:lang w:val="en-US"/>
        </w:rPr>
      </w:pPr>
      <w:r w:rsidRPr="0045652F">
        <w:rPr>
          <w:b/>
          <w:bCs/>
          <w:lang w:val="en-US"/>
        </w:rPr>
        <w:t>CALLS-TRACE</w:t>
      </w:r>
      <w:r w:rsidRPr="0045652F">
        <w:rPr>
          <w:lang w:val="en-US"/>
        </w:rPr>
        <w:t xml:space="preserve"> or </w:t>
      </w:r>
      <w:r w:rsidRPr="0045652F">
        <w:rPr>
          <w:b/>
          <w:bCs/>
          <w:lang w:val="en-US"/>
        </w:rPr>
        <w:t>NO-CALLS-TRACE</w:t>
      </w:r>
      <w:r w:rsidRPr="0045652F">
        <w:rPr>
          <w:b/>
          <w:bCs/>
          <w:lang w:val="en-US"/>
        </w:rPr>
        <w:tab/>
      </w:r>
      <w:r w:rsidRPr="0045652F">
        <w:rPr>
          <w:b/>
          <w:bCs/>
          <w:lang w:val="en-US"/>
        </w:rPr>
        <w:br/>
      </w:r>
      <w:r w:rsidRPr="0045652F">
        <w:rPr>
          <w:lang w:val="en-US"/>
        </w:rPr>
        <w:t>activates or deactivates tracing of the requests and responses passed between VIRTEL and VIRSV.</w:t>
      </w:r>
    </w:p>
    <w:p w14:paraId="17F41A59" w14:textId="77777777" w:rsidR="00774472" w:rsidRPr="0045652F" w:rsidRDefault="00774472">
      <w:pPr>
        <w:pStyle w:val="DtailRefChamp"/>
        <w:keepNext/>
        <w:rPr>
          <w:lang w:val="en-US"/>
        </w:rPr>
      </w:pPr>
      <w:r w:rsidRPr="0045652F">
        <w:rPr>
          <w:b/>
          <w:bCs/>
          <w:lang w:val="en-US"/>
        </w:rPr>
        <w:t>DISPATCH-TRACE</w:t>
      </w:r>
      <w:r w:rsidRPr="0045652F">
        <w:rPr>
          <w:lang w:val="en-US"/>
        </w:rPr>
        <w:t xml:space="preserve"> or </w:t>
      </w:r>
      <w:r w:rsidRPr="0045652F">
        <w:rPr>
          <w:b/>
          <w:bCs/>
          <w:lang w:val="en-US"/>
        </w:rPr>
        <w:t>NO-DISPATCH-TRACE</w:t>
      </w:r>
      <w:r w:rsidRPr="0045652F">
        <w:rPr>
          <w:b/>
          <w:bCs/>
          <w:lang w:val="en-US"/>
        </w:rPr>
        <w:tab/>
      </w:r>
      <w:r w:rsidRPr="0045652F">
        <w:rPr>
          <w:b/>
          <w:bCs/>
          <w:lang w:val="en-US"/>
        </w:rPr>
        <w:br/>
      </w:r>
      <w:r w:rsidRPr="0045652F">
        <w:rPr>
          <w:lang w:val="en-US"/>
        </w:rPr>
        <w:t>activates or deactivates tracing of the VIRSV request queue and task dispatcher.</w:t>
      </w:r>
    </w:p>
    <w:p w14:paraId="0AA37B36" w14:textId="77777777" w:rsidR="00774472" w:rsidRPr="0045652F" w:rsidRDefault="00774472">
      <w:pPr>
        <w:pStyle w:val="DtailRefChamp"/>
        <w:keepNext/>
        <w:rPr>
          <w:lang w:val="en-US"/>
        </w:rPr>
      </w:pPr>
      <w:r w:rsidRPr="0045652F">
        <w:rPr>
          <w:b/>
          <w:bCs/>
          <w:lang w:val="en-US"/>
        </w:rPr>
        <w:t>MEMORY-TRACE</w:t>
      </w:r>
      <w:r w:rsidRPr="0045652F">
        <w:rPr>
          <w:lang w:val="en-US"/>
        </w:rPr>
        <w:t xml:space="preserve"> or </w:t>
      </w:r>
      <w:r w:rsidRPr="0045652F">
        <w:rPr>
          <w:b/>
          <w:bCs/>
          <w:lang w:val="en-US"/>
        </w:rPr>
        <w:t>NO-MEMORY-TRACE</w:t>
      </w:r>
      <w:r w:rsidRPr="0045652F">
        <w:rPr>
          <w:b/>
          <w:bCs/>
          <w:lang w:val="en-US"/>
        </w:rPr>
        <w:tab/>
      </w:r>
      <w:r w:rsidRPr="0045652F">
        <w:rPr>
          <w:b/>
          <w:bCs/>
          <w:lang w:val="en-US"/>
        </w:rPr>
        <w:br/>
      </w:r>
      <w:r w:rsidRPr="0045652F">
        <w:rPr>
          <w:lang w:val="en-US"/>
        </w:rPr>
        <w:t>activates or deactivates tracing of the memory blocks used by VIRSV and the service program.</w:t>
      </w:r>
    </w:p>
    <w:p w14:paraId="3CBA86E8" w14:textId="77777777" w:rsidR="00774472" w:rsidRPr="0045652F" w:rsidRDefault="00774472">
      <w:pPr>
        <w:pStyle w:val="RefrenceChamp"/>
        <w:keepLines/>
        <w:spacing w:before="120"/>
        <w:rPr>
          <w:lang w:val="en-US"/>
        </w:rPr>
      </w:pPr>
      <w:r w:rsidRPr="0045652F">
        <w:rPr>
          <w:lang w:val="en-US"/>
        </w:rPr>
        <w:tab/>
        <w:t xml:space="preserve">The default value of each trace option is determined by VIRSV.  The trace is written to </w:t>
      </w:r>
      <w:r w:rsidRPr="0045652F">
        <w:rPr>
          <w:bCs/>
          <w:iCs/>
          <w:lang w:val="en-US"/>
        </w:rPr>
        <w:t>the VSVTRACE file of the VIRTEL started task.</w:t>
      </w:r>
    </w:p>
    <w:p w14:paraId="5AD64646" w14:textId="77777777" w:rsidR="00774472" w:rsidRPr="0045652F" w:rsidRDefault="00774472">
      <w:pPr>
        <w:pStyle w:val="RefrenceChamp"/>
        <w:keepLines/>
        <w:rPr>
          <w:bCs/>
          <w:iCs/>
          <w:lang w:val="en-US"/>
        </w:rPr>
      </w:pPr>
      <w:r w:rsidRPr="0045652F">
        <w:rPr>
          <w:b/>
          <w:i/>
          <w:lang w:val="en-US"/>
        </w:rPr>
        <w:t>errlabel</w:t>
      </w:r>
      <w:r w:rsidRPr="0045652F">
        <w:rPr>
          <w:bCs/>
          <w:iCs/>
          <w:lang w:val="en-US"/>
        </w:rPr>
        <w:tab/>
        <w:t>A branch will be made to this label if the service cannot be called, or if VIRSV or the service program returned a non-zero return code.</w:t>
      </w:r>
    </w:p>
    <w:p w14:paraId="6952DD05" w14:textId="77777777" w:rsidR="00774472" w:rsidRPr="0045652F" w:rsidRDefault="00774472">
      <w:pPr>
        <w:pStyle w:val="RefrenceChamp"/>
        <w:keepLines/>
        <w:rPr>
          <w:bCs/>
          <w:iCs/>
          <w:szCs w:val="19"/>
          <w:lang w:val="en-US"/>
        </w:rPr>
      </w:pPr>
      <w:r w:rsidRPr="0045652F">
        <w:rPr>
          <w:b/>
          <w:i/>
          <w:lang w:val="en-US"/>
        </w:rPr>
        <w:t>count</w:t>
      </w:r>
      <w:r w:rsidRPr="0045652F">
        <w:rPr>
          <w:bCs/>
          <w:iCs/>
          <w:lang w:val="en-US"/>
        </w:rPr>
        <w:tab/>
        <w:t xml:space="preserve">The maximum number of concurrent instances of the service program which can be started for this service name.  If there are already </w:t>
      </w:r>
      <w:r w:rsidRPr="0045652F">
        <w:rPr>
          <w:bCs/>
          <w:i/>
          <w:lang w:val="en-US"/>
        </w:rPr>
        <w:t>count</w:t>
      </w:r>
      <w:r w:rsidRPr="0045652F">
        <w:rPr>
          <w:bCs/>
          <w:iCs/>
          <w:lang w:val="en-US"/>
        </w:rPr>
        <w:t xml:space="preserve"> instances of the requested service program active and in-use under this service name, the scenario will wait until an instance becomes available.  The default value is 1.  This parameter applies only if the call type is CALL-REUSE.</w:t>
      </w:r>
    </w:p>
    <w:p w14:paraId="2AF5F0BE" w14:textId="77777777" w:rsidR="00774472" w:rsidRPr="0045652F" w:rsidRDefault="00774472">
      <w:pPr>
        <w:rPr>
          <w:lang w:val="en-US"/>
        </w:rPr>
      </w:pPr>
      <w:r w:rsidRPr="0045652F">
        <w:rPr>
          <w:lang w:val="en-US"/>
        </w:rPr>
        <w:t>The remaining fields indicate parameters passed to the service program.  Any number of parameters may be specified in any order.  For each parameter, VIRTEL places either one or two fullwords into the request input area.  Depending on the parameter type, these fullwords may contain a binary value, an address, or a pair of addresses, as described below.  The address of the request input area is passed to the service program in the LIST-ADR-REQU field of the LIST-POINTER structure built by the CALL VSVPSYNC routine.</w:t>
      </w:r>
    </w:p>
    <w:p w14:paraId="38218064" w14:textId="77777777" w:rsidR="00774472" w:rsidRPr="0045652F" w:rsidRDefault="00774472">
      <w:pPr>
        <w:rPr>
          <w:lang w:val="en-US"/>
        </w:rPr>
      </w:pPr>
    </w:p>
    <w:p w14:paraId="78474E39" w14:textId="77777777" w:rsidR="00774472" w:rsidRPr="0045652F" w:rsidRDefault="00774472">
      <w:pPr>
        <w:pStyle w:val="RefrenceChamp"/>
        <w:keepLines/>
        <w:rPr>
          <w:bCs/>
          <w:iCs/>
          <w:lang w:val="en-US"/>
        </w:rPr>
      </w:pPr>
      <w:r w:rsidRPr="0045652F">
        <w:rPr>
          <w:b/>
          <w:i/>
          <w:lang w:val="en-US"/>
        </w:rPr>
        <w:t>(NUMBER,'n')</w:t>
      </w:r>
      <w:r w:rsidRPr="0045652F">
        <w:rPr>
          <w:bCs/>
          <w:iCs/>
          <w:lang w:val="en-US"/>
        </w:rPr>
        <w:tab/>
      </w:r>
      <w:r w:rsidRPr="0045652F">
        <w:rPr>
          <w:bCs/>
          <w:iCs/>
          <w:lang w:val="en-US"/>
        </w:rPr>
        <w:br/>
        <w:t xml:space="preserve">Indicates a parameter passed to the service program.  </w:t>
      </w:r>
      <w:r w:rsidRPr="0045652F">
        <w:rPr>
          <w:bCs/>
          <w:i/>
          <w:lang w:val="en-US"/>
        </w:rPr>
        <w:t>n</w:t>
      </w:r>
      <w:r w:rsidRPr="0045652F">
        <w:rPr>
          <w:bCs/>
          <w:iCs/>
          <w:lang w:val="en-US"/>
        </w:rPr>
        <w:t xml:space="preserve"> is a decimal number whose value is converted to a 32-bit binary integer and stored in the request input area.  The number </w:t>
      </w:r>
      <w:r w:rsidRPr="0045652F">
        <w:rPr>
          <w:bCs/>
          <w:i/>
          <w:lang w:val="en-US"/>
        </w:rPr>
        <w:t>n</w:t>
      </w:r>
      <w:r w:rsidRPr="0045652F">
        <w:rPr>
          <w:bCs/>
          <w:iCs/>
          <w:lang w:val="en-US"/>
        </w:rPr>
        <w:t xml:space="preserve"> must be placed in quotes.</w:t>
      </w:r>
    </w:p>
    <w:p w14:paraId="6290CF00" w14:textId="77777777" w:rsidR="00774472" w:rsidRPr="0045652F" w:rsidRDefault="00774472">
      <w:pPr>
        <w:pStyle w:val="RefrenceChamp"/>
        <w:keepLines/>
        <w:rPr>
          <w:bCs/>
          <w:iCs/>
          <w:lang w:val="en-US"/>
        </w:rPr>
      </w:pPr>
      <w:r w:rsidRPr="0045652F">
        <w:rPr>
          <w:b/>
          <w:i/>
          <w:lang w:val="en-US"/>
        </w:rPr>
        <w:t>(POINTER-TO-NUMBER,'n')</w:t>
      </w:r>
      <w:r w:rsidRPr="0045652F">
        <w:rPr>
          <w:bCs/>
          <w:iCs/>
          <w:lang w:val="en-US"/>
        </w:rPr>
        <w:tab/>
      </w:r>
      <w:r w:rsidRPr="0045652F">
        <w:rPr>
          <w:bCs/>
          <w:iCs/>
          <w:lang w:val="en-US"/>
        </w:rPr>
        <w:br/>
        <w:t xml:space="preserve">Indicates a parameter passed to the service program.  </w:t>
      </w:r>
      <w:r w:rsidRPr="0045652F">
        <w:rPr>
          <w:bCs/>
          <w:i/>
          <w:lang w:val="en-US"/>
        </w:rPr>
        <w:t>n</w:t>
      </w:r>
      <w:r w:rsidRPr="0045652F">
        <w:rPr>
          <w:bCs/>
          <w:iCs/>
          <w:lang w:val="en-US"/>
        </w:rPr>
        <w:t xml:space="preserve"> is a decimal number whose value is converted to a 32-bit binary integer.  A fullword containing the address of this 32-bit value is stored in the request input area.  The number </w:t>
      </w:r>
      <w:r w:rsidRPr="0045652F">
        <w:rPr>
          <w:bCs/>
          <w:i/>
          <w:lang w:val="en-US"/>
        </w:rPr>
        <w:t>n</w:t>
      </w:r>
      <w:r w:rsidRPr="0045652F">
        <w:rPr>
          <w:bCs/>
          <w:iCs/>
          <w:lang w:val="en-US"/>
        </w:rPr>
        <w:t xml:space="preserve"> must be placed in quotes.</w:t>
      </w:r>
    </w:p>
    <w:p w14:paraId="68621B39" w14:textId="77777777" w:rsidR="00774472" w:rsidRPr="0045652F" w:rsidRDefault="00774472">
      <w:pPr>
        <w:pStyle w:val="RefrenceChamp"/>
        <w:keepLines/>
        <w:rPr>
          <w:bCs/>
          <w:iCs/>
          <w:lang w:val="en-US"/>
        </w:rPr>
      </w:pPr>
      <w:r w:rsidRPr="0045652F">
        <w:rPr>
          <w:b/>
          <w:i/>
          <w:lang w:val="en-US"/>
        </w:rPr>
        <w:t>(STRINGZ,'cc..cc')</w:t>
      </w:r>
      <w:r w:rsidRPr="0045652F">
        <w:rPr>
          <w:lang w:val="en-US"/>
        </w:rPr>
        <w:tab/>
      </w:r>
      <w:r w:rsidRPr="0045652F">
        <w:rPr>
          <w:lang w:val="en-US"/>
        </w:rPr>
        <w:br/>
      </w:r>
      <w:r w:rsidRPr="0045652F">
        <w:rPr>
          <w:bCs/>
          <w:iCs/>
          <w:lang w:val="en-US"/>
        </w:rPr>
        <w:t xml:space="preserve">Indicates a parameter passed to the service program.  A terminating character (X'00') is appended to the character string </w:t>
      </w:r>
      <w:r w:rsidRPr="0045652F">
        <w:rPr>
          <w:bCs/>
          <w:i/>
          <w:lang w:val="en-US"/>
        </w:rPr>
        <w:t xml:space="preserve">cc..cc, </w:t>
      </w:r>
      <w:r w:rsidRPr="0045652F">
        <w:rPr>
          <w:bCs/>
          <w:iCs/>
          <w:lang w:val="en-US"/>
        </w:rPr>
        <w:t>and a fullword containing the address of the string is stored in the request input area.  The string must be placed in quotes.</w:t>
      </w:r>
    </w:p>
    <w:p w14:paraId="16BB4CF3" w14:textId="77777777" w:rsidR="00774472" w:rsidRPr="0045652F" w:rsidRDefault="00774472">
      <w:pPr>
        <w:pStyle w:val="RefrenceChamp"/>
        <w:keepLines/>
        <w:rPr>
          <w:bCs/>
          <w:iCs/>
          <w:lang w:val="en-US"/>
        </w:rPr>
      </w:pPr>
      <w:r w:rsidRPr="0045652F">
        <w:rPr>
          <w:b/>
          <w:i/>
          <w:lang w:val="en-US"/>
        </w:rPr>
        <w:t>(STRINGZ-FROM-VARIABLE,'varname')</w:t>
      </w:r>
      <w:r w:rsidRPr="0045652F">
        <w:rPr>
          <w:lang w:val="en-US"/>
        </w:rPr>
        <w:tab/>
      </w:r>
      <w:r w:rsidRPr="0045652F">
        <w:rPr>
          <w:lang w:val="en-US"/>
        </w:rPr>
        <w:br/>
      </w:r>
      <w:r w:rsidRPr="0045652F">
        <w:rPr>
          <w:bCs/>
          <w:iCs/>
          <w:lang w:val="en-US"/>
        </w:rPr>
        <w:t xml:space="preserve">Indicates a parameter passed to the service program.  The value of the VIRTEL variable </w:t>
      </w:r>
      <w:r w:rsidRPr="0045652F">
        <w:rPr>
          <w:bCs/>
          <w:i/>
          <w:lang w:val="en-US"/>
        </w:rPr>
        <w:t>varname</w:t>
      </w:r>
      <w:r w:rsidRPr="0045652F">
        <w:rPr>
          <w:bCs/>
          <w:iCs/>
          <w:lang w:val="en-US"/>
        </w:rPr>
        <w:t xml:space="preserve"> is copied to a character string and a terminating character (X'00') is appended.  A fullword containing the address of this null-terminated string is stored in the request input area.  The variable name must be placed in quotes.</w:t>
      </w:r>
    </w:p>
    <w:p w14:paraId="2A83C7B1" w14:textId="77777777" w:rsidR="00774472" w:rsidRPr="0045652F" w:rsidRDefault="00774472">
      <w:pPr>
        <w:pStyle w:val="RefrenceChamp"/>
        <w:keepLines/>
        <w:rPr>
          <w:bCs/>
          <w:iCs/>
          <w:lang w:val="en-US"/>
        </w:rPr>
      </w:pPr>
      <w:r w:rsidRPr="0045652F">
        <w:rPr>
          <w:b/>
          <w:i/>
          <w:lang w:val="en-US"/>
        </w:rPr>
        <w:t>(IN-VARIABLE,'varname',len)</w:t>
      </w:r>
      <w:r w:rsidRPr="0045652F">
        <w:rPr>
          <w:lang w:val="en-US"/>
        </w:rPr>
        <w:tab/>
      </w:r>
      <w:r w:rsidRPr="0045652F">
        <w:rPr>
          <w:lang w:val="en-US"/>
        </w:rPr>
        <w:br/>
        <w:t xml:space="preserve">Indicates a </w:t>
      </w:r>
      <w:r w:rsidRPr="0045652F">
        <w:rPr>
          <w:bCs/>
          <w:iCs/>
          <w:lang w:val="en-US"/>
        </w:rPr>
        <w:t xml:space="preserve">parameter passed to the service program.  Two fullwords are stored in the request input area: the first contains the address of the value of the VIRTEL variable </w:t>
      </w:r>
      <w:r w:rsidRPr="0045652F">
        <w:rPr>
          <w:bCs/>
          <w:i/>
          <w:lang w:val="en-US"/>
        </w:rPr>
        <w:t>varname</w:t>
      </w:r>
      <w:r w:rsidRPr="0045652F">
        <w:rPr>
          <w:bCs/>
          <w:iCs/>
          <w:lang w:val="en-US"/>
        </w:rPr>
        <w:t xml:space="preserve"> and the second contains the address of a fullword containing the length of this value.  The </w:t>
      </w:r>
      <w:r w:rsidRPr="0045652F">
        <w:rPr>
          <w:bCs/>
          <w:i/>
          <w:lang w:val="en-US"/>
        </w:rPr>
        <w:t>len</w:t>
      </w:r>
      <w:r w:rsidRPr="0045652F">
        <w:rPr>
          <w:bCs/>
          <w:iCs/>
          <w:lang w:val="en-US"/>
        </w:rPr>
        <w:t xml:space="preserve"> parameter is ignored unless it contains the special value </w:t>
      </w:r>
      <w:r w:rsidRPr="0045652F">
        <w:rPr>
          <w:bCs/>
          <w:i/>
          <w:lang w:val="en-US"/>
        </w:rPr>
        <w:t>*n</w:t>
      </w:r>
      <w:r w:rsidRPr="0045652F">
        <w:rPr>
          <w:bCs/>
          <w:iCs/>
          <w:lang w:val="en-US"/>
        </w:rPr>
        <w:t xml:space="preserve"> (see below).  The variable name must be placed in quotes.</w:t>
      </w:r>
    </w:p>
    <w:p w14:paraId="1C909ABC" w14:textId="77777777" w:rsidR="00774472" w:rsidRPr="0045652F" w:rsidRDefault="00774472">
      <w:pPr>
        <w:pStyle w:val="RefrenceChamp"/>
        <w:keepLines/>
        <w:rPr>
          <w:lang w:val="en-US"/>
        </w:rPr>
      </w:pPr>
      <w:r w:rsidRPr="0045652F">
        <w:rPr>
          <w:lang w:val="en-US"/>
        </w:rPr>
        <w:tab/>
        <w:t>For a scenario which processes an inbound request on an MQ line, the special variable name '$INFILE$' denotes the contents of the input request.</w:t>
      </w:r>
    </w:p>
    <w:p w14:paraId="728CD212" w14:textId="77777777" w:rsidR="00774472" w:rsidRPr="0045652F" w:rsidRDefault="00774472">
      <w:pPr>
        <w:pStyle w:val="RefrenceChamp"/>
        <w:keepLines/>
        <w:rPr>
          <w:bCs/>
          <w:iCs/>
          <w:lang w:val="en-US"/>
        </w:rPr>
      </w:pPr>
      <w:r w:rsidRPr="0045652F">
        <w:rPr>
          <w:b/>
          <w:i/>
          <w:lang w:val="en-US"/>
        </w:rPr>
        <w:t>(OUT-VARIABLE,'varname',len)</w:t>
      </w:r>
      <w:r w:rsidRPr="0045652F">
        <w:rPr>
          <w:lang w:val="en-US"/>
        </w:rPr>
        <w:tab/>
      </w:r>
      <w:r w:rsidRPr="0045652F">
        <w:rPr>
          <w:lang w:val="en-US"/>
        </w:rPr>
        <w:br/>
        <w:t xml:space="preserve">Indicates an output parameter returned by </w:t>
      </w:r>
      <w:r w:rsidRPr="0045652F">
        <w:rPr>
          <w:bCs/>
          <w:iCs/>
          <w:lang w:val="en-US"/>
        </w:rPr>
        <w:t xml:space="preserve">the service program.  VIRTEL allocates a buffer of length </w:t>
      </w:r>
      <w:r w:rsidRPr="0045652F">
        <w:rPr>
          <w:bCs/>
          <w:i/>
          <w:lang w:val="en-US"/>
        </w:rPr>
        <w:t>len</w:t>
      </w:r>
      <w:r w:rsidRPr="0045652F">
        <w:rPr>
          <w:bCs/>
          <w:iCs/>
          <w:lang w:val="en-US"/>
        </w:rPr>
        <w:t xml:space="preserve"> and stores two fullwords in the request input area: the first contains the address of the buffer and the second contains the address of a fullword which contains the buffer length.  The service program places the output value in the buffer and updates the length fullword.  VIRTEL copies the contents of the buffer into the VIRTEL variable </w:t>
      </w:r>
      <w:r w:rsidRPr="0045652F">
        <w:rPr>
          <w:bCs/>
          <w:i/>
          <w:lang w:val="en-US"/>
        </w:rPr>
        <w:t>varname</w:t>
      </w:r>
      <w:r w:rsidRPr="0045652F">
        <w:rPr>
          <w:bCs/>
          <w:iCs/>
          <w:lang w:val="en-US"/>
        </w:rPr>
        <w:t xml:space="preserve"> after the service program returns.  The </w:t>
      </w:r>
      <w:r w:rsidRPr="0045652F">
        <w:rPr>
          <w:bCs/>
          <w:i/>
          <w:lang w:val="en-US"/>
        </w:rPr>
        <w:t>len</w:t>
      </w:r>
      <w:r w:rsidRPr="0045652F">
        <w:rPr>
          <w:bCs/>
          <w:iCs/>
          <w:lang w:val="en-US"/>
        </w:rPr>
        <w:t xml:space="preserve"> parameter contains the desired buffer length (</w:t>
      </w:r>
      <w:r w:rsidRPr="0045652F">
        <w:rPr>
          <w:bCs/>
          <w:i/>
          <w:lang w:val="en-US"/>
        </w:rPr>
        <w:t>nn</w:t>
      </w:r>
      <w:r w:rsidRPr="0045652F">
        <w:rPr>
          <w:bCs/>
          <w:iCs/>
          <w:lang w:val="en-US"/>
        </w:rPr>
        <w:t xml:space="preserve">, </w:t>
      </w:r>
      <w:r w:rsidRPr="0045652F">
        <w:rPr>
          <w:bCs/>
          <w:i/>
          <w:lang w:val="en-US"/>
        </w:rPr>
        <w:t>nn</w:t>
      </w:r>
      <w:r w:rsidRPr="0045652F">
        <w:rPr>
          <w:bCs/>
          <w:iCs/>
          <w:lang w:val="en-US"/>
        </w:rPr>
        <w:t xml:space="preserve">K, or </w:t>
      </w:r>
      <w:r w:rsidRPr="0045652F">
        <w:rPr>
          <w:bCs/>
          <w:i/>
          <w:lang w:val="en-US"/>
        </w:rPr>
        <w:t>nn</w:t>
      </w:r>
      <w:r w:rsidRPr="0045652F">
        <w:rPr>
          <w:bCs/>
          <w:iCs/>
          <w:lang w:val="en-US"/>
        </w:rPr>
        <w:t xml:space="preserve">M), or the special value </w:t>
      </w:r>
      <w:r w:rsidRPr="0045652F">
        <w:rPr>
          <w:bCs/>
          <w:i/>
          <w:lang w:val="en-US"/>
        </w:rPr>
        <w:t>*n</w:t>
      </w:r>
      <w:r w:rsidRPr="0045652F">
        <w:rPr>
          <w:bCs/>
          <w:iCs/>
          <w:lang w:val="en-US"/>
        </w:rPr>
        <w:t xml:space="preserve"> (see below).  The variable name must be placed in quotes.</w:t>
      </w:r>
    </w:p>
    <w:p w14:paraId="1F63EA16" w14:textId="77777777" w:rsidR="00774472" w:rsidRPr="0045652F" w:rsidRDefault="00774472">
      <w:pPr>
        <w:pStyle w:val="Heading6"/>
        <w:keepLines/>
        <w:rPr>
          <w:lang w:val="en-US"/>
        </w:rPr>
      </w:pPr>
      <w:r w:rsidRPr="0045652F">
        <w:rPr>
          <w:lang w:val="en-US"/>
        </w:rPr>
        <w:t>Allocating variable length output buffers</w:t>
      </w:r>
    </w:p>
    <w:p w14:paraId="5718170C" w14:textId="77777777" w:rsidR="00774472" w:rsidRPr="0045652F" w:rsidRDefault="00774472">
      <w:pPr>
        <w:keepNext/>
        <w:keepLines/>
        <w:rPr>
          <w:lang w:val="en-US"/>
        </w:rPr>
      </w:pPr>
      <w:r w:rsidRPr="0045652F">
        <w:rPr>
          <w:lang w:val="en-US"/>
        </w:rPr>
        <w:t xml:space="preserve">A special form of the </w:t>
      </w:r>
      <w:r w:rsidRPr="0045652F">
        <w:rPr>
          <w:i/>
          <w:iCs/>
          <w:lang w:val="en-US"/>
        </w:rPr>
        <w:t>len</w:t>
      </w:r>
      <w:r w:rsidRPr="0045652F">
        <w:rPr>
          <w:lang w:val="en-US"/>
        </w:rPr>
        <w:t xml:space="preserve"> parameter may be used to allocate output buffers whose length varies depending on the length of an input variable.  This is done by specifying the </w:t>
      </w:r>
      <w:r w:rsidRPr="0045652F">
        <w:rPr>
          <w:i/>
          <w:iCs/>
          <w:lang w:val="en-US"/>
        </w:rPr>
        <w:t>len</w:t>
      </w:r>
      <w:r w:rsidRPr="0045652F">
        <w:rPr>
          <w:lang w:val="en-US"/>
        </w:rPr>
        <w:t xml:space="preserve"> parameter in the form </w:t>
      </w:r>
      <w:r w:rsidRPr="0045652F">
        <w:rPr>
          <w:i/>
          <w:iCs/>
          <w:lang w:val="en-US"/>
        </w:rPr>
        <w:t>*n</w:t>
      </w:r>
      <w:r w:rsidRPr="0045652F">
        <w:rPr>
          <w:lang w:val="en-US"/>
        </w:rPr>
        <w:t xml:space="preserve"> where </w:t>
      </w:r>
      <w:r w:rsidRPr="0045652F">
        <w:rPr>
          <w:i/>
          <w:iCs/>
          <w:lang w:val="en-US"/>
        </w:rPr>
        <w:t>n</w:t>
      </w:r>
      <w:r w:rsidRPr="0045652F">
        <w:rPr>
          <w:lang w:val="en-US"/>
        </w:rPr>
        <w:t xml:space="preserve"> is a decimal number.  When the </w:t>
      </w:r>
      <w:r w:rsidRPr="0045652F">
        <w:rPr>
          <w:i/>
          <w:iCs/>
          <w:lang w:val="en-US"/>
        </w:rPr>
        <w:t xml:space="preserve">len </w:t>
      </w:r>
      <w:r w:rsidRPr="0045652F">
        <w:rPr>
          <w:lang w:val="en-US"/>
        </w:rPr>
        <w:t xml:space="preserve">parameter of an input variable is specified as </w:t>
      </w:r>
      <w:r w:rsidRPr="0045652F">
        <w:rPr>
          <w:i/>
          <w:iCs/>
          <w:lang w:val="en-US"/>
        </w:rPr>
        <w:t xml:space="preserve">*n </w:t>
      </w:r>
      <w:r w:rsidRPr="0045652F">
        <w:rPr>
          <w:lang w:val="en-US"/>
        </w:rPr>
        <w:t xml:space="preserve">this means that the actual length of the variable is divided by </w:t>
      </w:r>
      <w:r w:rsidRPr="0045652F">
        <w:rPr>
          <w:i/>
          <w:iCs/>
          <w:lang w:val="en-US"/>
        </w:rPr>
        <w:t xml:space="preserve">n </w:t>
      </w:r>
      <w:r w:rsidRPr="0045652F">
        <w:rPr>
          <w:lang w:val="en-US"/>
        </w:rPr>
        <w:t xml:space="preserve">to obtain the unit of measurement.  Subsequent output variables may then specify length </w:t>
      </w:r>
      <w:r w:rsidRPr="0045652F">
        <w:rPr>
          <w:i/>
          <w:iCs/>
          <w:lang w:val="en-US"/>
        </w:rPr>
        <w:t xml:space="preserve">*m </w:t>
      </w:r>
      <w:r w:rsidRPr="0045652F">
        <w:rPr>
          <w:lang w:val="en-US"/>
        </w:rPr>
        <w:t xml:space="preserve">where </w:t>
      </w:r>
      <w:r w:rsidRPr="0045652F">
        <w:rPr>
          <w:i/>
          <w:iCs/>
          <w:lang w:val="en-US"/>
        </w:rPr>
        <w:t xml:space="preserve">m </w:t>
      </w:r>
      <w:r w:rsidRPr="0045652F">
        <w:rPr>
          <w:lang w:val="en-US"/>
        </w:rPr>
        <w:t xml:space="preserve">is a number.  This means that the buffer length for that output variable will be </w:t>
      </w:r>
      <w:r w:rsidRPr="0045652F">
        <w:rPr>
          <w:i/>
          <w:iCs/>
          <w:lang w:val="en-US"/>
        </w:rPr>
        <w:t xml:space="preserve">m </w:t>
      </w:r>
      <w:r w:rsidRPr="0045652F">
        <w:rPr>
          <w:lang w:val="en-US"/>
        </w:rPr>
        <w:t>times the unit of measurement.</w:t>
      </w:r>
    </w:p>
    <w:p w14:paraId="52390505" w14:textId="77777777" w:rsidR="00774472" w:rsidRPr="0045652F" w:rsidRDefault="00774472">
      <w:pPr>
        <w:pStyle w:val="ecran0"/>
        <w:rPr>
          <w:lang w:val="en-US"/>
        </w:rPr>
      </w:pPr>
      <w:r w:rsidRPr="0045652F">
        <w:rPr>
          <w:lang w:val="en-US"/>
        </w:rPr>
        <w:t>For example:</w:t>
      </w:r>
    </w:p>
    <w:p w14:paraId="70826C9A" w14:textId="77777777" w:rsidR="00774472" w:rsidRPr="0045652F" w:rsidRDefault="00774472">
      <w:pPr>
        <w:pStyle w:val="Listing"/>
        <w:rPr>
          <w:lang w:val="en-US"/>
        </w:rPr>
      </w:pPr>
      <w:r w:rsidRPr="0045652F">
        <w:rPr>
          <w:lang w:val="en-US"/>
        </w:rPr>
        <w:t xml:space="preserve">         VIRSV$ CALL-REUSE,('SERVTAR','VENTAR'),                      *</w:t>
      </w:r>
    </w:p>
    <w:p w14:paraId="568D3D57" w14:textId="77777777" w:rsidR="00774472" w:rsidRPr="0045652F" w:rsidRDefault="00774472">
      <w:pPr>
        <w:pStyle w:val="Listing"/>
        <w:rPr>
          <w:lang w:val="en-US"/>
        </w:rPr>
      </w:pPr>
      <w:r w:rsidRPr="0045652F">
        <w:rPr>
          <w:lang w:val="en-US"/>
        </w:rPr>
        <w:t xml:space="preserve">               (NUMBER,'2'),                                           *</w:t>
      </w:r>
    </w:p>
    <w:p w14:paraId="037713F1" w14:textId="77777777" w:rsidR="00774472" w:rsidRPr="0045652F" w:rsidRDefault="00774472">
      <w:pPr>
        <w:pStyle w:val="Listing"/>
        <w:rPr>
          <w:lang w:val="en-US"/>
        </w:rPr>
      </w:pPr>
      <w:r w:rsidRPr="0045652F">
        <w:rPr>
          <w:lang w:val="en-US"/>
        </w:rPr>
        <w:t xml:space="preserve">               (IN-VARIABLE,'$INFILE$',*3),                            *</w:t>
      </w:r>
    </w:p>
    <w:p w14:paraId="0A44B628" w14:textId="77777777" w:rsidR="00774472" w:rsidRPr="0045652F" w:rsidRDefault="00774472">
      <w:pPr>
        <w:pStyle w:val="Listing"/>
        <w:rPr>
          <w:lang w:val="en-US"/>
        </w:rPr>
      </w:pPr>
      <w:r w:rsidRPr="0045652F">
        <w:rPr>
          <w:lang w:val="en-US"/>
        </w:rPr>
        <w:t xml:space="preserve">               (OUT-VARIABLE,'HEADER',*1),                             *</w:t>
      </w:r>
    </w:p>
    <w:p w14:paraId="090CD974" w14:textId="77777777" w:rsidR="00774472" w:rsidRPr="0045652F" w:rsidRDefault="00774472">
      <w:pPr>
        <w:pStyle w:val="Listing"/>
        <w:rPr>
          <w:lang w:val="en-US"/>
        </w:rPr>
      </w:pPr>
      <w:r w:rsidRPr="0045652F">
        <w:rPr>
          <w:lang w:val="en-US"/>
        </w:rPr>
        <w:t xml:space="preserve">               (OUT-VARIABLE,'BODY',*3),                               *</w:t>
      </w:r>
    </w:p>
    <w:p w14:paraId="4CFEDE1A" w14:textId="77777777" w:rsidR="00774472" w:rsidRPr="0045652F" w:rsidRDefault="00774472">
      <w:pPr>
        <w:pStyle w:val="Listing"/>
        <w:rPr>
          <w:lang w:val="en-US"/>
        </w:rPr>
      </w:pPr>
      <w:r w:rsidRPr="0045652F">
        <w:rPr>
          <w:lang w:val="en-US"/>
        </w:rPr>
        <w:t xml:space="preserve">               (OUT-VARIABLE,'SIGNATURE',4),                           *</w:t>
      </w:r>
    </w:p>
    <w:p w14:paraId="689B76AA" w14:textId="77777777" w:rsidR="00774472" w:rsidRPr="0045652F" w:rsidRDefault="00774472">
      <w:pPr>
        <w:pStyle w:val="Listing"/>
        <w:rPr>
          <w:lang w:val="en-US"/>
        </w:rPr>
      </w:pPr>
      <w:r w:rsidRPr="0045652F">
        <w:rPr>
          <w:lang w:val="en-US"/>
        </w:rPr>
        <w:t xml:space="preserve">               ERROR=REJECTQ,TASKS=5                                    </w:t>
      </w:r>
    </w:p>
    <w:p w14:paraId="2F245530" w14:textId="77777777" w:rsidR="00774472" w:rsidRPr="0045652F" w:rsidRDefault="00774472">
      <w:pPr>
        <w:keepNext/>
        <w:keepLines/>
        <w:rPr>
          <w:lang w:val="en-US"/>
        </w:rPr>
      </w:pPr>
    </w:p>
    <w:p w14:paraId="1FE4EED4" w14:textId="77777777" w:rsidR="00774472" w:rsidRPr="0045652F" w:rsidRDefault="00774472">
      <w:pPr>
        <w:keepNext/>
        <w:keepLines/>
        <w:rPr>
          <w:lang w:val="en-US"/>
        </w:rPr>
      </w:pPr>
      <w:r w:rsidRPr="0045652F">
        <w:rPr>
          <w:lang w:val="en-US"/>
        </w:rPr>
        <w:t xml:space="preserve">In this example, assume that the variable $INFILE$ has length 4500 bytes.  Because its </w:t>
      </w:r>
      <w:r w:rsidRPr="0045652F">
        <w:rPr>
          <w:i/>
          <w:iCs/>
          <w:lang w:val="en-US"/>
        </w:rPr>
        <w:t>len</w:t>
      </w:r>
      <w:r w:rsidRPr="0045652F">
        <w:rPr>
          <w:lang w:val="en-US"/>
        </w:rPr>
        <w:t xml:space="preserve"> parameter is specified as *3, VIRTEL calculates the unit of measurement as 1500.  The output variable HEADER has </w:t>
      </w:r>
      <w:r w:rsidRPr="0045652F">
        <w:rPr>
          <w:i/>
          <w:iCs/>
          <w:lang w:val="en-US"/>
        </w:rPr>
        <w:t xml:space="preserve">len </w:t>
      </w:r>
      <w:r w:rsidRPr="0045652F">
        <w:rPr>
          <w:lang w:val="en-US"/>
        </w:rPr>
        <w:t>set to *1 which means that the buffer length allocated is one unit, or 1500 bytes.  The output variable BODY has len *3 which means that its buffer length is 3 units, or 4500 bytes.  By contrast, the output variable SIGNATURE has a fixed buffer length of 4 bytes.</w:t>
      </w:r>
    </w:p>
    <w:p w14:paraId="2CAAED12" w14:textId="77777777" w:rsidR="00774472" w:rsidRPr="0045652F" w:rsidRDefault="00774472">
      <w:pPr>
        <w:keepNext/>
        <w:keepLines/>
        <w:rPr>
          <w:lang w:val="en-US"/>
        </w:rPr>
      </w:pPr>
    </w:p>
    <w:p w14:paraId="34558BE7" w14:textId="77777777" w:rsidR="00774472" w:rsidRPr="0045652F" w:rsidRDefault="00774472">
      <w:pPr>
        <w:keepLines/>
        <w:rPr>
          <w:lang w:val="en-US"/>
        </w:rPr>
      </w:pPr>
      <w:r w:rsidRPr="0045652F">
        <w:rPr>
          <w:lang w:val="en-US"/>
        </w:rPr>
        <w:t xml:space="preserve">If more than one input variable specifies a </w:t>
      </w:r>
      <w:r w:rsidRPr="0045652F">
        <w:rPr>
          <w:i/>
          <w:iCs/>
          <w:lang w:val="en-US"/>
        </w:rPr>
        <w:t xml:space="preserve">len </w:t>
      </w:r>
      <w:r w:rsidRPr="0045652F">
        <w:rPr>
          <w:lang w:val="en-US"/>
        </w:rPr>
        <w:t xml:space="preserve">parameter in the format </w:t>
      </w:r>
      <w:r w:rsidRPr="0045652F">
        <w:rPr>
          <w:i/>
          <w:iCs/>
          <w:lang w:val="en-US"/>
        </w:rPr>
        <w:t xml:space="preserve">*n </w:t>
      </w:r>
      <w:r w:rsidRPr="0045652F">
        <w:rPr>
          <w:lang w:val="en-US"/>
        </w:rPr>
        <w:t>then the largest value is taken as the unit of measurement.</w:t>
      </w:r>
    </w:p>
    <w:p w14:paraId="50E4F7E1" w14:textId="77777777" w:rsidR="00774472" w:rsidRPr="0045652F" w:rsidRDefault="00774472">
      <w:pPr>
        <w:pStyle w:val="Heading4"/>
        <w:pageBreakBefore/>
        <w:rPr>
          <w:lang w:val="en-US"/>
        </w:rPr>
      </w:pPr>
      <w:r w:rsidRPr="0045652F">
        <w:rPr>
          <w:lang w:val="en-US"/>
        </w:rPr>
        <w:t xml:space="preserve">Examples of </w:t>
      </w:r>
      <w:bookmarkEnd w:id="502"/>
      <w:r w:rsidRPr="0045652F">
        <w:rPr>
          <w:lang w:val="en-US"/>
        </w:rPr>
        <w:t>VIRTEL Web Modernisation Scenarios</w:t>
      </w:r>
    </w:p>
    <w:p w14:paraId="7B066035" w14:textId="77777777" w:rsidR="00774472" w:rsidRPr="0045652F" w:rsidRDefault="00774472">
      <w:pPr>
        <w:pStyle w:val="Heading5"/>
        <w:rPr>
          <w:lang w:val="en-US"/>
        </w:rPr>
      </w:pPr>
      <w:r w:rsidRPr="0045652F">
        <w:rPr>
          <w:lang w:val="en-US"/>
        </w:rPr>
        <w:t>Creation of a list of values for a selected field</w:t>
      </w:r>
    </w:p>
    <w:p w14:paraId="3EA5B98E" w14:textId="77777777" w:rsidR="00774472" w:rsidRPr="0045652F" w:rsidRDefault="00774472">
      <w:pPr>
        <w:rPr>
          <w:lang w:val="en-US"/>
        </w:rPr>
      </w:pPr>
      <w:r w:rsidRPr="0045652F">
        <w:rPr>
          <w:lang w:val="en-US"/>
        </w:rPr>
        <w:t>Many 3270 applications consist of fields which can take only one of a restricted set of values.  In this case, it is possible to offer the end user a list of allowable values by requesting VIRTEL to generate the field in the form of a SELECT rather than in the form of a normal field.  This type of modification is performed by the FIELD$ instruction.</w:t>
      </w:r>
    </w:p>
    <w:p w14:paraId="76CC506D" w14:textId="77777777" w:rsidR="00774472" w:rsidRPr="0045652F" w:rsidRDefault="00774472">
      <w:pPr>
        <w:rPr>
          <w:lang w:val="en-US"/>
        </w:rPr>
      </w:pPr>
    </w:p>
    <w:p w14:paraId="17366F9E" w14:textId="77777777" w:rsidR="00774472" w:rsidRPr="0045652F" w:rsidRDefault="00774472">
      <w:pPr>
        <w:pStyle w:val="Listing"/>
        <w:rPr>
          <w:lang w:val="en-US"/>
        </w:rPr>
      </w:pPr>
      <w:r w:rsidRPr="0045652F">
        <w:rPr>
          <w:lang w:val="en-US"/>
        </w:rPr>
        <w:t>* ---------------------------------------------------------------- *</w:t>
      </w:r>
    </w:p>
    <w:p w14:paraId="1E64CA5B" w14:textId="77777777" w:rsidR="00774472" w:rsidRPr="0045652F" w:rsidRDefault="00774472">
      <w:pPr>
        <w:pStyle w:val="Listing"/>
        <w:rPr>
          <w:lang w:val="en-US"/>
        </w:rPr>
      </w:pPr>
      <w:r w:rsidRPr="0045652F">
        <w:rPr>
          <w:lang w:val="en-US"/>
        </w:rPr>
        <w:t>*  Example of SELECT, CHECKBOX, and HIDDEN fields                  *</w:t>
      </w:r>
    </w:p>
    <w:p w14:paraId="1BB3C340" w14:textId="77777777" w:rsidR="00774472" w:rsidRPr="0045652F" w:rsidRDefault="00774472">
      <w:pPr>
        <w:pStyle w:val="Listing"/>
        <w:rPr>
          <w:lang w:val="en-US"/>
        </w:rPr>
      </w:pPr>
      <w:r w:rsidRPr="0045652F">
        <w:rPr>
          <w:lang w:val="en-US"/>
        </w:rPr>
        <w:t>* ---------------------------------------------------------------- *</w:t>
      </w:r>
    </w:p>
    <w:p w14:paraId="5A563EF2" w14:textId="77777777" w:rsidR="00774472" w:rsidRPr="0045652F" w:rsidRDefault="00774472">
      <w:pPr>
        <w:pStyle w:val="Listing"/>
        <w:rPr>
          <w:lang w:val="en-US"/>
        </w:rPr>
      </w:pPr>
      <w:r w:rsidRPr="0045652F">
        <w:rPr>
          <w:lang w:val="en-US"/>
        </w:rPr>
        <w:t>*</w:t>
      </w:r>
    </w:p>
    <w:p w14:paraId="39B9BBCE" w14:textId="77777777" w:rsidR="00774472" w:rsidRPr="0045652F" w:rsidRDefault="00774472">
      <w:pPr>
        <w:pStyle w:val="Listing"/>
        <w:rPr>
          <w:lang w:val="en-US"/>
        </w:rPr>
      </w:pPr>
      <w:r w:rsidRPr="0045652F">
        <w:rPr>
          <w:lang w:val="en-US"/>
        </w:rPr>
        <w:t>VIRMM01  SCREENS APPL=SYNAPSE,EXEC=NO</w:t>
      </w:r>
    </w:p>
    <w:p w14:paraId="2566AB46" w14:textId="77777777" w:rsidR="00774472" w:rsidRPr="0045652F" w:rsidRDefault="00774472">
      <w:pPr>
        <w:pStyle w:val="Listing"/>
        <w:rPr>
          <w:lang w:val="en-US"/>
        </w:rPr>
      </w:pPr>
      <w:r w:rsidRPr="0045652F">
        <w:rPr>
          <w:lang w:val="en-US"/>
        </w:rPr>
        <w:t>*</w:t>
      </w:r>
    </w:p>
    <w:p w14:paraId="6EC5634F" w14:textId="77777777" w:rsidR="00774472" w:rsidRPr="0045652F" w:rsidRDefault="00774472">
      <w:pPr>
        <w:pStyle w:val="Listing"/>
        <w:rPr>
          <w:lang w:val="en-US"/>
        </w:rPr>
      </w:pPr>
      <w:r w:rsidRPr="0045652F">
        <w:rPr>
          <w:lang w:val="en-US"/>
        </w:rPr>
        <w:t xml:space="preserve">         SCENARIO OUTPUT</w:t>
      </w:r>
    </w:p>
    <w:p w14:paraId="257FC776" w14:textId="77777777" w:rsidR="00774472" w:rsidRPr="0045652F" w:rsidRDefault="00774472">
      <w:pPr>
        <w:pStyle w:val="Listing"/>
        <w:rPr>
          <w:lang w:val="en-US"/>
        </w:rPr>
      </w:pPr>
      <w:r w:rsidRPr="0045652F">
        <w:rPr>
          <w:lang w:val="en-US"/>
        </w:rPr>
        <w:t>*</w:t>
      </w:r>
    </w:p>
    <w:p w14:paraId="3213B3CA" w14:textId="77777777" w:rsidR="00774472" w:rsidRPr="0045652F" w:rsidRDefault="00774472">
      <w:pPr>
        <w:pStyle w:val="Listing"/>
        <w:rPr>
          <w:lang w:val="en-US"/>
        </w:rPr>
      </w:pPr>
      <w:r w:rsidRPr="0045652F">
        <w:rPr>
          <w:lang w:val="en-US"/>
        </w:rPr>
        <w:t>TMG      IF$    (01,12,12),EQ='General Menu',THEN=MENUG,ELSE=ERRSCRN</w:t>
      </w:r>
    </w:p>
    <w:p w14:paraId="38E50F85" w14:textId="77777777" w:rsidR="00774472" w:rsidRPr="0045652F" w:rsidRDefault="00774472">
      <w:pPr>
        <w:pStyle w:val="Listing"/>
        <w:rPr>
          <w:lang w:val="en-US"/>
        </w:rPr>
      </w:pPr>
      <w:r w:rsidRPr="0045652F">
        <w:rPr>
          <w:lang w:val="en-US"/>
        </w:rPr>
        <w:t>*</w:t>
      </w:r>
    </w:p>
    <w:p w14:paraId="46913191" w14:textId="77777777" w:rsidR="00774472" w:rsidRPr="0045652F" w:rsidRDefault="00774472">
      <w:pPr>
        <w:pStyle w:val="Listing"/>
        <w:rPr>
          <w:lang w:val="en-US"/>
        </w:rPr>
      </w:pPr>
      <w:r w:rsidRPr="0045652F">
        <w:rPr>
          <w:lang w:val="en-US"/>
        </w:rPr>
        <w:t>MENUG    FIELD$ (03,20,1),DEFINE-CHOICE,VAL=9</w:t>
      </w:r>
    </w:p>
    <w:p w14:paraId="4B274FC2" w14:textId="77777777" w:rsidR="00774472" w:rsidRPr="0045652F" w:rsidRDefault="00774472">
      <w:pPr>
        <w:pStyle w:val="Listing"/>
        <w:rPr>
          <w:lang w:val="en-US"/>
        </w:rPr>
      </w:pPr>
      <w:r w:rsidRPr="0045652F">
        <w:rPr>
          <w:lang w:val="en-US"/>
        </w:rPr>
        <w:t xml:space="preserve">         FIELD$ (03,20,1),DEFINE-CHOICE,VAL=8</w:t>
      </w:r>
    </w:p>
    <w:p w14:paraId="3E2B9547" w14:textId="77777777" w:rsidR="00774472" w:rsidRPr="0045652F" w:rsidRDefault="00774472">
      <w:pPr>
        <w:pStyle w:val="Listing"/>
        <w:rPr>
          <w:lang w:val="en-US"/>
        </w:rPr>
      </w:pPr>
      <w:r w:rsidRPr="0045652F">
        <w:rPr>
          <w:lang w:val="en-US"/>
        </w:rPr>
        <w:t xml:space="preserve">         FIELD$ (03,20,1),DEFINE-CHOICE,VAL=4</w:t>
      </w:r>
    </w:p>
    <w:p w14:paraId="290A896E" w14:textId="77777777" w:rsidR="00774472" w:rsidRPr="0045652F" w:rsidRDefault="00774472">
      <w:pPr>
        <w:pStyle w:val="Listing"/>
        <w:rPr>
          <w:lang w:val="en-US"/>
        </w:rPr>
      </w:pPr>
      <w:r w:rsidRPr="0045652F">
        <w:rPr>
          <w:lang w:val="en-US"/>
        </w:rPr>
        <w:t xml:space="preserve">         FIELD$ (03,20,1),DEFINE-CHOICE,VAL=3</w:t>
      </w:r>
    </w:p>
    <w:p w14:paraId="14470320" w14:textId="77777777" w:rsidR="00774472" w:rsidRPr="0045652F" w:rsidRDefault="00774472">
      <w:pPr>
        <w:pStyle w:val="Listing"/>
        <w:rPr>
          <w:lang w:val="en-US"/>
        </w:rPr>
      </w:pPr>
      <w:r w:rsidRPr="0045652F">
        <w:rPr>
          <w:lang w:val="en-US"/>
        </w:rPr>
        <w:t xml:space="preserve">         FIELD$ (03,20,1),DEFINE-CHOICE,VAL=2</w:t>
      </w:r>
    </w:p>
    <w:p w14:paraId="034FA504" w14:textId="77777777" w:rsidR="00774472" w:rsidRPr="0045652F" w:rsidRDefault="00774472">
      <w:pPr>
        <w:pStyle w:val="Listing"/>
        <w:rPr>
          <w:lang w:val="en-US"/>
        </w:rPr>
      </w:pPr>
      <w:r w:rsidRPr="0045652F">
        <w:rPr>
          <w:lang w:val="en-US"/>
        </w:rPr>
        <w:t xml:space="preserve">         FIELD$ (03,20,1),DEFINE-CHOICE,VAL=1</w:t>
      </w:r>
    </w:p>
    <w:p w14:paraId="217A3B62" w14:textId="77777777" w:rsidR="00774472" w:rsidRPr="0045652F" w:rsidRDefault="00774472">
      <w:pPr>
        <w:pStyle w:val="Listing"/>
        <w:rPr>
          <w:lang w:val="en-US"/>
        </w:rPr>
      </w:pPr>
      <w:r w:rsidRPr="0045652F">
        <w:rPr>
          <w:lang w:val="en-US"/>
        </w:rPr>
        <w:t>*</w:t>
      </w:r>
    </w:p>
    <w:p w14:paraId="6944E988" w14:textId="77777777" w:rsidR="00774472" w:rsidRPr="0045652F" w:rsidRDefault="00774472">
      <w:pPr>
        <w:pStyle w:val="Listing"/>
        <w:rPr>
          <w:lang w:val="en-US"/>
        </w:rPr>
      </w:pPr>
      <w:r w:rsidRPr="0045652F">
        <w:rPr>
          <w:lang w:val="en-US"/>
        </w:rPr>
        <w:t xml:space="preserve">         FIELD$ (05,20,1),IS-BINARY-CHOICE,VAL='X'</w:t>
      </w:r>
    </w:p>
    <w:p w14:paraId="13BFE977" w14:textId="77777777" w:rsidR="00774472" w:rsidRPr="0045652F" w:rsidRDefault="00774472">
      <w:pPr>
        <w:pStyle w:val="Listing"/>
        <w:rPr>
          <w:lang w:val="en-US"/>
        </w:rPr>
      </w:pPr>
      <w:r w:rsidRPr="0045652F">
        <w:rPr>
          <w:lang w:val="en-US"/>
        </w:rPr>
        <w:t>*</w:t>
      </w:r>
    </w:p>
    <w:p w14:paraId="446C32A7" w14:textId="77777777" w:rsidR="00774472" w:rsidRPr="0045652F" w:rsidRDefault="00774472">
      <w:pPr>
        <w:pStyle w:val="Listing"/>
        <w:rPr>
          <w:lang w:val="en-US"/>
        </w:rPr>
      </w:pPr>
      <w:r w:rsidRPr="0045652F">
        <w:rPr>
          <w:lang w:val="en-US"/>
        </w:rPr>
        <w:t xml:space="preserve">         FIELD$ (07,20,8),HIDE</w:t>
      </w:r>
    </w:p>
    <w:p w14:paraId="05E001E5" w14:textId="77777777" w:rsidR="00774472" w:rsidRPr="0045652F" w:rsidRDefault="00774472">
      <w:pPr>
        <w:pStyle w:val="Listing"/>
        <w:rPr>
          <w:lang w:val="en-US"/>
        </w:rPr>
      </w:pPr>
      <w:r w:rsidRPr="0045652F">
        <w:rPr>
          <w:lang w:val="en-US"/>
        </w:rPr>
        <w:t>*</w:t>
      </w:r>
    </w:p>
    <w:p w14:paraId="7DB55DC4" w14:textId="77777777" w:rsidR="00774472" w:rsidRPr="0045652F" w:rsidRDefault="00774472">
      <w:pPr>
        <w:pStyle w:val="Listing"/>
        <w:rPr>
          <w:lang w:val="en-US"/>
        </w:rPr>
      </w:pPr>
      <w:r w:rsidRPr="0045652F">
        <w:rPr>
          <w:lang w:val="en-US"/>
        </w:rPr>
        <w:t xml:space="preserve">         SCENARIO END</w:t>
      </w:r>
    </w:p>
    <w:p w14:paraId="31DB3585" w14:textId="77777777" w:rsidR="00774472" w:rsidRPr="0045652F" w:rsidRDefault="00774472">
      <w:pPr>
        <w:pStyle w:val="Listing"/>
        <w:rPr>
          <w:lang w:val="en-US"/>
        </w:rPr>
      </w:pPr>
      <w:r w:rsidRPr="0045652F">
        <w:rPr>
          <w:lang w:val="en-US"/>
        </w:rPr>
        <w:t>*</w:t>
      </w:r>
    </w:p>
    <w:p w14:paraId="41A0F8F9" w14:textId="77777777" w:rsidR="00774472" w:rsidRPr="0045652F" w:rsidRDefault="00774472">
      <w:pPr>
        <w:pStyle w:val="Listing"/>
        <w:rPr>
          <w:lang w:val="en-US"/>
        </w:rPr>
      </w:pPr>
      <w:r w:rsidRPr="0045652F">
        <w:rPr>
          <w:lang w:val="en-US"/>
        </w:rPr>
        <w:t>ERRSCRN  ERROR$ 0099</w:t>
      </w:r>
    </w:p>
    <w:p w14:paraId="577C3123" w14:textId="77777777" w:rsidR="00774472" w:rsidRPr="0045652F" w:rsidRDefault="00774472">
      <w:pPr>
        <w:pStyle w:val="Listing"/>
        <w:rPr>
          <w:lang w:val="en-US"/>
        </w:rPr>
      </w:pPr>
      <w:r w:rsidRPr="0045652F">
        <w:rPr>
          <w:lang w:val="en-US"/>
        </w:rPr>
        <w:t xml:space="preserve">         SCRNEND</w:t>
      </w:r>
    </w:p>
    <w:p w14:paraId="5275ECE5" w14:textId="77777777" w:rsidR="00774472" w:rsidRPr="0045652F" w:rsidRDefault="00774472">
      <w:pPr>
        <w:pStyle w:val="Listing"/>
        <w:rPr>
          <w:lang w:val="en-US"/>
        </w:rPr>
      </w:pPr>
      <w:r w:rsidRPr="0045652F">
        <w:rPr>
          <w:lang w:val="en-US"/>
        </w:rPr>
        <w:t xml:space="preserve">         END</w:t>
      </w:r>
    </w:p>
    <w:p w14:paraId="110DFD96" w14:textId="77777777" w:rsidR="00774472" w:rsidRPr="0045652F" w:rsidRDefault="00774472">
      <w:pPr>
        <w:pStyle w:val="Caption"/>
        <w:rPr>
          <w:lang w:val="en-US"/>
        </w:rPr>
      </w:pPr>
      <w:bookmarkStart w:id="508" w:name="_Toc71540934"/>
      <w:bookmarkStart w:id="509" w:name="_Toc373485060"/>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92</w:t>
      </w:r>
      <w:r w:rsidRPr="0045652F">
        <w:rPr>
          <w:lang w:val="en-US"/>
        </w:rPr>
        <w:fldChar w:fldCharType="end"/>
      </w:r>
      <w:r w:rsidRPr="0045652F">
        <w:rPr>
          <w:lang w:val="en-US"/>
        </w:rPr>
        <w:t xml:space="preserve"> HTTP </w:t>
      </w:r>
      <w:r w:rsidRPr="0045652F">
        <w:rPr>
          <w:szCs w:val="19"/>
          <w:lang w:val="en-US"/>
        </w:rPr>
        <w:t>presentation</w:t>
      </w:r>
      <w:r w:rsidRPr="0045652F">
        <w:rPr>
          <w:lang w:val="en-US"/>
        </w:rPr>
        <w:t xml:space="preserve"> m</w:t>
      </w:r>
      <w:r w:rsidRPr="0045652F">
        <w:rPr>
          <w:lang w:val="en-US"/>
        </w:rPr>
        <w:fldChar w:fldCharType="begin"/>
      </w:r>
      <w:r w:rsidRPr="0045652F">
        <w:rPr>
          <w:lang w:val="en-US"/>
        </w:rPr>
        <w:instrText xml:space="preserve"> SEQ Figure \* ARABIC \s 1 </w:instrText>
      </w:r>
      <w:r w:rsidRPr="0045652F">
        <w:rPr>
          <w:lang w:val="en-US"/>
        </w:rPr>
        <w:fldChar w:fldCharType="end"/>
      </w:r>
      <w:r w:rsidRPr="0045652F">
        <w:rPr>
          <w:szCs w:val="19"/>
          <w:lang w:val="en-US"/>
        </w:rPr>
        <w:t>odule</w:t>
      </w:r>
      <w:r w:rsidRPr="0045652F">
        <w:rPr>
          <w:lang w:val="en-US"/>
        </w:rPr>
        <w:t>: L</w:t>
      </w:r>
      <w:r w:rsidRPr="0045652F">
        <w:rPr>
          <w:lang w:val="en-US"/>
        </w:rPr>
        <w:t>ist of values for input field</w:t>
      </w:r>
      <w:bookmarkEnd w:id="508"/>
      <w:bookmarkEnd w:id="509"/>
    </w:p>
    <w:p w14:paraId="60C628A6" w14:textId="77777777" w:rsidR="00774472" w:rsidRPr="0045652F" w:rsidRDefault="00774472">
      <w:pPr>
        <w:pStyle w:val="Heading5"/>
        <w:pageBreakBefore/>
        <w:rPr>
          <w:lang w:val="en-US"/>
        </w:rPr>
      </w:pPr>
      <w:r w:rsidRPr="0045652F">
        <w:rPr>
          <w:lang w:val="en-US"/>
        </w:rPr>
        <w:t>Making clickable fields</w:t>
      </w:r>
    </w:p>
    <w:p w14:paraId="2D125B3F" w14:textId="77777777" w:rsidR="00774472" w:rsidRPr="0045652F" w:rsidRDefault="00774472">
      <w:pPr>
        <w:pStyle w:val="Listing"/>
        <w:rPr>
          <w:lang w:val="en-US"/>
        </w:rPr>
      </w:pPr>
      <w:r w:rsidRPr="0045652F">
        <w:rPr>
          <w:lang w:val="en-US"/>
        </w:rPr>
        <w:t>TESTCT1  SCREENS APPL=Demopfks,EXEC=NO</w:t>
      </w:r>
    </w:p>
    <w:p w14:paraId="34434BCA" w14:textId="77777777" w:rsidR="00774472" w:rsidRPr="0045652F" w:rsidRDefault="00774472">
      <w:pPr>
        <w:pStyle w:val="Listing"/>
        <w:rPr>
          <w:lang w:val="en-US"/>
        </w:rPr>
      </w:pPr>
      <w:r w:rsidRPr="0045652F">
        <w:rPr>
          <w:lang w:val="en-US"/>
        </w:rPr>
        <w:t>*</w:t>
      </w:r>
    </w:p>
    <w:p w14:paraId="14BF5E4D" w14:textId="77777777" w:rsidR="00774472" w:rsidRPr="0045652F" w:rsidRDefault="00774472">
      <w:pPr>
        <w:pStyle w:val="Listing"/>
        <w:rPr>
          <w:lang w:val="en-US"/>
        </w:rPr>
      </w:pPr>
      <w:r w:rsidRPr="0045652F">
        <w:rPr>
          <w:lang w:val="en-US"/>
        </w:rPr>
        <w:t xml:space="preserve">         SCENARIO OUTPUT</w:t>
      </w:r>
    </w:p>
    <w:p w14:paraId="0C916241" w14:textId="77777777" w:rsidR="00774472" w:rsidRPr="0045652F" w:rsidRDefault="00774472">
      <w:pPr>
        <w:pStyle w:val="Listing"/>
        <w:rPr>
          <w:lang w:val="en-US"/>
        </w:rPr>
      </w:pPr>
      <w:r w:rsidRPr="0045652F">
        <w:rPr>
          <w:lang w:val="en-US"/>
        </w:rPr>
        <w:t>*</w:t>
      </w:r>
    </w:p>
    <w:p w14:paraId="40730685" w14:textId="77777777" w:rsidR="00774472" w:rsidRPr="0045652F" w:rsidRDefault="00774472">
      <w:pPr>
        <w:pStyle w:val="Listing"/>
        <w:rPr>
          <w:lang w:val="en-US"/>
        </w:rPr>
      </w:pPr>
      <w:r w:rsidRPr="0045652F">
        <w:rPr>
          <w:lang w:val="en-US"/>
        </w:rPr>
        <w:t xml:space="preserve">         IF$   (02,27,27),EQ='C O N T A C T   C L I E N T',THEN=CONTACT</w:t>
      </w:r>
    </w:p>
    <w:p w14:paraId="17CDEAEB" w14:textId="77777777" w:rsidR="00774472" w:rsidRPr="0045652F" w:rsidRDefault="00774472">
      <w:pPr>
        <w:pStyle w:val="Listing"/>
        <w:rPr>
          <w:lang w:val="en-US"/>
        </w:rPr>
      </w:pPr>
      <w:r w:rsidRPr="0045652F">
        <w:rPr>
          <w:lang w:val="en-US"/>
        </w:rPr>
        <w:t xml:space="preserve">         IF$   (02,27,09),EQ='STATEMENT',THEN=STATMNT,ELSE=ERRSCRN</w:t>
      </w:r>
    </w:p>
    <w:p w14:paraId="51BA019A" w14:textId="77777777" w:rsidR="00774472" w:rsidRPr="0045652F" w:rsidRDefault="00774472">
      <w:pPr>
        <w:pStyle w:val="Listing"/>
        <w:rPr>
          <w:lang w:val="en-US"/>
        </w:rPr>
      </w:pPr>
      <w:r w:rsidRPr="0045652F">
        <w:rPr>
          <w:lang w:val="en-US"/>
        </w:rPr>
        <w:t>*</w:t>
      </w:r>
    </w:p>
    <w:p w14:paraId="67DC4EAE" w14:textId="77777777" w:rsidR="00774472" w:rsidRPr="0045652F" w:rsidRDefault="00774472">
      <w:pPr>
        <w:pStyle w:val="Listing"/>
        <w:rPr>
          <w:lang w:val="en-US"/>
        </w:rPr>
      </w:pPr>
      <w:r w:rsidRPr="0045652F">
        <w:rPr>
          <w:lang w:val="en-US"/>
        </w:rPr>
        <w:t>CONTACT  DECLARE$ (23,03,02,'06'),AS-PFKEY,'PF6'</w:t>
      </w:r>
    </w:p>
    <w:p w14:paraId="09C34BF8" w14:textId="77777777" w:rsidR="00774472" w:rsidRPr="0045652F" w:rsidRDefault="00774472">
      <w:pPr>
        <w:pStyle w:val="Listing"/>
        <w:rPr>
          <w:lang w:val="en-US"/>
        </w:rPr>
      </w:pPr>
      <w:r w:rsidRPr="0045652F">
        <w:rPr>
          <w:lang w:val="en-US"/>
        </w:rPr>
        <w:t xml:space="preserve">         DECLARE$ (23,08,02,'EF'),AS-PFKEY,'CLEAR'</w:t>
      </w:r>
    </w:p>
    <w:p w14:paraId="24462C02" w14:textId="77777777" w:rsidR="00774472" w:rsidRPr="0045652F" w:rsidRDefault="00774472">
      <w:pPr>
        <w:pStyle w:val="Listing"/>
        <w:rPr>
          <w:lang w:val="en-US"/>
        </w:rPr>
      </w:pPr>
      <w:r w:rsidRPr="0045652F">
        <w:rPr>
          <w:lang w:val="en-US"/>
        </w:rPr>
        <w:t xml:space="preserve">         DECLARE$ (23,18,02,'02'),AS-PFKEY,'PF2'</w:t>
      </w:r>
    </w:p>
    <w:p w14:paraId="33130412" w14:textId="77777777" w:rsidR="00774472" w:rsidRPr="0045652F" w:rsidRDefault="00774472">
      <w:pPr>
        <w:pStyle w:val="Listing"/>
        <w:rPr>
          <w:lang w:val="en-US"/>
        </w:rPr>
      </w:pPr>
      <w:r w:rsidRPr="0045652F">
        <w:rPr>
          <w:lang w:val="en-US"/>
        </w:rPr>
        <w:t xml:space="preserve">         DECLARE$ (23,28,02,'09'),AS-PFKEY,'PF9'</w:t>
      </w:r>
    </w:p>
    <w:p w14:paraId="7B8FFAFB" w14:textId="77777777" w:rsidR="00774472" w:rsidRPr="0045652F" w:rsidRDefault="00774472">
      <w:pPr>
        <w:pStyle w:val="Listing"/>
        <w:rPr>
          <w:lang w:val="en-US"/>
        </w:rPr>
      </w:pPr>
      <w:r w:rsidRPr="0045652F">
        <w:rPr>
          <w:lang w:val="en-US"/>
        </w:rPr>
        <w:t xml:space="preserve">         DECLARE$ (23,38,02,'13'),AS-PFKEY,'PF13'</w:t>
      </w:r>
    </w:p>
    <w:p w14:paraId="5D9C6438" w14:textId="77777777" w:rsidR="00774472" w:rsidRPr="0045652F" w:rsidRDefault="00774472">
      <w:pPr>
        <w:pStyle w:val="Listing"/>
        <w:rPr>
          <w:lang w:val="en-US"/>
        </w:rPr>
      </w:pPr>
      <w:r w:rsidRPr="0045652F">
        <w:rPr>
          <w:lang w:val="en-US"/>
        </w:rPr>
        <w:t xml:space="preserve">         DECLARE$ (23,48,02,'14'),AS-PFKEY,'PF14'</w:t>
      </w:r>
    </w:p>
    <w:p w14:paraId="53BDAE0E" w14:textId="77777777" w:rsidR="00774472" w:rsidRPr="0045652F" w:rsidRDefault="00774472">
      <w:pPr>
        <w:pStyle w:val="Listing"/>
        <w:rPr>
          <w:lang w:val="en-US"/>
        </w:rPr>
      </w:pPr>
      <w:r w:rsidRPr="0045652F">
        <w:rPr>
          <w:lang w:val="en-US"/>
        </w:rPr>
        <w:t xml:space="preserve">         DECLARE$ (23,58,02,'15'),AS-PFKEY,'PF15'</w:t>
      </w:r>
    </w:p>
    <w:p w14:paraId="2ECB36A3" w14:textId="77777777" w:rsidR="00774472" w:rsidRPr="0045652F" w:rsidRDefault="00774472">
      <w:pPr>
        <w:pStyle w:val="Listing"/>
        <w:rPr>
          <w:lang w:val="en-US"/>
        </w:rPr>
      </w:pPr>
      <w:r w:rsidRPr="0045652F">
        <w:rPr>
          <w:lang w:val="en-US"/>
        </w:rPr>
        <w:t xml:space="preserve">         DECLARE$ (23,68,02,'16'),AS-PFKEY,'PF16'</w:t>
      </w:r>
    </w:p>
    <w:p w14:paraId="44FBE61A" w14:textId="77777777" w:rsidR="00774472" w:rsidRPr="0045652F" w:rsidRDefault="00774472">
      <w:pPr>
        <w:pStyle w:val="Listing"/>
        <w:rPr>
          <w:lang w:val="en-US"/>
        </w:rPr>
      </w:pPr>
      <w:r w:rsidRPr="0045652F">
        <w:rPr>
          <w:lang w:val="en-US"/>
        </w:rPr>
        <w:t xml:space="preserve">         SCENARIO END</w:t>
      </w:r>
    </w:p>
    <w:p w14:paraId="0EB759F3" w14:textId="77777777" w:rsidR="00774472" w:rsidRPr="0045652F" w:rsidRDefault="00774472">
      <w:pPr>
        <w:pStyle w:val="Listing"/>
        <w:rPr>
          <w:lang w:val="en-US"/>
        </w:rPr>
      </w:pPr>
      <w:r w:rsidRPr="0045652F">
        <w:rPr>
          <w:lang w:val="en-US"/>
        </w:rPr>
        <w:t>*</w:t>
      </w:r>
    </w:p>
    <w:p w14:paraId="2B028556" w14:textId="77777777" w:rsidR="00774472" w:rsidRPr="0045652F" w:rsidRDefault="00774472">
      <w:pPr>
        <w:pStyle w:val="Listing"/>
        <w:rPr>
          <w:lang w:val="en-US"/>
        </w:rPr>
      </w:pPr>
      <w:r w:rsidRPr="0045652F">
        <w:rPr>
          <w:lang w:val="en-US"/>
        </w:rPr>
        <w:t>STATMNT  DECLARE$ (23,03,02,'06'),AS-PFKEY,'PF6'</w:t>
      </w:r>
    </w:p>
    <w:p w14:paraId="1AC207B7" w14:textId="77777777" w:rsidR="00774472" w:rsidRPr="0045652F" w:rsidRDefault="00774472">
      <w:pPr>
        <w:pStyle w:val="Listing"/>
        <w:rPr>
          <w:lang w:val="en-US"/>
        </w:rPr>
      </w:pPr>
      <w:r w:rsidRPr="0045652F">
        <w:rPr>
          <w:lang w:val="en-US"/>
        </w:rPr>
        <w:t xml:space="preserve">         DECLARE$ (23,08,02),AS-PFKEY,'CLEAR'</w:t>
      </w:r>
    </w:p>
    <w:p w14:paraId="20AEB84C" w14:textId="77777777" w:rsidR="00774472" w:rsidRPr="0045652F" w:rsidRDefault="00774472">
      <w:pPr>
        <w:pStyle w:val="Listing"/>
        <w:rPr>
          <w:lang w:val="en-US"/>
        </w:rPr>
      </w:pPr>
      <w:r w:rsidRPr="0045652F">
        <w:rPr>
          <w:lang w:val="en-US"/>
        </w:rPr>
        <w:t xml:space="preserve">         DECLARE$ (23,18,02),AS-PFKEY,'PF7'</w:t>
      </w:r>
    </w:p>
    <w:p w14:paraId="69E0F3A7" w14:textId="77777777" w:rsidR="00774472" w:rsidRPr="0045652F" w:rsidRDefault="00774472">
      <w:pPr>
        <w:pStyle w:val="Listing"/>
        <w:rPr>
          <w:lang w:val="en-US"/>
        </w:rPr>
      </w:pPr>
      <w:r w:rsidRPr="0045652F">
        <w:rPr>
          <w:lang w:val="en-US"/>
        </w:rPr>
        <w:t xml:space="preserve">         DECLARE$ (23,28,02),AS-PFKEY,'PF9'</w:t>
      </w:r>
    </w:p>
    <w:p w14:paraId="75F048C6" w14:textId="77777777" w:rsidR="00774472" w:rsidRPr="0045652F" w:rsidRDefault="00774472">
      <w:pPr>
        <w:pStyle w:val="Listing"/>
        <w:rPr>
          <w:lang w:val="en-US"/>
        </w:rPr>
      </w:pPr>
      <w:r w:rsidRPr="0045652F">
        <w:rPr>
          <w:lang w:val="en-US"/>
        </w:rPr>
        <w:t xml:space="preserve">         DECLARE$ (23,38,02),AS-PFKEY,'PF13'</w:t>
      </w:r>
    </w:p>
    <w:p w14:paraId="1E24BE7B" w14:textId="77777777" w:rsidR="00774472" w:rsidRPr="0045652F" w:rsidRDefault="00774472">
      <w:pPr>
        <w:pStyle w:val="Listing"/>
        <w:rPr>
          <w:lang w:val="en-US"/>
        </w:rPr>
      </w:pPr>
      <w:r w:rsidRPr="0045652F">
        <w:rPr>
          <w:lang w:val="en-US"/>
        </w:rPr>
        <w:t xml:space="preserve">         DECLARE$ (23,48,02),AS-PFKEY,'PF14'</w:t>
      </w:r>
    </w:p>
    <w:p w14:paraId="02AC338D" w14:textId="77777777" w:rsidR="00774472" w:rsidRPr="0045652F" w:rsidRDefault="00774472">
      <w:pPr>
        <w:pStyle w:val="Listing"/>
        <w:rPr>
          <w:lang w:val="en-US"/>
        </w:rPr>
      </w:pPr>
    </w:p>
    <w:p w14:paraId="23426AE9" w14:textId="77777777" w:rsidR="00774472" w:rsidRPr="0045652F" w:rsidRDefault="00774472">
      <w:pPr>
        <w:pStyle w:val="Listing"/>
        <w:rPr>
          <w:lang w:val="en-US"/>
        </w:rPr>
      </w:pPr>
      <w:r w:rsidRPr="0045652F">
        <w:rPr>
          <w:lang w:val="en-US"/>
        </w:rPr>
        <w:t xml:space="preserve">         DECLARE$ (23,58,02),AS-PFKEY,'PF15'</w:t>
      </w:r>
    </w:p>
    <w:p w14:paraId="460C3973" w14:textId="77777777" w:rsidR="00774472" w:rsidRPr="0045652F" w:rsidRDefault="00774472">
      <w:pPr>
        <w:pStyle w:val="Listing"/>
        <w:rPr>
          <w:lang w:val="en-US"/>
        </w:rPr>
      </w:pPr>
      <w:r w:rsidRPr="0045652F">
        <w:rPr>
          <w:lang w:val="en-US"/>
        </w:rPr>
        <w:t xml:space="preserve">         DECLARE$ (23,68,02),AS-PFKEY,'PF17'</w:t>
      </w:r>
    </w:p>
    <w:p w14:paraId="5E04C239" w14:textId="77777777" w:rsidR="00774472" w:rsidRPr="0045652F" w:rsidRDefault="00774472">
      <w:pPr>
        <w:pStyle w:val="Listing"/>
        <w:rPr>
          <w:lang w:val="en-US"/>
        </w:rPr>
      </w:pPr>
      <w:r w:rsidRPr="0045652F">
        <w:rPr>
          <w:lang w:val="en-US"/>
        </w:rPr>
        <w:t>*</w:t>
      </w:r>
    </w:p>
    <w:p w14:paraId="779BEF8D" w14:textId="77777777" w:rsidR="00774472" w:rsidRPr="0045652F" w:rsidRDefault="00774472">
      <w:pPr>
        <w:pStyle w:val="Listing"/>
        <w:rPr>
          <w:lang w:val="en-US"/>
        </w:rPr>
      </w:pPr>
      <w:r w:rsidRPr="0045652F">
        <w:rPr>
          <w:lang w:val="en-US"/>
        </w:rPr>
        <w:t>* One click, sends PF9 with the cursor position.</w:t>
      </w:r>
    </w:p>
    <w:p w14:paraId="3441F52D" w14:textId="77777777" w:rsidR="00774472" w:rsidRPr="0045652F" w:rsidRDefault="00774472">
      <w:pPr>
        <w:pStyle w:val="Listing"/>
        <w:rPr>
          <w:lang w:val="en-US"/>
        </w:rPr>
      </w:pPr>
      <w:r w:rsidRPr="0045652F">
        <w:rPr>
          <w:lang w:val="en-US"/>
        </w:rPr>
        <w:t xml:space="preserve">         DECLARE$ (09,23,08,'Echéance'),                               C</w:t>
      </w:r>
    </w:p>
    <w:p w14:paraId="61678A0D" w14:textId="77777777" w:rsidR="00774472" w:rsidRPr="0045652F" w:rsidRDefault="00774472">
      <w:pPr>
        <w:pStyle w:val="Listing"/>
        <w:rPr>
          <w:lang w:val="en-US"/>
        </w:rPr>
      </w:pPr>
      <w:r w:rsidRPr="0045652F">
        <w:rPr>
          <w:lang w:val="en-US"/>
        </w:rPr>
        <w:t xml:space="preserve">               AS-PARAMETER,'P9','ZOOM',TO=VClick</w:t>
      </w:r>
    </w:p>
    <w:p w14:paraId="5C27F23B" w14:textId="77777777" w:rsidR="00774472" w:rsidRPr="0045652F" w:rsidRDefault="00774472">
      <w:pPr>
        <w:pStyle w:val="Listing"/>
        <w:rPr>
          <w:lang w:val="en-US"/>
        </w:rPr>
      </w:pPr>
      <w:r w:rsidRPr="0045652F">
        <w:rPr>
          <w:lang w:val="en-US"/>
        </w:rPr>
        <w:t>* A click in position 11,23 sends PF9 with the cursor position.</w:t>
      </w:r>
    </w:p>
    <w:p w14:paraId="0384B5A7" w14:textId="77777777" w:rsidR="00774472" w:rsidRPr="0045652F" w:rsidRDefault="00774472">
      <w:pPr>
        <w:pStyle w:val="Listing"/>
        <w:rPr>
          <w:lang w:val="en-US"/>
        </w:rPr>
      </w:pPr>
      <w:r w:rsidRPr="0045652F">
        <w:rPr>
          <w:lang w:val="en-US"/>
        </w:rPr>
        <w:t xml:space="preserve">         DECLARE$ (11,23,08),AS-PARAMETER,'PF9','ZOOM',TO=VClick</w:t>
      </w:r>
    </w:p>
    <w:p w14:paraId="15397095" w14:textId="77777777" w:rsidR="00774472" w:rsidRPr="0045652F" w:rsidRDefault="00774472">
      <w:pPr>
        <w:pStyle w:val="Listing"/>
        <w:rPr>
          <w:lang w:val="en-US"/>
        </w:rPr>
      </w:pPr>
      <w:r w:rsidRPr="0045652F">
        <w:rPr>
          <w:lang w:val="en-US"/>
        </w:rPr>
        <w:t>*</w:t>
      </w:r>
    </w:p>
    <w:p w14:paraId="57A0BE59" w14:textId="77777777" w:rsidR="00774472" w:rsidRPr="0045652F" w:rsidRDefault="00774472">
      <w:pPr>
        <w:pStyle w:val="Listing"/>
        <w:rPr>
          <w:lang w:val="en-US"/>
        </w:rPr>
      </w:pPr>
      <w:r w:rsidRPr="0045652F">
        <w:rPr>
          <w:lang w:val="en-US"/>
        </w:rPr>
        <w:t>* A click on the client name invokes an internet google search.</w:t>
      </w:r>
    </w:p>
    <w:p w14:paraId="4CB33B57" w14:textId="77777777" w:rsidR="00774472" w:rsidRPr="0045652F" w:rsidRDefault="00774472">
      <w:pPr>
        <w:pStyle w:val="Listing"/>
        <w:rPr>
          <w:lang w:val="en-US"/>
        </w:rPr>
      </w:pPr>
      <w:r w:rsidRPr="0045652F">
        <w:rPr>
          <w:lang w:val="en-US"/>
        </w:rPr>
        <w:t xml:space="preserve">         DECLARE$ (04,09,17),AS-HREF,'&amp;&amp;hl=en&amp;&amp;csr=',                  C</w:t>
      </w:r>
    </w:p>
    <w:p w14:paraId="12F85EBC" w14:textId="77777777" w:rsidR="00774472" w:rsidRPr="0045652F" w:rsidRDefault="00774472">
      <w:pPr>
        <w:pStyle w:val="Listing"/>
        <w:rPr>
          <w:lang w:val="en-US"/>
        </w:rPr>
      </w:pPr>
      <w:r w:rsidRPr="0045652F">
        <w:rPr>
          <w:lang w:val="en-US"/>
        </w:rPr>
        <w:t xml:space="preserve">               TO='http://www.google.com/search?q='</w:t>
      </w:r>
    </w:p>
    <w:p w14:paraId="5D571BE0" w14:textId="77777777" w:rsidR="00774472" w:rsidRPr="0045652F" w:rsidRDefault="00774472">
      <w:pPr>
        <w:pStyle w:val="Listing"/>
        <w:rPr>
          <w:lang w:val="en-US"/>
        </w:rPr>
      </w:pPr>
      <w:r w:rsidRPr="0045652F">
        <w:rPr>
          <w:lang w:val="en-US"/>
        </w:rPr>
        <w:t>*</w:t>
      </w:r>
    </w:p>
    <w:p w14:paraId="71D54873" w14:textId="77777777" w:rsidR="00774472" w:rsidRPr="0045652F" w:rsidRDefault="00774472">
      <w:pPr>
        <w:pStyle w:val="Listing"/>
        <w:rPr>
          <w:lang w:val="en-US"/>
        </w:rPr>
      </w:pPr>
      <w:r w:rsidRPr="0045652F">
        <w:rPr>
          <w:lang w:val="en-US"/>
        </w:rPr>
        <w:t xml:space="preserve">         SCENARIO END</w:t>
      </w:r>
    </w:p>
    <w:p w14:paraId="1E494915" w14:textId="77777777" w:rsidR="00774472" w:rsidRPr="0045652F" w:rsidRDefault="00774472">
      <w:pPr>
        <w:pStyle w:val="Listing"/>
        <w:rPr>
          <w:lang w:val="en-US"/>
        </w:rPr>
      </w:pPr>
      <w:r w:rsidRPr="0045652F">
        <w:rPr>
          <w:lang w:val="en-US"/>
        </w:rPr>
        <w:t>*</w:t>
      </w:r>
    </w:p>
    <w:p w14:paraId="7C857448" w14:textId="77777777" w:rsidR="00774472" w:rsidRPr="0045652F" w:rsidRDefault="00774472">
      <w:pPr>
        <w:pStyle w:val="Listing"/>
        <w:rPr>
          <w:lang w:val="en-US"/>
        </w:rPr>
      </w:pPr>
      <w:r w:rsidRPr="0045652F">
        <w:rPr>
          <w:lang w:val="en-US"/>
        </w:rPr>
        <w:t>ERRSCRN  ERROR$ 0099</w:t>
      </w:r>
    </w:p>
    <w:p w14:paraId="26CADD34" w14:textId="77777777" w:rsidR="00774472" w:rsidRPr="0045652F" w:rsidRDefault="00774472">
      <w:pPr>
        <w:pStyle w:val="Listing"/>
        <w:rPr>
          <w:lang w:val="en-US"/>
        </w:rPr>
      </w:pPr>
      <w:r w:rsidRPr="0045652F">
        <w:rPr>
          <w:lang w:val="en-US"/>
        </w:rPr>
        <w:t xml:space="preserve">         SCRNEND</w:t>
      </w:r>
    </w:p>
    <w:p w14:paraId="4F94CEDC" w14:textId="77777777" w:rsidR="00774472" w:rsidRPr="0045652F" w:rsidRDefault="00774472">
      <w:pPr>
        <w:pStyle w:val="Listing"/>
        <w:rPr>
          <w:lang w:val="en-US"/>
        </w:rPr>
      </w:pPr>
      <w:r w:rsidRPr="0045652F">
        <w:rPr>
          <w:lang w:val="en-US"/>
        </w:rPr>
        <w:t xml:space="preserve">         END</w:t>
      </w:r>
    </w:p>
    <w:p w14:paraId="1AD0A5E4" w14:textId="77777777" w:rsidR="00774472" w:rsidRPr="0045652F" w:rsidRDefault="00774472">
      <w:pPr>
        <w:pStyle w:val="Caption"/>
        <w:rPr>
          <w:lang w:val="en-US"/>
        </w:rPr>
      </w:pPr>
      <w:bookmarkStart w:id="510" w:name="_Toc71540935"/>
      <w:bookmarkStart w:id="511" w:name="_Toc37348506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93</w:t>
      </w:r>
      <w:r w:rsidRPr="0045652F">
        <w:rPr>
          <w:lang w:val="en-US"/>
        </w:rPr>
        <w:fldChar w:fldCharType="end"/>
      </w:r>
      <w:r w:rsidRPr="0045652F">
        <w:rPr>
          <w:lang w:val="en-US"/>
        </w:rPr>
        <w:t xml:space="preserve"> HTTP presentation m</w:t>
      </w:r>
      <w:r w:rsidRPr="0045652F">
        <w:rPr>
          <w:lang w:val="en-US"/>
        </w:rPr>
        <w:fldChar w:fldCharType="begin"/>
      </w:r>
      <w:r w:rsidRPr="0045652F">
        <w:rPr>
          <w:lang w:val="en-US"/>
        </w:rPr>
        <w:instrText xml:space="preserve"> SEQ Figure \* ARABIC \s 1 </w:instrText>
      </w:r>
      <w:r w:rsidRPr="0045652F">
        <w:rPr>
          <w:lang w:val="en-US"/>
        </w:rPr>
        <w:fldChar w:fldCharType="end"/>
      </w:r>
      <w:r w:rsidRPr="0045652F">
        <w:rPr>
          <w:lang w:val="en-US"/>
        </w:rPr>
        <w:t>odule: Clickable fields using DECLARE$</w:t>
      </w:r>
      <w:bookmarkEnd w:id="510"/>
      <w:bookmarkEnd w:id="511"/>
    </w:p>
    <w:p w14:paraId="5178D8BE" w14:textId="77777777" w:rsidR="00774472" w:rsidRPr="0045652F" w:rsidRDefault="00774472">
      <w:pPr>
        <w:pStyle w:val="Heading5"/>
        <w:pageBreakBefore/>
        <w:rPr>
          <w:lang w:val="en-US"/>
        </w:rPr>
      </w:pPr>
      <w:r w:rsidRPr="0045652F">
        <w:rPr>
          <w:lang w:val="en-US"/>
        </w:rPr>
        <w:t>Adding calendars to date fields</w:t>
      </w:r>
    </w:p>
    <w:p w14:paraId="241FE4B7" w14:textId="77777777" w:rsidR="00774472" w:rsidRPr="0045652F" w:rsidRDefault="00774472">
      <w:pPr>
        <w:rPr>
          <w:lang w:val="en-US"/>
        </w:rPr>
      </w:pPr>
      <w:r w:rsidRPr="0045652F">
        <w:rPr>
          <w:lang w:val="en-US"/>
        </w:rPr>
        <w:t>By using a combination of an output scenario and a JavaScript application, date fields on the 3270 screen can be transformed into HTML fields on which a small calendar window appears when the user clicks on the field.  The user chooses the desired date from the calendar, and VIRTEL inserts the date in the correct format into the 3270 input field.</w:t>
      </w:r>
    </w:p>
    <w:p w14:paraId="76960556" w14:textId="77777777" w:rsidR="00774472" w:rsidRPr="0045652F" w:rsidRDefault="00774472">
      <w:pPr>
        <w:rPr>
          <w:lang w:val="en-US"/>
        </w:rPr>
      </w:pPr>
    </w:p>
    <w:p w14:paraId="7457B1AB" w14:textId="77777777" w:rsidR="00774472" w:rsidRPr="0045652F" w:rsidRDefault="00774472">
      <w:pPr>
        <w:rPr>
          <w:lang w:val="en-US"/>
        </w:rPr>
      </w:pPr>
      <w:r w:rsidRPr="0045652F">
        <w:rPr>
          <w:lang w:val="en-US"/>
        </w:rPr>
        <w:t>An example scenario for declaring date fields is shown below.  As usual, the name of this scenario must be specified in the “Output Scenario” field of the VIRTEL transaction which calls the host application.</w:t>
      </w:r>
    </w:p>
    <w:p w14:paraId="6347F005" w14:textId="77777777" w:rsidR="00774472" w:rsidRPr="0045652F" w:rsidRDefault="00774472">
      <w:pPr>
        <w:pStyle w:val="ecran0"/>
        <w:rPr>
          <w:lang w:val="en-US"/>
        </w:rPr>
      </w:pPr>
      <w:r w:rsidRPr="0045652F">
        <w:rPr>
          <w:lang w:val="en-US"/>
        </w:rPr>
        <w:t>In this example, the correct screen is first identified by using its screen identifier “DEM275” in row 1 column 2, then three calendar fields are declared at row 8 column 28, row 8 column 64, and row 9 column 28.  For the purposes of illustration, a different date format is declared for each field:</w:t>
      </w:r>
    </w:p>
    <w:p w14:paraId="59CFD63E" w14:textId="77777777" w:rsidR="00774472" w:rsidRPr="0045652F" w:rsidRDefault="00774472">
      <w:pPr>
        <w:pStyle w:val="Listing"/>
        <w:rPr>
          <w:lang w:val="en-US"/>
        </w:rPr>
      </w:pPr>
      <w:r w:rsidRPr="0045652F">
        <w:rPr>
          <w:lang w:val="en-US"/>
        </w:rPr>
        <w:t xml:space="preserve">SCENCALR SCREENS EXEC=NO                                            </w:t>
      </w:r>
    </w:p>
    <w:p w14:paraId="155AEDFB" w14:textId="77777777" w:rsidR="00774472" w:rsidRPr="0045652F" w:rsidRDefault="00774472">
      <w:pPr>
        <w:pStyle w:val="Listing"/>
        <w:rPr>
          <w:lang w:val="en-US"/>
        </w:rPr>
      </w:pPr>
      <w:r w:rsidRPr="0045652F">
        <w:rPr>
          <w:lang w:val="en-US"/>
        </w:rPr>
        <w:t xml:space="preserve">         SCENARIO OUTPUT                                            </w:t>
      </w:r>
    </w:p>
    <w:p w14:paraId="5C686769" w14:textId="77777777" w:rsidR="00774472" w:rsidRPr="0045652F" w:rsidRDefault="00774472">
      <w:pPr>
        <w:pStyle w:val="Listing"/>
        <w:rPr>
          <w:lang w:val="en-US"/>
        </w:rPr>
      </w:pPr>
      <w:r w:rsidRPr="0045652F">
        <w:rPr>
          <w:lang w:val="en-US"/>
        </w:rPr>
        <w:t>*</w:t>
      </w:r>
    </w:p>
    <w:p w14:paraId="2C540DF3" w14:textId="77777777" w:rsidR="00774472" w:rsidRPr="0045652F" w:rsidRDefault="00774472">
      <w:pPr>
        <w:pStyle w:val="Listing"/>
        <w:rPr>
          <w:lang w:val="en-US"/>
        </w:rPr>
      </w:pPr>
      <w:r w:rsidRPr="0045652F">
        <w:rPr>
          <w:lang w:val="en-US"/>
        </w:rPr>
        <w:t>*        Identify the correct screen</w:t>
      </w:r>
    </w:p>
    <w:p w14:paraId="2FA7DED9" w14:textId="77777777" w:rsidR="00774472" w:rsidRPr="0045652F" w:rsidRDefault="00774472">
      <w:pPr>
        <w:pStyle w:val="Listing"/>
        <w:rPr>
          <w:lang w:val="en-US"/>
        </w:rPr>
      </w:pPr>
      <w:r w:rsidRPr="0045652F">
        <w:rPr>
          <w:lang w:val="en-US"/>
        </w:rPr>
        <w:t>*</w:t>
      </w:r>
    </w:p>
    <w:p w14:paraId="561CEDD1" w14:textId="77777777" w:rsidR="00774472" w:rsidRPr="0045652F" w:rsidRDefault="00774472">
      <w:pPr>
        <w:pStyle w:val="Listing"/>
        <w:rPr>
          <w:lang w:val="en-US"/>
        </w:rPr>
      </w:pPr>
      <w:r w:rsidRPr="0045652F">
        <w:rPr>
          <w:lang w:val="en-US"/>
        </w:rPr>
        <w:t xml:space="preserve">         IF$   (01,02,06),EQ='DEM275',THEN=MENU275                  </w:t>
      </w:r>
    </w:p>
    <w:p w14:paraId="2EDC539A" w14:textId="77777777" w:rsidR="00774472" w:rsidRPr="0045652F" w:rsidRDefault="00774472">
      <w:pPr>
        <w:pStyle w:val="Listing"/>
        <w:rPr>
          <w:lang w:val="en-US"/>
        </w:rPr>
      </w:pPr>
      <w:r w:rsidRPr="0045652F">
        <w:rPr>
          <w:lang w:val="en-US"/>
        </w:rPr>
        <w:t xml:space="preserve">         SCENARIO END                                               </w:t>
      </w:r>
    </w:p>
    <w:p w14:paraId="55800B44" w14:textId="77777777" w:rsidR="00774472" w:rsidRPr="0045652F" w:rsidRDefault="00774472">
      <w:pPr>
        <w:pStyle w:val="Listing"/>
        <w:rPr>
          <w:lang w:val="en-US"/>
        </w:rPr>
      </w:pPr>
      <w:r w:rsidRPr="0045652F">
        <w:rPr>
          <w:lang w:val="en-US"/>
        </w:rPr>
        <w:t xml:space="preserve">*                                                                   </w:t>
      </w:r>
    </w:p>
    <w:p w14:paraId="2C3D251E" w14:textId="77777777" w:rsidR="00774472" w:rsidRPr="0045652F" w:rsidRDefault="00774472">
      <w:pPr>
        <w:pStyle w:val="Listing"/>
        <w:rPr>
          <w:lang w:val="en-US"/>
        </w:rPr>
      </w:pPr>
      <w:r w:rsidRPr="0045652F">
        <w:rPr>
          <w:lang w:val="en-US"/>
        </w:rPr>
        <w:t xml:space="preserve">*        Declare the calendar fields                                </w:t>
      </w:r>
    </w:p>
    <w:p w14:paraId="40C5BB94" w14:textId="77777777" w:rsidR="00774472" w:rsidRPr="0045652F" w:rsidRDefault="00774472">
      <w:pPr>
        <w:pStyle w:val="Listing"/>
        <w:rPr>
          <w:lang w:val="en-US"/>
        </w:rPr>
      </w:pPr>
      <w:r w:rsidRPr="0045652F">
        <w:rPr>
          <w:lang w:val="en-US"/>
        </w:rPr>
        <w:t xml:space="preserve">*                                                                   </w:t>
      </w:r>
    </w:p>
    <w:p w14:paraId="7CB9E1C5" w14:textId="77777777" w:rsidR="00774472" w:rsidRPr="0045652F" w:rsidRDefault="00774472">
      <w:pPr>
        <w:pStyle w:val="Listing"/>
        <w:rPr>
          <w:lang w:val="en-US"/>
        </w:rPr>
      </w:pPr>
      <w:r w:rsidRPr="0045652F">
        <w:rPr>
          <w:lang w:val="en-US"/>
        </w:rPr>
        <w:t xml:space="preserve">MENU275  EQU   *                                                    </w:t>
      </w:r>
    </w:p>
    <w:p w14:paraId="02174DF0" w14:textId="77777777" w:rsidR="00774472" w:rsidRPr="0045652F" w:rsidRDefault="00774472">
      <w:pPr>
        <w:pStyle w:val="Listing"/>
        <w:rPr>
          <w:lang w:val="en-US"/>
        </w:rPr>
      </w:pPr>
      <w:r w:rsidRPr="0045652F">
        <w:rPr>
          <w:lang w:val="en-US"/>
        </w:rPr>
        <w:t xml:space="preserve">         CALENDR$ SCREEN=(8,28),DATEFMT='%Y%m%d'                    </w:t>
      </w:r>
    </w:p>
    <w:p w14:paraId="53159DF8" w14:textId="77777777" w:rsidR="00774472" w:rsidRPr="0045652F" w:rsidRDefault="00774472">
      <w:pPr>
        <w:pStyle w:val="Listing"/>
        <w:rPr>
          <w:lang w:val="en-US"/>
        </w:rPr>
      </w:pPr>
      <w:r w:rsidRPr="0045652F">
        <w:rPr>
          <w:lang w:val="en-US"/>
        </w:rPr>
        <w:t xml:space="preserve">         CALENDR$ SCREEN=(8,64),DATEFMT='%m/%d/%y'                  </w:t>
      </w:r>
    </w:p>
    <w:p w14:paraId="7F5A0C42" w14:textId="77777777" w:rsidR="00774472" w:rsidRPr="0045652F" w:rsidRDefault="00774472">
      <w:pPr>
        <w:pStyle w:val="Listing"/>
        <w:rPr>
          <w:lang w:val="en-US"/>
        </w:rPr>
      </w:pPr>
      <w:r w:rsidRPr="0045652F">
        <w:rPr>
          <w:lang w:val="en-US"/>
        </w:rPr>
        <w:t xml:space="preserve">         CALENDR$ SCREEN=(9,28),DATEFMT='%e-%b-%Y'                  </w:t>
      </w:r>
    </w:p>
    <w:p w14:paraId="3C9536AA" w14:textId="77777777" w:rsidR="00774472" w:rsidRPr="0045652F" w:rsidRDefault="00774472">
      <w:pPr>
        <w:pStyle w:val="Listing"/>
        <w:rPr>
          <w:lang w:val="en-US"/>
        </w:rPr>
      </w:pPr>
      <w:r w:rsidRPr="0045652F">
        <w:rPr>
          <w:lang w:val="en-US"/>
        </w:rPr>
        <w:t xml:space="preserve">         SCENARIO END</w:t>
      </w:r>
    </w:p>
    <w:p w14:paraId="435EE6CF" w14:textId="77777777" w:rsidR="00774472" w:rsidRPr="0045652F" w:rsidRDefault="00774472">
      <w:pPr>
        <w:pStyle w:val="Listing"/>
        <w:rPr>
          <w:lang w:val="en-US"/>
        </w:rPr>
      </w:pPr>
      <w:r w:rsidRPr="0045652F">
        <w:rPr>
          <w:lang w:val="en-US"/>
        </w:rPr>
        <w:t xml:space="preserve">         SCRNEND</w:t>
      </w:r>
    </w:p>
    <w:p w14:paraId="2AC95EE1" w14:textId="77777777" w:rsidR="00774472" w:rsidRPr="0045652F" w:rsidRDefault="00774472">
      <w:pPr>
        <w:pStyle w:val="Listing"/>
        <w:rPr>
          <w:lang w:val="en-US"/>
        </w:rPr>
      </w:pPr>
      <w:r w:rsidRPr="0045652F">
        <w:rPr>
          <w:lang w:val="en-US"/>
        </w:rPr>
        <w:t xml:space="preserve">         END</w:t>
      </w:r>
    </w:p>
    <w:p w14:paraId="0A49A2C0" w14:textId="77777777" w:rsidR="00774472" w:rsidRPr="0045652F" w:rsidRDefault="00774472">
      <w:pPr>
        <w:pStyle w:val="Caption"/>
        <w:rPr>
          <w:lang w:val="en-US"/>
        </w:rPr>
      </w:pPr>
      <w:bookmarkStart w:id="512" w:name="_Toc37348506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94</w:t>
      </w:r>
      <w:r w:rsidRPr="0045652F">
        <w:rPr>
          <w:lang w:val="en-US"/>
        </w:rPr>
        <w:fldChar w:fldCharType="end"/>
      </w:r>
      <w:r w:rsidRPr="0045652F">
        <w:rPr>
          <w:lang w:val="en-US"/>
        </w:rPr>
        <w:t xml:space="preserve"> HTTP presentation m</w:t>
      </w:r>
      <w:r w:rsidRPr="0045652F">
        <w:rPr>
          <w:lang w:val="en-US"/>
        </w:rPr>
        <w:fldChar w:fldCharType="begin"/>
      </w:r>
      <w:r w:rsidRPr="0045652F">
        <w:rPr>
          <w:lang w:val="en-US"/>
        </w:rPr>
        <w:instrText xml:space="preserve"> SEQ Figure \* ARABIC \s 1 </w:instrText>
      </w:r>
      <w:r w:rsidRPr="0045652F">
        <w:rPr>
          <w:lang w:val="en-US"/>
        </w:rPr>
        <w:fldChar w:fldCharType="end"/>
      </w:r>
      <w:r w:rsidRPr="0045652F">
        <w:rPr>
          <w:lang w:val="en-US"/>
        </w:rPr>
        <w:t>odule: Defining calendar fields</w:t>
      </w:r>
      <w:bookmarkEnd w:id="512"/>
    </w:p>
    <w:p w14:paraId="45F55E64" w14:textId="77777777" w:rsidR="00774472" w:rsidRPr="0045652F" w:rsidRDefault="00774472">
      <w:pPr>
        <w:rPr>
          <w:lang w:val="en-US"/>
        </w:rPr>
      </w:pPr>
      <w:r w:rsidRPr="0045652F">
        <w:rPr>
          <w:lang w:val="en-US"/>
        </w:rPr>
        <w:t>In the DATEFMT parameter:</w:t>
      </w:r>
    </w:p>
    <w:p w14:paraId="7132F678" w14:textId="77777777" w:rsidR="00774472" w:rsidRPr="0045652F" w:rsidRDefault="00774472">
      <w:pPr>
        <w:tabs>
          <w:tab w:val="left" w:pos="2280"/>
        </w:tabs>
        <w:rPr>
          <w:lang w:val="en-US"/>
        </w:rPr>
      </w:pPr>
      <w:r w:rsidRPr="0045652F">
        <w:rPr>
          <w:lang w:val="en-US"/>
        </w:rPr>
        <w:t>%Y</w:t>
      </w:r>
      <w:r w:rsidRPr="0045652F">
        <w:rPr>
          <w:lang w:val="en-US"/>
        </w:rPr>
        <w:tab/>
        <w:t>represents the year (4 digits)</w:t>
      </w:r>
    </w:p>
    <w:p w14:paraId="4B26591F" w14:textId="77777777" w:rsidR="00774472" w:rsidRPr="0045652F" w:rsidRDefault="00774472">
      <w:pPr>
        <w:tabs>
          <w:tab w:val="left" w:pos="2280"/>
        </w:tabs>
        <w:rPr>
          <w:lang w:val="en-US"/>
        </w:rPr>
      </w:pPr>
      <w:r w:rsidRPr="0045652F">
        <w:rPr>
          <w:lang w:val="en-US"/>
        </w:rPr>
        <w:t>%y</w:t>
      </w:r>
      <w:r w:rsidRPr="0045652F">
        <w:rPr>
          <w:lang w:val="en-US"/>
        </w:rPr>
        <w:tab/>
        <w:t>represents the year (2 digits)</w:t>
      </w:r>
    </w:p>
    <w:p w14:paraId="1935DA19" w14:textId="77777777" w:rsidR="00774472" w:rsidRPr="0045652F" w:rsidRDefault="00774472">
      <w:pPr>
        <w:tabs>
          <w:tab w:val="left" w:pos="2280"/>
        </w:tabs>
        <w:rPr>
          <w:lang w:val="en-US"/>
        </w:rPr>
      </w:pPr>
      <w:r w:rsidRPr="0045652F">
        <w:rPr>
          <w:lang w:val="en-US"/>
        </w:rPr>
        <w:t>%d</w:t>
      </w:r>
      <w:r w:rsidRPr="0045652F">
        <w:rPr>
          <w:lang w:val="en-US"/>
        </w:rPr>
        <w:tab/>
        <w:t>represents the day of the month (01-31)</w:t>
      </w:r>
    </w:p>
    <w:p w14:paraId="41FCB0C5" w14:textId="77777777" w:rsidR="00774472" w:rsidRPr="0045652F" w:rsidRDefault="00774472">
      <w:pPr>
        <w:tabs>
          <w:tab w:val="left" w:pos="2280"/>
        </w:tabs>
        <w:rPr>
          <w:lang w:val="en-US"/>
        </w:rPr>
      </w:pPr>
      <w:r w:rsidRPr="0045652F">
        <w:rPr>
          <w:lang w:val="en-US"/>
        </w:rPr>
        <w:t>%e</w:t>
      </w:r>
      <w:r w:rsidRPr="0045652F">
        <w:rPr>
          <w:lang w:val="en-US"/>
        </w:rPr>
        <w:tab/>
        <w:t>represents the day of the month (1-31)</w:t>
      </w:r>
    </w:p>
    <w:p w14:paraId="16165E8B" w14:textId="77777777" w:rsidR="00774472" w:rsidRPr="0045652F" w:rsidRDefault="00774472">
      <w:pPr>
        <w:tabs>
          <w:tab w:val="left" w:pos="2280"/>
        </w:tabs>
        <w:rPr>
          <w:lang w:val="en-US"/>
        </w:rPr>
      </w:pPr>
      <w:r w:rsidRPr="0045652F">
        <w:rPr>
          <w:lang w:val="en-US"/>
        </w:rPr>
        <w:t>%m</w:t>
      </w:r>
      <w:r w:rsidRPr="0045652F">
        <w:rPr>
          <w:lang w:val="en-US"/>
        </w:rPr>
        <w:tab/>
        <w:t>represents the month (01-12)</w:t>
      </w:r>
    </w:p>
    <w:p w14:paraId="7335C054" w14:textId="77777777" w:rsidR="00774472" w:rsidRPr="0045652F" w:rsidRDefault="00774472">
      <w:pPr>
        <w:tabs>
          <w:tab w:val="left" w:pos="2280"/>
        </w:tabs>
        <w:rPr>
          <w:lang w:val="en-US"/>
        </w:rPr>
      </w:pPr>
      <w:r w:rsidRPr="0045652F">
        <w:rPr>
          <w:lang w:val="en-US"/>
        </w:rPr>
        <w:t>%b</w:t>
      </w:r>
      <w:r w:rsidRPr="0045652F">
        <w:rPr>
          <w:lang w:val="en-US"/>
        </w:rPr>
        <w:tab/>
        <w:t>represents the abbreviated month name (Jan, Feb, etc)</w:t>
      </w:r>
    </w:p>
    <w:p w14:paraId="70203B71" w14:textId="77777777" w:rsidR="00774472" w:rsidRPr="0045652F" w:rsidRDefault="00774472">
      <w:pPr>
        <w:rPr>
          <w:lang w:val="en-US"/>
        </w:rPr>
      </w:pPr>
      <w:r w:rsidRPr="0045652F">
        <w:rPr>
          <w:lang w:val="en-US"/>
        </w:rPr>
        <w:t xml:space="preserve">Refer to the </w:t>
      </w:r>
      <w:r w:rsidRPr="0045652F">
        <w:rPr>
          <w:rFonts w:ascii="Courier New" w:hAnsi="Courier New" w:cs="Courier New"/>
          <w:sz w:val="20"/>
          <w:lang w:val="en-US"/>
        </w:rPr>
        <w:t>Date.prototype.print</w:t>
      </w:r>
      <w:r w:rsidRPr="0045652F">
        <w:rPr>
          <w:lang w:val="en-US"/>
        </w:rPr>
        <w:t xml:space="preserve"> function in the </w:t>
      </w:r>
      <w:r w:rsidRPr="0045652F">
        <w:rPr>
          <w:i/>
          <w:iCs/>
          <w:lang w:val="en-US"/>
        </w:rPr>
        <w:t>calendar.js</w:t>
      </w:r>
      <w:r w:rsidRPr="0045652F">
        <w:rPr>
          <w:lang w:val="en-US"/>
        </w:rPr>
        <w:t xml:space="preserve"> file for details of all of the allowable date formats.</w:t>
      </w:r>
    </w:p>
    <w:p w14:paraId="1F9551AB" w14:textId="77777777" w:rsidR="00774472" w:rsidRPr="0045652F" w:rsidRDefault="00774472">
      <w:pPr>
        <w:rPr>
          <w:lang w:val="en-US"/>
        </w:rPr>
      </w:pPr>
    </w:p>
    <w:p w14:paraId="3E6ACB16" w14:textId="77777777" w:rsidR="00774472" w:rsidRPr="0045652F" w:rsidRDefault="00774472">
      <w:pPr>
        <w:rPr>
          <w:lang w:val="en-US"/>
        </w:rPr>
      </w:pPr>
      <w:r w:rsidRPr="0045652F">
        <w:rPr>
          <w:lang w:val="en-US"/>
        </w:rPr>
        <w:t>The CALENDR$ macro generates two VIRTEL table variables: CALENDAR and DATEFMT.  The CALENDAR variable contains the VIRTEL-generated names of the 3270 fields which are to be processed as calendar fields.  The DATEFMT variable contains the corresponding date formats for each field.</w:t>
      </w:r>
    </w:p>
    <w:p w14:paraId="21FDED27" w14:textId="77777777" w:rsidR="00774472" w:rsidRPr="0045652F" w:rsidRDefault="00774472">
      <w:pPr>
        <w:pStyle w:val="ecran0"/>
        <w:rPr>
          <w:lang w:val="en-US"/>
        </w:rPr>
      </w:pPr>
      <w:r w:rsidRPr="0045652F">
        <w:rPr>
          <w:lang w:val="en-US"/>
        </w:rPr>
        <w:t>The page template must include logic to call the calendar application whenever the output screen has declared calendar fields.  The extract below shows the necessary statements which are included in the VIRTEL sample page WEB2VIRT.htm:</w:t>
      </w:r>
    </w:p>
    <w:p w14:paraId="257FA2B3" w14:textId="77777777" w:rsidR="00774472" w:rsidRPr="0045652F" w:rsidRDefault="00774472">
      <w:pPr>
        <w:pStyle w:val="Listing"/>
        <w:rPr>
          <w:rFonts w:ascii="Verdana" w:hAnsi="Verdana"/>
          <w:b/>
          <w:bCs/>
          <w:i/>
          <w:iCs/>
          <w:sz w:val="18"/>
          <w:lang w:val="en-US"/>
        </w:rPr>
      </w:pPr>
      <w:r w:rsidRPr="0045652F">
        <w:rPr>
          <w:rFonts w:ascii="Verdana" w:hAnsi="Verdana"/>
          <w:b/>
          <w:bCs/>
          <w:i/>
          <w:iCs/>
          <w:sz w:val="18"/>
          <w:lang w:val="en-US"/>
        </w:rPr>
        <w:t>In the &lt;head&gt; section:</w:t>
      </w:r>
    </w:p>
    <w:p w14:paraId="2C9162FA" w14:textId="77777777" w:rsidR="00774472" w:rsidRPr="0045652F" w:rsidRDefault="00774472">
      <w:pPr>
        <w:pStyle w:val="Listing"/>
        <w:rPr>
          <w:lang w:val="en-US"/>
        </w:rPr>
      </w:pPr>
    </w:p>
    <w:p w14:paraId="608EE244" w14:textId="77777777" w:rsidR="00774472" w:rsidRPr="0045652F" w:rsidRDefault="00774472">
      <w:pPr>
        <w:pStyle w:val="Listing"/>
        <w:rPr>
          <w:lang w:val="en-US"/>
        </w:rPr>
      </w:pPr>
      <w:r w:rsidRPr="0045652F">
        <w:rPr>
          <w:lang w:val="en-US"/>
        </w:rPr>
        <w:t>{{{ WHEN-EXISTS "CALENDAR" }}}</w:t>
      </w:r>
    </w:p>
    <w:p w14:paraId="648B358D" w14:textId="77777777" w:rsidR="00774472" w:rsidRPr="0045652F" w:rsidRDefault="00774472">
      <w:pPr>
        <w:pStyle w:val="Listing"/>
        <w:rPr>
          <w:lang w:val="en-US"/>
        </w:rPr>
      </w:pPr>
      <w:r w:rsidRPr="0045652F">
        <w:rPr>
          <w:lang w:val="en-US"/>
        </w:rPr>
        <w:t xml:space="preserve">  &lt;link rel="stylesheet" type="text/css" media="all"</w:t>
      </w:r>
    </w:p>
    <w:p w14:paraId="4B923CD0" w14:textId="77777777" w:rsidR="00774472" w:rsidRPr="0045652F" w:rsidRDefault="00774472">
      <w:pPr>
        <w:pStyle w:val="Listing"/>
        <w:rPr>
          <w:lang w:val="en-US"/>
        </w:rPr>
      </w:pPr>
      <w:r w:rsidRPr="0045652F">
        <w:rPr>
          <w:lang w:val="en-US"/>
        </w:rPr>
        <w:t xml:space="preserve">        href="dynarch/cal-w2k-c1.css" title="win2k-cold-1" /&gt;</w:t>
      </w:r>
    </w:p>
    <w:p w14:paraId="4433C231" w14:textId="77777777" w:rsidR="00774472" w:rsidRPr="0045652F" w:rsidRDefault="00774472">
      <w:pPr>
        <w:pStyle w:val="Listing"/>
        <w:rPr>
          <w:lang w:val="en-US"/>
        </w:rPr>
      </w:pPr>
      <w:r w:rsidRPr="0045652F">
        <w:rPr>
          <w:lang w:val="en-US"/>
        </w:rPr>
        <w:t xml:space="preserve">  &lt;script type="text/javascript" src="dynarch/calendar.js"&gt;&lt;/script&gt;</w:t>
      </w:r>
    </w:p>
    <w:p w14:paraId="10ADA859" w14:textId="77777777" w:rsidR="00774472" w:rsidRPr="0045652F" w:rsidRDefault="00774472">
      <w:pPr>
        <w:pStyle w:val="Listing"/>
        <w:rPr>
          <w:lang w:val="en-US"/>
        </w:rPr>
      </w:pPr>
      <w:r w:rsidRPr="0045652F">
        <w:rPr>
          <w:lang w:val="en-US"/>
        </w:rPr>
        <w:t xml:space="preserve">  &lt;script type="text/javascript" src="dynarch/cal-en.js"&gt;&lt;/script&gt;</w:t>
      </w:r>
    </w:p>
    <w:p w14:paraId="712009F0" w14:textId="77777777" w:rsidR="00774472" w:rsidRPr="0045652F" w:rsidRDefault="00774472">
      <w:pPr>
        <w:pStyle w:val="Listing"/>
        <w:rPr>
          <w:lang w:val="en-US"/>
        </w:rPr>
      </w:pPr>
      <w:r w:rsidRPr="0045652F">
        <w:rPr>
          <w:lang w:val="en-US"/>
        </w:rPr>
        <w:t xml:space="preserve">  &lt;script type="text/javascript" src="dynarch/cal-setup.js"&gt;&lt;/script&gt;</w:t>
      </w:r>
    </w:p>
    <w:p w14:paraId="752A3173" w14:textId="77777777" w:rsidR="00774472" w:rsidRPr="0045652F" w:rsidRDefault="00774472">
      <w:pPr>
        <w:pStyle w:val="Listing"/>
        <w:rPr>
          <w:lang w:val="en-US"/>
        </w:rPr>
      </w:pPr>
      <w:r w:rsidRPr="0045652F">
        <w:rPr>
          <w:lang w:val="en-US"/>
        </w:rPr>
        <w:t xml:space="preserve">  {{{ SET-LOCAL-OPTIONS (ID) }}}</w:t>
      </w:r>
    </w:p>
    <w:p w14:paraId="6EB7ECF4" w14:textId="77777777" w:rsidR="00774472" w:rsidRPr="0045652F" w:rsidRDefault="00774472">
      <w:pPr>
        <w:pStyle w:val="Listing"/>
        <w:rPr>
          <w:lang w:val="en-US"/>
        </w:rPr>
      </w:pPr>
      <w:r w:rsidRPr="0045652F">
        <w:rPr>
          <w:lang w:val="en-US"/>
        </w:rPr>
        <w:t>{{{ END-WHEN-EXISTS "CALENDAR" }}}</w:t>
      </w:r>
    </w:p>
    <w:p w14:paraId="210A474D" w14:textId="77777777" w:rsidR="00774472" w:rsidRPr="0045652F" w:rsidRDefault="00774472">
      <w:pPr>
        <w:pStyle w:val="Listing"/>
        <w:rPr>
          <w:lang w:val="en-US"/>
        </w:rPr>
      </w:pPr>
    </w:p>
    <w:p w14:paraId="225E15CA" w14:textId="77777777" w:rsidR="00774472" w:rsidRPr="0045652F" w:rsidRDefault="00774472">
      <w:pPr>
        <w:pStyle w:val="Listing"/>
        <w:rPr>
          <w:rFonts w:ascii="Verdana" w:hAnsi="Verdana"/>
          <w:b/>
          <w:bCs/>
          <w:i/>
          <w:iCs/>
          <w:sz w:val="18"/>
          <w:lang w:val="en-US"/>
        </w:rPr>
      </w:pPr>
      <w:r w:rsidRPr="0045652F">
        <w:rPr>
          <w:rFonts w:ascii="Verdana" w:hAnsi="Verdana"/>
          <w:b/>
          <w:bCs/>
          <w:i/>
          <w:iCs/>
          <w:sz w:val="18"/>
          <w:lang w:val="en-US"/>
        </w:rPr>
        <w:t>After the &lt;form&gt; section:</w:t>
      </w:r>
    </w:p>
    <w:p w14:paraId="0E769E6F" w14:textId="77777777" w:rsidR="00774472" w:rsidRPr="0045652F" w:rsidRDefault="00774472">
      <w:pPr>
        <w:pStyle w:val="Listing"/>
        <w:rPr>
          <w:lang w:val="en-US"/>
        </w:rPr>
      </w:pPr>
    </w:p>
    <w:p w14:paraId="77A8B6B4" w14:textId="77777777" w:rsidR="00774472" w:rsidRPr="0045652F" w:rsidRDefault="00774472">
      <w:pPr>
        <w:pStyle w:val="Listing"/>
        <w:rPr>
          <w:lang w:val="en-US"/>
        </w:rPr>
      </w:pPr>
      <w:r w:rsidRPr="0045652F">
        <w:rPr>
          <w:lang w:val="en-US"/>
        </w:rPr>
        <w:t>{{{ WHEN-EXISTS "CALENDAR" }}}</w:t>
      </w:r>
    </w:p>
    <w:p w14:paraId="1E7601F1" w14:textId="77777777" w:rsidR="00774472" w:rsidRPr="0045652F" w:rsidRDefault="00774472">
      <w:pPr>
        <w:pStyle w:val="Listing"/>
        <w:rPr>
          <w:lang w:val="en-US"/>
        </w:rPr>
      </w:pPr>
      <w:r w:rsidRPr="0045652F">
        <w:rPr>
          <w:lang w:val="en-US"/>
        </w:rPr>
        <w:t xml:space="preserve">  &lt;script language="javascript" type="text/javascript"&gt;</w:t>
      </w:r>
    </w:p>
    <w:p w14:paraId="3035396B" w14:textId="77777777" w:rsidR="00774472" w:rsidRPr="0045652F" w:rsidRDefault="00774472">
      <w:pPr>
        <w:pStyle w:val="Listing"/>
        <w:rPr>
          <w:lang w:val="en-US"/>
        </w:rPr>
      </w:pPr>
      <w:r w:rsidRPr="0045652F">
        <w:rPr>
          <w:lang w:val="en-US"/>
        </w:rPr>
        <w:t xml:space="preserve">  {{{ FOR-EACH-VALUE-IN "CALENDAR"  }}}</w:t>
      </w:r>
    </w:p>
    <w:p w14:paraId="04E88090" w14:textId="77777777" w:rsidR="00774472" w:rsidRPr="0045652F" w:rsidRDefault="00774472">
      <w:pPr>
        <w:pStyle w:val="Listing"/>
        <w:rPr>
          <w:lang w:val="en-US"/>
        </w:rPr>
      </w:pPr>
      <w:r w:rsidRPr="0045652F">
        <w:rPr>
          <w:lang w:val="en-US"/>
        </w:rPr>
        <w:t xml:space="preserve">     Calendar.setup({inputField:"{{{CURRENT-VALUE-OF "CALENDAR"}}}",</w:t>
      </w:r>
    </w:p>
    <w:p w14:paraId="6698BAC0" w14:textId="77777777" w:rsidR="00774472" w:rsidRPr="0045652F" w:rsidRDefault="00774472">
      <w:pPr>
        <w:pStyle w:val="Listing"/>
        <w:rPr>
          <w:lang w:val="en-US"/>
        </w:rPr>
      </w:pPr>
      <w:r w:rsidRPr="0045652F">
        <w:rPr>
          <w:lang w:val="en-US"/>
        </w:rPr>
        <w:t xml:space="preserve">                     ifFormat:"{{{CURRENT-VALUE-OF "DATEFMT"}}}"});</w:t>
      </w:r>
    </w:p>
    <w:p w14:paraId="0C413890" w14:textId="77777777" w:rsidR="00774472" w:rsidRPr="0045652F" w:rsidRDefault="00774472">
      <w:pPr>
        <w:pStyle w:val="Listing"/>
        <w:rPr>
          <w:lang w:val="en-US"/>
        </w:rPr>
      </w:pPr>
      <w:r w:rsidRPr="0045652F">
        <w:rPr>
          <w:lang w:val="en-US"/>
        </w:rPr>
        <w:t xml:space="preserve">  {{{ END-FOR "CALENDAR"  }}}</w:t>
      </w:r>
    </w:p>
    <w:p w14:paraId="3D239380" w14:textId="77777777" w:rsidR="00774472" w:rsidRPr="0045652F" w:rsidRDefault="00774472">
      <w:pPr>
        <w:pStyle w:val="Listing"/>
        <w:rPr>
          <w:lang w:val="en-US"/>
        </w:rPr>
      </w:pPr>
      <w:r w:rsidRPr="0045652F">
        <w:rPr>
          <w:lang w:val="en-US"/>
        </w:rPr>
        <w:t xml:space="preserve">  &lt;/script&gt;</w:t>
      </w:r>
    </w:p>
    <w:p w14:paraId="18DE6F44" w14:textId="77777777" w:rsidR="00774472" w:rsidRPr="0045652F" w:rsidRDefault="00774472">
      <w:pPr>
        <w:pStyle w:val="Listing"/>
        <w:rPr>
          <w:lang w:val="en-US"/>
        </w:rPr>
      </w:pPr>
      <w:r w:rsidRPr="0045652F">
        <w:rPr>
          <w:lang w:val="en-US"/>
        </w:rPr>
        <w:t>{{{ END-WHEN-EXISTS "CALENDAR" }}}</w:t>
      </w:r>
    </w:p>
    <w:p w14:paraId="285F4E69" w14:textId="77777777" w:rsidR="00774472" w:rsidRPr="0045652F" w:rsidRDefault="00774472">
      <w:pPr>
        <w:pStyle w:val="Caption"/>
        <w:rPr>
          <w:lang w:val="en-US"/>
        </w:rPr>
      </w:pPr>
      <w:bookmarkStart w:id="513" w:name="_Toc37348506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95</w:t>
      </w:r>
      <w:r w:rsidRPr="0045652F">
        <w:rPr>
          <w:lang w:val="en-US"/>
        </w:rPr>
        <w:fldChar w:fldCharType="end"/>
      </w:r>
      <w:r w:rsidRPr="0045652F">
        <w:rPr>
          <w:lang w:val="en-US"/>
        </w:rPr>
        <w:t xml:space="preserve"> HTML page template for calendar fields</w:t>
      </w:r>
      <w:bookmarkEnd w:id="513"/>
    </w:p>
    <w:p w14:paraId="6B4FC94A" w14:textId="77777777" w:rsidR="00774472" w:rsidRPr="0045652F" w:rsidRDefault="00774472">
      <w:pPr>
        <w:rPr>
          <w:lang w:val="en-US"/>
        </w:rPr>
      </w:pPr>
    </w:p>
    <w:p w14:paraId="6EEA1018" w14:textId="77777777" w:rsidR="00774472" w:rsidRPr="0045652F" w:rsidRDefault="00774472">
      <w:pPr>
        <w:pStyle w:val="Heading5"/>
        <w:pageBreakBefore/>
        <w:rPr>
          <w:lang w:val="en-US"/>
        </w:rPr>
      </w:pPr>
      <w:bookmarkStart w:id="514" w:name="_Ref124310025"/>
      <w:bookmarkStart w:id="515" w:name="_Ref156639630"/>
      <w:r w:rsidRPr="0045652F">
        <w:rPr>
          <w:lang w:val="en-US"/>
        </w:rPr>
        <w:t>VIRTEL suggest</w:t>
      </w:r>
    </w:p>
    <w:p w14:paraId="24785E6F" w14:textId="77777777" w:rsidR="00774472" w:rsidRPr="0045652F" w:rsidRDefault="00774472">
      <w:pPr>
        <w:rPr>
          <w:lang w:val="en-US"/>
        </w:rPr>
      </w:pPr>
      <w:r w:rsidRPr="0045652F">
        <w:rPr>
          <w:lang w:val="en-US"/>
        </w:rPr>
        <w:fldChar w:fldCharType="begin"/>
      </w:r>
      <w:r w:rsidRPr="0045652F">
        <w:rPr>
          <w:lang w:val="en-US"/>
        </w:rPr>
        <w:instrText xml:space="preserve"> XE "Suggest" </w:instrText>
      </w:r>
      <w:r w:rsidRPr="0045652F">
        <w:rPr>
          <w:lang w:val="en-US"/>
        </w:rPr>
        <w:fldChar w:fldCharType="end"/>
      </w:r>
      <w:r w:rsidRPr="0045652F">
        <w:rPr>
          <w:lang w:val="en-US"/>
        </w:rPr>
        <w:fldChar w:fldCharType="begin"/>
      </w:r>
      <w:r w:rsidRPr="0045652F">
        <w:rPr>
          <w:lang w:val="en-US"/>
        </w:rPr>
        <w:instrText xml:space="preserve"> XE "VIRTEL Suggest" </w:instrText>
      </w:r>
      <w:r w:rsidRPr="0045652F">
        <w:rPr>
          <w:lang w:val="en-US"/>
        </w:rPr>
        <w:fldChar w:fldCharType="end"/>
      </w:r>
      <w:r w:rsidRPr="0045652F">
        <w:rPr>
          <w:lang w:val="en-US"/>
        </w:rPr>
        <w:t>VIRTEL Suggest is a facility which presents lists of suggested values for specific 3270 fields.  The suggested values are presented in a drop-down list which appears automatically when the user starts typing into a field.  The list modifies itself dynamically as the user types.  At any time the user can select one of the suggested values by clicking or moving the cursor to the desired value.</w:t>
      </w:r>
    </w:p>
    <w:p w14:paraId="38CB8996" w14:textId="77777777" w:rsidR="00774472" w:rsidRPr="0045652F" w:rsidRDefault="00774472">
      <w:pPr>
        <w:rPr>
          <w:lang w:val="en-US"/>
        </w:rPr>
      </w:pPr>
    </w:p>
    <w:p w14:paraId="736A2159" w14:textId="77777777" w:rsidR="00774472" w:rsidRPr="0045652F" w:rsidRDefault="00774472">
      <w:pPr>
        <w:rPr>
          <w:lang w:val="en-US"/>
        </w:rPr>
      </w:pPr>
      <w:r w:rsidRPr="0045652F">
        <w:rPr>
          <w:lang w:val="en-US"/>
        </w:rPr>
        <w:t>Fields eligible for processing by VIRTEL Suggest are identified by means of an output scenario containing SUGGEST$ macros.  Each SUGGEST$ macro identifies a “suggest” field and indicates the data source for the list of suggested values.  The data source may be a DB2 table, a FLECS application</w:t>
      </w:r>
      <w:r w:rsidRPr="0045652F">
        <w:rPr>
          <w:rStyle w:val="FootnoteReference"/>
          <w:lang w:val="en-US"/>
        </w:rPr>
        <w:footnoteReference w:id="1"/>
      </w:r>
      <w:r w:rsidRPr="0045652F">
        <w:rPr>
          <w:lang w:val="en-US"/>
        </w:rPr>
        <w:t>, or a user-written CICS transaction.</w:t>
      </w:r>
    </w:p>
    <w:p w14:paraId="498E35B6" w14:textId="77777777" w:rsidR="00774472" w:rsidRPr="0045652F" w:rsidRDefault="00774472">
      <w:pPr>
        <w:rPr>
          <w:lang w:val="en-US"/>
        </w:rPr>
      </w:pPr>
    </w:p>
    <w:p w14:paraId="6FAF73FC" w14:textId="77777777" w:rsidR="00774472" w:rsidRPr="0045652F" w:rsidRDefault="00774472">
      <w:pPr>
        <w:rPr>
          <w:lang w:val="en-US"/>
        </w:rPr>
      </w:pPr>
      <w:r w:rsidRPr="0045652F">
        <w:rPr>
          <w:lang w:val="en-US"/>
        </w:rPr>
        <w:t>An example scenario for declaring a “suggest” field is shown below.  As usual, the name of this scenario must be specified in the “Output Scenario” field of the VIRTEL transaction which calls the host application.</w:t>
      </w:r>
    </w:p>
    <w:p w14:paraId="390187D4" w14:textId="77777777" w:rsidR="00774472" w:rsidRPr="0045652F" w:rsidRDefault="00774472">
      <w:pPr>
        <w:pStyle w:val="ecran0"/>
        <w:rPr>
          <w:lang w:val="en-US"/>
        </w:rPr>
      </w:pPr>
      <w:r w:rsidRPr="0045652F">
        <w:rPr>
          <w:lang w:val="en-US"/>
        </w:rPr>
        <w:t>In this example, the correct screen is first identified by using its screen identifier “VIR0091” in row 1 column 2, then a VIRTEL Suggest field is declared at row 8 column 21.  The data source for this field is column “LASTNAME” in the DB2 table named “DSN8810.EMP”:</w:t>
      </w:r>
    </w:p>
    <w:p w14:paraId="0AC49E78" w14:textId="77777777" w:rsidR="00774472" w:rsidRPr="0045652F" w:rsidRDefault="00774472">
      <w:pPr>
        <w:pStyle w:val="Listing"/>
        <w:rPr>
          <w:lang w:val="en-US"/>
        </w:rPr>
      </w:pPr>
      <w:r w:rsidRPr="0045652F">
        <w:rPr>
          <w:lang w:val="en-US"/>
        </w:rPr>
        <w:t xml:space="preserve">SCENAJAX SCREENS EXEC=NO                                                </w:t>
      </w:r>
    </w:p>
    <w:p w14:paraId="34001BE4" w14:textId="77777777" w:rsidR="00774472" w:rsidRPr="0045652F" w:rsidRDefault="00774472">
      <w:pPr>
        <w:pStyle w:val="Listing"/>
        <w:rPr>
          <w:lang w:val="en-US"/>
        </w:rPr>
      </w:pPr>
      <w:r w:rsidRPr="0045652F">
        <w:rPr>
          <w:lang w:val="en-US"/>
        </w:rPr>
        <w:t xml:space="preserve">*                                                                       </w:t>
      </w:r>
    </w:p>
    <w:p w14:paraId="033AB972" w14:textId="77777777" w:rsidR="00774472" w:rsidRPr="0045652F" w:rsidRDefault="00774472">
      <w:pPr>
        <w:pStyle w:val="Listing"/>
        <w:rPr>
          <w:lang w:val="en-US"/>
        </w:rPr>
      </w:pPr>
      <w:r w:rsidRPr="0045652F">
        <w:rPr>
          <w:lang w:val="en-US"/>
        </w:rPr>
        <w:t xml:space="preserve">* DEMONSTRATION SCENARIO FOR VIRTEL-SUGGEST FUNCTIONS                   </w:t>
      </w:r>
    </w:p>
    <w:p w14:paraId="7EE9060E" w14:textId="77777777" w:rsidR="00774472" w:rsidRPr="0045652F" w:rsidRDefault="00774472">
      <w:pPr>
        <w:pStyle w:val="Listing"/>
        <w:rPr>
          <w:lang w:val="en-US"/>
        </w:rPr>
      </w:pPr>
      <w:r w:rsidRPr="0045652F">
        <w:rPr>
          <w:lang w:val="en-US"/>
        </w:rPr>
        <w:t xml:space="preserve">*                                                                       </w:t>
      </w:r>
    </w:p>
    <w:p w14:paraId="4C9A3768" w14:textId="77777777" w:rsidR="00774472" w:rsidRPr="0045652F" w:rsidRDefault="00774472">
      <w:pPr>
        <w:pStyle w:val="Listing"/>
        <w:rPr>
          <w:lang w:val="en-US"/>
        </w:rPr>
      </w:pPr>
      <w:r w:rsidRPr="0045652F">
        <w:rPr>
          <w:lang w:val="en-US"/>
        </w:rPr>
        <w:t xml:space="preserve">* The purpose of this scenario is to activate                           </w:t>
      </w:r>
    </w:p>
    <w:p w14:paraId="534C65F9" w14:textId="77777777" w:rsidR="00774472" w:rsidRPr="0045652F" w:rsidRDefault="00774472">
      <w:pPr>
        <w:pStyle w:val="Listing"/>
        <w:rPr>
          <w:lang w:val="en-US"/>
        </w:rPr>
      </w:pPr>
      <w:r w:rsidRPr="0045652F">
        <w:rPr>
          <w:lang w:val="en-US"/>
        </w:rPr>
        <w:t xml:space="preserve">* a VIRTEL-Suggest field in the demo application VIR0091.               </w:t>
      </w:r>
    </w:p>
    <w:p w14:paraId="34F0EF74" w14:textId="77777777" w:rsidR="00774472" w:rsidRPr="0045652F" w:rsidRDefault="00774472">
      <w:pPr>
        <w:pStyle w:val="Listing"/>
        <w:rPr>
          <w:lang w:val="en-US"/>
        </w:rPr>
      </w:pPr>
      <w:r w:rsidRPr="0045652F">
        <w:rPr>
          <w:lang w:val="en-US"/>
        </w:rPr>
        <w:t xml:space="preserve">*                                                                       </w:t>
      </w:r>
    </w:p>
    <w:p w14:paraId="1A1F017F" w14:textId="77777777" w:rsidR="00774472" w:rsidRPr="0045652F" w:rsidRDefault="00774472">
      <w:pPr>
        <w:pStyle w:val="Listing"/>
        <w:rPr>
          <w:lang w:val="en-US"/>
        </w:rPr>
      </w:pPr>
      <w:r w:rsidRPr="0045652F">
        <w:rPr>
          <w:lang w:val="en-US"/>
        </w:rPr>
        <w:t xml:space="preserve">         SCENARIO OUTPUT                                                </w:t>
      </w:r>
    </w:p>
    <w:p w14:paraId="32891C23" w14:textId="77777777" w:rsidR="00774472" w:rsidRPr="0045652F" w:rsidRDefault="00774472">
      <w:pPr>
        <w:pStyle w:val="Listing"/>
        <w:rPr>
          <w:lang w:val="en-US"/>
        </w:rPr>
      </w:pPr>
      <w:r w:rsidRPr="0045652F">
        <w:rPr>
          <w:lang w:val="en-US"/>
        </w:rPr>
        <w:t xml:space="preserve">         IF$   (1,2,7),EQ='VIR0091',THEN=DEMOAPPL                       </w:t>
      </w:r>
    </w:p>
    <w:p w14:paraId="51092AA1" w14:textId="77777777" w:rsidR="00774472" w:rsidRPr="0045652F" w:rsidRDefault="00774472">
      <w:pPr>
        <w:pStyle w:val="Listing"/>
        <w:rPr>
          <w:lang w:val="en-US"/>
        </w:rPr>
      </w:pPr>
      <w:r w:rsidRPr="0045652F">
        <w:rPr>
          <w:lang w:val="en-US"/>
        </w:rPr>
        <w:t xml:space="preserve">         SCENARIO END                                                   </w:t>
      </w:r>
    </w:p>
    <w:p w14:paraId="67B53A01" w14:textId="77777777" w:rsidR="00774472" w:rsidRPr="0045652F" w:rsidRDefault="00774472">
      <w:pPr>
        <w:pStyle w:val="Listing"/>
        <w:rPr>
          <w:lang w:val="en-US"/>
        </w:rPr>
      </w:pPr>
      <w:r w:rsidRPr="0045652F">
        <w:rPr>
          <w:lang w:val="en-US"/>
        </w:rPr>
        <w:t xml:space="preserve">*                                                                       </w:t>
      </w:r>
    </w:p>
    <w:p w14:paraId="2E7F1833" w14:textId="77777777" w:rsidR="00774472" w:rsidRPr="0045652F" w:rsidRDefault="00774472">
      <w:pPr>
        <w:pStyle w:val="Listing"/>
        <w:rPr>
          <w:lang w:val="en-US"/>
        </w:rPr>
      </w:pPr>
      <w:r w:rsidRPr="0045652F">
        <w:rPr>
          <w:lang w:val="en-US"/>
        </w:rPr>
        <w:t xml:space="preserve">* The test panel identifier is VIR0091                                  </w:t>
      </w:r>
    </w:p>
    <w:p w14:paraId="5CD01C37" w14:textId="77777777" w:rsidR="00774472" w:rsidRPr="0045652F" w:rsidRDefault="00774472">
      <w:pPr>
        <w:pStyle w:val="Listing"/>
        <w:rPr>
          <w:lang w:val="en-US"/>
        </w:rPr>
      </w:pPr>
      <w:r w:rsidRPr="0045652F">
        <w:rPr>
          <w:lang w:val="en-US"/>
        </w:rPr>
        <w:t xml:space="preserve">*                                                                       </w:t>
      </w:r>
    </w:p>
    <w:p w14:paraId="36D752F5" w14:textId="77777777" w:rsidR="00774472" w:rsidRPr="0045652F" w:rsidRDefault="00774472">
      <w:pPr>
        <w:pStyle w:val="Listing"/>
        <w:rPr>
          <w:lang w:val="en-US"/>
        </w:rPr>
      </w:pPr>
      <w:r w:rsidRPr="0045652F">
        <w:rPr>
          <w:lang w:val="en-US"/>
        </w:rPr>
        <w:t xml:space="preserve">DEMOAPPL EQU   *                                                        </w:t>
      </w:r>
    </w:p>
    <w:p w14:paraId="7D9646D5" w14:textId="77777777" w:rsidR="00774472" w:rsidRPr="0045652F" w:rsidRDefault="00774472">
      <w:pPr>
        <w:pStyle w:val="Listing"/>
        <w:rPr>
          <w:lang w:val="en-US"/>
        </w:rPr>
      </w:pPr>
      <w:r w:rsidRPr="0045652F">
        <w:rPr>
          <w:lang w:val="en-US"/>
        </w:rPr>
        <w:t xml:space="preserve">*                                                                       </w:t>
      </w:r>
    </w:p>
    <w:p w14:paraId="092864AD" w14:textId="77777777" w:rsidR="00774472" w:rsidRPr="0045652F" w:rsidRDefault="00774472">
      <w:pPr>
        <w:pStyle w:val="Listing"/>
        <w:rPr>
          <w:lang w:val="en-US"/>
        </w:rPr>
      </w:pPr>
      <w:r w:rsidRPr="0045652F">
        <w:rPr>
          <w:lang w:val="en-US"/>
        </w:rPr>
        <w:t xml:space="preserve">* Activate VIRTEL-Suggest in the NAME field                             </w:t>
      </w:r>
    </w:p>
    <w:p w14:paraId="6DAAE7BC" w14:textId="77777777" w:rsidR="00774472" w:rsidRPr="0045652F" w:rsidRDefault="00774472">
      <w:pPr>
        <w:pStyle w:val="Listing"/>
        <w:rPr>
          <w:lang w:val="en-US"/>
        </w:rPr>
      </w:pPr>
      <w:r w:rsidRPr="0045652F">
        <w:rPr>
          <w:lang w:val="en-US"/>
        </w:rPr>
        <w:t xml:space="preserve">*                                                                       </w:t>
      </w:r>
    </w:p>
    <w:p w14:paraId="5088FB8D" w14:textId="77777777" w:rsidR="00774472" w:rsidRPr="0045652F" w:rsidRDefault="00774472">
      <w:pPr>
        <w:pStyle w:val="Listing"/>
        <w:rPr>
          <w:lang w:val="en-US"/>
        </w:rPr>
      </w:pPr>
      <w:r w:rsidRPr="0045652F">
        <w:rPr>
          <w:lang w:val="en-US"/>
        </w:rPr>
        <w:t xml:space="preserve">         SUGGEST$ TRAN='suggestD'                                       </w:t>
      </w:r>
    </w:p>
    <w:p w14:paraId="32272B90" w14:textId="77777777" w:rsidR="00774472" w:rsidRPr="0045652F" w:rsidRDefault="00774472">
      <w:pPr>
        <w:pStyle w:val="Listing"/>
        <w:rPr>
          <w:lang w:val="en-US"/>
        </w:rPr>
      </w:pPr>
      <w:r w:rsidRPr="0045652F">
        <w:rPr>
          <w:lang w:val="en-US"/>
        </w:rPr>
        <w:t xml:space="preserve">         SUGGEST$ TABLE='DSN8810.EMP'                                   </w:t>
      </w:r>
    </w:p>
    <w:p w14:paraId="23BEF6E6" w14:textId="77777777" w:rsidR="00774472" w:rsidRPr="0045652F" w:rsidRDefault="00774472">
      <w:pPr>
        <w:pStyle w:val="Listing"/>
        <w:rPr>
          <w:lang w:val="en-US"/>
        </w:rPr>
      </w:pPr>
      <w:r w:rsidRPr="0045652F">
        <w:rPr>
          <w:lang w:val="en-US"/>
        </w:rPr>
        <w:t xml:space="preserve">         SUGGEST$ SCREEN=(8,21),FIELD='LASTNAME'                        </w:t>
      </w:r>
    </w:p>
    <w:p w14:paraId="7012A93F" w14:textId="77777777" w:rsidR="00774472" w:rsidRPr="0045652F" w:rsidRDefault="00774472">
      <w:pPr>
        <w:pStyle w:val="Listing"/>
        <w:rPr>
          <w:lang w:val="en-US"/>
        </w:rPr>
      </w:pPr>
      <w:r w:rsidRPr="0045652F">
        <w:rPr>
          <w:lang w:val="en-US"/>
        </w:rPr>
        <w:t xml:space="preserve">*                                                                       </w:t>
      </w:r>
    </w:p>
    <w:p w14:paraId="16F3D1F9" w14:textId="77777777" w:rsidR="00774472" w:rsidRPr="0045652F" w:rsidRDefault="00774472">
      <w:pPr>
        <w:pStyle w:val="Listing"/>
        <w:rPr>
          <w:lang w:val="en-US"/>
        </w:rPr>
      </w:pPr>
      <w:r w:rsidRPr="0045652F">
        <w:rPr>
          <w:lang w:val="en-US"/>
        </w:rPr>
        <w:t xml:space="preserve">         SCENARIO END                                                   </w:t>
      </w:r>
    </w:p>
    <w:p w14:paraId="22CAE924" w14:textId="77777777" w:rsidR="00774472" w:rsidRPr="0045652F" w:rsidRDefault="00774472">
      <w:pPr>
        <w:pStyle w:val="Listing"/>
        <w:rPr>
          <w:lang w:val="en-US"/>
        </w:rPr>
      </w:pPr>
      <w:r w:rsidRPr="0045652F">
        <w:rPr>
          <w:lang w:val="en-US"/>
        </w:rPr>
        <w:t xml:space="preserve">         SCRNEND                                                        </w:t>
      </w:r>
    </w:p>
    <w:p w14:paraId="5D5EDFF2" w14:textId="77777777" w:rsidR="00774472" w:rsidRPr="0045652F" w:rsidRDefault="00774472">
      <w:pPr>
        <w:pStyle w:val="Listing"/>
        <w:rPr>
          <w:lang w:val="en-US"/>
        </w:rPr>
      </w:pPr>
      <w:r w:rsidRPr="0045652F">
        <w:rPr>
          <w:lang w:val="en-US"/>
        </w:rPr>
        <w:t xml:space="preserve">         END                                                            </w:t>
      </w:r>
    </w:p>
    <w:p w14:paraId="1BC226E6" w14:textId="77777777" w:rsidR="00774472" w:rsidRPr="0045652F" w:rsidRDefault="00774472">
      <w:pPr>
        <w:pStyle w:val="Caption"/>
        <w:rPr>
          <w:lang w:val="en-US"/>
        </w:rPr>
      </w:pPr>
      <w:bookmarkStart w:id="516" w:name="_Toc373485064"/>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96</w:t>
      </w:r>
      <w:r w:rsidRPr="0045652F">
        <w:rPr>
          <w:lang w:val="en-US"/>
        </w:rPr>
        <w:fldChar w:fldCharType="end"/>
      </w:r>
      <w:r w:rsidRPr="0045652F">
        <w:rPr>
          <w:lang w:val="en-US"/>
        </w:rPr>
        <w:t xml:space="preserve"> HTTP presentation m</w:t>
      </w:r>
      <w:r w:rsidRPr="0045652F">
        <w:rPr>
          <w:lang w:val="en-US"/>
        </w:rPr>
        <w:fldChar w:fldCharType="begin"/>
      </w:r>
      <w:r w:rsidRPr="0045652F">
        <w:rPr>
          <w:lang w:val="en-US"/>
        </w:rPr>
        <w:instrText xml:space="preserve"> SEQ Figure \* ARABIC \s 1 </w:instrText>
      </w:r>
      <w:r w:rsidRPr="0045652F">
        <w:rPr>
          <w:lang w:val="en-US"/>
        </w:rPr>
        <w:fldChar w:fldCharType="end"/>
      </w:r>
      <w:r w:rsidRPr="0045652F">
        <w:rPr>
          <w:lang w:val="en-US"/>
        </w:rPr>
        <w:t>odule: Defining VIRTEL Suggest fields</w:t>
      </w:r>
      <w:bookmarkEnd w:id="516"/>
    </w:p>
    <w:p w14:paraId="025B132F" w14:textId="77777777" w:rsidR="00774472" w:rsidRPr="0045652F" w:rsidRDefault="00774472">
      <w:pPr>
        <w:pStyle w:val="Heading6"/>
        <w:keepLines/>
        <w:rPr>
          <w:lang w:val="en-US"/>
        </w:rPr>
      </w:pPr>
      <w:r w:rsidRPr="0045652F">
        <w:rPr>
          <w:lang w:val="en-US"/>
        </w:rPr>
        <w:t>SUGGEST$ instruction</w:t>
      </w:r>
    </w:p>
    <w:p w14:paraId="7AFBAC71" w14:textId="77777777" w:rsidR="00774472" w:rsidRPr="0045652F" w:rsidRDefault="00774472">
      <w:pPr>
        <w:keepNext/>
        <w:keepLines/>
        <w:rPr>
          <w:lang w:val="en-US"/>
        </w:rPr>
      </w:pPr>
      <w:r w:rsidRPr="0045652F">
        <w:rPr>
          <w:lang w:val="en-US"/>
        </w:rPr>
        <w:fldChar w:fldCharType="begin"/>
      </w:r>
      <w:r w:rsidRPr="0045652F">
        <w:rPr>
          <w:lang w:val="en-US"/>
        </w:rPr>
        <w:instrText xml:space="preserve"> XE "SUGGEST$" </w:instrText>
      </w:r>
      <w:r w:rsidRPr="0045652F">
        <w:rPr>
          <w:lang w:val="en-US"/>
        </w:rPr>
        <w:fldChar w:fldCharType="end"/>
      </w:r>
      <w:r w:rsidRPr="0045652F">
        <w:rPr>
          <w:lang w:val="en-US"/>
        </w:rPr>
        <w:t>The parameters of the SUGGEST$ macro instruction are as follows:</w:t>
      </w:r>
    </w:p>
    <w:p w14:paraId="24135800" w14:textId="77777777" w:rsidR="00774472" w:rsidRPr="0045652F" w:rsidRDefault="00774472">
      <w:pPr>
        <w:keepNext/>
        <w:keepLines/>
        <w:rPr>
          <w:lang w:val="en-US"/>
        </w:rPr>
      </w:pPr>
    </w:p>
    <w:p w14:paraId="1523C69A" w14:textId="77777777" w:rsidR="00774472" w:rsidRPr="0045652F" w:rsidRDefault="00774472">
      <w:pPr>
        <w:pStyle w:val="RefrenceChamp"/>
        <w:keepNext/>
        <w:keepLines/>
        <w:rPr>
          <w:lang w:val="en-US"/>
        </w:rPr>
      </w:pPr>
      <w:r w:rsidRPr="0045652F">
        <w:rPr>
          <w:b/>
          <w:bCs/>
          <w:lang w:val="en-US"/>
        </w:rPr>
        <w:t>TRAN='name'</w:t>
      </w:r>
      <w:r w:rsidRPr="0045652F">
        <w:rPr>
          <w:lang w:val="en-US"/>
        </w:rPr>
        <w:tab/>
        <w:t>the name of the VIRTEL transaction which provides the link to the data source for the field.  The following transactions are supplied as standard in the VIRTEL entry point WEB2HOST:</w:t>
      </w:r>
      <w:r w:rsidRPr="0045652F">
        <w:rPr>
          <w:lang w:val="en-US"/>
        </w:rPr>
        <w:tab/>
      </w:r>
      <w:r w:rsidRPr="0045652F">
        <w:rPr>
          <w:lang w:val="en-US"/>
        </w:rPr>
        <w:br/>
      </w:r>
      <w:r w:rsidRPr="0045652F">
        <w:rPr>
          <w:b/>
          <w:bCs/>
          <w:lang w:val="en-US"/>
        </w:rPr>
        <w:t>suggestD</w:t>
      </w:r>
      <w:r w:rsidRPr="0045652F">
        <w:rPr>
          <w:lang w:val="en-US"/>
        </w:rPr>
        <w:tab/>
        <w:t>Data source is a column in a DB2 table</w:t>
      </w:r>
      <w:r w:rsidRPr="0045652F">
        <w:rPr>
          <w:lang w:val="en-US"/>
        </w:rPr>
        <w:tab/>
      </w:r>
      <w:r w:rsidRPr="0045652F">
        <w:rPr>
          <w:lang w:val="en-US"/>
        </w:rPr>
        <w:br/>
      </w:r>
      <w:r w:rsidRPr="0045652F">
        <w:rPr>
          <w:b/>
          <w:bCs/>
          <w:lang w:val="en-US"/>
        </w:rPr>
        <w:t>suggestF</w:t>
      </w:r>
      <w:r w:rsidRPr="0045652F">
        <w:rPr>
          <w:lang w:val="en-US"/>
        </w:rPr>
        <w:tab/>
        <w:t>Data source is a field in a FLECS application (via CICS)</w:t>
      </w:r>
      <w:r w:rsidRPr="0045652F">
        <w:rPr>
          <w:lang w:val="en-US"/>
        </w:rPr>
        <w:tab/>
      </w:r>
      <w:r w:rsidRPr="0045652F">
        <w:rPr>
          <w:lang w:val="en-US"/>
        </w:rPr>
        <w:br/>
      </w:r>
      <w:r w:rsidRPr="0045652F">
        <w:rPr>
          <w:b/>
          <w:bCs/>
          <w:lang w:val="en-US"/>
        </w:rPr>
        <w:t>suggestV</w:t>
      </w:r>
      <w:r w:rsidRPr="0045652F">
        <w:rPr>
          <w:lang w:val="en-US"/>
        </w:rPr>
        <w:tab/>
        <w:t>Data source is a field in a FLECS application (via VIRTEL)</w:t>
      </w:r>
    </w:p>
    <w:p w14:paraId="1886CA2E" w14:textId="77777777" w:rsidR="00774472" w:rsidRPr="0045652F" w:rsidRDefault="00774472">
      <w:pPr>
        <w:pStyle w:val="RefrenceChamp"/>
        <w:keepNext/>
        <w:keepLines/>
        <w:rPr>
          <w:lang w:val="en-US"/>
        </w:rPr>
      </w:pPr>
      <w:r w:rsidRPr="0045652F">
        <w:rPr>
          <w:b/>
          <w:bCs/>
          <w:lang w:val="en-US"/>
        </w:rPr>
        <w:t>TABLE='name'</w:t>
      </w:r>
      <w:r w:rsidRPr="0045652F">
        <w:rPr>
          <w:lang w:val="en-US"/>
        </w:rPr>
        <w:tab/>
        <w:t>the name of the DB2 table, or the name of the FLECS application</w:t>
      </w:r>
    </w:p>
    <w:p w14:paraId="0606FE16" w14:textId="77777777" w:rsidR="00774472" w:rsidRPr="0045652F" w:rsidRDefault="00774472">
      <w:pPr>
        <w:pStyle w:val="RefrenceChamp"/>
        <w:keepNext/>
        <w:keepLines/>
        <w:rPr>
          <w:lang w:val="en-US"/>
        </w:rPr>
      </w:pPr>
      <w:r w:rsidRPr="0045652F">
        <w:rPr>
          <w:b/>
          <w:bCs/>
          <w:lang w:val="en-US"/>
        </w:rPr>
        <w:t>FIELD='name'</w:t>
      </w:r>
      <w:r w:rsidRPr="0045652F">
        <w:rPr>
          <w:lang w:val="en-US"/>
        </w:rPr>
        <w:tab/>
        <w:t>the name of the DB2 column, or the name of the FLECS field</w:t>
      </w:r>
    </w:p>
    <w:p w14:paraId="554E4E62" w14:textId="77777777" w:rsidR="00774472" w:rsidRPr="0045652F" w:rsidRDefault="00774472">
      <w:pPr>
        <w:pStyle w:val="RefrenceChamp"/>
        <w:keepNext/>
        <w:keepLines/>
        <w:rPr>
          <w:lang w:val="en-US"/>
        </w:rPr>
      </w:pPr>
      <w:r w:rsidRPr="0045652F">
        <w:rPr>
          <w:b/>
          <w:bCs/>
          <w:lang w:val="en-US"/>
        </w:rPr>
        <w:t>SCREEN=(row,col)</w:t>
      </w:r>
      <w:r w:rsidRPr="0045652F">
        <w:rPr>
          <w:lang w:val="en-US"/>
        </w:rPr>
        <w:tab/>
      </w:r>
      <w:r w:rsidRPr="0045652F">
        <w:rPr>
          <w:lang w:val="en-US"/>
        </w:rPr>
        <w:br/>
        <w:t>the screen position (row, column) of the field on the 3270 screen</w:t>
      </w:r>
    </w:p>
    <w:p w14:paraId="3821EEE0" w14:textId="77777777" w:rsidR="00774472" w:rsidRPr="0045652F" w:rsidRDefault="00774472">
      <w:pPr>
        <w:keepLines/>
        <w:rPr>
          <w:lang w:val="en-US"/>
        </w:rPr>
      </w:pPr>
      <w:r w:rsidRPr="0045652F">
        <w:rPr>
          <w:lang w:val="en-US"/>
        </w:rPr>
        <w:t>A SUGGEST$ instruction containing only TRAN and/or TABLE parameters may be used to set the values for subsequent SUGGEST$ instructions.  Each SUGGEST$ instruction which contains a SCREEN parameter and a FIELD parameter generates a VIRTEL Suggest field.  If the TRAN and TABLE parameters are not specified then the values from the previous SUGGEST$ instruction are used.</w:t>
      </w:r>
    </w:p>
    <w:p w14:paraId="08D5E916" w14:textId="77777777" w:rsidR="00774472" w:rsidRPr="0045652F" w:rsidRDefault="00774472">
      <w:pPr>
        <w:pStyle w:val="Heading6"/>
        <w:rPr>
          <w:lang w:val="en-US"/>
        </w:rPr>
      </w:pPr>
      <w:r w:rsidRPr="0045652F">
        <w:rPr>
          <w:lang w:val="en-US"/>
        </w:rPr>
        <w:t>Installation pre-requisites</w:t>
      </w:r>
    </w:p>
    <w:p w14:paraId="115B9F14" w14:textId="77777777" w:rsidR="00774472" w:rsidRPr="0045652F" w:rsidRDefault="00774472">
      <w:pPr>
        <w:rPr>
          <w:lang w:val="en-US"/>
        </w:rPr>
      </w:pPr>
      <w:r w:rsidRPr="0045652F">
        <w:rPr>
          <w:lang w:val="en-US"/>
        </w:rPr>
        <w:t>Before you can use the suggestD transaction, you must install the program VDBSUGST in your CICS system with transaction code VDBS.  The JCL to compile, link, and bind this program is in member DB2COBC of VIRTEL.SAMPLIB.  You must also update the definition of the suggestD transaction (W2H-53 in the WEB2HOST entry point) to specify the VTAM applid of the appropriate CICS region.</w:t>
      </w:r>
    </w:p>
    <w:p w14:paraId="02F26A95" w14:textId="77777777" w:rsidR="00774472" w:rsidRPr="0045652F" w:rsidRDefault="00774472">
      <w:pPr>
        <w:rPr>
          <w:lang w:val="en-US"/>
        </w:rPr>
      </w:pPr>
    </w:p>
    <w:p w14:paraId="28EF7EF7" w14:textId="77777777" w:rsidR="00774472" w:rsidRPr="0045652F" w:rsidRDefault="00774472">
      <w:pPr>
        <w:rPr>
          <w:lang w:val="en-US"/>
        </w:rPr>
      </w:pPr>
      <w:r w:rsidRPr="0045652F">
        <w:rPr>
          <w:lang w:val="en-US"/>
        </w:rPr>
        <w:t>The suggestF transaction requires the FLECS product to be installed in your CICS system.  You must also update the definition of the suggestF transaction (W2H-51 in the WEB2HOST entry point) to specify the VTAM applid of the CICS region in which FLECS is installed.</w:t>
      </w:r>
    </w:p>
    <w:p w14:paraId="06E6A35A" w14:textId="77777777" w:rsidR="00774472" w:rsidRPr="0045652F" w:rsidRDefault="00774472">
      <w:pPr>
        <w:rPr>
          <w:lang w:val="en-US"/>
        </w:rPr>
      </w:pPr>
    </w:p>
    <w:p w14:paraId="5915611A" w14:textId="77777777" w:rsidR="00774472" w:rsidRPr="0045652F" w:rsidRDefault="00774472">
      <w:pPr>
        <w:rPr>
          <w:lang w:val="en-US"/>
        </w:rPr>
      </w:pPr>
      <w:r w:rsidRPr="0045652F">
        <w:rPr>
          <w:lang w:val="en-US"/>
        </w:rPr>
        <w:t>If you plan to use the suggestV transaction, you must add DD statements to the VIRTEL started task JCL specifying the FLECS catalog file (F20CAT) and the pointer files it references.  You must also update the VIRTCT by adding UFILEn parameters for the FLECS catalog file and each pointer file, together with the corresponding ACB definitions.</w:t>
      </w:r>
    </w:p>
    <w:p w14:paraId="243AFF22" w14:textId="77777777" w:rsidR="00774472" w:rsidRPr="0045652F" w:rsidRDefault="00774472">
      <w:pPr>
        <w:pStyle w:val="Heading6"/>
        <w:rPr>
          <w:lang w:val="en-US"/>
        </w:rPr>
      </w:pPr>
      <w:r w:rsidRPr="0045652F">
        <w:rPr>
          <w:lang w:val="en-US"/>
        </w:rPr>
        <w:t>Page template for VIRTEL Suggest</w:t>
      </w:r>
    </w:p>
    <w:p w14:paraId="065A8948" w14:textId="77777777" w:rsidR="00774472" w:rsidRPr="0045652F" w:rsidRDefault="00774472">
      <w:pPr>
        <w:pStyle w:val="ecran0"/>
        <w:rPr>
          <w:lang w:val="en-US"/>
        </w:rPr>
      </w:pPr>
      <w:r w:rsidRPr="0045652F">
        <w:rPr>
          <w:lang w:val="en-US"/>
        </w:rPr>
        <w:t>The page template must include logic to call the data source transaction whenever the output screen has declared VIRTEL Suggest fields.  The extract below shows the necessary statements which are included in the VIRTEL sample page WEB2VIRT.htm:</w:t>
      </w:r>
    </w:p>
    <w:p w14:paraId="5A513F09" w14:textId="77777777" w:rsidR="00774472" w:rsidRPr="0045652F" w:rsidRDefault="00774472">
      <w:pPr>
        <w:pStyle w:val="Listing"/>
        <w:rPr>
          <w:rFonts w:ascii="Verdana" w:hAnsi="Verdana"/>
          <w:b/>
          <w:bCs/>
          <w:i/>
          <w:iCs/>
          <w:sz w:val="18"/>
          <w:lang w:val="en-US"/>
        </w:rPr>
      </w:pPr>
      <w:r w:rsidRPr="0045652F">
        <w:rPr>
          <w:rFonts w:ascii="Verdana" w:hAnsi="Verdana"/>
          <w:b/>
          <w:bCs/>
          <w:i/>
          <w:iCs/>
          <w:sz w:val="18"/>
          <w:lang w:val="en-US"/>
        </w:rPr>
        <w:t>In the &lt;head&gt; section:</w:t>
      </w:r>
    </w:p>
    <w:p w14:paraId="79EC18BA" w14:textId="77777777" w:rsidR="00774472" w:rsidRPr="0045652F" w:rsidRDefault="00774472">
      <w:pPr>
        <w:pStyle w:val="Listing"/>
        <w:rPr>
          <w:lang w:val="en-US"/>
        </w:rPr>
      </w:pPr>
    </w:p>
    <w:p w14:paraId="717D9D51" w14:textId="77777777" w:rsidR="00774472" w:rsidRPr="0045652F" w:rsidRDefault="00774472">
      <w:pPr>
        <w:pStyle w:val="Listing"/>
        <w:rPr>
          <w:lang w:val="en-US"/>
        </w:rPr>
      </w:pPr>
      <w:r w:rsidRPr="0045652F">
        <w:rPr>
          <w:lang w:val="en-US"/>
        </w:rPr>
        <w:t>{{{ WHEN-EXISTS "SUGGEST-ELEMENT" }}}</w:t>
      </w:r>
    </w:p>
    <w:p w14:paraId="7B090F1A" w14:textId="77777777" w:rsidR="00774472" w:rsidRPr="0045652F" w:rsidRDefault="00774472">
      <w:pPr>
        <w:pStyle w:val="Listing"/>
        <w:rPr>
          <w:lang w:val="en-US"/>
        </w:rPr>
      </w:pPr>
      <w:r w:rsidRPr="0045652F">
        <w:rPr>
          <w:lang w:val="en-US"/>
        </w:rPr>
        <w:t xml:space="preserve">  &lt;link rel="stylesheet" type="text/css" href="suggest.css" /&gt;</w:t>
      </w:r>
    </w:p>
    <w:p w14:paraId="25956131" w14:textId="77777777" w:rsidR="00774472" w:rsidRPr="0045652F" w:rsidRDefault="00774472">
      <w:pPr>
        <w:pStyle w:val="Listing"/>
        <w:rPr>
          <w:lang w:val="en-US"/>
        </w:rPr>
      </w:pPr>
      <w:r w:rsidRPr="0045652F">
        <w:rPr>
          <w:lang w:val="en-US"/>
        </w:rPr>
        <w:t xml:space="preserve">  &lt;script type="text/javascript" src="suggest.js"&gt;&lt;/script&gt;</w:t>
      </w:r>
    </w:p>
    <w:p w14:paraId="6EBE5B4E" w14:textId="77777777" w:rsidR="00774472" w:rsidRPr="0045652F" w:rsidRDefault="00774472">
      <w:pPr>
        <w:pStyle w:val="Listing"/>
        <w:rPr>
          <w:lang w:val="en-US"/>
        </w:rPr>
      </w:pPr>
      <w:r w:rsidRPr="0045652F">
        <w:rPr>
          <w:lang w:val="en-US"/>
        </w:rPr>
        <w:t>{{{ END-WHEN-EXISTS "SUGGEST-ELEMENT" }}}</w:t>
      </w:r>
    </w:p>
    <w:p w14:paraId="17C1BC9E" w14:textId="77777777" w:rsidR="00774472" w:rsidRPr="0045652F" w:rsidRDefault="00774472">
      <w:pPr>
        <w:pStyle w:val="Listing"/>
        <w:rPr>
          <w:lang w:val="en-US"/>
        </w:rPr>
      </w:pPr>
    </w:p>
    <w:p w14:paraId="7E6DC7D8" w14:textId="77777777" w:rsidR="00774472" w:rsidRPr="0045652F" w:rsidRDefault="00774472">
      <w:pPr>
        <w:pStyle w:val="Listing"/>
        <w:rPr>
          <w:rFonts w:ascii="Verdana" w:hAnsi="Verdana"/>
          <w:b/>
          <w:bCs/>
          <w:i/>
          <w:iCs/>
          <w:sz w:val="18"/>
          <w:lang w:val="en-US"/>
        </w:rPr>
      </w:pPr>
      <w:r w:rsidRPr="0045652F">
        <w:rPr>
          <w:rFonts w:ascii="Verdana" w:hAnsi="Verdana"/>
          <w:b/>
          <w:bCs/>
          <w:i/>
          <w:iCs/>
          <w:sz w:val="18"/>
          <w:lang w:val="en-US"/>
        </w:rPr>
        <w:t>After the &lt;form&gt; section:</w:t>
      </w:r>
    </w:p>
    <w:p w14:paraId="5498B07D" w14:textId="77777777" w:rsidR="00774472" w:rsidRPr="0045652F" w:rsidRDefault="00774472">
      <w:pPr>
        <w:pStyle w:val="Listing"/>
        <w:rPr>
          <w:lang w:val="en-US"/>
        </w:rPr>
      </w:pPr>
    </w:p>
    <w:p w14:paraId="00B7918B" w14:textId="77777777" w:rsidR="00774472" w:rsidRPr="0045652F" w:rsidRDefault="00774472">
      <w:pPr>
        <w:pStyle w:val="Listing"/>
        <w:rPr>
          <w:lang w:val="en-US"/>
        </w:rPr>
      </w:pPr>
      <w:r w:rsidRPr="0045652F">
        <w:rPr>
          <w:lang w:val="en-US"/>
        </w:rPr>
        <w:t>{{{ WHEN-EXISTS "SUGGEST-ELEMENT" }}}</w:t>
      </w:r>
    </w:p>
    <w:p w14:paraId="1D5724B7" w14:textId="77777777" w:rsidR="00774472" w:rsidRPr="0045652F" w:rsidRDefault="00774472">
      <w:pPr>
        <w:pStyle w:val="Listing"/>
        <w:rPr>
          <w:lang w:val="en-US"/>
        </w:rPr>
      </w:pPr>
      <w:r w:rsidRPr="0045652F">
        <w:rPr>
          <w:lang w:val="en-US"/>
        </w:rPr>
        <w:t xml:space="preserve">  {{{ FOR-EACH-VALUE-IN "SUGGEST-ELEMENT" }}}</w:t>
      </w:r>
    </w:p>
    <w:p w14:paraId="33284232" w14:textId="77777777" w:rsidR="00774472" w:rsidRPr="0045652F" w:rsidRDefault="00774472">
      <w:pPr>
        <w:pStyle w:val="Listing"/>
        <w:rPr>
          <w:lang w:val="en-US"/>
        </w:rPr>
      </w:pPr>
      <w:r w:rsidRPr="0045652F">
        <w:rPr>
          <w:lang w:val="en-US"/>
        </w:rPr>
        <w:t xml:space="preserve">   var o{{{CURRENT-VALUE-OF "SUGGEST-ELEMENT"}}}box = new AutoSuggestControl(</w:t>
      </w:r>
    </w:p>
    <w:p w14:paraId="2A80429B" w14:textId="77777777" w:rsidR="00774472" w:rsidRPr="0045652F" w:rsidRDefault="00774472">
      <w:pPr>
        <w:pStyle w:val="Listing"/>
        <w:rPr>
          <w:lang w:val="en-US"/>
        </w:rPr>
      </w:pPr>
      <w:r w:rsidRPr="0045652F">
        <w:rPr>
          <w:lang w:val="en-US"/>
        </w:rPr>
        <w:t xml:space="preserve">    "{{{CURRENT-VALUE-OF "SUGGEST-ELEMENT"}}}",</w:t>
      </w:r>
    </w:p>
    <w:p w14:paraId="15880C9D" w14:textId="77777777" w:rsidR="00774472" w:rsidRPr="0045652F" w:rsidRDefault="00774472">
      <w:pPr>
        <w:pStyle w:val="Listing"/>
        <w:rPr>
          <w:lang w:val="en-US"/>
        </w:rPr>
      </w:pPr>
      <w:r w:rsidRPr="0045652F">
        <w:rPr>
          <w:lang w:val="en-US"/>
        </w:rPr>
        <w:t xml:space="preserve">    new VirtelSuggestions(),</w:t>
      </w:r>
    </w:p>
    <w:p w14:paraId="1F58AC21" w14:textId="77777777" w:rsidR="00774472" w:rsidRPr="0045652F" w:rsidRDefault="00774472">
      <w:pPr>
        <w:pStyle w:val="Listing"/>
        <w:rPr>
          <w:lang w:val="en-US"/>
        </w:rPr>
      </w:pPr>
      <w:r w:rsidRPr="0045652F">
        <w:rPr>
          <w:lang w:val="en-US"/>
        </w:rPr>
        <w:t xml:space="preserve">    "{{{CURRENT-VALUE-OF "SUGGEST-TRANSNAME"}}}",</w:t>
      </w:r>
    </w:p>
    <w:p w14:paraId="27D03BF4" w14:textId="77777777" w:rsidR="00774472" w:rsidRPr="0045652F" w:rsidRDefault="00774472">
      <w:pPr>
        <w:pStyle w:val="Listing"/>
        <w:rPr>
          <w:lang w:val="en-US"/>
        </w:rPr>
      </w:pPr>
      <w:r w:rsidRPr="0045652F">
        <w:rPr>
          <w:lang w:val="en-US"/>
        </w:rPr>
        <w:t xml:space="preserve">    "{{{CURRENT-VALUE-OF "SUGGEST-TABLENAME"}}}",</w:t>
      </w:r>
    </w:p>
    <w:p w14:paraId="7A98C62F" w14:textId="77777777" w:rsidR="00774472" w:rsidRPr="0045652F" w:rsidRDefault="00774472">
      <w:pPr>
        <w:pStyle w:val="Listing"/>
        <w:rPr>
          <w:lang w:val="en-US"/>
        </w:rPr>
      </w:pPr>
      <w:r w:rsidRPr="0045652F">
        <w:rPr>
          <w:lang w:val="en-US"/>
        </w:rPr>
        <w:t xml:space="preserve">    "{{{CURRENT-VALUE-OF "SUGGEST-FIELDNAME"}}}");</w:t>
      </w:r>
    </w:p>
    <w:p w14:paraId="51F7E6A8" w14:textId="77777777" w:rsidR="00774472" w:rsidRPr="0045652F" w:rsidRDefault="00774472">
      <w:pPr>
        <w:pStyle w:val="Listing"/>
        <w:rPr>
          <w:lang w:val="en-US"/>
        </w:rPr>
      </w:pPr>
      <w:r w:rsidRPr="0045652F">
        <w:rPr>
          <w:lang w:val="en-US"/>
        </w:rPr>
        <w:t xml:space="preserve">  {{{ END-FOR "SUGGEST-ELEMENT" }}}</w:t>
      </w:r>
    </w:p>
    <w:p w14:paraId="2E589AB7" w14:textId="77777777" w:rsidR="00774472" w:rsidRPr="0045652F" w:rsidRDefault="00774472">
      <w:pPr>
        <w:pStyle w:val="Listing"/>
        <w:rPr>
          <w:lang w:val="en-US"/>
        </w:rPr>
      </w:pPr>
      <w:r w:rsidRPr="0045652F">
        <w:rPr>
          <w:lang w:val="en-US"/>
        </w:rPr>
        <w:t>{{{ END-WHEN-EXISTS "SUGGEST-ELEMENT" }}}</w:t>
      </w:r>
    </w:p>
    <w:p w14:paraId="18343699" w14:textId="77777777" w:rsidR="00774472" w:rsidRPr="0045652F" w:rsidRDefault="00774472">
      <w:pPr>
        <w:pStyle w:val="Listing"/>
        <w:rPr>
          <w:lang w:val="en-US"/>
        </w:rPr>
      </w:pPr>
    </w:p>
    <w:p w14:paraId="261F5670" w14:textId="77777777" w:rsidR="00774472" w:rsidRPr="0045652F" w:rsidRDefault="00774472">
      <w:pPr>
        <w:pStyle w:val="Caption"/>
        <w:rPr>
          <w:lang w:val="en-US"/>
        </w:rPr>
      </w:pPr>
      <w:bookmarkStart w:id="517" w:name="_Toc373485065"/>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97</w:t>
      </w:r>
      <w:r w:rsidRPr="0045652F">
        <w:rPr>
          <w:lang w:val="en-US"/>
        </w:rPr>
        <w:fldChar w:fldCharType="end"/>
      </w:r>
      <w:r w:rsidRPr="0045652F">
        <w:rPr>
          <w:lang w:val="en-US"/>
        </w:rPr>
        <w:t xml:space="preserve"> HTML page template for VIRTEL Suggest fields</w:t>
      </w:r>
      <w:bookmarkEnd w:id="517"/>
    </w:p>
    <w:p w14:paraId="1B43CBC6" w14:textId="77777777" w:rsidR="00774472" w:rsidRPr="0045652F" w:rsidRDefault="00774472">
      <w:pPr>
        <w:rPr>
          <w:lang w:val="en-US"/>
        </w:rPr>
      </w:pPr>
      <w:r w:rsidRPr="0045652F">
        <w:rPr>
          <w:lang w:val="en-US"/>
        </w:rPr>
        <w:t>The SUGGEST$ macro instruction generates four VIRTEL table variables: SUGGEST-ELEMENT, SUGGEST-TRANSNAME, SUGGEST-TABLENAME, SUGGEST-FIELDNAME.  The first entry in each table corresponds to the first VIRTEL Suggest field on the page, the second entry corresponds to the second VIRTEL Suggest field on the page, and so on.</w:t>
      </w:r>
    </w:p>
    <w:p w14:paraId="12ED308B" w14:textId="77777777" w:rsidR="00774472" w:rsidRPr="0045652F" w:rsidRDefault="00774472">
      <w:pPr>
        <w:rPr>
          <w:lang w:val="en-US"/>
        </w:rPr>
      </w:pPr>
    </w:p>
    <w:p w14:paraId="306BEE28" w14:textId="77777777" w:rsidR="00774472" w:rsidRPr="0045652F" w:rsidRDefault="00774472">
      <w:pPr>
        <w:pStyle w:val="Heading5"/>
        <w:pageBreakBefore/>
        <w:rPr>
          <w:lang w:val="en-US"/>
        </w:rPr>
      </w:pPr>
      <w:r w:rsidRPr="0045652F">
        <w:rPr>
          <w:lang w:val="en-US"/>
        </w:rPr>
        <w:t>Auto-refresh</w:t>
      </w:r>
    </w:p>
    <w:p w14:paraId="379C4E12" w14:textId="77777777" w:rsidR="00774472" w:rsidRPr="0045652F" w:rsidRDefault="00774472">
      <w:pPr>
        <w:rPr>
          <w:lang w:val="en-US"/>
        </w:rPr>
      </w:pPr>
      <w:r w:rsidRPr="0045652F">
        <w:rPr>
          <w:lang w:val="en-US"/>
        </w:rPr>
        <w:fldChar w:fldCharType="begin"/>
      </w:r>
      <w:r w:rsidRPr="0045652F">
        <w:rPr>
          <w:lang w:val="en-US"/>
        </w:rPr>
        <w:instrText xml:space="preserve"> XE "Auto-refresh" </w:instrText>
      </w:r>
      <w:r w:rsidRPr="0045652F">
        <w:rPr>
          <w:lang w:val="en-US"/>
        </w:rPr>
        <w:fldChar w:fldCharType="end"/>
      </w:r>
      <w:r w:rsidRPr="0045652F">
        <w:rPr>
          <w:lang w:val="en-US"/>
        </w:rPr>
        <w:fldChar w:fldCharType="begin"/>
      </w:r>
      <w:r w:rsidRPr="0045652F">
        <w:rPr>
          <w:lang w:val="en-US"/>
        </w:rPr>
        <w:instrText xml:space="preserve"> XE "AJAX" </w:instrText>
      </w:r>
      <w:r w:rsidRPr="0045652F">
        <w:rPr>
          <w:lang w:val="en-US"/>
        </w:rPr>
        <w:fldChar w:fldCharType="end"/>
      </w:r>
      <w:r w:rsidRPr="0045652F">
        <w:rPr>
          <w:lang w:val="en-US"/>
        </w:rPr>
        <w:fldChar w:fldCharType="begin"/>
      </w:r>
      <w:r w:rsidRPr="0045652F">
        <w:rPr>
          <w:lang w:val="en-US"/>
        </w:rPr>
        <w:instrText xml:space="preserve"> XE "VerifyVirtelSession:Example" </w:instrText>
      </w:r>
      <w:r w:rsidRPr="0045652F">
        <w:rPr>
          <w:lang w:val="en-US"/>
        </w:rPr>
        <w:fldChar w:fldCharType="end"/>
      </w:r>
      <w:r w:rsidRPr="0045652F">
        <w:rPr>
          <w:lang w:val="en-US"/>
        </w:rPr>
        <w:t xml:space="preserve">The majority of host applications use the 3270 protocol in a synchronous manner, meaning that each user input (ENTER or PF key) generates one response consisting of a 3270 screen built by a single VTAM message.  Certain host applications, however, may build a 3270 screen in two or more segments, by sending more than one VTAM message to the terminal.  Other applications may send asynchronous updates to a 3270 screen which are not a direct result of user input.  Such applications need special handling to ensure that VIRTEL can present the updated 3270 screen image to the user without requiring the user to press ENTER to refresh the screen.  VIRTEL handles this situation by means of an AJAX request containing the VerifyVirtelSession keyword (see “3270 session management” </w:t>
      </w:r>
      <w:r w:rsidRPr="0045652F">
        <w:rPr>
          <w:lang w:val="en-US"/>
        </w:rPr>
        <w:fldChar w:fldCharType="begin"/>
      </w:r>
      <w:r w:rsidRPr="0045652F">
        <w:rPr>
          <w:lang w:val="en-US"/>
        </w:rPr>
        <w:instrText xml:space="preserve"> PAGEREF _Ref157231561 \p \h </w:instrText>
      </w:r>
      <w:r w:rsidRPr="0045652F">
        <w:rPr>
          <w:lang w:val="en-US"/>
        </w:rPr>
      </w:r>
      <w:r w:rsidRPr="0045652F">
        <w:rPr>
          <w:lang w:val="en-US"/>
        </w:rPr>
        <w:fldChar w:fldCharType="separate"/>
      </w:r>
      <w:r w:rsidR="00A87DE6">
        <w:rPr>
          <w:noProof/>
          <w:lang w:val="en-US"/>
        </w:rPr>
        <w:t>sur la page 17</w:t>
      </w:r>
      <w:r w:rsidRPr="0045652F">
        <w:rPr>
          <w:lang w:val="en-US"/>
        </w:rPr>
        <w:fldChar w:fldCharType="end"/>
      </w:r>
      <w:r w:rsidRPr="0045652F">
        <w:rPr>
          <w:lang w:val="en-US"/>
        </w:rPr>
        <w:t>).  By using an output scenario with a suitable page template, the HTML page can determine whether the 3270 screen image has been updated, and if so can dynamically refresh the data displayed in the browser.</w:t>
      </w:r>
    </w:p>
    <w:p w14:paraId="026BE4B4" w14:textId="77777777" w:rsidR="00774472" w:rsidRPr="0045652F" w:rsidRDefault="00774472">
      <w:pPr>
        <w:pStyle w:val="ecran0"/>
        <w:rPr>
          <w:lang w:val="en-US"/>
        </w:rPr>
      </w:pPr>
      <w:r w:rsidRPr="0045652F">
        <w:rPr>
          <w:lang w:val="en-US"/>
        </w:rPr>
        <w:t>An example scenario is shown below.  As usual, the name of this scenario must be specified in the “Output Scenario” field of the VIRTEL transaction which calls the host application.  This scenario is supplied as member SCENREFR in the VIRTEL SAMPLIB:</w:t>
      </w:r>
    </w:p>
    <w:p w14:paraId="003190E8" w14:textId="77777777" w:rsidR="00774472" w:rsidRPr="0045652F" w:rsidRDefault="00774472">
      <w:pPr>
        <w:pStyle w:val="Listing"/>
        <w:rPr>
          <w:lang w:val="en-US"/>
        </w:rPr>
      </w:pPr>
      <w:r w:rsidRPr="0045652F">
        <w:rPr>
          <w:lang w:val="en-US"/>
        </w:rPr>
        <w:t xml:space="preserve">SCENREFR SCREENS EXEC=NO                                                </w:t>
      </w:r>
    </w:p>
    <w:p w14:paraId="0890BAA7" w14:textId="77777777" w:rsidR="00774472" w:rsidRPr="0045652F" w:rsidRDefault="00774472">
      <w:pPr>
        <w:pStyle w:val="Listing"/>
        <w:rPr>
          <w:lang w:val="en-US"/>
        </w:rPr>
      </w:pPr>
      <w:r w:rsidRPr="0045652F">
        <w:rPr>
          <w:lang w:val="en-US"/>
        </w:rPr>
        <w:t xml:space="preserve">*                                                                       </w:t>
      </w:r>
    </w:p>
    <w:p w14:paraId="33553CC7" w14:textId="77777777" w:rsidR="00774472" w:rsidRPr="0045652F" w:rsidRDefault="00774472">
      <w:pPr>
        <w:pStyle w:val="Listing"/>
        <w:rPr>
          <w:lang w:val="en-US"/>
        </w:rPr>
      </w:pPr>
      <w:r w:rsidRPr="0045652F">
        <w:rPr>
          <w:lang w:val="en-US"/>
        </w:rPr>
        <w:t xml:space="preserve">* SCENARIO FOR MVS CONSOLE APPLICATION                                  </w:t>
      </w:r>
    </w:p>
    <w:p w14:paraId="68097D02" w14:textId="77777777" w:rsidR="00774472" w:rsidRPr="0045652F" w:rsidRDefault="00774472">
      <w:pPr>
        <w:pStyle w:val="Listing"/>
        <w:rPr>
          <w:lang w:val="en-US"/>
        </w:rPr>
      </w:pPr>
      <w:r w:rsidRPr="0045652F">
        <w:rPr>
          <w:lang w:val="en-US"/>
        </w:rPr>
        <w:t xml:space="preserve">*                                                                       </w:t>
      </w:r>
    </w:p>
    <w:p w14:paraId="4F0DB597" w14:textId="77777777" w:rsidR="00774472" w:rsidRPr="0045652F" w:rsidRDefault="00774472">
      <w:pPr>
        <w:pStyle w:val="Listing"/>
        <w:rPr>
          <w:lang w:val="en-US"/>
        </w:rPr>
      </w:pPr>
      <w:r w:rsidRPr="0045652F">
        <w:rPr>
          <w:lang w:val="en-US"/>
        </w:rPr>
        <w:t xml:space="preserve">         SCENARIO OUTPUT                                                </w:t>
      </w:r>
    </w:p>
    <w:p w14:paraId="5BFC4DC0" w14:textId="77777777" w:rsidR="00774472" w:rsidRPr="0045652F" w:rsidRDefault="00774472">
      <w:pPr>
        <w:pStyle w:val="Listing"/>
        <w:rPr>
          <w:lang w:val="en-US"/>
        </w:rPr>
      </w:pPr>
      <w:r w:rsidRPr="0045652F">
        <w:rPr>
          <w:lang w:val="en-US"/>
        </w:rPr>
        <w:t xml:space="preserve">         IF$   (1,11,7),EQ='SNACONS',THEN=REFR1                         </w:t>
      </w:r>
    </w:p>
    <w:p w14:paraId="793FAE2A" w14:textId="77777777" w:rsidR="00774472" w:rsidRPr="0045652F" w:rsidRDefault="00774472">
      <w:pPr>
        <w:pStyle w:val="Listing"/>
        <w:rPr>
          <w:lang w:val="en-US"/>
        </w:rPr>
      </w:pPr>
      <w:r w:rsidRPr="0045652F">
        <w:rPr>
          <w:lang w:val="en-US"/>
        </w:rPr>
        <w:t xml:space="preserve">         IF$   (21,3,7),EQ='IEE612I',THEN=REFR2                         </w:t>
      </w:r>
    </w:p>
    <w:p w14:paraId="1B098549" w14:textId="77777777" w:rsidR="00774472" w:rsidRPr="0045652F" w:rsidRDefault="00774472">
      <w:pPr>
        <w:pStyle w:val="Listing"/>
        <w:rPr>
          <w:lang w:val="en-US"/>
        </w:rPr>
      </w:pPr>
      <w:r w:rsidRPr="0045652F">
        <w:rPr>
          <w:lang w:val="en-US"/>
        </w:rPr>
        <w:t xml:space="preserve">         SCENARIO END                                                   </w:t>
      </w:r>
    </w:p>
    <w:p w14:paraId="574AF718" w14:textId="77777777" w:rsidR="00774472" w:rsidRPr="0045652F" w:rsidRDefault="00774472">
      <w:pPr>
        <w:pStyle w:val="Listing"/>
        <w:rPr>
          <w:lang w:val="en-US"/>
        </w:rPr>
      </w:pPr>
      <w:r w:rsidRPr="0045652F">
        <w:rPr>
          <w:lang w:val="en-US"/>
        </w:rPr>
        <w:t xml:space="preserve">*                                                                       </w:t>
      </w:r>
    </w:p>
    <w:p w14:paraId="71F628AF" w14:textId="77777777" w:rsidR="00774472" w:rsidRPr="0045652F" w:rsidRDefault="00774472">
      <w:pPr>
        <w:pStyle w:val="Listing"/>
        <w:rPr>
          <w:lang w:val="en-US"/>
        </w:rPr>
      </w:pPr>
      <w:r w:rsidRPr="0045652F">
        <w:rPr>
          <w:lang w:val="en-US"/>
        </w:rPr>
        <w:t xml:space="preserve">* SET AUTOREFRESH ONCE FOR SIGNON SCREEN                                </w:t>
      </w:r>
    </w:p>
    <w:p w14:paraId="0B83C108" w14:textId="77777777" w:rsidR="00774472" w:rsidRPr="0045652F" w:rsidRDefault="00774472">
      <w:pPr>
        <w:pStyle w:val="Listing"/>
        <w:rPr>
          <w:lang w:val="en-US"/>
        </w:rPr>
      </w:pPr>
      <w:r w:rsidRPr="0045652F">
        <w:rPr>
          <w:lang w:val="en-US"/>
        </w:rPr>
        <w:t xml:space="preserve">*                                                                       </w:t>
      </w:r>
    </w:p>
    <w:p w14:paraId="58910255" w14:textId="77777777" w:rsidR="00774472" w:rsidRPr="0045652F" w:rsidRDefault="00774472">
      <w:pPr>
        <w:pStyle w:val="Listing"/>
        <w:rPr>
          <w:lang w:val="en-US"/>
        </w:rPr>
      </w:pPr>
      <w:r w:rsidRPr="0045652F">
        <w:rPr>
          <w:lang w:val="en-US"/>
        </w:rPr>
        <w:t xml:space="preserve">REFR1    EQU   *                                                        </w:t>
      </w:r>
    </w:p>
    <w:p w14:paraId="4E135A15" w14:textId="77777777" w:rsidR="00774472" w:rsidRPr="0045652F" w:rsidRDefault="00774472">
      <w:pPr>
        <w:pStyle w:val="Listing"/>
        <w:rPr>
          <w:lang w:val="en-US"/>
        </w:rPr>
      </w:pPr>
      <w:r w:rsidRPr="0045652F">
        <w:rPr>
          <w:lang w:val="en-US"/>
        </w:rPr>
        <w:t xml:space="preserve">         COPY$ VALUE-TO-VARIABLE,VAR='AUTOREFRESH',VALUE='ONCE'         </w:t>
      </w:r>
    </w:p>
    <w:p w14:paraId="5773C459" w14:textId="77777777" w:rsidR="00774472" w:rsidRPr="0045652F" w:rsidRDefault="00774472">
      <w:pPr>
        <w:pStyle w:val="Listing"/>
        <w:rPr>
          <w:lang w:val="en-US"/>
        </w:rPr>
      </w:pPr>
      <w:r w:rsidRPr="0045652F">
        <w:rPr>
          <w:lang w:val="en-US"/>
        </w:rPr>
        <w:t xml:space="preserve">         SCENARIO END                                                   </w:t>
      </w:r>
    </w:p>
    <w:p w14:paraId="0F4079AE" w14:textId="77777777" w:rsidR="00774472" w:rsidRPr="0045652F" w:rsidRDefault="00774472">
      <w:pPr>
        <w:pStyle w:val="Listing"/>
        <w:rPr>
          <w:lang w:val="en-US"/>
        </w:rPr>
      </w:pPr>
      <w:r w:rsidRPr="0045652F">
        <w:rPr>
          <w:lang w:val="en-US"/>
        </w:rPr>
        <w:t xml:space="preserve">*                                                                       </w:t>
      </w:r>
    </w:p>
    <w:p w14:paraId="3788B88A" w14:textId="77777777" w:rsidR="00774472" w:rsidRPr="0045652F" w:rsidRDefault="00774472">
      <w:pPr>
        <w:pStyle w:val="Listing"/>
        <w:rPr>
          <w:lang w:val="en-US"/>
        </w:rPr>
      </w:pPr>
      <w:r w:rsidRPr="0045652F">
        <w:rPr>
          <w:lang w:val="en-US"/>
        </w:rPr>
        <w:t xml:space="preserve">* SET AUTOREFRESH EVERY 2 SECONDS FOR CONSOLE SCREEN                    </w:t>
      </w:r>
    </w:p>
    <w:p w14:paraId="131C660B" w14:textId="77777777" w:rsidR="00774472" w:rsidRPr="0045652F" w:rsidRDefault="00774472">
      <w:pPr>
        <w:pStyle w:val="Listing"/>
        <w:rPr>
          <w:lang w:val="en-US"/>
        </w:rPr>
      </w:pPr>
      <w:r w:rsidRPr="0045652F">
        <w:rPr>
          <w:lang w:val="en-US"/>
        </w:rPr>
        <w:t xml:space="preserve">*                                                                       </w:t>
      </w:r>
    </w:p>
    <w:p w14:paraId="43837AA7" w14:textId="77777777" w:rsidR="00774472" w:rsidRPr="0045652F" w:rsidRDefault="00774472">
      <w:pPr>
        <w:pStyle w:val="Listing"/>
        <w:rPr>
          <w:lang w:val="en-US"/>
        </w:rPr>
      </w:pPr>
      <w:r w:rsidRPr="0045652F">
        <w:rPr>
          <w:lang w:val="en-US"/>
        </w:rPr>
        <w:t xml:space="preserve">REFR2    EQU   *                                                        </w:t>
      </w:r>
    </w:p>
    <w:p w14:paraId="26053D86" w14:textId="77777777" w:rsidR="00774472" w:rsidRPr="0045652F" w:rsidRDefault="00774472">
      <w:pPr>
        <w:pStyle w:val="Listing"/>
        <w:rPr>
          <w:lang w:val="en-US"/>
        </w:rPr>
      </w:pPr>
      <w:r w:rsidRPr="0045652F">
        <w:rPr>
          <w:lang w:val="en-US"/>
        </w:rPr>
        <w:t xml:space="preserve">         COPY$ VALUE-TO-VARIABLE,VAR='AUTOREFRESH',VALUE='2'            </w:t>
      </w:r>
    </w:p>
    <w:p w14:paraId="321603E4" w14:textId="77777777" w:rsidR="00774472" w:rsidRPr="0045652F" w:rsidRDefault="00774472">
      <w:pPr>
        <w:pStyle w:val="Listing"/>
        <w:rPr>
          <w:lang w:val="en-US"/>
        </w:rPr>
      </w:pPr>
      <w:r w:rsidRPr="0045652F">
        <w:rPr>
          <w:lang w:val="en-US"/>
        </w:rPr>
        <w:t xml:space="preserve">         SCENARIO END                                                   </w:t>
      </w:r>
    </w:p>
    <w:p w14:paraId="119FFCE0" w14:textId="77777777" w:rsidR="00774472" w:rsidRPr="0045652F" w:rsidRDefault="00774472">
      <w:pPr>
        <w:pStyle w:val="Listing"/>
        <w:rPr>
          <w:lang w:val="en-US"/>
        </w:rPr>
      </w:pPr>
      <w:r w:rsidRPr="0045652F">
        <w:rPr>
          <w:lang w:val="en-US"/>
        </w:rPr>
        <w:t xml:space="preserve">*                                                                       </w:t>
      </w:r>
    </w:p>
    <w:p w14:paraId="41B4D5F2" w14:textId="77777777" w:rsidR="00774472" w:rsidRPr="0045652F" w:rsidRDefault="00774472">
      <w:pPr>
        <w:pStyle w:val="Listing"/>
        <w:rPr>
          <w:lang w:val="en-US"/>
        </w:rPr>
      </w:pPr>
      <w:r w:rsidRPr="0045652F">
        <w:rPr>
          <w:lang w:val="en-US"/>
        </w:rPr>
        <w:t xml:space="preserve">         SCRNEND                                                        </w:t>
      </w:r>
    </w:p>
    <w:p w14:paraId="51808412" w14:textId="77777777" w:rsidR="00774472" w:rsidRPr="0045652F" w:rsidRDefault="00774472">
      <w:pPr>
        <w:pStyle w:val="Listing"/>
        <w:rPr>
          <w:lang w:val="en-US"/>
        </w:rPr>
      </w:pPr>
      <w:r w:rsidRPr="0045652F">
        <w:rPr>
          <w:lang w:val="en-US"/>
        </w:rPr>
        <w:t xml:space="preserve">         END                                                            </w:t>
      </w:r>
    </w:p>
    <w:p w14:paraId="4A579A9A" w14:textId="77777777" w:rsidR="00774472" w:rsidRPr="0045652F" w:rsidRDefault="00774472">
      <w:pPr>
        <w:pStyle w:val="Caption"/>
        <w:rPr>
          <w:lang w:val="en-US"/>
        </w:rPr>
      </w:pPr>
      <w:bookmarkStart w:id="518" w:name="_Toc373485066"/>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98</w:t>
      </w:r>
      <w:r w:rsidRPr="0045652F">
        <w:rPr>
          <w:lang w:val="en-US"/>
        </w:rPr>
        <w:fldChar w:fldCharType="end"/>
      </w:r>
      <w:r w:rsidRPr="0045652F">
        <w:rPr>
          <w:lang w:val="en-US"/>
        </w:rPr>
        <w:t xml:space="preserve"> HTTP presentation m</w:t>
      </w:r>
      <w:r w:rsidRPr="0045652F">
        <w:rPr>
          <w:lang w:val="en-US"/>
        </w:rPr>
        <w:fldChar w:fldCharType="begin"/>
      </w:r>
      <w:r w:rsidRPr="0045652F">
        <w:rPr>
          <w:lang w:val="en-US"/>
        </w:rPr>
        <w:instrText xml:space="preserve"> SEQ Figure \* ARABIC \s 1 </w:instrText>
      </w:r>
      <w:r w:rsidRPr="0045652F">
        <w:rPr>
          <w:lang w:val="en-US"/>
        </w:rPr>
        <w:fldChar w:fldCharType="end"/>
      </w:r>
      <w:r w:rsidRPr="0045652F">
        <w:rPr>
          <w:lang w:val="en-US"/>
        </w:rPr>
        <w:t>odule: 3270 auto-refresh</w:t>
      </w:r>
      <w:bookmarkEnd w:id="518"/>
    </w:p>
    <w:p w14:paraId="1DD2EDA6" w14:textId="77777777" w:rsidR="00774472" w:rsidRPr="0045652F" w:rsidRDefault="00774472">
      <w:pPr>
        <w:keepLines/>
        <w:rPr>
          <w:lang w:val="en-US"/>
        </w:rPr>
      </w:pPr>
      <w:r w:rsidRPr="0045652F">
        <w:rPr>
          <w:lang w:val="en-US"/>
        </w:rPr>
        <w:t>This example activates auto-refresh for two specific application screens.  The first screen, identified by the word “SNACONS” in row 1 column 11, is built by the application in two parts.  For this screen, the AUTOREFRESH variable is set to “ONCE” which causes the page template to return to VIRTEL one time only to request the second part of the screen.  The second screen, identified by “IEE612I” in row 21 column 3, is updated continuously by the application.  For this screen, the AUTOREFRESH variable is set to “2” which causes the browser to issue an AJAX request every two seconds to ask VIRTEL if the screen has been updated.  A positive response from VIRTEL triggers a request to refresh the screen.</w:t>
      </w:r>
    </w:p>
    <w:p w14:paraId="3FF3BBC4" w14:textId="77777777" w:rsidR="00774472" w:rsidRPr="0045652F" w:rsidRDefault="00774472">
      <w:pPr>
        <w:rPr>
          <w:lang w:val="en-US"/>
        </w:rPr>
      </w:pPr>
    </w:p>
    <w:p w14:paraId="04772C78" w14:textId="77777777" w:rsidR="00774472" w:rsidRPr="0045652F" w:rsidRDefault="00774472">
      <w:pPr>
        <w:pStyle w:val="ecran0"/>
        <w:rPr>
          <w:lang w:val="en-US"/>
        </w:rPr>
      </w:pPr>
      <w:r w:rsidRPr="0045652F">
        <w:rPr>
          <w:lang w:val="en-US"/>
        </w:rPr>
        <w:t>The following table shows the permissible values for the AUTOREFRESH variable:</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6910"/>
      </w:tblGrid>
      <w:tr w:rsidR="00774472" w:rsidRPr="0045652F" w14:paraId="4B7117C7" w14:textId="77777777">
        <w:tblPrEx>
          <w:tblCellMar>
            <w:top w:w="0" w:type="dxa"/>
            <w:bottom w:w="0" w:type="dxa"/>
          </w:tblCellMar>
        </w:tblPrEx>
        <w:tc>
          <w:tcPr>
            <w:tcW w:w="1527" w:type="dxa"/>
            <w:shd w:val="clear" w:color="auto" w:fill="D9D9D9"/>
          </w:tcPr>
          <w:p w14:paraId="6AF19809" w14:textId="77777777" w:rsidR="00774472" w:rsidRPr="0045652F" w:rsidRDefault="00774472">
            <w:pPr>
              <w:keepNext/>
              <w:keepLines/>
              <w:ind w:left="0"/>
              <w:rPr>
                <w:b/>
                <w:bCs/>
                <w:lang w:val="en-US"/>
              </w:rPr>
            </w:pPr>
            <w:r w:rsidRPr="0045652F">
              <w:rPr>
                <w:b/>
                <w:bCs/>
                <w:lang w:val="en-US"/>
              </w:rPr>
              <w:t>Value</w:t>
            </w:r>
          </w:p>
        </w:tc>
        <w:tc>
          <w:tcPr>
            <w:tcW w:w="6910" w:type="dxa"/>
            <w:shd w:val="clear" w:color="auto" w:fill="D9D9D9"/>
          </w:tcPr>
          <w:p w14:paraId="5162840F" w14:textId="77777777" w:rsidR="00774472" w:rsidRPr="0045652F" w:rsidRDefault="00774472">
            <w:pPr>
              <w:keepNext/>
              <w:keepLines/>
              <w:ind w:left="0"/>
              <w:rPr>
                <w:b/>
                <w:bCs/>
                <w:lang w:val="en-US"/>
              </w:rPr>
            </w:pPr>
            <w:r w:rsidRPr="0045652F">
              <w:rPr>
                <w:b/>
                <w:bCs/>
                <w:lang w:val="en-US"/>
              </w:rPr>
              <w:t>Meaning</w:t>
            </w:r>
          </w:p>
        </w:tc>
      </w:tr>
      <w:tr w:rsidR="00774472" w:rsidRPr="0045652F" w14:paraId="5B7E2A6E" w14:textId="77777777">
        <w:tblPrEx>
          <w:tblCellMar>
            <w:top w:w="0" w:type="dxa"/>
            <w:bottom w:w="0" w:type="dxa"/>
          </w:tblCellMar>
        </w:tblPrEx>
        <w:tc>
          <w:tcPr>
            <w:tcW w:w="1527" w:type="dxa"/>
          </w:tcPr>
          <w:p w14:paraId="4CAA0F73" w14:textId="77777777" w:rsidR="00774472" w:rsidRPr="0045652F" w:rsidRDefault="00774472">
            <w:pPr>
              <w:keepNext/>
              <w:keepLines/>
              <w:ind w:left="0"/>
              <w:rPr>
                <w:lang w:val="en-US"/>
              </w:rPr>
            </w:pPr>
            <w:r w:rsidRPr="0045652F">
              <w:rPr>
                <w:lang w:val="en-US"/>
              </w:rPr>
              <w:t>nnn</w:t>
            </w:r>
          </w:p>
        </w:tc>
        <w:tc>
          <w:tcPr>
            <w:tcW w:w="6910" w:type="dxa"/>
          </w:tcPr>
          <w:p w14:paraId="331F86AB" w14:textId="77777777" w:rsidR="00774472" w:rsidRPr="0045652F" w:rsidRDefault="00774472">
            <w:pPr>
              <w:keepNext/>
              <w:keepLines/>
              <w:ind w:left="0"/>
              <w:rPr>
                <w:lang w:val="en-US"/>
              </w:rPr>
            </w:pPr>
            <w:r w:rsidRPr="0045652F">
              <w:rPr>
                <w:lang w:val="en-US"/>
              </w:rPr>
              <w:t xml:space="preserve">refresh once, then every </w:t>
            </w:r>
            <w:r w:rsidRPr="0045652F">
              <w:rPr>
                <w:i/>
                <w:iCs/>
                <w:lang w:val="en-US"/>
              </w:rPr>
              <w:t>nnn</w:t>
            </w:r>
            <w:r w:rsidRPr="0045652F">
              <w:rPr>
                <w:lang w:val="en-US"/>
              </w:rPr>
              <w:t xml:space="preserve"> seconds</w:t>
            </w:r>
          </w:p>
        </w:tc>
      </w:tr>
      <w:tr w:rsidR="00774472" w:rsidRPr="0045652F" w14:paraId="13748A19" w14:textId="77777777">
        <w:tblPrEx>
          <w:tblCellMar>
            <w:top w:w="0" w:type="dxa"/>
            <w:bottom w:w="0" w:type="dxa"/>
          </w:tblCellMar>
        </w:tblPrEx>
        <w:tc>
          <w:tcPr>
            <w:tcW w:w="1527" w:type="dxa"/>
          </w:tcPr>
          <w:p w14:paraId="122EB5C6" w14:textId="77777777" w:rsidR="00774472" w:rsidRPr="0045652F" w:rsidRDefault="00774472">
            <w:pPr>
              <w:keepNext/>
              <w:keepLines/>
              <w:ind w:left="0"/>
              <w:rPr>
                <w:lang w:val="en-US"/>
              </w:rPr>
            </w:pPr>
            <w:r w:rsidRPr="0045652F">
              <w:rPr>
                <w:lang w:val="en-US"/>
              </w:rPr>
              <w:t>nnn,max</w:t>
            </w:r>
          </w:p>
        </w:tc>
        <w:tc>
          <w:tcPr>
            <w:tcW w:w="6910" w:type="dxa"/>
          </w:tcPr>
          <w:p w14:paraId="2500316B" w14:textId="77777777" w:rsidR="00774472" w:rsidRPr="0045652F" w:rsidRDefault="00774472">
            <w:pPr>
              <w:keepNext/>
              <w:keepLines/>
              <w:ind w:left="0"/>
              <w:rPr>
                <w:lang w:val="en-US"/>
              </w:rPr>
            </w:pPr>
            <w:r w:rsidRPr="0045652F">
              <w:rPr>
                <w:lang w:val="en-US"/>
              </w:rPr>
              <w:t xml:space="preserve">refresh once, then after </w:t>
            </w:r>
            <w:r w:rsidRPr="0045652F">
              <w:rPr>
                <w:i/>
                <w:iCs/>
                <w:lang w:val="en-US"/>
              </w:rPr>
              <w:t>nnn</w:t>
            </w:r>
            <w:r w:rsidRPr="0045652F">
              <w:rPr>
                <w:lang w:val="en-US"/>
              </w:rPr>
              <w:t xml:space="preserve"> seconds, then double the interval after each refresh, with a maximum interval of </w:t>
            </w:r>
            <w:r w:rsidRPr="0045652F">
              <w:rPr>
                <w:i/>
                <w:iCs/>
                <w:lang w:val="en-US"/>
              </w:rPr>
              <w:t>max</w:t>
            </w:r>
            <w:r w:rsidRPr="0045652F">
              <w:rPr>
                <w:lang w:val="en-US"/>
              </w:rPr>
              <w:t xml:space="preserve"> seconds</w:t>
            </w:r>
          </w:p>
        </w:tc>
      </w:tr>
      <w:tr w:rsidR="00774472" w:rsidRPr="0045652F" w14:paraId="44179471" w14:textId="77777777">
        <w:tblPrEx>
          <w:tblCellMar>
            <w:top w:w="0" w:type="dxa"/>
            <w:bottom w:w="0" w:type="dxa"/>
          </w:tblCellMar>
        </w:tblPrEx>
        <w:tc>
          <w:tcPr>
            <w:tcW w:w="1527" w:type="dxa"/>
          </w:tcPr>
          <w:p w14:paraId="78E2ABB5" w14:textId="77777777" w:rsidR="00774472" w:rsidRPr="0045652F" w:rsidRDefault="00774472">
            <w:pPr>
              <w:keepNext/>
              <w:keepLines/>
              <w:ind w:left="0"/>
              <w:rPr>
                <w:b/>
                <w:bCs/>
                <w:lang w:val="en-US"/>
              </w:rPr>
            </w:pPr>
            <w:r w:rsidRPr="0045652F">
              <w:rPr>
                <w:b/>
                <w:bCs/>
                <w:lang w:val="en-US"/>
              </w:rPr>
              <w:t>ONCE</w:t>
            </w:r>
          </w:p>
        </w:tc>
        <w:tc>
          <w:tcPr>
            <w:tcW w:w="6910" w:type="dxa"/>
          </w:tcPr>
          <w:p w14:paraId="2AE23BA9" w14:textId="77777777" w:rsidR="00774472" w:rsidRPr="0045652F" w:rsidRDefault="00774472">
            <w:pPr>
              <w:keepNext/>
              <w:keepLines/>
              <w:ind w:left="0"/>
              <w:rPr>
                <w:lang w:val="en-US"/>
              </w:rPr>
            </w:pPr>
            <w:r w:rsidRPr="0045652F">
              <w:rPr>
                <w:lang w:val="en-US"/>
              </w:rPr>
              <w:t>refresh once only</w:t>
            </w:r>
          </w:p>
        </w:tc>
      </w:tr>
      <w:tr w:rsidR="00774472" w:rsidRPr="0045652F" w14:paraId="5B2593AF" w14:textId="77777777">
        <w:tblPrEx>
          <w:tblCellMar>
            <w:top w:w="0" w:type="dxa"/>
            <w:bottom w:w="0" w:type="dxa"/>
          </w:tblCellMar>
        </w:tblPrEx>
        <w:tc>
          <w:tcPr>
            <w:tcW w:w="1527" w:type="dxa"/>
          </w:tcPr>
          <w:p w14:paraId="57A688EB" w14:textId="77777777" w:rsidR="00774472" w:rsidRPr="0045652F" w:rsidRDefault="00774472">
            <w:pPr>
              <w:keepNext/>
              <w:keepLines/>
              <w:ind w:left="0"/>
              <w:rPr>
                <w:lang w:val="en-US"/>
              </w:rPr>
            </w:pPr>
            <w:r w:rsidRPr="0045652F">
              <w:rPr>
                <w:b/>
                <w:bCs/>
                <w:lang w:val="en-US"/>
              </w:rPr>
              <w:t>NO</w:t>
            </w:r>
            <w:r w:rsidRPr="0045652F">
              <w:rPr>
                <w:lang w:val="en-US"/>
              </w:rPr>
              <w:t xml:space="preserve"> or </w:t>
            </w:r>
            <w:r w:rsidRPr="0045652F">
              <w:rPr>
                <w:b/>
                <w:bCs/>
                <w:lang w:val="en-US"/>
              </w:rPr>
              <w:t>NONE</w:t>
            </w:r>
          </w:p>
        </w:tc>
        <w:tc>
          <w:tcPr>
            <w:tcW w:w="6910" w:type="dxa"/>
          </w:tcPr>
          <w:p w14:paraId="2ADF7F5B" w14:textId="77777777" w:rsidR="00774472" w:rsidRPr="0045652F" w:rsidRDefault="00774472">
            <w:pPr>
              <w:keepNext/>
              <w:keepLines/>
              <w:ind w:left="0"/>
              <w:rPr>
                <w:lang w:val="en-US"/>
              </w:rPr>
            </w:pPr>
            <w:r w:rsidRPr="0045652F">
              <w:rPr>
                <w:lang w:val="en-US"/>
              </w:rPr>
              <w:t>do not refresh</w:t>
            </w:r>
          </w:p>
        </w:tc>
      </w:tr>
    </w:tbl>
    <w:p w14:paraId="4B9F814E" w14:textId="77777777" w:rsidR="00774472" w:rsidRPr="0045652F" w:rsidRDefault="00774472">
      <w:pPr>
        <w:pStyle w:val="Caption"/>
        <w:rPr>
          <w:lang w:val="en-US"/>
        </w:rPr>
      </w:pPr>
      <w:bookmarkStart w:id="519" w:name="_Toc373485067"/>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99</w:t>
      </w:r>
      <w:r w:rsidRPr="0045652F">
        <w:rPr>
          <w:lang w:val="en-US"/>
        </w:rPr>
        <w:fldChar w:fldCharType="end"/>
      </w:r>
      <w:r w:rsidRPr="0045652F">
        <w:rPr>
          <w:lang w:val="en-US"/>
        </w:rPr>
        <w:t xml:space="preserve"> Settings for 3270 auto-refresh</w:t>
      </w:r>
      <w:bookmarkEnd w:id="519"/>
    </w:p>
    <w:p w14:paraId="41307A48" w14:textId="77777777" w:rsidR="00774472" w:rsidRPr="0045652F" w:rsidRDefault="00774472">
      <w:pPr>
        <w:pStyle w:val="ecran0"/>
        <w:rPr>
          <w:lang w:val="en-US"/>
        </w:rPr>
      </w:pPr>
      <w:r w:rsidRPr="0045652F">
        <w:rPr>
          <w:lang w:val="en-US"/>
        </w:rPr>
        <w:t>The page template must include logic to process the AUTOREFRESH variable and issue the necessary AJAX functions.  The extract below shows the necessary statements which are included in the VIRTEL sample page WEB2VIRT.htm:</w:t>
      </w:r>
    </w:p>
    <w:p w14:paraId="7BCFFA0A" w14:textId="77777777" w:rsidR="00774472" w:rsidRPr="0045652F" w:rsidRDefault="00774472">
      <w:pPr>
        <w:pStyle w:val="Listing"/>
        <w:rPr>
          <w:rFonts w:ascii="Verdana" w:hAnsi="Verdana"/>
          <w:b/>
          <w:bCs/>
          <w:i/>
          <w:iCs/>
          <w:sz w:val="18"/>
          <w:lang w:val="en-US"/>
        </w:rPr>
      </w:pPr>
      <w:r w:rsidRPr="0045652F">
        <w:rPr>
          <w:rFonts w:ascii="Verdana" w:hAnsi="Verdana"/>
          <w:b/>
          <w:bCs/>
          <w:i/>
          <w:iCs/>
          <w:sz w:val="18"/>
          <w:lang w:val="en-US"/>
        </w:rPr>
        <w:t>In the &lt;head&gt; section:</w:t>
      </w:r>
    </w:p>
    <w:p w14:paraId="74B84252" w14:textId="77777777" w:rsidR="00774472" w:rsidRPr="0045652F" w:rsidRDefault="00774472">
      <w:pPr>
        <w:pStyle w:val="Listing"/>
        <w:rPr>
          <w:lang w:val="en-US"/>
        </w:rPr>
      </w:pPr>
    </w:p>
    <w:p w14:paraId="5BD54B2F" w14:textId="77777777" w:rsidR="00774472" w:rsidRPr="0045652F" w:rsidRDefault="00774472">
      <w:pPr>
        <w:pStyle w:val="Listing"/>
        <w:rPr>
          <w:lang w:val="en-US"/>
        </w:rPr>
      </w:pPr>
      <w:r w:rsidRPr="0045652F">
        <w:rPr>
          <w:lang w:val="en-US"/>
        </w:rPr>
        <w:t>&lt;script src="js01.js" type="text/javascript"&gt;&lt;/script&gt;</w:t>
      </w:r>
    </w:p>
    <w:p w14:paraId="20B22C9B" w14:textId="77777777" w:rsidR="00774472" w:rsidRPr="0045652F" w:rsidRDefault="00774472">
      <w:pPr>
        <w:pStyle w:val="Listing"/>
        <w:rPr>
          <w:lang w:val="en-US"/>
        </w:rPr>
      </w:pPr>
    </w:p>
    <w:p w14:paraId="6E660AAD" w14:textId="77777777" w:rsidR="00774472" w:rsidRPr="0045652F" w:rsidRDefault="00774472">
      <w:pPr>
        <w:pStyle w:val="Listing"/>
        <w:rPr>
          <w:rFonts w:ascii="Verdana" w:hAnsi="Verdana"/>
          <w:b/>
          <w:bCs/>
          <w:i/>
          <w:iCs/>
          <w:sz w:val="18"/>
          <w:lang w:val="en-US"/>
        </w:rPr>
      </w:pPr>
      <w:r w:rsidRPr="0045652F">
        <w:rPr>
          <w:rFonts w:ascii="Verdana" w:hAnsi="Verdana"/>
          <w:b/>
          <w:bCs/>
          <w:i/>
          <w:iCs/>
          <w:sz w:val="18"/>
          <w:lang w:val="en-US"/>
        </w:rPr>
        <w:t>After the &lt;form&gt; section:</w:t>
      </w:r>
    </w:p>
    <w:p w14:paraId="5BB47CEA" w14:textId="77777777" w:rsidR="00774472" w:rsidRPr="0045652F" w:rsidRDefault="00774472">
      <w:pPr>
        <w:pStyle w:val="Listing"/>
        <w:rPr>
          <w:lang w:val="en-US"/>
        </w:rPr>
      </w:pPr>
    </w:p>
    <w:p w14:paraId="362916C4" w14:textId="77777777" w:rsidR="00774472" w:rsidRPr="0045652F" w:rsidRDefault="00774472">
      <w:pPr>
        <w:pStyle w:val="Listing"/>
        <w:rPr>
          <w:lang w:val="en-US"/>
        </w:rPr>
      </w:pPr>
      <w:r w:rsidRPr="0045652F">
        <w:rPr>
          <w:lang w:val="en-US"/>
        </w:rPr>
        <w:t>&lt;script&gt;</w:t>
      </w:r>
    </w:p>
    <w:p w14:paraId="615B3D69" w14:textId="77777777" w:rsidR="00774472" w:rsidRPr="0045652F" w:rsidRDefault="00774472">
      <w:pPr>
        <w:pStyle w:val="Listing"/>
        <w:rPr>
          <w:lang w:val="en-US"/>
        </w:rPr>
      </w:pPr>
      <w:r w:rsidRPr="0045652F">
        <w:rPr>
          <w:lang w:val="en-US"/>
        </w:rPr>
        <w:t>{{{ WHEN-EXISTS "AUTOREFRESH" }}}</w:t>
      </w:r>
    </w:p>
    <w:p w14:paraId="044FC7AE" w14:textId="77777777" w:rsidR="00774472" w:rsidRPr="0045652F" w:rsidRDefault="00774472">
      <w:pPr>
        <w:pStyle w:val="Listing"/>
        <w:rPr>
          <w:lang w:val="en-US"/>
        </w:rPr>
      </w:pPr>
      <w:r w:rsidRPr="0045652F">
        <w:rPr>
          <w:lang w:val="en-US"/>
        </w:rPr>
        <w:t>AutoRefresh("{{{CURRENT-VALUE-OF "AUTOREFRESH"}}}",sesscode);</w:t>
      </w:r>
    </w:p>
    <w:p w14:paraId="03AC0C39" w14:textId="77777777" w:rsidR="00774472" w:rsidRPr="0045652F" w:rsidRDefault="00774472">
      <w:pPr>
        <w:pStyle w:val="Listing"/>
        <w:rPr>
          <w:lang w:val="en-US"/>
        </w:rPr>
      </w:pPr>
      <w:r w:rsidRPr="0045652F">
        <w:rPr>
          <w:lang w:val="en-US"/>
        </w:rPr>
        <w:t>{{{ END-WHEN-EXISTS "AUTOREFRESH" }}}</w:t>
      </w:r>
    </w:p>
    <w:p w14:paraId="7A5D880C" w14:textId="77777777" w:rsidR="00774472" w:rsidRPr="0045652F" w:rsidRDefault="00774472">
      <w:pPr>
        <w:pStyle w:val="Listing"/>
        <w:rPr>
          <w:lang w:val="en-US"/>
        </w:rPr>
      </w:pPr>
      <w:r w:rsidRPr="0045652F">
        <w:rPr>
          <w:lang w:val="en-US"/>
        </w:rPr>
        <w:t>{{{ WHEN-NOT-EXISTS "AUTOREFRESH" }}}</w:t>
      </w:r>
    </w:p>
    <w:p w14:paraId="71392E0A" w14:textId="77777777" w:rsidR="00774472" w:rsidRPr="0045652F" w:rsidRDefault="00774472">
      <w:pPr>
        <w:pStyle w:val="Listing"/>
        <w:rPr>
          <w:lang w:val="en-US"/>
        </w:rPr>
      </w:pPr>
      <w:r w:rsidRPr="0045652F">
        <w:rPr>
          <w:lang w:val="en-US"/>
        </w:rPr>
        <w:t>AutoRefresh("1.2,10",sesscode);</w:t>
      </w:r>
    </w:p>
    <w:p w14:paraId="39A8353D" w14:textId="77777777" w:rsidR="00774472" w:rsidRPr="0045652F" w:rsidRDefault="00774472">
      <w:pPr>
        <w:pStyle w:val="Listing"/>
        <w:rPr>
          <w:lang w:val="en-US"/>
        </w:rPr>
      </w:pPr>
      <w:r w:rsidRPr="0045652F">
        <w:rPr>
          <w:lang w:val="en-US"/>
        </w:rPr>
        <w:t>{{{ END-WHEN-NOT-EXISTS "AUTOREFRESH" }}}</w:t>
      </w:r>
    </w:p>
    <w:p w14:paraId="050F2587" w14:textId="77777777" w:rsidR="00774472" w:rsidRPr="0045652F" w:rsidRDefault="00774472">
      <w:pPr>
        <w:pStyle w:val="Listing"/>
        <w:rPr>
          <w:lang w:val="en-US"/>
        </w:rPr>
      </w:pPr>
      <w:r w:rsidRPr="0045652F">
        <w:rPr>
          <w:lang w:val="en-US"/>
        </w:rPr>
        <w:t>&lt;/script&gt;</w:t>
      </w:r>
    </w:p>
    <w:p w14:paraId="311F60A5" w14:textId="77777777" w:rsidR="00774472" w:rsidRPr="0045652F" w:rsidRDefault="00774472">
      <w:pPr>
        <w:pStyle w:val="Caption"/>
        <w:rPr>
          <w:lang w:val="en-US"/>
        </w:rPr>
      </w:pPr>
      <w:bookmarkStart w:id="520" w:name="_Toc373485068"/>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100</w:t>
      </w:r>
      <w:r w:rsidRPr="0045652F">
        <w:rPr>
          <w:lang w:val="en-US"/>
        </w:rPr>
        <w:fldChar w:fldCharType="end"/>
      </w:r>
      <w:r w:rsidRPr="0045652F">
        <w:rPr>
          <w:lang w:val="en-US"/>
        </w:rPr>
        <w:t xml:space="preserve"> HTML page template for 3270 auto-refresh</w:t>
      </w:r>
      <w:bookmarkEnd w:id="520"/>
    </w:p>
    <w:p w14:paraId="1BCB610D" w14:textId="77777777" w:rsidR="00774472" w:rsidRPr="0045652F" w:rsidRDefault="00774472">
      <w:pPr>
        <w:rPr>
          <w:lang w:val="en-US"/>
        </w:rPr>
      </w:pPr>
      <w:r w:rsidRPr="0045652F">
        <w:rPr>
          <w:lang w:val="en-US"/>
        </w:rPr>
        <w:t>This page supplies a default value which takes effect if no AUTOREFRESH variable is specified by the scenario.  The default value is set to '1.2,10' which means that a refresh will occur immediately after each screen is loaded, another refresh will occur 1.2 seconds later, then at intervals of 2.4 seconds, 4.8 seconds, and 9.6 seconds, and finally a refresh will occur every 10 seconds thereafter.</w:t>
      </w:r>
    </w:p>
    <w:p w14:paraId="6456F1A8" w14:textId="77777777" w:rsidR="00774472" w:rsidRPr="0045652F" w:rsidRDefault="00774472">
      <w:pPr>
        <w:rPr>
          <w:lang w:val="en-US"/>
        </w:rPr>
      </w:pPr>
    </w:p>
    <w:p w14:paraId="7681B43C" w14:textId="77777777" w:rsidR="00774472" w:rsidRPr="0045652F" w:rsidRDefault="00774472">
      <w:pPr>
        <w:rPr>
          <w:lang w:val="en-US"/>
        </w:rPr>
      </w:pPr>
      <w:r w:rsidRPr="0045652F">
        <w:rPr>
          <w:lang w:val="en-US"/>
        </w:rPr>
        <w:t>The autorefresh function may be disabled by specifying SCENAUTN in the “Output scenario” field of the VIRTEL transaction definition.  The source code for the SCENAUTN scenario is supplied in the VIRTEL SAMPLIB.</w:t>
      </w:r>
    </w:p>
    <w:p w14:paraId="68EC6BD0" w14:textId="77777777" w:rsidR="00774472" w:rsidRPr="0045652F" w:rsidRDefault="00774472">
      <w:pPr>
        <w:pStyle w:val="Heading5"/>
        <w:pageBreakBefore/>
        <w:rPr>
          <w:lang w:val="en-US"/>
        </w:rPr>
      </w:pPr>
      <w:bookmarkStart w:id="521" w:name="_Ref163378878"/>
      <w:r w:rsidRPr="0045652F">
        <w:rPr>
          <w:lang w:val="en-US"/>
        </w:rPr>
        <w:t>PDF output generation</w:t>
      </w:r>
      <w:bookmarkEnd w:id="521"/>
    </w:p>
    <w:p w14:paraId="50F0FAE1" w14:textId="77777777" w:rsidR="00774472" w:rsidRPr="0045652F" w:rsidRDefault="00774472">
      <w:pPr>
        <w:rPr>
          <w:lang w:val="en-US"/>
        </w:rPr>
      </w:pPr>
      <w:r w:rsidRPr="0045652F">
        <w:rPr>
          <w:szCs w:val="19"/>
          <w:lang w:val="en-US"/>
        </w:rPr>
        <w:fldChar w:fldCharType="begin"/>
      </w:r>
      <w:r w:rsidRPr="0045652F">
        <w:rPr>
          <w:lang w:val="en-US"/>
        </w:rPr>
        <w:instrText xml:space="preserve"> XE "PDF:Example" </w:instrText>
      </w:r>
      <w:r w:rsidRPr="0045652F">
        <w:rPr>
          <w:szCs w:val="19"/>
          <w:lang w:val="en-US"/>
        </w:rPr>
        <w:fldChar w:fldCharType="end"/>
      </w:r>
      <w:r w:rsidRPr="0045652F">
        <w:rPr>
          <w:szCs w:val="19"/>
          <w:lang w:val="en-US"/>
        </w:rPr>
        <w:fldChar w:fldCharType="begin"/>
      </w:r>
      <w:r w:rsidRPr="0045652F">
        <w:rPr>
          <w:lang w:val="en-US"/>
        </w:rPr>
        <w:instrText xml:space="preserve"> XE "VIRSV:Example" </w:instrText>
      </w:r>
      <w:r w:rsidRPr="0045652F">
        <w:rPr>
          <w:szCs w:val="19"/>
          <w:lang w:val="en-US"/>
        </w:rPr>
        <w:fldChar w:fldCharType="end"/>
      </w:r>
      <w:r w:rsidRPr="0045652F">
        <w:rPr>
          <w:lang w:val="en-US"/>
        </w:rPr>
        <w:t>This example shows a scenario which generates a PDF output file using the MakePDF program product via the service program VIRSVPDF.</w:t>
      </w:r>
    </w:p>
    <w:p w14:paraId="47D56E4B" w14:textId="77777777" w:rsidR="00774472" w:rsidRPr="0045652F" w:rsidRDefault="00774472">
      <w:pPr>
        <w:rPr>
          <w:lang w:val="en-US"/>
        </w:rPr>
      </w:pPr>
    </w:p>
    <w:p w14:paraId="61F503F1" w14:textId="77777777" w:rsidR="00774472" w:rsidRPr="0045652F" w:rsidRDefault="00774472">
      <w:pPr>
        <w:pStyle w:val="Listing"/>
        <w:rPr>
          <w:lang w:val="en-US"/>
        </w:rPr>
      </w:pPr>
      <w:r w:rsidRPr="0045652F">
        <w:rPr>
          <w:lang w:val="en-US"/>
        </w:rPr>
        <w:t xml:space="preserve">SCENPDF  SCREENS EXEC=NO                                                </w:t>
      </w:r>
    </w:p>
    <w:p w14:paraId="0FA52672" w14:textId="77777777" w:rsidR="00774472" w:rsidRPr="0045652F" w:rsidRDefault="00774472">
      <w:pPr>
        <w:pStyle w:val="Listing"/>
        <w:rPr>
          <w:lang w:val="en-US"/>
        </w:rPr>
      </w:pPr>
      <w:r w:rsidRPr="0045652F">
        <w:rPr>
          <w:lang w:val="en-US"/>
        </w:rPr>
        <w:t xml:space="preserve">*                                                                       </w:t>
      </w:r>
    </w:p>
    <w:p w14:paraId="4DC09A7C" w14:textId="77777777" w:rsidR="00774472" w:rsidRPr="0045652F" w:rsidRDefault="00774472">
      <w:pPr>
        <w:pStyle w:val="Listing"/>
        <w:rPr>
          <w:lang w:val="en-US"/>
        </w:rPr>
      </w:pPr>
      <w:r w:rsidRPr="0045652F">
        <w:rPr>
          <w:lang w:val="en-US"/>
        </w:rPr>
        <w:t xml:space="preserve">* Scenario for generating PDF output using MakePDF                      </w:t>
      </w:r>
    </w:p>
    <w:p w14:paraId="70F3744A" w14:textId="77777777" w:rsidR="00774472" w:rsidRPr="0045652F" w:rsidRDefault="00774472">
      <w:pPr>
        <w:pStyle w:val="Listing"/>
        <w:rPr>
          <w:lang w:val="en-US"/>
        </w:rPr>
      </w:pPr>
      <w:r w:rsidRPr="0045652F">
        <w:rPr>
          <w:lang w:val="en-US"/>
        </w:rPr>
        <w:t xml:space="preserve">*                                                                       </w:t>
      </w:r>
    </w:p>
    <w:p w14:paraId="46C134A4" w14:textId="77777777" w:rsidR="00774472" w:rsidRPr="0045652F" w:rsidRDefault="00774472">
      <w:pPr>
        <w:pStyle w:val="Listing"/>
        <w:rPr>
          <w:lang w:val="en-US"/>
        </w:rPr>
      </w:pPr>
      <w:r w:rsidRPr="0045652F">
        <w:rPr>
          <w:lang w:val="en-US"/>
        </w:rPr>
        <w:t xml:space="preserve">         SCENARIO IDENTIFICATION                                        </w:t>
      </w:r>
    </w:p>
    <w:p w14:paraId="7D0D57DC" w14:textId="77777777" w:rsidR="00774472" w:rsidRPr="0045652F" w:rsidRDefault="00774472">
      <w:pPr>
        <w:pStyle w:val="Listing"/>
        <w:rPr>
          <w:lang w:val="en-US"/>
        </w:rPr>
      </w:pPr>
      <w:r w:rsidRPr="0045652F">
        <w:rPr>
          <w:lang w:val="en-US"/>
        </w:rPr>
        <w:t xml:space="preserve">*                                                                       </w:t>
      </w:r>
    </w:p>
    <w:p w14:paraId="03F07C6D" w14:textId="77777777" w:rsidR="00774472" w:rsidRPr="0045652F" w:rsidRDefault="00774472">
      <w:pPr>
        <w:pStyle w:val="Listing"/>
        <w:rPr>
          <w:lang w:val="en-US"/>
        </w:rPr>
      </w:pPr>
      <w:r w:rsidRPr="0045652F">
        <w:rPr>
          <w:lang w:val="en-US"/>
        </w:rPr>
        <w:t xml:space="preserve">* Create INPUT file for MakePDF                                         </w:t>
      </w:r>
    </w:p>
    <w:p w14:paraId="3BE20B7C" w14:textId="77777777" w:rsidR="00774472" w:rsidRPr="0045652F" w:rsidRDefault="00774472">
      <w:pPr>
        <w:pStyle w:val="Listing"/>
        <w:rPr>
          <w:lang w:val="en-US"/>
        </w:rPr>
      </w:pPr>
      <w:r w:rsidRPr="0045652F">
        <w:rPr>
          <w:lang w:val="en-US"/>
        </w:rPr>
        <w:t xml:space="preserve">         COPY$ OUTPUT-FILE-TO-VARIABLE,TYPE=LINEBUFFER,                -</w:t>
      </w:r>
    </w:p>
    <w:p w14:paraId="69DF5C20" w14:textId="77777777" w:rsidR="00774472" w:rsidRPr="0045652F" w:rsidRDefault="00774472">
      <w:pPr>
        <w:pStyle w:val="Listing"/>
        <w:rPr>
          <w:lang w:val="en-US"/>
        </w:rPr>
      </w:pPr>
      <w:r w:rsidRPr="0045652F">
        <w:rPr>
          <w:lang w:val="en-US"/>
        </w:rPr>
        <w:t xml:space="preserve">               FILE='INPUT.TXT',VAR='INPUT'                             </w:t>
      </w:r>
    </w:p>
    <w:p w14:paraId="38DE2DCA" w14:textId="77777777" w:rsidR="00774472" w:rsidRPr="0045652F" w:rsidRDefault="00774472">
      <w:pPr>
        <w:pStyle w:val="Listing"/>
        <w:rPr>
          <w:lang w:val="en-US"/>
        </w:rPr>
      </w:pPr>
      <w:r w:rsidRPr="0045652F">
        <w:rPr>
          <w:lang w:val="en-US"/>
        </w:rPr>
        <w:t xml:space="preserve">* Create DOCOPT file for MakePDF                                        </w:t>
      </w:r>
    </w:p>
    <w:p w14:paraId="3E8F6304" w14:textId="77777777" w:rsidR="00774472" w:rsidRPr="0045652F" w:rsidRDefault="00774472">
      <w:pPr>
        <w:pStyle w:val="Listing"/>
        <w:rPr>
          <w:lang w:val="en-US"/>
        </w:rPr>
      </w:pPr>
      <w:r w:rsidRPr="0045652F">
        <w:rPr>
          <w:lang w:val="en-US"/>
        </w:rPr>
        <w:t xml:space="preserve">         COPY$ OUTPUT-FILE-TO-VARIABLE,TYPE=LINEBUFFER,                -</w:t>
      </w:r>
    </w:p>
    <w:p w14:paraId="1DD678FB" w14:textId="77777777" w:rsidR="00774472" w:rsidRPr="0045652F" w:rsidRDefault="00774472">
      <w:pPr>
        <w:pStyle w:val="Listing"/>
        <w:rPr>
          <w:lang w:val="en-US"/>
        </w:rPr>
      </w:pPr>
      <w:r w:rsidRPr="0045652F">
        <w:rPr>
          <w:lang w:val="en-US"/>
        </w:rPr>
        <w:t xml:space="preserve">               FILE='DOCOPT.TXT',VAR='DOCOPT'                           </w:t>
      </w:r>
    </w:p>
    <w:p w14:paraId="47EBF792" w14:textId="77777777" w:rsidR="00774472" w:rsidRPr="0045652F" w:rsidRDefault="00774472">
      <w:pPr>
        <w:pStyle w:val="Listing"/>
        <w:rPr>
          <w:lang w:val="en-US"/>
        </w:rPr>
      </w:pPr>
      <w:r w:rsidRPr="0045652F">
        <w:rPr>
          <w:lang w:val="en-US"/>
        </w:rPr>
        <w:t xml:space="preserve">* Create LAYOUT file for MakePDF                                        </w:t>
      </w:r>
    </w:p>
    <w:p w14:paraId="42857355" w14:textId="77777777" w:rsidR="00774472" w:rsidRPr="0045652F" w:rsidRDefault="00774472">
      <w:pPr>
        <w:pStyle w:val="Listing"/>
        <w:rPr>
          <w:lang w:val="en-US"/>
        </w:rPr>
      </w:pPr>
      <w:r w:rsidRPr="0045652F">
        <w:rPr>
          <w:lang w:val="en-US"/>
        </w:rPr>
        <w:t xml:space="preserve">         COPY$ OUTPUT-FILE-TO-VARIABLE,TYPE=LINEBUFFER,                -</w:t>
      </w:r>
    </w:p>
    <w:p w14:paraId="14A64ECF" w14:textId="77777777" w:rsidR="00774472" w:rsidRPr="0045652F" w:rsidRDefault="00774472">
      <w:pPr>
        <w:pStyle w:val="Listing"/>
        <w:rPr>
          <w:lang w:val="en-US"/>
        </w:rPr>
      </w:pPr>
      <w:r w:rsidRPr="0045652F">
        <w:rPr>
          <w:lang w:val="en-US"/>
        </w:rPr>
        <w:t xml:space="preserve">               FILE='LAYOUT.TXT',VAR='LAYOUT'                           </w:t>
      </w:r>
    </w:p>
    <w:p w14:paraId="4B2A2740" w14:textId="77777777" w:rsidR="00774472" w:rsidRPr="0045652F" w:rsidRDefault="00774472">
      <w:pPr>
        <w:pStyle w:val="Listing"/>
        <w:rPr>
          <w:lang w:val="en-US"/>
        </w:rPr>
      </w:pPr>
      <w:r w:rsidRPr="0045652F">
        <w:rPr>
          <w:lang w:val="en-US"/>
        </w:rPr>
        <w:t xml:space="preserve">* Call service program VIRSVPDF which calls MakePDF                     </w:t>
      </w:r>
    </w:p>
    <w:p w14:paraId="2B30AA1A" w14:textId="77777777" w:rsidR="00774472" w:rsidRPr="0045652F" w:rsidRDefault="00774472">
      <w:pPr>
        <w:pStyle w:val="Listing"/>
        <w:rPr>
          <w:lang w:val="en-US"/>
        </w:rPr>
      </w:pPr>
      <w:r w:rsidRPr="0045652F">
        <w:rPr>
          <w:lang w:val="en-US"/>
        </w:rPr>
        <w:t xml:space="preserve">         VIRSV$ CALL-REUSE,('SERVPDF','VIRSVPDF'),                    -</w:t>
      </w:r>
    </w:p>
    <w:p w14:paraId="04FA77D9" w14:textId="77777777" w:rsidR="00774472" w:rsidRPr="0045652F" w:rsidRDefault="00774472">
      <w:pPr>
        <w:pStyle w:val="Listing"/>
        <w:rPr>
          <w:lang w:val="en-US"/>
        </w:rPr>
      </w:pPr>
      <w:r w:rsidRPr="0045652F">
        <w:rPr>
          <w:lang w:val="en-US"/>
        </w:rPr>
        <w:t xml:space="preserve">               (IN-VARIABLE,'INPUT',*3),                               -</w:t>
      </w:r>
    </w:p>
    <w:p w14:paraId="17D46F7D" w14:textId="77777777" w:rsidR="00774472" w:rsidRPr="0045652F" w:rsidRDefault="00774472">
      <w:pPr>
        <w:pStyle w:val="Listing"/>
        <w:rPr>
          <w:lang w:val="en-US"/>
        </w:rPr>
      </w:pPr>
      <w:r w:rsidRPr="0045652F">
        <w:rPr>
          <w:lang w:val="en-US"/>
        </w:rPr>
        <w:t xml:space="preserve">               (IN-VARIABLE,'DOCOPT',*1),                              -</w:t>
      </w:r>
    </w:p>
    <w:p w14:paraId="4BC5D5F7" w14:textId="77777777" w:rsidR="00774472" w:rsidRPr="0045652F" w:rsidRDefault="00774472">
      <w:pPr>
        <w:pStyle w:val="Listing"/>
        <w:rPr>
          <w:lang w:val="en-US"/>
        </w:rPr>
      </w:pPr>
      <w:r w:rsidRPr="0045652F">
        <w:rPr>
          <w:lang w:val="en-US"/>
        </w:rPr>
        <w:t xml:space="preserve">               (IN-VARIABLE,'LAYOUT',*1),                              -</w:t>
      </w:r>
    </w:p>
    <w:p w14:paraId="7FAE5079" w14:textId="77777777" w:rsidR="00774472" w:rsidRPr="0045652F" w:rsidRDefault="00774472">
      <w:pPr>
        <w:pStyle w:val="Listing"/>
        <w:rPr>
          <w:lang w:val="en-US"/>
        </w:rPr>
      </w:pPr>
      <w:r w:rsidRPr="0045652F">
        <w:rPr>
          <w:lang w:val="en-US"/>
        </w:rPr>
        <w:t xml:space="preserve">               (OUT-VARIABLE,'OUTPUT',500K),                           -</w:t>
      </w:r>
    </w:p>
    <w:p w14:paraId="5D5239CD" w14:textId="77777777" w:rsidR="00774472" w:rsidRPr="0045652F" w:rsidRDefault="00774472">
      <w:pPr>
        <w:pStyle w:val="Listing"/>
        <w:rPr>
          <w:lang w:val="en-US"/>
        </w:rPr>
      </w:pPr>
      <w:r w:rsidRPr="0045652F">
        <w:rPr>
          <w:lang w:val="en-US"/>
        </w:rPr>
        <w:t xml:space="preserve">               (OUT-VARIABLE,'MAKEPDFMESSAGE',160),                    -</w:t>
      </w:r>
    </w:p>
    <w:p w14:paraId="36805373" w14:textId="77777777" w:rsidR="00774472" w:rsidRPr="0045652F" w:rsidRDefault="00774472">
      <w:pPr>
        <w:pStyle w:val="Listing"/>
        <w:rPr>
          <w:lang w:val="en-US"/>
        </w:rPr>
      </w:pPr>
      <w:r w:rsidRPr="0045652F">
        <w:rPr>
          <w:lang w:val="en-US"/>
        </w:rPr>
        <w:t xml:space="preserve">               (NUMBER,'3'),              MakePDF trace level          -</w:t>
      </w:r>
    </w:p>
    <w:p w14:paraId="740E44C8" w14:textId="77777777" w:rsidR="00774472" w:rsidRPr="0045652F" w:rsidRDefault="00774472">
      <w:pPr>
        <w:pStyle w:val="Listing"/>
        <w:rPr>
          <w:lang w:val="en-US"/>
        </w:rPr>
      </w:pPr>
      <w:r w:rsidRPr="0045652F">
        <w:rPr>
          <w:lang w:val="en-US"/>
        </w:rPr>
        <w:t xml:space="preserve">               TRACE=(APPLICATION-TRACE,  Virsv trace level            -</w:t>
      </w:r>
    </w:p>
    <w:p w14:paraId="62719CF9" w14:textId="77777777" w:rsidR="00774472" w:rsidRPr="0045652F" w:rsidRDefault="00774472">
      <w:pPr>
        <w:pStyle w:val="Listing"/>
        <w:rPr>
          <w:lang w:val="en-US"/>
        </w:rPr>
      </w:pPr>
      <w:r w:rsidRPr="0045652F">
        <w:rPr>
          <w:lang w:val="en-US"/>
        </w:rPr>
        <w:t xml:space="preserve">               NO-CALLS-TRACE,NO-DISPATCH-TRACE,NO-MEMORY-TRACE),      -</w:t>
      </w:r>
    </w:p>
    <w:p w14:paraId="3B9FE116" w14:textId="77777777" w:rsidR="00774472" w:rsidRPr="0045652F" w:rsidRDefault="00774472">
      <w:pPr>
        <w:pStyle w:val="Listing"/>
        <w:rPr>
          <w:lang w:val="en-US"/>
        </w:rPr>
      </w:pPr>
      <w:r w:rsidRPr="0045652F">
        <w:rPr>
          <w:lang w:val="en-US"/>
        </w:rPr>
        <w:t xml:space="preserve">               ERROR=REJECT,TASKS=1                                     </w:t>
      </w:r>
    </w:p>
    <w:p w14:paraId="7F8AE0A8" w14:textId="77777777" w:rsidR="00774472" w:rsidRPr="0045652F" w:rsidRDefault="00774472">
      <w:pPr>
        <w:pStyle w:val="Listing"/>
        <w:rPr>
          <w:lang w:val="en-US"/>
        </w:rPr>
      </w:pPr>
      <w:r w:rsidRPr="0045652F">
        <w:rPr>
          <w:lang w:val="en-US"/>
        </w:rPr>
        <w:t xml:space="preserve">* Send result to browser                                                </w:t>
      </w:r>
    </w:p>
    <w:p w14:paraId="0DD97ACE" w14:textId="77777777" w:rsidR="00774472" w:rsidRPr="0045652F" w:rsidRDefault="00774472">
      <w:pPr>
        <w:pStyle w:val="Listing"/>
        <w:rPr>
          <w:lang w:val="en-US"/>
        </w:rPr>
      </w:pPr>
      <w:r w:rsidRPr="0045652F">
        <w:rPr>
          <w:lang w:val="en-US"/>
        </w:rPr>
        <w:t xml:space="preserve">         SEND$ AS-FILE,VAR='OUTPUT',                                   -</w:t>
      </w:r>
    </w:p>
    <w:p w14:paraId="6B48E85B" w14:textId="77777777" w:rsidR="00774472" w:rsidRPr="0045652F" w:rsidRDefault="00774472">
      <w:pPr>
        <w:pStyle w:val="Listing"/>
        <w:rPr>
          <w:lang w:val="en-US"/>
        </w:rPr>
      </w:pPr>
      <w:r w:rsidRPr="0045652F">
        <w:rPr>
          <w:lang w:val="en-US"/>
        </w:rPr>
        <w:t xml:space="preserve">               TYPE='application/pdf',NAME='my.pdf'                     </w:t>
      </w:r>
    </w:p>
    <w:p w14:paraId="6706DBC0" w14:textId="77777777" w:rsidR="00774472" w:rsidRPr="0045652F" w:rsidRDefault="00774472">
      <w:pPr>
        <w:pStyle w:val="Listing"/>
        <w:rPr>
          <w:lang w:val="en-US"/>
        </w:rPr>
      </w:pPr>
      <w:r w:rsidRPr="0045652F">
        <w:rPr>
          <w:lang w:val="en-US"/>
        </w:rPr>
        <w:t xml:space="preserve">REJECT   EQU   *                                                        </w:t>
      </w:r>
    </w:p>
    <w:p w14:paraId="0D2935C9" w14:textId="77777777" w:rsidR="00774472" w:rsidRPr="0045652F" w:rsidRDefault="00774472">
      <w:pPr>
        <w:pStyle w:val="Listing"/>
        <w:rPr>
          <w:lang w:val="en-US"/>
        </w:rPr>
      </w:pPr>
      <w:r w:rsidRPr="0045652F">
        <w:rPr>
          <w:lang w:val="en-US"/>
        </w:rPr>
        <w:t xml:space="preserve">         SCENARIO END                                                   </w:t>
      </w:r>
    </w:p>
    <w:p w14:paraId="01011C1E" w14:textId="77777777" w:rsidR="00774472" w:rsidRPr="0045652F" w:rsidRDefault="00774472">
      <w:pPr>
        <w:pStyle w:val="Listing"/>
        <w:rPr>
          <w:lang w:val="en-US"/>
        </w:rPr>
      </w:pPr>
      <w:r w:rsidRPr="0045652F">
        <w:rPr>
          <w:lang w:val="en-US"/>
        </w:rPr>
        <w:t xml:space="preserve">         SCRNEND                                                        </w:t>
      </w:r>
    </w:p>
    <w:p w14:paraId="22A051F0" w14:textId="77777777" w:rsidR="00774472" w:rsidRPr="0045652F" w:rsidRDefault="00774472">
      <w:pPr>
        <w:pStyle w:val="Listing"/>
        <w:rPr>
          <w:lang w:val="en-US"/>
        </w:rPr>
      </w:pPr>
      <w:r w:rsidRPr="0045652F">
        <w:rPr>
          <w:lang w:val="en-US"/>
        </w:rPr>
        <w:t xml:space="preserve">         END                                                            </w:t>
      </w:r>
    </w:p>
    <w:p w14:paraId="7B743003" w14:textId="77777777" w:rsidR="00774472" w:rsidRPr="0045652F" w:rsidRDefault="00774472">
      <w:pPr>
        <w:pStyle w:val="Caption"/>
        <w:rPr>
          <w:lang w:val="en-US"/>
        </w:rPr>
      </w:pPr>
      <w:bookmarkStart w:id="522" w:name="_Toc373485069"/>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101</w:t>
      </w:r>
      <w:r w:rsidRPr="0045652F">
        <w:rPr>
          <w:lang w:val="en-US"/>
        </w:rPr>
        <w:fldChar w:fldCharType="end"/>
      </w:r>
      <w:r w:rsidRPr="0045652F">
        <w:rPr>
          <w:lang w:val="en-US"/>
        </w:rPr>
        <w:t xml:space="preserve"> HTTP presentation m</w:t>
      </w:r>
      <w:r w:rsidRPr="0045652F">
        <w:rPr>
          <w:lang w:val="en-US"/>
        </w:rPr>
        <w:fldChar w:fldCharType="begin"/>
      </w:r>
      <w:r w:rsidRPr="0045652F">
        <w:rPr>
          <w:lang w:val="en-US"/>
        </w:rPr>
        <w:instrText xml:space="preserve"> SEQ Figure \* ARABIC \s 1 </w:instrText>
      </w:r>
      <w:r w:rsidRPr="0045652F">
        <w:rPr>
          <w:lang w:val="en-US"/>
        </w:rPr>
        <w:fldChar w:fldCharType="end"/>
      </w:r>
      <w:r w:rsidRPr="0045652F">
        <w:rPr>
          <w:lang w:val="en-US"/>
        </w:rPr>
        <w:t>odule: PDF output generation</w:t>
      </w:r>
      <w:bookmarkEnd w:id="522"/>
    </w:p>
    <w:p w14:paraId="3362E7E7" w14:textId="77777777" w:rsidR="00774472" w:rsidRPr="0045652F" w:rsidRDefault="00774472">
      <w:pPr>
        <w:keepLines/>
        <w:rPr>
          <w:lang w:val="en-US"/>
        </w:rPr>
      </w:pPr>
      <w:r w:rsidRPr="0045652F">
        <w:rPr>
          <w:lang w:val="en-US"/>
        </w:rPr>
        <w:t>For the purpose of this scenario, INPUT.TXT, DOCOPT.TXT and LAYOUT.TXT are files created on a PC, then uploaded to VIRTEL as page templates (see “</w:t>
      </w:r>
      <w:r w:rsidRPr="0045652F">
        <w:rPr>
          <w:szCs w:val="23"/>
          <w:lang w:val="en-US"/>
        </w:rPr>
        <w:t>Uploading HTML pages”</w:t>
      </w:r>
      <w:r w:rsidRPr="0045652F">
        <w:rPr>
          <w:lang w:val="en-US"/>
        </w:rPr>
        <w:t xml:space="preserve"> </w:t>
      </w:r>
      <w:r w:rsidRPr="0045652F">
        <w:rPr>
          <w:lang w:val="en-US"/>
        </w:rPr>
        <w:fldChar w:fldCharType="begin"/>
      </w:r>
      <w:r w:rsidRPr="0045652F">
        <w:rPr>
          <w:lang w:val="en-US"/>
        </w:rPr>
        <w:instrText xml:space="preserve"> PAGEREF _Ref72146987 \p \h </w:instrText>
      </w:r>
      <w:r w:rsidRPr="0045652F">
        <w:rPr>
          <w:lang w:val="en-US"/>
        </w:rPr>
      </w:r>
      <w:r w:rsidRPr="0045652F">
        <w:rPr>
          <w:lang w:val="en-US"/>
        </w:rPr>
        <w:fldChar w:fldCharType="separate"/>
      </w:r>
      <w:r w:rsidR="00A87DE6">
        <w:rPr>
          <w:noProof/>
          <w:lang w:val="en-US"/>
        </w:rPr>
        <w:t>sur la page 85</w:t>
      </w:r>
      <w:r w:rsidRPr="0045652F">
        <w:rPr>
          <w:lang w:val="en-US"/>
        </w:rPr>
        <w:fldChar w:fldCharType="end"/>
      </w:r>
      <w:r w:rsidRPr="0045652F">
        <w:rPr>
          <w:lang w:val="en-US"/>
        </w:rPr>
        <w:t xml:space="preserve">).  The TYPE=LINEBUFFER parameters on the COPY$ statements tell VIRTEL that these files should be converted to MakePDF “LINEBUF” format.  The VIRSV$ statement calls an intermediary service program VIRSVPDF which sets up the commarea and calls MakePDF.  Then the SEND$ statement sends back the result file to the browser, giving it the name </w:t>
      </w:r>
      <w:r w:rsidRPr="0045652F">
        <w:rPr>
          <w:b/>
          <w:bCs/>
          <w:i/>
          <w:iCs/>
          <w:lang w:val="en-US"/>
        </w:rPr>
        <w:t>my.pdf</w:t>
      </w:r>
      <w:r w:rsidRPr="0045652F">
        <w:rPr>
          <w:lang w:val="en-US"/>
        </w:rPr>
        <w:t>.</w:t>
      </w:r>
    </w:p>
    <w:p w14:paraId="74674E13" w14:textId="77777777" w:rsidR="00774472" w:rsidRPr="0045652F" w:rsidRDefault="00774472">
      <w:pPr>
        <w:pStyle w:val="ecran0"/>
        <w:rPr>
          <w:lang w:val="en-US"/>
        </w:rPr>
      </w:pPr>
      <w:r w:rsidRPr="0045652F">
        <w:rPr>
          <w:lang w:val="en-US"/>
        </w:rPr>
        <w:t>The files INPUT.TXT, DOCOPT.TXT, and LAYOUT.TXT for this example are shown below:</w:t>
      </w:r>
    </w:p>
    <w:p w14:paraId="3A2B21D8" w14:textId="77777777" w:rsidR="00774472" w:rsidRPr="0045652F" w:rsidRDefault="00774472">
      <w:pPr>
        <w:pStyle w:val="Listing"/>
        <w:rPr>
          <w:lang w:val="en-US"/>
        </w:rPr>
      </w:pPr>
      <w:r w:rsidRPr="0045652F">
        <w:rPr>
          <w:lang w:val="en-US"/>
        </w:rPr>
        <w:t>&lt;!--VIRTEL start="{{{" end="}}}" --&gt;</w:t>
      </w:r>
    </w:p>
    <w:p w14:paraId="23BE2786" w14:textId="77777777" w:rsidR="00774472" w:rsidRPr="0045652F" w:rsidRDefault="00774472">
      <w:pPr>
        <w:pStyle w:val="Listing"/>
        <w:rPr>
          <w:lang w:val="en-US"/>
        </w:rPr>
      </w:pPr>
      <w:r w:rsidRPr="0045652F">
        <w:rPr>
          <w:lang w:val="en-US"/>
        </w:rPr>
        <w:t>{{{PDF-NEW-INPUT }}}{{{PDF-USE-DOCOPT "1"}}}{{{PDF-USE-LAYOUT "1"}}}</w:t>
      </w:r>
    </w:p>
    <w:p w14:paraId="50FF012B" w14:textId="77777777" w:rsidR="00774472" w:rsidRPr="0045652F" w:rsidRDefault="00774472">
      <w:pPr>
        <w:pStyle w:val="Listing"/>
        <w:rPr>
          <w:lang w:val="en-US"/>
        </w:rPr>
      </w:pPr>
      <w:r w:rsidRPr="0045652F">
        <w:rPr>
          <w:lang w:val="en-US"/>
        </w:rPr>
        <w:t>{{{PDF-LINES-PER-PAGE (5) }}}</w:t>
      </w:r>
    </w:p>
    <w:p w14:paraId="61DC9F04" w14:textId="77777777" w:rsidR="00774472" w:rsidRPr="0045652F" w:rsidRDefault="00774472">
      <w:pPr>
        <w:pStyle w:val="Listing"/>
        <w:rPr>
          <w:lang w:val="en-US"/>
        </w:rPr>
      </w:pPr>
      <w:r w:rsidRPr="0045652F">
        <w:rPr>
          <w:lang w:val="en-US"/>
        </w:rPr>
        <w:t xml:space="preserve"> PAGE 1          FIRST INPUT</w:t>
      </w:r>
    </w:p>
    <w:p w14:paraId="67CD58D5" w14:textId="77777777" w:rsidR="00774472" w:rsidRPr="0045652F" w:rsidRDefault="00774472">
      <w:pPr>
        <w:pStyle w:val="Listing"/>
        <w:rPr>
          <w:lang w:val="en-US"/>
        </w:rPr>
      </w:pPr>
      <w:r w:rsidRPr="0045652F">
        <w:rPr>
          <w:lang w:val="en-US"/>
        </w:rPr>
        <w:t>{{{CURRENT-VALUE-OF "I1"}}}</w:t>
      </w:r>
    </w:p>
    <w:p w14:paraId="4BD5D14C" w14:textId="77777777" w:rsidR="00774472" w:rsidRPr="0045652F" w:rsidRDefault="00774472">
      <w:pPr>
        <w:pStyle w:val="Listing"/>
        <w:rPr>
          <w:lang w:val="en-US"/>
        </w:rPr>
      </w:pPr>
      <w:r w:rsidRPr="0045652F">
        <w:rPr>
          <w:lang w:val="en-US"/>
        </w:rPr>
        <w:t>{{{PDF-NEW-INPUT }}}{{{PDF-USE-DOCOPT "1"}}}{{{PDF-USE-LAYOUT "2"}}}</w:t>
      </w:r>
    </w:p>
    <w:p w14:paraId="64CB3C5B" w14:textId="77777777" w:rsidR="00774472" w:rsidRPr="0045652F" w:rsidRDefault="00774472">
      <w:pPr>
        <w:pStyle w:val="Listing"/>
        <w:rPr>
          <w:lang w:val="en-US"/>
        </w:rPr>
      </w:pPr>
      <w:r w:rsidRPr="0045652F">
        <w:rPr>
          <w:lang w:val="en-US"/>
        </w:rPr>
        <w:t xml:space="preserve"> PAGE 2          SECOND INPUT</w:t>
      </w:r>
    </w:p>
    <w:p w14:paraId="63D7508A" w14:textId="77777777" w:rsidR="00774472" w:rsidRPr="0045652F" w:rsidRDefault="00774472">
      <w:pPr>
        <w:pStyle w:val="Listing"/>
        <w:rPr>
          <w:lang w:val="en-US"/>
        </w:rPr>
      </w:pPr>
      <w:r w:rsidRPr="0045652F">
        <w:rPr>
          <w:lang w:val="en-US"/>
        </w:rPr>
        <w:t>{{{CURRENT-VALUE-OF "I2"}}}</w:t>
      </w:r>
    </w:p>
    <w:p w14:paraId="5639A409" w14:textId="77777777" w:rsidR="00774472" w:rsidRPr="0045652F" w:rsidRDefault="00774472">
      <w:pPr>
        <w:pStyle w:val="Listing"/>
        <w:rPr>
          <w:lang w:val="en-US"/>
        </w:rPr>
      </w:pPr>
      <w:r w:rsidRPr="0045652F">
        <w:rPr>
          <w:lang w:val="en-US"/>
        </w:rPr>
        <w:t>{{{PDF-NEW-INPUT }}}{{{PDF-USE-DOCOPT "1"}}}{{{PDF-USE-LAYOUT "3"}}}</w:t>
      </w:r>
    </w:p>
    <w:p w14:paraId="7C56C84E" w14:textId="77777777" w:rsidR="00774472" w:rsidRPr="0045652F" w:rsidRDefault="00774472">
      <w:pPr>
        <w:pStyle w:val="Listing"/>
        <w:rPr>
          <w:lang w:val="en-US"/>
        </w:rPr>
      </w:pPr>
      <w:r w:rsidRPr="0045652F">
        <w:rPr>
          <w:lang w:val="en-US"/>
        </w:rPr>
        <w:t xml:space="preserve"> PAGE 3          THIRD INPUT</w:t>
      </w:r>
    </w:p>
    <w:p w14:paraId="284F4CC7" w14:textId="77777777" w:rsidR="00774472" w:rsidRPr="0045652F" w:rsidRDefault="00774472">
      <w:pPr>
        <w:pStyle w:val="Listing"/>
        <w:rPr>
          <w:lang w:val="en-US"/>
        </w:rPr>
      </w:pPr>
      <w:r w:rsidRPr="0045652F">
        <w:rPr>
          <w:lang w:val="en-US"/>
        </w:rPr>
        <w:t>{{{CURRENT-VALUE-OF "I3"}}}</w:t>
      </w:r>
    </w:p>
    <w:p w14:paraId="05412C43" w14:textId="77777777" w:rsidR="00774472" w:rsidRPr="0045652F" w:rsidRDefault="00774472">
      <w:pPr>
        <w:pStyle w:val="Caption"/>
        <w:rPr>
          <w:lang w:val="en-US"/>
        </w:rPr>
      </w:pPr>
      <w:bookmarkStart w:id="523" w:name="_Toc373485070"/>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102</w:t>
      </w:r>
      <w:r w:rsidRPr="0045652F">
        <w:rPr>
          <w:lang w:val="en-US"/>
        </w:rPr>
        <w:fldChar w:fldCharType="end"/>
      </w:r>
      <w:r w:rsidRPr="0045652F">
        <w:rPr>
          <w:lang w:val="en-US"/>
        </w:rPr>
        <w:t xml:space="preserve"> MakePDF INPUT.TXT file for </w:t>
      </w:r>
      <w:r w:rsidRPr="0045652F">
        <w:rPr>
          <w:lang w:val="en-US"/>
        </w:rPr>
        <w:fldChar w:fldCharType="begin"/>
      </w:r>
      <w:r w:rsidRPr="0045652F">
        <w:rPr>
          <w:lang w:val="en-US"/>
        </w:rPr>
        <w:instrText xml:space="preserve"> SEQ Figure \* ARABIC \s 1 </w:instrText>
      </w:r>
      <w:r w:rsidRPr="0045652F">
        <w:rPr>
          <w:lang w:val="en-US"/>
        </w:rPr>
        <w:fldChar w:fldCharType="end"/>
      </w:r>
      <w:r w:rsidRPr="0045652F">
        <w:rPr>
          <w:lang w:val="en-US"/>
        </w:rPr>
        <w:t>PDF generation</w:t>
      </w:r>
      <w:bookmarkEnd w:id="523"/>
    </w:p>
    <w:p w14:paraId="304BC222" w14:textId="77777777" w:rsidR="00774472" w:rsidRPr="0045652F" w:rsidRDefault="00774472">
      <w:pPr>
        <w:pStyle w:val="Listing"/>
        <w:rPr>
          <w:lang w:val="en-US"/>
        </w:rPr>
      </w:pPr>
      <w:r w:rsidRPr="0045652F">
        <w:rPr>
          <w:lang w:val="en-US"/>
        </w:rPr>
        <w:t>&lt;!--VIRTEL start="{{{" end="}}}" --&gt;</w:t>
      </w:r>
    </w:p>
    <w:p w14:paraId="65636A3E" w14:textId="77777777" w:rsidR="00774472" w:rsidRPr="0045652F" w:rsidRDefault="00774472">
      <w:pPr>
        <w:pStyle w:val="Listing"/>
        <w:rPr>
          <w:lang w:val="en-US"/>
        </w:rPr>
      </w:pPr>
      <w:r w:rsidRPr="0045652F">
        <w:rPr>
          <w:lang w:val="en-US"/>
        </w:rPr>
        <w:t>{{{PDF-NEW-DOCOPT "1"}}}</w:t>
      </w:r>
    </w:p>
    <w:p w14:paraId="31EFA8D6" w14:textId="77777777" w:rsidR="00774472" w:rsidRPr="0045652F" w:rsidRDefault="00774472">
      <w:pPr>
        <w:pStyle w:val="Listing"/>
        <w:rPr>
          <w:lang w:val="en-US"/>
        </w:rPr>
      </w:pPr>
      <w:r w:rsidRPr="0045652F">
        <w:rPr>
          <w:lang w:val="en-US"/>
        </w:rPr>
        <w:t>OPTIONS COMPRESS=YES</w:t>
      </w:r>
    </w:p>
    <w:p w14:paraId="522CEB30" w14:textId="77777777" w:rsidR="00774472" w:rsidRPr="0045652F" w:rsidRDefault="00774472">
      <w:pPr>
        <w:pStyle w:val="Listing"/>
        <w:rPr>
          <w:lang w:val="en-US"/>
        </w:rPr>
      </w:pPr>
      <w:r w:rsidRPr="0045652F">
        <w:rPr>
          <w:lang w:val="en-US"/>
        </w:rPr>
        <w:t>PAGE SIZE=A4 PORTRAIT</w:t>
      </w:r>
    </w:p>
    <w:p w14:paraId="20477B4A" w14:textId="77777777" w:rsidR="00774472" w:rsidRPr="0045652F" w:rsidRDefault="00774472">
      <w:pPr>
        <w:pStyle w:val="Listing"/>
        <w:rPr>
          <w:lang w:val="en-US"/>
        </w:rPr>
      </w:pPr>
      <w:r w:rsidRPr="0045652F">
        <w:rPr>
          <w:lang w:val="en-US"/>
        </w:rPr>
        <w:t>DEFINEFONT DEFAULT NATIVE=COURIER-BOLD</w:t>
      </w:r>
    </w:p>
    <w:p w14:paraId="71517A1B" w14:textId="77777777" w:rsidR="00774472" w:rsidRPr="0045652F" w:rsidRDefault="00774472">
      <w:pPr>
        <w:pStyle w:val="Listing"/>
        <w:rPr>
          <w:lang w:val="en-US"/>
        </w:rPr>
      </w:pPr>
      <w:r w:rsidRPr="0045652F">
        <w:rPr>
          <w:lang w:val="en-US"/>
        </w:rPr>
        <w:t>DEFAULTFONTSIZE 8 9</w:t>
      </w:r>
    </w:p>
    <w:p w14:paraId="5DC64ECD" w14:textId="77777777" w:rsidR="00774472" w:rsidRPr="0045652F" w:rsidRDefault="00774472">
      <w:pPr>
        <w:pStyle w:val="Listing"/>
        <w:rPr>
          <w:lang w:val="en-US"/>
        </w:rPr>
      </w:pPr>
      <w:r w:rsidRPr="0045652F">
        <w:rPr>
          <w:lang w:val="en-US"/>
        </w:rPr>
        <w:t>DefineFont Font1 Native={{{CURRENT-VALUE-OF "IF1"}}}</w:t>
      </w:r>
    </w:p>
    <w:p w14:paraId="1BC9E504" w14:textId="77777777" w:rsidR="00774472" w:rsidRPr="0045652F" w:rsidRDefault="00774472">
      <w:pPr>
        <w:pStyle w:val="Listing"/>
        <w:rPr>
          <w:lang w:val="en-US"/>
        </w:rPr>
      </w:pPr>
      <w:r w:rsidRPr="0045652F">
        <w:rPr>
          <w:lang w:val="en-US"/>
        </w:rPr>
        <w:t>DefineFont Font2 Native={{{CURRENT-VALUE-OF "IF2"}}}</w:t>
      </w:r>
    </w:p>
    <w:p w14:paraId="2B639C6D" w14:textId="77777777" w:rsidR="00774472" w:rsidRPr="0045652F" w:rsidRDefault="00774472">
      <w:pPr>
        <w:pStyle w:val="Listing"/>
        <w:rPr>
          <w:lang w:val="en-US"/>
        </w:rPr>
      </w:pPr>
      <w:r w:rsidRPr="0045652F">
        <w:rPr>
          <w:lang w:val="en-US"/>
        </w:rPr>
        <w:t>DefineFont Font3 Native={{{CURRENT-VALUE-OF "IF3"}}}</w:t>
      </w:r>
    </w:p>
    <w:p w14:paraId="2774D080" w14:textId="77777777" w:rsidR="00774472" w:rsidRPr="0045652F" w:rsidRDefault="00774472">
      <w:pPr>
        <w:pStyle w:val="Listing"/>
        <w:rPr>
          <w:lang w:val="en-US"/>
        </w:rPr>
      </w:pPr>
      <w:r w:rsidRPr="0045652F">
        <w:rPr>
          <w:lang w:val="en-US"/>
        </w:rPr>
        <w:t>DOCINFO AUTHOR="SYSPERTEC"</w:t>
      </w:r>
    </w:p>
    <w:p w14:paraId="476F7C3E" w14:textId="77777777" w:rsidR="00774472" w:rsidRPr="0045652F" w:rsidRDefault="00774472">
      <w:pPr>
        <w:pStyle w:val="Listing"/>
        <w:rPr>
          <w:lang w:val="en-US"/>
        </w:rPr>
      </w:pPr>
      <w:r w:rsidRPr="0045652F">
        <w:rPr>
          <w:lang w:val="en-US"/>
        </w:rPr>
        <w:t>DEFINEOVERLAY FORM1 FILE=OVERLAY1</w:t>
      </w:r>
    </w:p>
    <w:p w14:paraId="1AFE23C7" w14:textId="77777777" w:rsidR="00774472" w:rsidRPr="0045652F" w:rsidRDefault="00774472">
      <w:pPr>
        <w:pStyle w:val="Listing"/>
        <w:rPr>
          <w:lang w:val="en-US"/>
        </w:rPr>
      </w:pPr>
      <w:r w:rsidRPr="0045652F">
        <w:rPr>
          <w:lang w:val="en-US"/>
        </w:rPr>
        <w:t>DEFINEOVERLAY FORM2 FILE=OVERLAY2</w:t>
      </w:r>
    </w:p>
    <w:p w14:paraId="22AF4730" w14:textId="77777777" w:rsidR="00774472" w:rsidRPr="0045652F" w:rsidRDefault="00774472">
      <w:pPr>
        <w:pStyle w:val="Listing"/>
        <w:rPr>
          <w:lang w:val="en-US"/>
        </w:rPr>
      </w:pPr>
      <w:r w:rsidRPr="0045652F">
        <w:rPr>
          <w:lang w:val="en-US"/>
        </w:rPr>
        <w:t>DEFINEOVERLAY FORM3 FILE=OVERLAY3</w:t>
      </w:r>
    </w:p>
    <w:p w14:paraId="394AB143" w14:textId="77777777" w:rsidR="00774472" w:rsidRPr="0045652F" w:rsidRDefault="00774472">
      <w:pPr>
        <w:pStyle w:val="Caption"/>
        <w:rPr>
          <w:lang w:val="en-US"/>
        </w:rPr>
      </w:pPr>
      <w:bookmarkStart w:id="524" w:name="_Toc37348507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103</w:t>
      </w:r>
      <w:r w:rsidRPr="0045652F">
        <w:rPr>
          <w:lang w:val="en-US"/>
        </w:rPr>
        <w:fldChar w:fldCharType="end"/>
      </w:r>
      <w:r w:rsidRPr="0045652F">
        <w:rPr>
          <w:lang w:val="en-US"/>
        </w:rPr>
        <w:t xml:space="preserve"> MakePDF DOCOPT.TXT file for </w:t>
      </w:r>
      <w:r w:rsidRPr="0045652F">
        <w:rPr>
          <w:lang w:val="en-US"/>
        </w:rPr>
        <w:fldChar w:fldCharType="begin"/>
      </w:r>
      <w:r w:rsidRPr="0045652F">
        <w:rPr>
          <w:lang w:val="en-US"/>
        </w:rPr>
        <w:instrText xml:space="preserve"> SEQ Figure \* ARABIC \s 1 </w:instrText>
      </w:r>
      <w:r w:rsidRPr="0045652F">
        <w:rPr>
          <w:lang w:val="en-US"/>
        </w:rPr>
        <w:fldChar w:fldCharType="end"/>
      </w:r>
      <w:r w:rsidRPr="0045652F">
        <w:rPr>
          <w:lang w:val="en-US"/>
        </w:rPr>
        <w:t>PDF generation</w:t>
      </w:r>
      <w:bookmarkEnd w:id="524"/>
    </w:p>
    <w:p w14:paraId="017F335B" w14:textId="77777777" w:rsidR="00774472" w:rsidRPr="0045652F" w:rsidRDefault="00774472">
      <w:pPr>
        <w:pStyle w:val="Listing"/>
        <w:rPr>
          <w:lang w:val="en-US"/>
        </w:rPr>
      </w:pPr>
      <w:r w:rsidRPr="0045652F">
        <w:rPr>
          <w:lang w:val="en-US"/>
        </w:rPr>
        <w:t>&lt;!--VIRTEL start="{{{" end="}}}" --&gt;</w:t>
      </w:r>
    </w:p>
    <w:p w14:paraId="07E1DFA3" w14:textId="77777777" w:rsidR="00774472" w:rsidRPr="0045652F" w:rsidRDefault="00774472">
      <w:pPr>
        <w:pStyle w:val="Listing"/>
        <w:rPr>
          <w:lang w:val="en-US"/>
        </w:rPr>
      </w:pPr>
      <w:r w:rsidRPr="0045652F">
        <w:rPr>
          <w:lang w:val="en-US"/>
        </w:rPr>
        <w:t>{{{PDF-NEW-LAYOUT "1"}}}</w:t>
      </w:r>
    </w:p>
    <w:p w14:paraId="7F4D1ED1" w14:textId="77777777" w:rsidR="00774472" w:rsidRPr="0045652F" w:rsidRDefault="00774472">
      <w:pPr>
        <w:pStyle w:val="Listing"/>
        <w:rPr>
          <w:lang w:val="en-US"/>
        </w:rPr>
      </w:pPr>
      <w:r w:rsidRPr="0045652F">
        <w:rPr>
          <w:lang w:val="en-US"/>
        </w:rPr>
        <w:t>APPLYOVERLAY FORM1</w:t>
      </w:r>
    </w:p>
    <w:p w14:paraId="4CA442E1" w14:textId="77777777" w:rsidR="00774472" w:rsidRPr="0045652F" w:rsidRDefault="00774472">
      <w:pPr>
        <w:pStyle w:val="Listing"/>
        <w:rPr>
          <w:lang w:val="en-US"/>
        </w:rPr>
      </w:pPr>
      <w:r w:rsidRPr="0045652F">
        <w:rPr>
          <w:lang w:val="en-US"/>
        </w:rPr>
        <w:t>AT (3.0' 18.0')</w:t>
      </w:r>
    </w:p>
    <w:p w14:paraId="54A69937" w14:textId="77777777" w:rsidR="00774472" w:rsidRPr="0045652F" w:rsidRDefault="00774472">
      <w:pPr>
        <w:pStyle w:val="Listing"/>
        <w:rPr>
          <w:lang w:val="en-US"/>
        </w:rPr>
      </w:pPr>
      <w:r w:rsidRPr="0045652F">
        <w:rPr>
          <w:lang w:val="en-US"/>
        </w:rPr>
        <w:t>TEXTBEGIN</w:t>
      </w:r>
    </w:p>
    <w:p w14:paraId="1650A6E7" w14:textId="77777777" w:rsidR="00774472" w:rsidRPr="0045652F" w:rsidRDefault="00774472">
      <w:pPr>
        <w:pStyle w:val="Listing"/>
        <w:rPr>
          <w:lang w:val="en-US"/>
        </w:rPr>
      </w:pPr>
      <w:r w:rsidRPr="0045652F">
        <w:rPr>
          <w:lang w:val="en-US"/>
        </w:rPr>
        <w:t>Font Font1 size(8 9)</w:t>
      </w:r>
    </w:p>
    <w:p w14:paraId="2F1FB02E" w14:textId="77777777" w:rsidR="00774472" w:rsidRPr="0045652F" w:rsidRDefault="00774472">
      <w:pPr>
        <w:pStyle w:val="Listing"/>
        <w:rPr>
          <w:lang w:val="en-US"/>
        </w:rPr>
      </w:pPr>
      <w:r w:rsidRPr="0045652F">
        <w:rPr>
          <w:lang w:val="en-US"/>
        </w:rPr>
        <w:t>PAGECONTENTS LINES(ALL)</w:t>
      </w:r>
    </w:p>
    <w:p w14:paraId="6DB69A64" w14:textId="77777777" w:rsidR="00774472" w:rsidRPr="0045652F" w:rsidRDefault="00774472">
      <w:pPr>
        <w:pStyle w:val="Listing"/>
        <w:rPr>
          <w:lang w:val="en-US"/>
        </w:rPr>
      </w:pPr>
      <w:r w:rsidRPr="0045652F">
        <w:rPr>
          <w:lang w:val="en-US"/>
        </w:rPr>
        <w:t>TEXTEND</w:t>
      </w:r>
    </w:p>
    <w:p w14:paraId="114DEBB0" w14:textId="77777777" w:rsidR="00774472" w:rsidRPr="0045652F" w:rsidRDefault="00774472">
      <w:pPr>
        <w:pStyle w:val="Listing"/>
        <w:rPr>
          <w:lang w:val="en-US"/>
        </w:rPr>
      </w:pPr>
      <w:r w:rsidRPr="0045652F">
        <w:rPr>
          <w:lang w:val="en-US"/>
        </w:rPr>
        <w:t>;</w:t>
      </w:r>
    </w:p>
    <w:p w14:paraId="75576E11" w14:textId="77777777" w:rsidR="00774472" w:rsidRPr="0045652F" w:rsidRDefault="00774472">
      <w:pPr>
        <w:pStyle w:val="Listing"/>
        <w:rPr>
          <w:lang w:val="en-US"/>
        </w:rPr>
      </w:pPr>
      <w:r w:rsidRPr="0045652F">
        <w:rPr>
          <w:lang w:val="en-US"/>
        </w:rPr>
        <w:t>{{{PDF-NEW-LAYOUT "2"}}}</w:t>
      </w:r>
    </w:p>
    <w:p w14:paraId="362665AE" w14:textId="77777777" w:rsidR="00774472" w:rsidRPr="0045652F" w:rsidRDefault="00774472">
      <w:pPr>
        <w:pStyle w:val="Listing"/>
        <w:rPr>
          <w:lang w:val="en-US"/>
        </w:rPr>
      </w:pPr>
      <w:r w:rsidRPr="0045652F">
        <w:rPr>
          <w:lang w:val="en-US"/>
        </w:rPr>
        <w:t>APPLYOVERLAY FORM2</w:t>
      </w:r>
    </w:p>
    <w:p w14:paraId="7A17A670" w14:textId="77777777" w:rsidR="00774472" w:rsidRPr="0045652F" w:rsidRDefault="00774472">
      <w:pPr>
        <w:pStyle w:val="Listing"/>
        <w:rPr>
          <w:lang w:val="en-US"/>
        </w:rPr>
      </w:pPr>
      <w:r w:rsidRPr="0045652F">
        <w:rPr>
          <w:lang w:val="en-US"/>
        </w:rPr>
        <w:t>AT (3.0' 18.0')</w:t>
      </w:r>
    </w:p>
    <w:p w14:paraId="78591BE8" w14:textId="77777777" w:rsidR="00774472" w:rsidRPr="0045652F" w:rsidRDefault="00774472">
      <w:pPr>
        <w:pStyle w:val="Listing"/>
        <w:rPr>
          <w:lang w:val="en-US"/>
        </w:rPr>
      </w:pPr>
      <w:r w:rsidRPr="0045652F">
        <w:rPr>
          <w:lang w:val="en-US"/>
        </w:rPr>
        <w:t>TEXTBEGIN</w:t>
      </w:r>
    </w:p>
    <w:p w14:paraId="0D9091FD" w14:textId="77777777" w:rsidR="00774472" w:rsidRPr="0045652F" w:rsidRDefault="00774472">
      <w:pPr>
        <w:pStyle w:val="Listing"/>
        <w:rPr>
          <w:lang w:val="en-US"/>
        </w:rPr>
      </w:pPr>
      <w:r w:rsidRPr="0045652F">
        <w:rPr>
          <w:lang w:val="en-US"/>
        </w:rPr>
        <w:t>Font Font2 size(8 9)</w:t>
      </w:r>
    </w:p>
    <w:p w14:paraId="7E3D5060" w14:textId="77777777" w:rsidR="00774472" w:rsidRPr="0045652F" w:rsidRDefault="00774472">
      <w:pPr>
        <w:pStyle w:val="Listing"/>
        <w:rPr>
          <w:lang w:val="en-US"/>
        </w:rPr>
      </w:pPr>
      <w:r w:rsidRPr="0045652F">
        <w:rPr>
          <w:lang w:val="en-US"/>
        </w:rPr>
        <w:t>PAGECONTENTS LINES(ALL)</w:t>
      </w:r>
    </w:p>
    <w:p w14:paraId="11417F4B" w14:textId="77777777" w:rsidR="00774472" w:rsidRPr="0045652F" w:rsidRDefault="00774472">
      <w:pPr>
        <w:pStyle w:val="Listing"/>
        <w:rPr>
          <w:lang w:val="en-US"/>
        </w:rPr>
      </w:pPr>
      <w:r w:rsidRPr="0045652F">
        <w:rPr>
          <w:lang w:val="en-US"/>
        </w:rPr>
        <w:t>TEXTEND</w:t>
      </w:r>
    </w:p>
    <w:p w14:paraId="18BD2303" w14:textId="77777777" w:rsidR="00774472" w:rsidRPr="0045652F" w:rsidRDefault="00774472">
      <w:pPr>
        <w:pStyle w:val="Listing"/>
        <w:rPr>
          <w:lang w:val="en-US"/>
        </w:rPr>
      </w:pPr>
      <w:r w:rsidRPr="0045652F">
        <w:rPr>
          <w:lang w:val="en-US"/>
        </w:rPr>
        <w:t>;</w:t>
      </w:r>
    </w:p>
    <w:p w14:paraId="2AF4D77F" w14:textId="77777777" w:rsidR="00774472" w:rsidRPr="0045652F" w:rsidRDefault="00774472">
      <w:pPr>
        <w:pStyle w:val="Listing"/>
        <w:rPr>
          <w:lang w:val="en-US"/>
        </w:rPr>
      </w:pPr>
      <w:r w:rsidRPr="0045652F">
        <w:rPr>
          <w:lang w:val="en-US"/>
        </w:rPr>
        <w:t>{{{PDF-NEW-LAYOUT "3"}}}</w:t>
      </w:r>
    </w:p>
    <w:p w14:paraId="0DFBFFD4" w14:textId="77777777" w:rsidR="00774472" w:rsidRPr="0045652F" w:rsidRDefault="00774472">
      <w:pPr>
        <w:pStyle w:val="Listing"/>
        <w:rPr>
          <w:lang w:val="en-US"/>
        </w:rPr>
      </w:pPr>
      <w:r w:rsidRPr="0045652F">
        <w:rPr>
          <w:lang w:val="en-US"/>
        </w:rPr>
        <w:t>APPLYOVERLAY FORM3</w:t>
      </w:r>
    </w:p>
    <w:p w14:paraId="17920F95" w14:textId="77777777" w:rsidR="00774472" w:rsidRPr="0045652F" w:rsidRDefault="00774472">
      <w:pPr>
        <w:pStyle w:val="Listing"/>
        <w:rPr>
          <w:lang w:val="en-US"/>
        </w:rPr>
      </w:pPr>
      <w:r w:rsidRPr="0045652F">
        <w:rPr>
          <w:lang w:val="en-US"/>
        </w:rPr>
        <w:t>AT (3.0' 18.0')</w:t>
      </w:r>
    </w:p>
    <w:p w14:paraId="596C7702" w14:textId="77777777" w:rsidR="00774472" w:rsidRPr="0045652F" w:rsidRDefault="00774472">
      <w:pPr>
        <w:pStyle w:val="Listing"/>
        <w:rPr>
          <w:lang w:val="en-US"/>
        </w:rPr>
      </w:pPr>
      <w:r w:rsidRPr="0045652F">
        <w:rPr>
          <w:lang w:val="en-US"/>
        </w:rPr>
        <w:t>TEXTBEGIN</w:t>
      </w:r>
    </w:p>
    <w:p w14:paraId="311E6430" w14:textId="77777777" w:rsidR="00774472" w:rsidRPr="0045652F" w:rsidRDefault="00774472">
      <w:pPr>
        <w:pStyle w:val="Listing"/>
        <w:rPr>
          <w:lang w:val="en-US"/>
        </w:rPr>
      </w:pPr>
      <w:r w:rsidRPr="0045652F">
        <w:rPr>
          <w:lang w:val="en-US"/>
        </w:rPr>
        <w:t>Font Font3 size(8 9)</w:t>
      </w:r>
    </w:p>
    <w:p w14:paraId="75F664D1" w14:textId="77777777" w:rsidR="00774472" w:rsidRPr="0045652F" w:rsidRDefault="00774472">
      <w:pPr>
        <w:pStyle w:val="Listing"/>
        <w:rPr>
          <w:lang w:val="en-US"/>
        </w:rPr>
      </w:pPr>
      <w:r w:rsidRPr="0045652F">
        <w:rPr>
          <w:lang w:val="en-US"/>
        </w:rPr>
        <w:t>PAGECONTENTS LINES(ALL)</w:t>
      </w:r>
    </w:p>
    <w:p w14:paraId="0886AEE6" w14:textId="77777777" w:rsidR="00774472" w:rsidRPr="0045652F" w:rsidRDefault="00774472">
      <w:pPr>
        <w:pStyle w:val="Listing"/>
        <w:rPr>
          <w:lang w:val="en-US"/>
        </w:rPr>
      </w:pPr>
      <w:r w:rsidRPr="0045652F">
        <w:rPr>
          <w:lang w:val="en-US"/>
        </w:rPr>
        <w:t>TEXTEND</w:t>
      </w:r>
    </w:p>
    <w:p w14:paraId="31F06288" w14:textId="77777777" w:rsidR="00774472" w:rsidRPr="0045652F" w:rsidRDefault="00774472">
      <w:pPr>
        <w:pStyle w:val="Listing"/>
        <w:rPr>
          <w:lang w:val="en-US"/>
        </w:rPr>
      </w:pPr>
      <w:r w:rsidRPr="0045652F">
        <w:rPr>
          <w:lang w:val="en-US"/>
        </w:rPr>
        <w:t>;</w:t>
      </w:r>
    </w:p>
    <w:p w14:paraId="6E00BEFD" w14:textId="77777777" w:rsidR="00774472" w:rsidRPr="0045652F" w:rsidRDefault="00774472">
      <w:pPr>
        <w:pStyle w:val="Caption"/>
        <w:rPr>
          <w:lang w:val="en-US"/>
        </w:rPr>
      </w:pPr>
      <w:bookmarkStart w:id="525" w:name="_Toc37348507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104</w:t>
      </w:r>
      <w:r w:rsidRPr="0045652F">
        <w:rPr>
          <w:lang w:val="en-US"/>
        </w:rPr>
        <w:fldChar w:fldCharType="end"/>
      </w:r>
      <w:r w:rsidRPr="0045652F">
        <w:rPr>
          <w:lang w:val="en-US"/>
        </w:rPr>
        <w:t xml:space="preserve"> MakePDF LAYOUT.TXT file for </w:t>
      </w:r>
      <w:r w:rsidRPr="0045652F">
        <w:rPr>
          <w:lang w:val="en-US"/>
        </w:rPr>
        <w:fldChar w:fldCharType="begin"/>
      </w:r>
      <w:r w:rsidRPr="0045652F">
        <w:rPr>
          <w:lang w:val="en-US"/>
        </w:rPr>
        <w:instrText xml:space="preserve"> SEQ Figure \* ARABIC \s 1 </w:instrText>
      </w:r>
      <w:r w:rsidRPr="0045652F">
        <w:rPr>
          <w:lang w:val="en-US"/>
        </w:rPr>
        <w:fldChar w:fldCharType="end"/>
      </w:r>
      <w:r w:rsidRPr="0045652F">
        <w:rPr>
          <w:lang w:val="en-US"/>
        </w:rPr>
        <w:t>PDF generation</w:t>
      </w:r>
      <w:bookmarkEnd w:id="525"/>
    </w:p>
    <w:p w14:paraId="2DABE9F8" w14:textId="77777777" w:rsidR="00774472" w:rsidRPr="0045652F" w:rsidRDefault="00774472">
      <w:pPr>
        <w:rPr>
          <w:lang w:val="en-US"/>
        </w:rPr>
      </w:pPr>
    </w:p>
    <w:p w14:paraId="373BA4E3" w14:textId="77777777" w:rsidR="00774472" w:rsidRPr="0045652F" w:rsidRDefault="00774472">
      <w:pPr>
        <w:pStyle w:val="Heading2"/>
        <w:pageBreakBefore/>
        <w:tabs>
          <w:tab w:val="num" w:pos="2424"/>
          <w:tab w:val="num" w:pos="2781"/>
        </w:tabs>
        <w:rPr>
          <w:lang w:val="en-US"/>
        </w:rPr>
      </w:pPr>
      <w:bookmarkStart w:id="526" w:name="_Toc373484924"/>
      <w:r w:rsidRPr="0045652F">
        <w:rPr>
          <w:lang w:val="en-US"/>
        </w:rPr>
        <w:t>VIRTEL Web Integration</w:t>
      </w:r>
      <w:bookmarkEnd w:id="526"/>
    </w:p>
    <w:p w14:paraId="0631717C" w14:textId="77777777" w:rsidR="00774472" w:rsidRPr="0045652F" w:rsidRDefault="00774472">
      <w:pPr>
        <w:rPr>
          <w:lang w:val="en-US"/>
        </w:rPr>
      </w:pPr>
      <w:r w:rsidRPr="0045652F">
        <w:rPr>
          <w:lang w:val="en-US"/>
        </w:rPr>
        <w:t>VIRTEL Web Integration allows XML or other web services requests to be interpreted and transformed into requests which can be processed by legacy applications such as CICS/COBOL, with the results being transformed back into XML format for transmission via HTTP or SMTP.</w:t>
      </w:r>
    </w:p>
    <w:p w14:paraId="31DB4D6E" w14:textId="77777777" w:rsidR="00774472" w:rsidRPr="0045652F" w:rsidRDefault="00774472">
      <w:pPr>
        <w:pStyle w:val="Heading3"/>
        <w:tabs>
          <w:tab w:val="num" w:pos="2781"/>
        </w:tabs>
        <w:rPr>
          <w:lang w:val="en-US"/>
        </w:rPr>
      </w:pPr>
      <w:bookmarkStart w:id="527" w:name="_Toc373484925"/>
      <w:r w:rsidRPr="0045652F">
        <w:rPr>
          <w:lang w:val="en-US"/>
        </w:rPr>
        <w:t>VIRTEL Web Integration scenarios</w:t>
      </w:r>
      <w:bookmarkEnd w:id="527"/>
    </w:p>
    <w:p w14:paraId="45365552" w14:textId="77777777" w:rsidR="00774472" w:rsidRPr="0045652F" w:rsidRDefault="00774472">
      <w:pPr>
        <w:rPr>
          <w:lang w:val="en-US"/>
        </w:rPr>
      </w:pPr>
      <w:r w:rsidRPr="0045652F">
        <w:rPr>
          <w:lang w:val="en-US"/>
        </w:rPr>
        <w:t xml:space="preserve">By using the scenario language described in section “VIRTEL Scenarios” </w:t>
      </w:r>
      <w:r w:rsidRPr="0045652F">
        <w:rPr>
          <w:lang w:val="en-US"/>
        </w:rPr>
        <w:fldChar w:fldCharType="begin"/>
      </w:r>
      <w:r w:rsidRPr="0045652F">
        <w:rPr>
          <w:lang w:val="en-US"/>
        </w:rPr>
        <w:instrText xml:space="preserve"> PAGEREF _Ref260661991 \p \h </w:instrText>
      </w:r>
      <w:r w:rsidRPr="0045652F">
        <w:rPr>
          <w:lang w:val="en-US"/>
        </w:rPr>
      </w:r>
      <w:r w:rsidRPr="0045652F">
        <w:rPr>
          <w:lang w:val="en-US"/>
        </w:rPr>
        <w:fldChar w:fldCharType="separate"/>
      </w:r>
      <w:r w:rsidR="00A87DE6">
        <w:rPr>
          <w:noProof/>
          <w:lang w:val="en-US"/>
        </w:rPr>
        <w:t>sur la page 150</w:t>
      </w:r>
      <w:r w:rsidRPr="0045652F">
        <w:rPr>
          <w:lang w:val="en-US"/>
        </w:rPr>
        <w:fldChar w:fldCharType="end"/>
      </w:r>
      <w:r w:rsidRPr="0045652F">
        <w:rPr>
          <w:lang w:val="en-US"/>
        </w:rPr>
        <w:t>, legacy transactions can be converted into Web Services.</w:t>
      </w:r>
    </w:p>
    <w:p w14:paraId="5073F4E4" w14:textId="77777777" w:rsidR="00774472" w:rsidRPr="0045652F" w:rsidRDefault="00774472">
      <w:pPr>
        <w:pStyle w:val="Heading4"/>
        <w:rPr>
          <w:lang w:val="en-US"/>
        </w:rPr>
      </w:pPr>
      <w:r w:rsidRPr="0045652F">
        <w:rPr>
          <w:lang w:val="en-US"/>
        </w:rPr>
        <w:t>Examples of scenarios</w:t>
      </w:r>
    </w:p>
    <w:p w14:paraId="0B86C152" w14:textId="77777777" w:rsidR="00774472" w:rsidRPr="0045652F" w:rsidRDefault="00774472">
      <w:pPr>
        <w:pStyle w:val="Heading5"/>
        <w:rPr>
          <w:lang w:val="en-US"/>
        </w:rPr>
      </w:pPr>
      <w:r w:rsidRPr="0045652F">
        <w:rPr>
          <w:lang w:val="en-US"/>
        </w:rPr>
        <w:t>Parsing Query input</w:t>
      </w:r>
      <w:bookmarkEnd w:id="515"/>
    </w:p>
    <w:p w14:paraId="4BB32F3F" w14:textId="77777777" w:rsidR="00774472" w:rsidRPr="0045652F" w:rsidRDefault="00774472">
      <w:pPr>
        <w:rPr>
          <w:lang w:val="en-US"/>
        </w:rPr>
      </w:pPr>
      <w:r w:rsidRPr="0045652F">
        <w:rPr>
          <w:szCs w:val="19"/>
          <w:lang w:val="en-US"/>
        </w:rPr>
        <w:fldChar w:fldCharType="begin"/>
      </w:r>
      <w:r w:rsidRPr="0045652F">
        <w:rPr>
          <w:lang w:val="en-US"/>
        </w:rPr>
        <w:instrText xml:space="preserve"> XE "Query data" </w:instrText>
      </w:r>
      <w:r w:rsidRPr="0045652F">
        <w:rPr>
          <w:szCs w:val="19"/>
          <w:lang w:val="en-US"/>
        </w:rPr>
        <w:fldChar w:fldCharType="end"/>
      </w:r>
      <w:r w:rsidRPr="0045652F">
        <w:rPr>
          <w:szCs w:val="19"/>
          <w:lang w:val="en-US"/>
        </w:rPr>
        <w:fldChar w:fldCharType="begin"/>
      </w:r>
      <w:r w:rsidRPr="0045652F">
        <w:rPr>
          <w:lang w:val="en-US"/>
        </w:rPr>
        <w:instrText xml:space="preserve"> XE "HTML:Query" </w:instrText>
      </w:r>
      <w:r w:rsidRPr="0045652F">
        <w:rPr>
          <w:szCs w:val="19"/>
          <w:lang w:val="en-US"/>
        </w:rPr>
        <w:fldChar w:fldCharType="end"/>
      </w:r>
      <w:r w:rsidRPr="0045652F">
        <w:rPr>
          <w:szCs w:val="19"/>
          <w:lang w:val="en-US"/>
        </w:rPr>
        <w:fldChar w:fldCharType="begin"/>
      </w:r>
      <w:r w:rsidRPr="0045652F">
        <w:rPr>
          <w:lang w:val="en-US"/>
        </w:rPr>
        <w:instrText xml:space="preserve"> XE "Commarea" </w:instrText>
      </w:r>
      <w:r w:rsidRPr="0045652F">
        <w:rPr>
          <w:szCs w:val="19"/>
          <w:lang w:val="en-US"/>
        </w:rPr>
        <w:fldChar w:fldCharType="end"/>
      </w:r>
      <w:r w:rsidRPr="0045652F">
        <w:rPr>
          <w:lang w:val="en-US"/>
        </w:rPr>
        <w:t>By using a combination of an INITIAL scenario and a VIRTEL transaction script, VIRTEL can transform Query parameters in an HTTP request into a fixed-format data area for processing by a COBOL legacy application program.</w:t>
      </w:r>
    </w:p>
    <w:p w14:paraId="3428502A" w14:textId="77777777" w:rsidR="00774472" w:rsidRPr="0045652F" w:rsidRDefault="00774472">
      <w:pPr>
        <w:pStyle w:val="Heading6"/>
        <w:rPr>
          <w:lang w:val="en-US"/>
        </w:rPr>
      </w:pPr>
      <w:r w:rsidRPr="0045652F">
        <w:rPr>
          <w:lang w:val="en-US"/>
        </w:rPr>
        <w:t>HTTP request with Query data (GET method)</w:t>
      </w:r>
    </w:p>
    <w:p w14:paraId="099831A7" w14:textId="77777777" w:rsidR="00774472" w:rsidRPr="0045652F" w:rsidRDefault="00774472">
      <w:pPr>
        <w:pStyle w:val="ecran0"/>
        <w:rPr>
          <w:lang w:val="en-US"/>
        </w:rPr>
      </w:pPr>
      <w:r w:rsidRPr="0045652F">
        <w:rPr>
          <w:lang w:val="en-US"/>
        </w:rPr>
        <w:t>The HTML page shown below generates an HTTP request with Query parameters:</w:t>
      </w:r>
    </w:p>
    <w:p w14:paraId="2EB597B4" w14:textId="77777777" w:rsidR="00774472" w:rsidRPr="0045652F" w:rsidRDefault="00774472">
      <w:pPr>
        <w:pStyle w:val="Listing"/>
        <w:rPr>
          <w:lang w:val="en-US"/>
        </w:rPr>
      </w:pPr>
      <w:r w:rsidRPr="0045652F">
        <w:rPr>
          <w:lang w:val="en-US"/>
        </w:rPr>
        <w:t>&lt;html&gt;&lt;head&gt;&lt;title&gt;Syspertec - Query data for VIRTEL&lt;/title&gt;&lt;/head&gt;</w:t>
      </w:r>
    </w:p>
    <w:p w14:paraId="0789AB89" w14:textId="77777777" w:rsidR="00774472" w:rsidRPr="0045652F" w:rsidRDefault="00774472">
      <w:pPr>
        <w:pStyle w:val="Listing"/>
        <w:rPr>
          <w:lang w:val="en-US"/>
        </w:rPr>
      </w:pPr>
      <w:r w:rsidRPr="0045652F">
        <w:rPr>
          <w:lang w:val="en-US"/>
        </w:rPr>
        <w:t>&lt;body&gt;</w:t>
      </w:r>
    </w:p>
    <w:p w14:paraId="478663C3" w14:textId="77777777" w:rsidR="00774472" w:rsidRPr="0045652F" w:rsidRDefault="00774472">
      <w:pPr>
        <w:pStyle w:val="Listing"/>
        <w:rPr>
          <w:lang w:val="en-US"/>
        </w:rPr>
      </w:pPr>
      <w:r w:rsidRPr="0045652F">
        <w:rPr>
          <w:lang w:val="en-US"/>
        </w:rPr>
        <w:t>&lt;FORM METHOD="GET" action="querydemo.htm+tranq"&gt;</w:t>
      </w:r>
    </w:p>
    <w:p w14:paraId="09AE0423" w14:textId="77777777" w:rsidR="00774472" w:rsidRPr="0045652F" w:rsidRDefault="00774472">
      <w:pPr>
        <w:pStyle w:val="Listing"/>
        <w:rPr>
          <w:lang w:val="en-US"/>
        </w:rPr>
      </w:pPr>
      <w:r w:rsidRPr="0045652F">
        <w:rPr>
          <w:lang w:val="en-US"/>
        </w:rPr>
        <w:t>&lt;p&gt;Ident number: &lt;input type="text" name="num"&gt;&lt;/input&gt;</w:t>
      </w:r>
    </w:p>
    <w:p w14:paraId="73E17373" w14:textId="77777777" w:rsidR="00774472" w:rsidRPr="0045652F" w:rsidRDefault="00774472">
      <w:pPr>
        <w:pStyle w:val="Listing"/>
        <w:rPr>
          <w:lang w:val="en-US"/>
        </w:rPr>
      </w:pPr>
      <w:r w:rsidRPr="0045652F">
        <w:rPr>
          <w:lang w:val="en-US"/>
        </w:rPr>
        <w:t>&lt;p&gt;Check digits: &lt;input type="text" name="key"&gt;&lt;/input&gt;</w:t>
      </w:r>
    </w:p>
    <w:p w14:paraId="2B170095" w14:textId="77777777" w:rsidR="00774472" w:rsidRPr="0045652F" w:rsidRDefault="00774472">
      <w:pPr>
        <w:pStyle w:val="Listing"/>
        <w:rPr>
          <w:lang w:val="en-US"/>
        </w:rPr>
      </w:pPr>
      <w:r w:rsidRPr="0045652F">
        <w:rPr>
          <w:lang w:val="en-US"/>
        </w:rPr>
        <w:t>&lt;p&gt;Request date: &lt;input type="text" name="date"&gt;&lt;/input&gt;</w:t>
      </w:r>
    </w:p>
    <w:p w14:paraId="2C7E2D12" w14:textId="77777777" w:rsidR="00774472" w:rsidRPr="0045652F" w:rsidRDefault="00774472">
      <w:pPr>
        <w:pStyle w:val="Listing"/>
        <w:rPr>
          <w:lang w:val="en-US"/>
        </w:rPr>
      </w:pPr>
      <w:r w:rsidRPr="0045652F">
        <w:rPr>
          <w:lang w:val="en-US"/>
        </w:rPr>
        <w:t>&lt;p&gt;&lt;button type="submit"&gt;Submit&lt;/button&gt;</w:t>
      </w:r>
    </w:p>
    <w:p w14:paraId="7F93D650" w14:textId="77777777" w:rsidR="00774472" w:rsidRPr="0045652F" w:rsidRDefault="00774472">
      <w:pPr>
        <w:pStyle w:val="Listing"/>
        <w:rPr>
          <w:lang w:val="en-US"/>
        </w:rPr>
      </w:pPr>
      <w:r w:rsidRPr="0045652F">
        <w:rPr>
          <w:lang w:val="en-US"/>
        </w:rPr>
        <w:t>&lt;/form&gt;</w:t>
      </w:r>
    </w:p>
    <w:p w14:paraId="6591C5E7" w14:textId="77777777" w:rsidR="00774472" w:rsidRPr="0045652F" w:rsidRDefault="00774472">
      <w:pPr>
        <w:pStyle w:val="Listing"/>
        <w:rPr>
          <w:i/>
          <w:lang w:val="en-US"/>
        </w:rPr>
      </w:pPr>
      <w:r w:rsidRPr="0045652F">
        <w:rPr>
          <w:lang w:val="en-US"/>
        </w:rPr>
        <w:t>&lt;/body&gt;&lt;/html&gt;</w:t>
      </w:r>
    </w:p>
    <w:p w14:paraId="24621F16" w14:textId="77777777" w:rsidR="00774472" w:rsidRPr="0045652F" w:rsidRDefault="00774472">
      <w:pPr>
        <w:pStyle w:val="Caption"/>
        <w:rPr>
          <w:lang w:val="en-US"/>
        </w:rPr>
      </w:pPr>
      <w:bookmarkStart w:id="528" w:name="_Toc37348507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105</w:t>
      </w:r>
      <w:r w:rsidRPr="0045652F">
        <w:rPr>
          <w:lang w:val="en-US"/>
        </w:rPr>
        <w:fldChar w:fldCharType="end"/>
      </w:r>
      <w:r w:rsidRPr="0045652F">
        <w:rPr>
          <w:lang w:val="en-US"/>
        </w:rPr>
        <w:t xml:space="preserve"> HTML form for generating Query input data (GET method)</w:t>
      </w:r>
      <w:bookmarkEnd w:id="528"/>
    </w:p>
    <w:p w14:paraId="634F659C" w14:textId="77777777" w:rsidR="00774472" w:rsidRPr="0045652F" w:rsidRDefault="00774472">
      <w:pPr>
        <w:pStyle w:val="ecran0"/>
        <w:rPr>
          <w:lang w:val="en-US"/>
        </w:rPr>
      </w:pPr>
      <w:r w:rsidRPr="0045652F">
        <w:rPr>
          <w:lang w:val="en-US"/>
        </w:rPr>
        <w:t>If the user enters, for example, the values “1531499136”, “05”, and “07/01/15” in the three fields and presses the Submit button, an HTTP request is presented to VIRTEL in the format shown below:</w:t>
      </w:r>
    </w:p>
    <w:p w14:paraId="77F9EA9C" w14:textId="77777777" w:rsidR="00774472" w:rsidRPr="0045652F" w:rsidRDefault="00774472">
      <w:pPr>
        <w:pStyle w:val="Listing"/>
        <w:rPr>
          <w:lang w:val="en-US"/>
        </w:rPr>
      </w:pPr>
      <w:r w:rsidRPr="0045652F">
        <w:rPr>
          <w:lang w:val="en-US"/>
        </w:rPr>
        <w:t>GET querydemo.htm+tranq?num=1531499136&amp;key=05&amp;date=07%2F01%2F15 HTTP/1.0</w:t>
      </w:r>
    </w:p>
    <w:p w14:paraId="49AA53D0" w14:textId="77777777" w:rsidR="00774472" w:rsidRPr="0045652F" w:rsidRDefault="00774472">
      <w:pPr>
        <w:pStyle w:val="Listing"/>
        <w:rPr>
          <w:lang w:val="en-US"/>
        </w:rPr>
      </w:pPr>
      <w:r w:rsidRPr="0045652F">
        <w:rPr>
          <w:lang w:val="en-US"/>
        </w:rPr>
        <w:t>Host: 192.168.235.30:41000</w:t>
      </w:r>
    </w:p>
    <w:p w14:paraId="265E3731" w14:textId="77777777" w:rsidR="00774472" w:rsidRPr="0045652F" w:rsidRDefault="00774472">
      <w:pPr>
        <w:pStyle w:val="Listing"/>
        <w:rPr>
          <w:lang w:val="en-US"/>
        </w:rPr>
      </w:pPr>
      <w:r w:rsidRPr="0045652F">
        <w:rPr>
          <w:lang w:val="en-US"/>
        </w:rPr>
        <w:t>Accept: */*</w:t>
      </w:r>
    </w:p>
    <w:p w14:paraId="07782A78" w14:textId="77777777" w:rsidR="00774472" w:rsidRPr="0045652F" w:rsidRDefault="00774472">
      <w:pPr>
        <w:pStyle w:val="Listing"/>
        <w:rPr>
          <w:lang w:val="en-US"/>
        </w:rPr>
      </w:pPr>
    </w:p>
    <w:p w14:paraId="28020501" w14:textId="77777777" w:rsidR="00774472" w:rsidRPr="0045652F" w:rsidRDefault="00774472">
      <w:pPr>
        <w:pStyle w:val="Caption"/>
        <w:rPr>
          <w:lang w:val="en-US"/>
        </w:rPr>
      </w:pPr>
      <w:bookmarkStart w:id="529" w:name="_Toc373485074"/>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106</w:t>
      </w:r>
      <w:r w:rsidRPr="0045652F">
        <w:rPr>
          <w:lang w:val="en-US"/>
        </w:rPr>
        <w:fldChar w:fldCharType="end"/>
      </w:r>
      <w:r w:rsidRPr="0045652F">
        <w:rPr>
          <w:lang w:val="en-US"/>
        </w:rPr>
        <w:t xml:space="preserve"> Example HTTP request with Query data (GET method)</w:t>
      </w:r>
      <w:bookmarkEnd w:id="529"/>
    </w:p>
    <w:p w14:paraId="7086AECF" w14:textId="77777777" w:rsidR="00774472" w:rsidRPr="0045652F" w:rsidRDefault="00774472">
      <w:pPr>
        <w:rPr>
          <w:lang w:val="en-US"/>
        </w:rPr>
      </w:pPr>
      <w:r w:rsidRPr="0045652F">
        <w:rPr>
          <w:lang w:val="en-US"/>
        </w:rPr>
        <w:t>Note that the “/” characters in the user’s input have been encoded by the browser as “%2F” because Query parameters are always transmitted in URL-encoded format in the HTTP request.</w:t>
      </w:r>
    </w:p>
    <w:p w14:paraId="79ED24EB" w14:textId="77777777" w:rsidR="00774472" w:rsidRPr="0045652F" w:rsidRDefault="00774472">
      <w:pPr>
        <w:pStyle w:val="Heading6"/>
        <w:rPr>
          <w:lang w:val="en-US"/>
        </w:rPr>
      </w:pPr>
      <w:r w:rsidRPr="0045652F">
        <w:rPr>
          <w:lang w:val="en-US"/>
        </w:rPr>
        <w:t>HTTP request with Query data (POST method)</w:t>
      </w:r>
    </w:p>
    <w:p w14:paraId="19AE56F7" w14:textId="77777777" w:rsidR="00774472" w:rsidRPr="0045652F" w:rsidRDefault="00774472">
      <w:pPr>
        <w:pStyle w:val="ecran0"/>
        <w:rPr>
          <w:lang w:val="en-US"/>
        </w:rPr>
      </w:pPr>
      <w:r w:rsidRPr="0045652F">
        <w:rPr>
          <w:lang w:val="en-US"/>
        </w:rPr>
        <w:t>By changing the FORM METHOD to POST (instead of GET) in the HTML form, the HTTP request can be presented to VIRTEL in the alternative format shown below:</w:t>
      </w:r>
    </w:p>
    <w:p w14:paraId="504B047E" w14:textId="77777777" w:rsidR="00774472" w:rsidRPr="0045652F" w:rsidRDefault="00774472">
      <w:pPr>
        <w:pStyle w:val="Listing"/>
        <w:rPr>
          <w:lang w:val="en-US"/>
        </w:rPr>
      </w:pPr>
      <w:r w:rsidRPr="0045652F">
        <w:rPr>
          <w:lang w:val="en-US"/>
        </w:rPr>
        <w:t>POST /demohttp/querydemo.htm+tran4 HTTP/1.0</w:t>
      </w:r>
    </w:p>
    <w:p w14:paraId="68F8298B" w14:textId="77777777" w:rsidR="00774472" w:rsidRPr="0045652F" w:rsidRDefault="00774472">
      <w:pPr>
        <w:pStyle w:val="Listing"/>
        <w:rPr>
          <w:lang w:val="en-US"/>
        </w:rPr>
      </w:pPr>
      <w:r w:rsidRPr="0045652F">
        <w:rPr>
          <w:lang w:val="en-US"/>
        </w:rPr>
        <w:t>Host: 192.168.235.30:41000</w:t>
      </w:r>
    </w:p>
    <w:p w14:paraId="135E962F" w14:textId="77777777" w:rsidR="00774472" w:rsidRPr="0045652F" w:rsidRDefault="00774472">
      <w:pPr>
        <w:pStyle w:val="Listing"/>
        <w:rPr>
          <w:lang w:val="en-US"/>
        </w:rPr>
      </w:pPr>
      <w:r w:rsidRPr="0045652F">
        <w:rPr>
          <w:lang w:val="en-US"/>
        </w:rPr>
        <w:t>Accept: */*</w:t>
      </w:r>
    </w:p>
    <w:p w14:paraId="2EB45700" w14:textId="77777777" w:rsidR="00774472" w:rsidRPr="0045652F" w:rsidRDefault="00774472">
      <w:pPr>
        <w:pStyle w:val="Listing"/>
        <w:rPr>
          <w:lang w:val="en-US"/>
        </w:rPr>
      </w:pPr>
      <w:r w:rsidRPr="0045652F">
        <w:rPr>
          <w:lang w:val="en-US"/>
        </w:rPr>
        <w:t>Content-Type: application/x-www-form-urlencoded</w:t>
      </w:r>
    </w:p>
    <w:p w14:paraId="577A713E" w14:textId="77777777" w:rsidR="00774472" w:rsidRPr="0045652F" w:rsidRDefault="00774472">
      <w:pPr>
        <w:pStyle w:val="Listing"/>
        <w:rPr>
          <w:lang w:val="en-US"/>
        </w:rPr>
      </w:pPr>
      <w:r w:rsidRPr="0045652F">
        <w:rPr>
          <w:lang w:val="en-US"/>
        </w:rPr>
        <w:t>Content-Length: 31</w:t>
      </w:r>
    </w:p>
    <w:p w14:paraId="0F5733FD" w14:textId="77777777" w:rsidR="00774472" w:rsidRPr="0045652F" w:rsidRDefault="00774472">
      <w:pPr>
        <w:pStyle w:val="Listing"/>
        <w:rPr>
          <w:lang w:val="en-US"/>
        </w:rPr>
      </w:pPr>
    </w:p>
    <w:p w14:paraId="1F7229EF" w14:textId="77777777" w:rsidR="00774472" w:rsidRPr="0045652F" w:rsidRDefault="00774472">
      <w:pPr>
        <w:pStyle w:val="Listing"/>
        <w:rPr>
          <w:lang w:val="en-US"/>
        </w:rPr>
      </w:pPr>
      <w:r w:rsidRPr="0045652F">
        <w:rPr>
          <w:lang w:val="en-US"/>
        </w:rPr>
        <w:t>num=1531499136&amp;key=05&amp;date=07%2F01%2F15</w:t>
      </w:r>
    </w:p>
    <w:p w14:paraId="79BF7210" w14:textId="77777777" w:rsidR="00774472" w:rsidRPr="0045652F" w:rsidRDefault="00774472">
      <w:pPr>
        <w:pStyle w:val="Caption"/>
        <w:rPr>
          <w:lang w:val="en-US"/>
        </w:rPr>
      </w:pPr>
      <w:bookmarkStart w:id="530" w:name="_Toc373485075"/>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107</w:t>
      </w:r>
      <w:r w:rsidRPr="0045652F">
        <w:rPr>
          <w:lang w:val="en-US"/>
        </w:rPr>
        <w:fldChar w:fldCharType="end"/>
      </w:r>
      <w:r w:rsidRPr="0045652F">
        <w:rPr>
          <w:lang w:val="en-US"/>
        </w:rPr>
        <w:t xml:space="preserve"> Example HTTP request with Query data (POST method)</w:t>
      </w:r>
      <w:bookmarkEnd w:id="530"/>
    </w:p>
    <w:p w14:paraId="4087D183" w14:textId="77777777" w:rsidR="00774472" w:rsidRPr="0045652F" w:rsidRDefault="00774472">
      <w:pPr>
        <w:rPr>
          <w:lang w:val="en-US"/>
        </w:rPr>
      </w:pPr>
      <w:r w:rsidRPr="0045652F">
        <w:rPr>
          <w:lang w:val="en-US"/>
        </w:rPr>
        <w:t>VIRTEL considers this POST request to be identical to the GET request presented in the previous paragraph.</w:t>
      </w:r>
    </w:p>
    <w:p w14:paraId="357D789D" w14:textId="77777777" w:rsidR="00774472" w:rsidRPr="0045652F" w:rsidRDefault="00774472">
      <w:pPr>
        <w:pStyle w:val="Heading6"/>
        <w:rPr>
          <w:lang w:val="en-US"/>
        </w:rPr>
      </w:pPr>
      <w:r w:rsidRPr="0045652F">
        <w:rPr>
          <w:lang w:val="en-US"/>
        </w:rPr>
        <w:t>Presentation m</w:t>
      </w:r>
      <w:r w:rsidRPr="0045652F">
        <w:rPr>
          <w:lang w:val="en-US"/>
        </w:rPr>
        <w:fldChar w:fldCharType="begin"/>
      </w:r>
      <w:r w:rsidRPr="0045652F">
        <w:rPr>
          <w:lang w:val="en-US"/>
        </w:rPr>
        <w:instrText xml:space="preserve"> SEQ Figure \* ARABIC \s 1 </w:instrText>
      </w:r>
      <w:r w:rsidRPr="0045652F">
        <w:rPr>
          <w:lang w:val="en-US"/>
        </w:rPr>
        <w:fldChar w:fldCharType="end"/>
      </w:r>
      <w:r w:rsidRPr="0045652F">
        <w:rPr>
          <w:lang w:val="en-US"/>
        </w:rPr>
        <w:t>odule for Query input data</w:t>
      </w:r>
    </w:p>
    <w:p w14:paraId="2988F9B3" w14:textId="77777777" w:rsidR="00774472" w:rsidRPr="0045652F" w:rsidRDefault="00774472">
      <w:pPr>
        <w:pStyle w:val="ecran0"/>
        <w:rPr>
          <w:lang w:val="en-US"/>
        </w:rPr>
      </w:pPr>
      <w:r w:rsidRPr="0045652F">
        <w:rPr>
          <w:lang w:val="en-US"/>
        </w:rPr>
        <w:t>An example INITIAL scenario for converting this Query data to commarea format is coded in the presentation module SCENQRYI shown below:</w:t>
      </w:r>
    </w:p>
    <w:p w14:paraId="06E019A1" w14:textId="77777777" w:rsidR="00774472" w:rsidRPr="0045652F" w:rsidRDefault="00774472">
      <w:pPr>
        <w:pStyle w:val="Listing"/>
        <w:rPr>
          <w:lang w:val="en-US"/>
        </w:rPr>
      </w:pPr>
      <w:r w:rsidRPr="0045652F">
        <w:rPr>
          <w:lang w:val="en-US"/>
        </w:rPr>
        <w:t xml:space="preserve">SCENQRYI SCREENS APPL=SCENQRYI                                          </w:t>
      </w:r>
    </w:p>
    <w:p w14:paraId="5E43E18B" w14:textId="77777777" w:rsidR="00774472" w:rsidRPr="0045652F" w:rsidRDefault="00774472">
      <w:pPr>
        <w:pStyle w:val="Listing"/>
        <w:rPr>
          <w:lang w:val="en-US"/>
        </w:rPr>
      </w:pPr>
      <w:r w:rsidRPr="0045652F">
        <w:rPr>
          <w:lang w:val="en-US"/>
        </w:rPr>
        <w:t xml:space="preserve">         SCENARIO INITIAL                                               </w:t>
      </w:r>
    </w:p>
    <w:p w14:paraId="6D308A34" w14:textId="77777777" w:rsidR="00774472" w:rsidRPr="0045652F" w:rsidRDefault="00774472">
      <w:pPr>
        <w:pStyle w:val="Listing"/>
        <w:rPr>
          <w:lang w:val="en-US"/>
        </w:rPr>
      </w:pPr>
      <w:r w:rsidRPr="0045652F">
        <w:rPr>
          <w:lang w:val="en-US"/>
        </w:rPr>
        <w:t xml:space="preserve">COMMAREA MAP$  BEGIN                                                    </w:t>
      </w:r>
    </w:p>
    <w:p w14:paraId="7A32DEA1" w14:textId="77777777" w:rsidR="00774472" w:rsidRPr="0045652F" w:rsidRDefault="00774472">
      <w:pPr>
        <w:pStyle w:val="Listing"/>
        <w:rPr>
          <w:lang w:val="en-US"/>
        </w:rPr>
      </w:pPr>
      <w:r w:rsidRPr="0045652F">
        <w:rPr>
          <w:lang w:val="en-US"/>
        </w:rPr>
        <w:t xml:space="preserve">         MAP$  AREA,WITH='num',LENGTH=10,TYPE=9                         </w:t>
      </w:r>
    </w:p>
    <w:p w14:paraId="0C93BC81" w14:textId="77777777" w:rsidR="00774472" w:rsidRPr="0045652F" w:rsidRDefault="00774472">
      <w:pPr>
        <w:pStyle w:val="Listing"/>
        <w:rPr>
          <w:lang w:val="en-US"/>
        </w:rPr>
      </w:pPr>
      <w:r w:rsidRPr="0045652F">
        <w:rPr>
          <w:lang w:val="en-US"/>
        </w:rPr>
        <w:t xml:space="preserve">         MAP$  AREA,WITH='key',LENGTH=2,TYPE=9                          </w:t>
      </w:r>
    </w:p>
    <w:p w14:paraId="1AB357A3" w14:textId="77777777" w:rsidR="00774472" w:rsidRPr="0045652F" w:rsidRDefault="00774472">
      <w:pPr>
        <w:pStyle w:val="Listing"/>
        <w:rPr>
          <w:lang w:val="en-US"/>
        </w:rPr>
      </w:pPr>
      <w:r w:rsidRPr="0045652F">
        <w:rPr>
          <w:lang w:val="en-US"/>
        </w:rPr>
        <w:t xml:space="preserve">         MAP$  AREA,WITH='date',LENGTH=8,TYPE=X                         </w:t>
      </w:r>
    </w:p>
    <w:p w14:paraId="6D35D996" w14:textId="77777777" w:rsidR="00774472" w:rsidRPr="0045652F" w:rsidRDefault="00774472">
      <w:pPr>
        <w:pStyle w:val="Listing"/>
        <w:rPr>
          <w:lang w:val="en-US"/>
        </w:rPr>
      </w:pPr>
      <w:r w:rsidRPr="0045652F">
        <w:rPr>
          <w:lang w:val="en-US"/>
        </w:rPr>
        <w:t xml:space="preserve">COMMAREA MAP$  END                                                      </w:t>
      </w:r>
    </w:p>
    <w:p w14:paraId="45E9335F" w14:textId="77777777" w:rsidR="00774472" w:rsidRPr="0045652F" w:rsidRDefault="00774472">
      <w:pPr>
        <w:pStyle w:val="Listing"/>
        <w:rPr>
          <w:lang w:val="en-US"/>
        </w:rPr>
      </w:pPr>
      <w:r w:rsidRPr="0045652F">
        <w:rPr>
          <w:lang w:val="en-US"/>
        </w:rPr>
        <w:t xml:space="preserve">COMMAREA MAP$  FROM-INPUT,QUERY                                         </w:t>
      </w:r>
    </w:p>
    <w:p w14:paraId="1E64A24C" w14:textId="77777777" w:rsidR="00774472" w:rsidRPr="0045652F" w:rsidRDefault="00774472">
      <w:pPr>
        <w:pStyle w:val="Listing"/>
        <w:rPr>
          <w:lang w:val="en-US"/>
        </w:rPr>
      </w:pPr>
      <w:r w:rsidRPr="0045652F">
        <w:rPr>
          <w:lang w:val="en-US"/>
        </w:rPr>
        <w:t xml:space="preserve">COMMAREA MAP$  TO-VARIABLE,VAR='MYAREA'                                 </w:t>
      </w:r>
    </w:p>
    <w:p w14:paraId="15B30ED6" w14:textId="77777777" w:rsidR="00774472" w:rsidRPr="0045652F" w:rsidRDefault="00774472">
      <w:pPr>
        <w:pStyle w:val="Listing"/>
        <w:rPr>
          <w:lang w:val="en-US"/>
        </w:rPr>
      </w:pPr>
      <w:r w:rsidRPr="0045652F">
        <w:rPr>
          <w:lang w:val="en-US"/>
        </w:rPr>
        <w:t xml:space="preserve">         SCENARIO END                                                   </w:t>
      </w:r>
    </w:p>
    <w:p w14:paraId="114CD753" w14:textId="77777777" w:rsidR="00774472" w:rsidRPr="0045652F" w:rsidRDefault="00774472">
      <w:pPr>
        <w:pStyle w:val="Listing"/>
        <w:rPr>
          <w:lang w:val="en-US"/>
        </w:rPr>
      </w:pPr>
      <w:r w:rsidRPr="0045652F">
        <w:rPr>
          <w:lang w:val="en-US"/>
        </w:rPr>
        <w:t xml:space="preserve">         SCRNEND                                                        </w:t>
      </w:r>
    </w:p>
    <w:p w14:paraId="4BED4BBD" w14:textId="77777777" w:rsidR="00774472" w:rsidRPr="0045652F" w:rsidRDefault="00774472">
      <w:pPr>
        <w:pStyle w:val="Listing"/>
        <w:rPr>
          <w:lang w:val="en-US"/>
        </w:rPr>
      </w:pPr>
      <w:r w:rsidRPr="0045652F">
        <w:rPr>
          <w:lang w:val="en-US"/>
        </w:rPr>
        <w:t xml:space="preserve">         END                                                            </w:t>
      </w:r>
    </w:p>
    <w:p w14:paraId="697F8187" w14:textId="77777777" w:rsidR="00774472" w:rsidRPr="0045652F" w:rsidRDefault="00774472">
      <w:pPr>
        <w:pStyle w:val="Caption"/>
        <w:rPr>
          <w:lang w:val="en-US"/>
        </w:rPr>
      </w:pPr>
      <w:bookmarkStart w:id="531" w:name="_Toc373485076"/>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108</w:t>
      </w:r>
      <w:r w:rsidRPr="0045652F">
        <w:rPr>
          <w:lang w:val="en-US"/>
        </w:rPr>
        <w:fldChar w:fldCharType="end"/>
      </w:r>
      <w:r w:rsidRPr="0045652F">
        <w:rPr>
          <w:lang w:val="en-US"/>
        </w:rPr>
        <w:t xml:space="preserve"> HTTP presentation m</w:t>
      </w:r>
      <w:r w:rsidRPr="0045652F">
        <w:rPr>
          <w:lang w:val="en-US"/>
        </w:rPr>
        <w:fldChar w:fldCharType="begin"/>
      </w:r>
      <w:r w:rsidRPr="0045652F">
        <w:rPr>
          <w:lang w:val="en-US"/>
        </w:rPr>
        <w:instrText xml:space="preserve"> SEQ Figure \* ARABIC \s 1 </w:instrText>
      </w:r>
      <w:r w:rsidRPr="0045652F">
        <w:rPr>
          <w:lang w:val="en-US"/>
        </w:rPr>
        <w:fldChar w:fldCharType="end"/>
      </w:r>
      <w:r w:rsidRPr="0045652F">
        <w:rPr>
          <w:lang w:val="en-US"/>
        </w:rPr>
        <w:t>odule for Query input data</w:t>
      </w:r>
      <w:bookmarkEnd w:id="531"/>
    </w:p>
    <w:p w14:paraId="5B98F926" w14:textId="77777777" w:rsidR="00774472" w:rsidRPr="0045652F" w:rsidRDefault="00774472">
      <w:pPr>
        <w:rPr>
          <w:lang w:val="en-US"/>
        </w:rPr>
      </w:pPr>
      <w:r w:rsidRPr="0045652F">
        <w:rPr>
          <w:lang w:val="en-US"/>
        </w:rPr>
        <w:t>The same presentation module may be used to process both GET and POST requests.</w:t>
      </w:r>
    </w:p>
    <w:p w14:paraId="169B103B" w14:textId="77777777" w:rsidR="00774472" w:rsidRPr="0045652F" w:rsidRDefault="00774472">
      <w:pPr>
        <w:pStyle w:val="Heading6"/>
        <w:rPr>
          <w:lang w:val="en-US"/>
        </w:rPr>
      </w:pPr>
      <w:r w:rsidRPr="0045652F">
        <w:rPr>
          <w:lang w:val="en-US"/>
        </w:rPr>
        <w:t>Contents of generated commarea</w:t>
      </w:r>
    </w:p>
    <w:p w14:paraId="55CA70B6" w14:textId="77777777" w:rsidR="00774472" w:rsidRPr="0045652F" w:rsidRDefault="00774472">
      <w:pPr>
        <w:pStyle w:val="ecran0"/>
        <w:rPr>
          <w:lang w:val="en-US"/>
        </w:rPr>
      </w:pPr>
      <w:r w:rsidRPr="0045652F">
        <w:rPr>
          <w:lang w:val="en-US"/>
        </w:rPr>
        <w:t>The figure below shows the 20-byte commarea generated in the VIRTEL variable MYAREA:</w:t>
      </w:r>
    </w:p>
    <w:p w14:paraId="5252E8AF" w14:textId="77777777" w:rsidR="00774472" w:rsidRPr="0045652F" w:rsidRDefault="00774472">
      <w:pPr>
        <w:pStyle w:val="Listing"/>
        <w:ind w:left="1980"/>
        <w:rPr>
          <w:lang w:val="en-US"/>
        </w:rPr>
      </w:pPr>
      <w:r w:rsidRPr="0045652F">
        <w:rPr>
          <w:lang w:val="en-US"/>
        </w:rPr>
        <w:t>----+----1----+----2</w:t>
      </w:r>
    </w:p>
    <w:p w14:paraId="51B550FF" w14:textId="77777777" w:rsidR="00774472" w:rsidRPr="0045652F" w:rsidRDefault="00774472">
      <w:pPr>
        <w:pStyle w:val="Listing"/>
        <w:ind w:left="1980"/>
        <w:rPr>
          <w:lang w:val="en-US"/>
        </w:rPr>
      </w:pPr>
      <w:r w:rsidRPr="0045652F">
        <w:rPr>
          <w:lang w:val="en-US"/>
        </w:rPr>
        <w:t>15314991360507/01/15</w:t>
      </w:r>
    </w:p>
    <w:p w14:paraId="33F13528" w14:textId="77777777" w:rsidR="00774472" w:rsidRPr="0045652F" w:rsidRDefault="00774472">
      <w:pPr>
        <w:pStyle w:val="Caption"/>
        <w:rPr>
          <w:lang w:val="en-US"/>
        </w:rPr>
      </w:pPr>
      <w:bookmarkStart w:id="532" w:name="_Toc373485077"/>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109</w:t>
      </w:r>
      <w:r w:rsidRPr="0045652F">
        <w:rPr>
          <w:lang w:val="en-US"/>
        </w:rPr>
        <w:fldChar w:fldCharType="end"/>
      </w:r>
      <w:r w:rsidRPr="0045652F">
        <w:rPr>
          <w:lang w:val="en-US"/>
        </w:rPr>
        <w:t xml:space="preserve"> Commarea generated from Query data</w:t>
      </w:r>
      <w:bookmarkEnd w:id="532"/>
    </w:p>
    <w:p w14:paraId="4791164C" w14:textId="77777777" w:rsidR="00774472" w:rsidRPr="0045652F" w:rsidRDefault="00774472">
      <w:pPr>
        <w:pStyle w:val="Heading6"/>
        <w:rPr>
          <w:lang w:val="en-US"/>
        </w:rPr>
      </w:pPr>
      <w:r w:rsidRPr="0045652F">
        <w:rPr>
          <w:lang w:val="en-US"/>
        </w:rPr>
        <w:t>Transaction definition for Query input data</w:t>
      </w:r>
    </w:p>
    <w:p w14:paraId="2411487D" w14:textId="77777777" w:rsidR="00774472" w:rsidRPr="0045652F" w:rsidRDefault="00774472">
      <w:pPr>
        <w:pStyle w:val="ecran0"/>
        <w:rPr>
          <w:lang w:val="en-US"/>
        </w:rPr>
      </w:pPr>
      <w:r w:rsidRPr="0045652F">
        <w:rPr>
          <w:lang w:val="en-US"/>
        </w:rPr>
        <w:t xml:space="preserve">The HTTP requests shown in the GET and POST examples above use the URL </w:t>
      </w:r>
      <w:r w:rsidRPr="0045652F">
        <w:rPr>
          <w:i/>
          <w:iCs/>
          <w:lang w:val="en-US"/>
        </w:rPr>
        <w:t>querydemo.htm+tranq</w:t>
      </w:r>
      <w:r w:rsidRPr="0045652F">
        <w:rPr>
          <w:lang w:val="en-US"/>
        </w:rPr>
        <w:t xml:space="preserve"> to invoke the VIRTEL transaction shown below (</w:t>
      </w:r>
      <w:r w:rsidRPr="0045652F">
        <w:rPr>
          <w:i/>
          <w:iCs/>
          <w:lang w:val="en-US"/>
        </w:rPr>
        <w:t>tranq</w:t>
      </w:r>
      <w:r w:rsidRPr="0045652F">
        <w:rPr>
          <w:lang w:val="en-US"/>
        </w:rPr>
        <w:t xml:space="preserve"> is the “external name” of the transaction).  The “TIOA at logon” field contains a connection script.  After signing on to CICS, the connection script uses the &amp;/S order to process the INITIAL scenario in the presentation module SCENQRYI.  This scenario converts the Query parameter input data into a VIRTEL variable named MYAREA.  The script then invokes a CICS transaction VQRY, passing the contents of MYAREA as input data.  The CICS transaction performs an EXEC CICS RECEIVE to obtain the input data.</w:t>
      </w:r>
    </w:p>
    <w:p w14:paraId="4616A5F2" w14:textId="77777777" w:rsidR="00774472" w:rsidRPr="0045652F" w:rsidRDefault="00774472">
      <w:pPr>
        <w:pStyle w:val="Ecran80"/>
        <w:rPr>
          <w:lang w:val="en-US"/>
        </w:rPr>
      </w:pPr>
      <w:r w:rsidRPr="0045652F">
        <w:rPr>
          <w:lang w:val="en-US"/>
        </w:rPr>
        <w:t xml:space="preserve"> TRANSACTION DETAIL DEFINITION ---------------------- Applid: VIRTELD2 15:32:33 </w:t>
      </w:r>
    </w:p>
    <w:p w14:paraId="6DE91A24" w14:textId="77777777" w:rsidR="00774472" w:rsidRPr="0045652F" w:rsidRDefault="00774472">
      <w:pPr>
        <w:pStyle w:val="Ecran80"/>
        <w:rPr>
          <w:lang w:val="en-US"/>
        </w:rPr>
      </w:pPr>
      <w:r w:rsidRPr="0045652F">
        <w:rPr>
          <w:lang w:val="en-US"/>
        </w:rPr>
        <w:t xml:space="preserve">                                                                                </w:t>
      </w:r>
    </w:p>
    <w:p w14:paraId="229CC021" w14:textId="77777777" w:rsidR="00774472" w:rsidRPr="0045652F" w:rsidRDefault="00774472">
      <w:pPr>
        <w:pStyle w:val="Ecran80"/>
        <w:rPr>
          <w:lang w:val="en-US"/>
        </w:rPr>
      </w:pPr>
      <w:r w:rsidRPr="0045652F">
        <w:rPr>
          <w:lang w:val="en-US"/>
        </w:rPr>
        <w:t xml:space="preserve"> Internal name ===&gt; CLI-17Q                To associate with an entry point name</w:t>
      </w:r>
    </w:p>
    <w:p w14:paraId="72837EF0" w14:textId="77777777" w:rsidR="00774472" w:rsidRPr="0045652F" w:rsidRDefault="00774472">
      <w:pPr>
        <w:pStyle w:val="Ecran80"/>
        <w:rPr>
          <w:lang w:val="en-US"/>
        </w:rPr>
      </w:pPr>
      <w:r w:rsidRPr="0045652F">
        <w:rPr>
          <w:lang w:val="en-US"/>
        </w:rPr>
        <w:t xml:space="preserve"> External name ===&gt; tranq                  Name displayed on user menu          </w:t>
      </w:r>
    </w:p>
    <w:p w14:paraId="39A9ABEF" w14:textId="77777777" w:rsidR="00774472" w:rsidRPr="0045652F" w:rsidRDefault="00774472">
      <w:pPr>
        <w:pStyle w:val="Ecran80"/>
        <w:rPr>
          <w:lang w:val="en-US"/>
        </w:rPr>
      </w:pPr>
      <w:r w:rsidRPr="0045652F">
        <w:rPr>
          <w:lang w:val="en-US"/>
        </w:rPr>
        <w:t xml:space="preserve"> Description   ===&gt; Demonstration VIRTEL Query                                  </w:t>
      </w:r>
    </w:p>
    <w:p w14:paraId="3D35B549" w14:textId="77777777" w:rsidR="00774472" w:rsidRPr="0045652F" w:rsidRDefault="00774472">
      <w:pPr>
        <w:pStyle w:val="Ecran80"/>
        <w:rPr>
          <w:lang w:val="en-US"/>
        </w:rPr>
      </w:pPr>
      <w:r w:rsidRPr="0045652F">
        <w:rPr>
          <w:lang w:val="en-US"/>
        </w:rPr>
        <w:t xml:space="preserve"> Application   ===&gt; CICSPROD               Application to be called             </w:t>
      </w:r>
    </w:p>
    <w:p w14:paraId="5078739B" w14:textId="77777777" w:rsidR="00774472" w:rsidRPr="0045652F" w:rsidRDefault="00774472">
      <w:pPr>
        <w:pStyle w:val="Ecran80"/>
        <w:rPr>
          <w:lang w:val="en-US"/>
        </w:rPr>
      </w:pPr>
      <w:r w:rsidRPr="0045652F">
        <w:rPr>
          <w:lang w:val="en-US"/>
        </w:rPr>
        <w:t xml:space="preserve"> </w:t>
      </w:r>
      <w:r w:rsidR="00402441">
        <w:rPr>
          <w:lang w:val="en-US"/>
        </w:rPr>
        <w:t xml:space="preserve">PassTicket    ===&gt; 0  Name ===&gt;           0=no 1=yes 2=unsigned                </w:t>
      </w:r>
    </w:p>
    <w:p w14:paraId="37F7E317" w14:textId="77777777" w:rsidR="00774472" w:rsidRPr="0045652F" w:rsidRDefault="00774472">
      <w:pPr>
        <w:pStyle w:val="Ecran80"/>
        <w:rPr>
          <w:lang w:val="en-US"/>
        </w:rPr>
      </w:pPr>
      <w:r w:rsidRPr="0045652F">
        <w:rPr>
          <w:lang w:val="en-US"/>
        </w:rPr>
        <w:t xml:space="preserve"> Application type   ===&gt; 1                 1=VTAM 2=VIRTEL 3=SERV 4=PAGE 5=LINE </w:t>
      </w:r>
    </w:p>
    <w:p w14:paraId="3BCFC4C5" w14:textId="77777777" w:rsidR="00774472" w:rsidRPr="0045652F" w:rsidRDefault="00774472">
      <w:pPr>
        <w:pStyle w:val="Ecran80"/>
        <w:rPr>
          <w:lang w:val="en-US"/>
        </w:rPr>
      </w:pPr>
      <w:r w:rsidRPr="0045652F">
        <w:rPr>
          <w:lang w:val="en-US"/>
        </w:rPr>
        <w:t xml:space="preserve"> Pseudo-terminals   ===&gt; CLVTA             Prefix of name of partner terminals  </w:t>
      </w:r>
    </w:p>
    <w:p w14:paraId="2CBC841F" w14:textId="77777777" w:rsidR="00774472" w:rsidRPr="0045652F" w:rsidRDefault="00774472">
      <w:pPr>
        <w:pStyle w:val="Ecran80"/>
        <w:rPr>
          <w:lang w:val="en-US"/>
        </w:rPr>
      </w:pPr>
      <w:r w:rsidRPr="0045652F">
        <w:rPr>
          <w:lang w:val="en-US"/>
        </w:rPr>
        <w:t xml:space="preserve"> Logmode            ===&gt;                   Specify when LOGMODE must be changed </w:t>
      </w:r>
    </w:p>
    <w:p w14:paraId="572568D6" w14:textId="77777777" w:rsidR="00774472" w:rsidRPr="0045652F" w:rsidRDefault="00774472">
      <w:pPr>
        <w:pStyle w:val="Ecran80"/>
        <w:rPr>
          <w:lang w:val="en-US"/>
        </w:rPr>
      </w:pPr>
      <w:r w:rsidRPr="0045652F">
        <w:rPr>
          <w:lang w:val="en-US"/>
        </w:rPr>
        <w:t xml:space="preserve"> How started        ===&gt; 1                 1=menu 2=sub-menu 3=auto             </w:t>
      </w:r>
    </w:p>
    <w:p w14:paraId="5133AFD6" w14:textId="77777777" w:rsidR="00774472" w:rsidRPr="0045652F" w:rsidRDefault="00774472">
      <w:pPr>
        <w:pStyle w:val="Ecran80"/>
        <w:rPr>
          <w:lang w:val="en-US"/>
        </w:rPr>
      </w:pPr>
      <w:r w:rsidRPr="0045652F">
        <w:rPr>
          <w:lang w:val="en-US"/>
        </w:rPr>
        <w:t xml:space="preserve"> Security           ===&gt; 0                 0=none 1=basic 2=NTLM 3=TLS 4=HTML   </w:t>
      </w:r>
    </w:p>
    <w:p w14:paraId="46ED7344" w14:textId="77777777" w:rsidR="00774472" w:rsidRPr="0045652F" w:rsidRDefault="00774472">
      <w:pPr>
        <w:pStyle w:val="Ecran80"/>
        <w:rPr>
          <w:lang w:val="en-US"/>
        </w:rPr>
      </w:pPr>
      <w:r w:rsidRPr="0045652F">
        <w:rPr>
          <w:lang w:val="en-US"/>
        </w:rPr>
        <w:t xml:space="preserve"> H4W commands ?     ===&gt; 024               0=no 1=yes 2=if2VIRTEL 4=auto        </w:t>
      </w:r>
    </w:p>
    <w:p w14:paraId="1E6BDF55" w14:textId="77777777" w:rsidR="00774472" w:rsidRPr="0045652F" w:rsidRDefault="00774472">
      <w:pPr>
        <w:pStyle w:val="Ecran80"/>
        <w:rPr>
          <w:lang w:val="en-US"/>
        </w:rPr>
      </w:pPr>
      <w:r w:rsidRPr="0045652F">
        <w:rPr>
          <w:lang w:val="en-US"/>
        </w:rPr>
        <w:t xml:space="preserve"> Logon message      ===&gt;                                                        </w:t>
      </w:r>
    </w:p>
    <w:p w14:paraId="2B637B60" w14:textId="77777777" w:rsidR="00774472" w:rsidRPr="0045652F" w:rsidRDefault="00774472">
      <w:pPr>
        <w:pStyle w:val="Ecran80"/>
        <w:rPr>
          <w:lang w:val="en-US"/>
        </w:rPr>
      </w:pPr>
      <w:r w:rsidRPr="0045652F">
        <w:rPr>
          <w:lang w:val="en-US"/>
        </w:rPr>
        <w:t xml:space="preserve">                                                                                </w:t>
      </w:r>
    </w:p>
    <w:p w14:paraId="2280CDE5" w14:textId="77777777" w:rsidR="00774472" w:rsidRPr="0045652F" w:rsidRDefault="00774472">
      <w:pPr>
        <w:pStyle w:val="Ecran80"/>
        <w:rPr>
          <w:lang w:val="en-US"/>
        </w:rPr>
      </w:pPr>
      <w:r w:rsidRPr="0045652F">
        <w:rPr>
          <w:lang w:val="en-US"/>
        </w:rPr>
        <w:t xml:space="preserve"> TIOA at logon      ===&gt; Signon to CICS&amp;/W&amp;*F34BE9&amp;/A                           </w:t>
      </w:r>
    </w:p>
    <w:p w14:paraId="426790A0" w14:textId="77777777" w:rsidR="00774472" w:rsidRPr="0045652F" w:rsidRDefault="00774472">
      <w:pPr>
        <w:pStyle w:val="Ecran80"/>
        <w:rPr>
          <w:lang w:val="en-US"/>
        </w:rPr>
      </w:pPr>
      <w:r w:rsidRPr="0045652F">
        <w:rPr>
          <w:lang w:val="en-US"/>
        </w:rPr>
        <w:t xml:space="preserve"> &amp;(&amp;/S VQRY&amp;=MYAREA=&amp;/A&amp;)                                                       </w:t>
      </w:r>
    </w:p>
    <w:p w14:paraId="1A241A13" w14:textId="77777777" w:rsidR="00774472" w:rsidRPr="0045652F" w:rsidRDefault="00774472">
      <w:pPr>
        <w:pStyle w:val="Ecran80"/>
        <w:rPr>
          <w:lang w:val="en-US"/>
        </w:rPr>
      </w:pPr>
      <w:r w:rsidRPr="0045652F">
        <w:rPr>
          <w:lang w:val="en-US"/>
        </w:rPr>
        <w:t xml:space="preserve"> TIOA at logoff     ===&gt;                                                        </w:t>
      </w:r>
    </w:p>
    <w:p w14:paraId="76091D78" w14:textId="77777777" w:rsidR="00774472" w:rsidRPr="0045652F" w:rsidRDefault="00774472">
      <w:pPr>
        <w:pStyle w:val="Ecran80"/>
        <w:rPr>
          <w:lang w:val="en-US"/>
        </w:rPr>
      </w:pPr>
      <w:r w:rsidRPr="0045652F">
        <w:rPr>
          <w:lang w:val="en-US"/>
        </w:rPr>
        <w:t xml:space="preserve">                                                                                </w:t>
      </w:r>
    </w:p>
    <w:p w14:paraId="56BC8B3D" w14:textId="77777777" w:rsidR="00774472" w:rsidRPr="0045652F" w:rsidRDefault="00774472">
      <w:pPr>
        <w:pStyle w:val="Ecran80"/>
        <w:rPr>
          <w:lang w:val="en-US"/>
        </w:rPr>
      </w:pPr>
      <w:r w:rsidRPr="0045652F">
        <w:rPr>
          <w:lang w:val="en-US"/>
        </w:rPr>
        <w:t xml:space="preserve"> Initial Scenario   ===&gt; SCENQRYI          Final Scenario      ===&gt;             </w:t>
      </w:r>
    </w:p>
    <w:p w14:paraId="1A368CBD" w14:textId="77777777" w:rsidR="00774472" w:rsidRPr="0045652F" w:rsidRDefault="00774472">
      <w:pPr>
        <w:pStyle w:val="Ecran80"/>
        <w:rPr>
          <w:lang w:val="en-US"/>
        </w:rPr>
      </w:pPr>
      <w:r w:rsidRPr="0045652F">
        <w:rPr>
          <w:lang w:val="en-US"/>
        </w:rPr>
        <w:t xml:space="preserve"> Input Scenario     ===&gt;                   Output Scenario     ===&gt;             </w:t>
      </w:r>
    </w:p>
    <w:p w14:paraId="39C1DF84" w14:textId="77777777" w:rsidR="00774472" w:rsidRPr="0045652F" w:rsidRDefault="00774472">
      <w:pPr>
        <w:pStyle w:val="Ecran80"/>
        <w:rPr>
          <w:lang w:val="en-US"/>
        </w:rPr>
      </w:pPr>
      <w:r w:rsidRPr="0045652F">
        <w:rPr>
          <w:lang w:val="en-US"/>
        </w:rPr>
        <w:t xml:space="preserve">                                                                                </w:t>
      </w:r>
    </w:p>
    <w:p w14:paraId="5DA88EE9" w14:textId="77777777" w:rsidR="00774472" w:rsidRPr="0045652F" w:rsidRDefault="00774472">
      <w:pPr>
        <w:pStyle w:val="Ecran80"/>
        <w:rPr>
          <w:lang w:val="en-US"/>
        </w:rPr>
      </w:pPr>
      <w:r w:rsidRPr="0045652F">
        <w:rPr>
          <w:lang w:val="en-US"/>
        </w:rPr>
        <w:t xml:space="preserve"> P1=Update                          P3=Return                       P12=Server  </w:t>
      </w:r>
    </w:p>
    <w:p w14:paraId="267F772F" w14:textId="77777777" w:rsidR="00774472" w:rsidRPr="0045652F" w:rsidRDefault="00774472">
      <w:pPr>
        <w:pStyle w:val="Ecran80"/>
        <w:rPr>
          <w:lang w:val="en-US"/>
        </w:rPr>
      </w:pPr>
      <w:r w:rsidRPr="0045652F">
        <w:rPr>
          <w:lang w:val="en-US"/>
        </w:rPr>
        <w:t xml:space="preserve">                                                                                </w:t>
      </w:r>
    </w:p>
    <w:p w14:paraId="030C0731" w14:textId="77777777" w:rsidR="00774472" w:rsidRPr="0045652F" w:rsidRDefault="00774472">
      <w:pPr>
        <w:pStyle w:val="Caption"/>
        <w:rPr>
          <w:lang w:val="en-US"/>
        </w:rPr>
      </w:pPr>
      <w:bookmarkStart w:id="533" w:name="_Toc373485078"/>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110</w:t>
      </w:r>
      <w:r w:rsidRPr="0045652F">
        <w:rPr>
          <w:lang w:val="en-US"/>
        </w:rPr>
        <w:fldChar w:fldCharType="end"/>
      </w:r>
      <w:r w:rsidRPr="0045652F">
        <w:rPr>
          <w:lang w:val="en-US"/>
        </w:rPr>
        <w:t xml:space="preserve"> VIRTEL transaction definition for Query input data</w:t>
      </w:r>
      <w:bookmarkEnd w:id="533"/>
    </w:p>
    <w:p w14:paraId="7F7C905B" w14:textId="77777777" w:rsidR="00774472" w:rsidRPr="0045652F" w:rsidRDefault="00774472">
      <w:pPr>
        <w:rPr>
          <w:lang w:val="en-US"/>
        </w:rPr>
      </w:pPr>
    </w:p>
    <w:p w14:paraId="68BADDAF" w14:textId="77777777" w:rsidR="00774472" w:rsidRPr="0045652F" w:rsidRDefault="00774472">
      <w:pPr>
        <w:pStyle w:val="Heading5"/>
        <w:pageBreakBefore/>
        <w:rPr>
          <w:lang w:val="en-US"/>
        </w:rPr>
      </w:pPr>
      <w:r w:rsidRPr="0045652F">
        <w:rPr>
          <w:lang w:val="en-US"/>
        </w:rPr>
        <w:t>Parsing XML input</w:t>
      </w:r>
      <w:bookmarkEnd w:id="514"/>
    </w:p>
    <w:p w14:paraId="63D75F42" w14:textId="77777777" w:rsidR="00774472" w:rsidRPr="0045652F" w:rsidRDefault="00774472">
      <w:pPr>
        <w:rPr>
          <w:lang w:val="en-US"/>
        </w:rPr>
      </w:pPr>
      <w:r w:rsidRPr="0045652F">
        <w:rPr>
          <w:lang w:val="en-US"/>
        </w:rPr>
        <w:fldChar w:fldCharType="begin"/>
      </w:r>
      <w:r w:rsidRPr="0045652F">
        <w:rPr>
          <w:lang w:val="en-US"/>
        </w:rPr>
        <w:instrText xml:space="preserve"> XE "XML:Example:Input" </w:instrText>
      </w:r>
      <w:r w:rsidRPr="0045652F">
        <w:rPr>
          <w:lang w:val="en-US"/>
        </w:rPr>
        <w:fldChar w:fldCharType="end"/>
      </w:r>
      <w:r w:rsidRPr="0045652F">
        <w:rPr>
          <w:szCs w:val="19"/>
          <w:lang w:val="en-US"/>
        </w:rPr>
        <w:fldChar w:fldCharType="begin"/>
      </w:r>
      <w:r w:rsidRPr="0045652F">
        <w:rPr>
          <w:lang w:val="en-US"/>
        </w:rPr>
        <w:instrText xml:space="preserve"> XE "XML:XML-to-commarea conversion" </w:instrText>
      </w:r>
      <w:r w:rsidRPr="0045652F">
        <w:rPr>
          <w:szCs w:val="19"/>
          <w:lang w:val="en-US"/>
        </w:rPr>
        <w:fldChar w:fldCharType="end"/>
      </w:r>
      <w:r w:rsidRPr="0045652F">
        <w:rPr>
          <w:lang w:val="en-US"/>
        </w:rPr>
        <w:t>By using a combination of an INITIAL scenario and a VIRTEL transaction script, VIRTEL can transform XML input data in an HTTP request into a fixed-format data area for processing by a COBOL legacy application program.</w:t>
      </w:r>
    </w:p>
    <w:p w14:paraId="586E5B44" w14:textId="77777777" w:rsidR="00774472" w:rsidRPr="0045652F" w:rsidRDefault="00774472">
      <w:pPr>
        <w:pStyle w:val="Heading6"/>
        <w:rPr>
          <w:lang w:val="en-US"/>
        </w:rPr>
      </w:pPr>
      <w:bookmarkStart w:id="534" w:name="_Ref156627374"/>
      <w:r w:rsidRPr="0045652F">
        <w:rPr>
          <w:lang w:val="en-US"/>
        </w:rPr>
        <w:t>HTTP request with XML input data</w:t>
      </w:r>
      <w:bookmarkEnd w:id="534"/>
    </w:p>
    <w:p w14:paraId="1CB015F3" w14:textId="77777777" w:rsidR="00774472" w:rsidRPr="0045652F" w:rsidRDefault="00774472">
      <w:pPr>
        <w:pStyle w:val="ecran0"/>
        <w:rPr>
          <w:lang w:val="en-US"/>
        </w:rPr>
      </w:pPr>
      <w:r w:rsidRPr="0045652F">
        <w:rPr>
          <w:lang w:val="en-US"/>
        </w:rPr>
        <w:t xml:space="preserve">The simplest method of sending XML data to VIRTEL is to build an HTTP POST request containing the raw XML data in the request body.  This is the format expected by the MAP$ FROM-INPUT instruction described </w:t>
      </w:r>
      <w:r w:rsidRPr="0045652F">
        <w:rPr>
          <w:lang w:val="en-US"/>
        </w:rPr>
        <w:fldChar w:fldCharType="begin"/>
      </w:r>
      <w:r w:rsidRPr="0045652F">
        <w:rPr>
          <w:lang w:val="en-US"/>
        </w:rPr>
        <w:instrText xml:space="preserve"> PAGEREF _Ref124321138 \p \h </w:instrText>
      </w:r>
      <w:r w:rsidRPr="0045652F">
        <w:rPr>
          <w:lang w:val="en-US"/>
        </w:rPr>
      </w:r>
      <w:r w:rsidRPr="0045652F">
        <w:rPr>
          <w:lang w:val="en-US"/>
        </w:rPr>
        <w:fldChar w:fldCharType="separate"/>
      </w:r>
      <w:r w:rsidR="00A87DE6">
        <w:rPr>
          <w:noProof/>
          <w:lang w:val="en-US"/>
        </w:rPr>
        <w:t>sur la page 198</w:t>
      </w:r>
      <w:r w:rsidRPr="0045652F">
        <w:rPr>
          <w:lang w:val="en-US"/>
        </w:rPr>
        <w:fldChar w:fldCharType="end"/>
      </w:r>
      <w:r w:rsidRPr="0045652F">
        <w:rPr>
          <w:lang w:val="en-US"/>
        </w:rPr>
        <w:t>.  The figure below shows an example of an HTTP request containing XML input data:</w:t>
      </w:r>
    </w:p>
    <w:p w14:paraId="2A46C161" w14:textId="77777777" w:rsidR="00774472" w:rsidRPr="0045652F" w:rsidRDefault="00774472">
      <w:pPr>
        <w:pStyle w:val="Listing"/>
        <w:rPr>
          <w:lang w:val="en-US"/>
        </w:rPr>
      </w:pPr>
      <w:r w:rsidRPr="0045652F">
        <w:rPr>
          <w:lang w:val="en-US"/>
        </w:rPr>
        <w:t>POST /demohttp/xmldemo.xml+tran3 HTTP/1.0</w:t>
      </w:r>
    </w:p>
    <w:p w14:paraId="77755F41" w14:textId="77777777" w:rsidR="00774472" w:rsidRPr="0045652F" w:rsidRDefault="00774472">
      <w:pPr>
        <w:pStyle w:val="Listing"/>
        <w:rPr>
          <w:lang w:val="en-US"/>
        </w:rPr>
      </w:pPr>
      <w:r w:rsidRPr="0045652F">
        <w:rPr>
          <w:lang w:val="en-US"/>
        </w:rPr>
        <w:t>Host: 192.168.235.30</w:t>
      </w:r>
    </w:p>
    <w:p w14:paraId="6CD44994" w14:textId="77777777" w:rsidR="00774472" w:rsidRPr="0045652F" w:rsidRDefault="00774472">
      <w:pPr>
        <w:pStyle w:val="Listing"/>
        <w:rPr>
          <w:lang w:val="en-US"/>
        </w:rPr>
      </w:pPr>
      <w:r w:rsidRPr="0045652F">
        <w:rPr>
          <w:lang w:val="en-US"/>
        </w:rPr>
        <w:t>Accept: */*</w:t>
      </w:r>
    </w:p>
    <w:p w14:paraId="2717B478" w14:textId="77777777" w:rsidR="00774472" w:rsidRPr="0045652F" w:rsidRDefault="00774472">
      <w:pPr>
        <w:pStyle w:val="Listing"/>
        <w:rPr>
          <w:lang w:val="en-US"/>
        </w:rPr>
      </w:pPr>
      <w:r w:rsidRPr="0045652F">
        <w:rPr>
          <w:lang w:val="en-US"/>
        </w:rPr>
        <w:t>Content-Length: 197</w:t>
      </w:r>
    </w:p>
    <w:p w14:paraId="53732341" w14:textId="77777777" w:rsidR="00774472" w:rsidRPr="0045652F" w:rsidRDefault="00774472">
      <w:pPr>
        <w:pStyle w:val="Listing"/>
        <w:rPr>
          <w:lang w:val="en-US"/>
        </w:rPr>
      </w:pPr>
    </w:p>
    <w:p w14:paraId="031C4F48" w14:textId="77777777" w:rsidR="00774472" w:rsidRPr="0045652F" w:rsidRDefault="00774472">
      <w:pPr>
        <w:pStyle w:val="Listing"/>
        <w:rPr>
          <w:lang w:val="en-US"/>
        </w:rPr>
      </w:pPr>
      <w:r w:rsidRPr="0045652F">
        <w:rPr>
          <w:lang w:val="en-US"/>
        </w:rPr>
        <w:t>&lt;?xml version="1.0" ?&gt;</w:t>
      </w:r>
    </w:p>
    <w:p w14:paraId="701A2863" w14:textId="77777777" w:rsidR="00774472" w:rsidRPr="0045652F" w:rsidRDefault="00774472">
      <w:pPr>
        <w:pStyle w:val="Listing"/>
        <w:rPr>
          <w:lang w:val="en-US"/>
        </w:rPr>
      </w:pPr>
      <w:r w:rsidRPr="0045652F">
        <w:rPr>
          <w:lang w:val="en-US"/>
        </w:rPr>
        <w:t>&lt;methodCall&gt;</w:t>
      </w:r>
    </w:p>
    <w:p w14:paraId="368C56C1" w14:textId="77777777" w:rsidR="00774472" w:rsidRPr="0045652F" w:rsidRDefault="00774472">
      <w:pPr>
        <w:pStyle w:val="Listing"/>
        <w:rPr>
          <w:lang w:val="en-US"/>
        </w:rPr>
      </w:pPr>
      <w:r w:rsidRPr="0045652F">
        <w:rPr>
          <w:lang w:val="en-US"/>
        </w:rPr>
        <w:t>&lt;screenname&gt;T000-GAL&lt;/screenname&gt;</w:t>
      </w:r>
    </w:p>
    <w:p w14:paraId="40E8ED2D" w14:textId="77777777" w:rsidR="00774472" w:rsidRPr="0045652F" w:rsidRDefault="00774472">
      <w:pPr>
        <w:pStyle w:val="Listing"/>
        <w:rPr>
          <w:lang w:val="en-US"/>
        </w:rPr>
      </w:pPr>
      <w:r w:rsidRPr="0045652F">
        <w:rPr>
          <w:lang w:val="en-US"/>
        </w:rPr>
        <w:t>&lt;screentype&gt;3270&lt;/screentype&gt;</w:t>
      </w:r>
    </w:p>
    <w:p w14:paraId="42DFA0A1" w14:textId="77777777" w:rsidR="00774472" w:rsidRPr="0045652F" w:rsidRDefault="00774472">
      <w:pPr>
        <w:pStyle w:val="Listing"/>
        <w:rPr>
          <w:lang w:val="en-US"/>
        </w:rPr>
      </w:pPr>
      <w:r w:rsidRPr="0045652F">
        <w:rPr>
          <w:lang w:val="en-US"/>
        </w:rPr>
        <w:t>&lt;params&gt;</w:t>
      </w:r>
    </w:p>
    <w:p w14:paraId="18220CB1" w14:textId="77777777" w:rsidR="00774472" w:rsidRPr="0045652F" w:rsidRDefault="00774472">
      <w:pPr>
        <w:pStyle w:val="Listing"/>
        <w:rPr>
          <w:lang w:val="en-US"/>
        </w:rPr>
      </w:pPr>
      <w:r w:rsidRPr="0045652F">
        <w:rPr>
          <w:lang w:val="en-US"/>
        </w:rPr>
        <w:t xml:space="preserve">  &lt;fieldname&gt;FIELD001&lt;/fieldname&gt;</w:t>
      </w:r>
    </w:p>
    <w:p w14:paraId="6D4DB1B9" w14:textId="77777777" w:rsidR="00774472" w:rsidRPr="0045652F" w:rsidRDefault="00774472">
      <w:pPr>
        <w:pStyle w:val="Listing"/>
        <w:rPr>
          <w:lang w:val="en-US"/>
        </w:rPr>
      </w:pPr>
      <w:r w:rsidRPr="0045652F">
        <w:rPr>
          <w:lang w:val="en-US"/>
        </w:rPr>
        <w:t xml:space="preserve">  &lt;uinput&gt;A&lt;/uinput&gt;</w:t>
      </w:r>
    </w:p>
    <w:p w14:paraId="58A7F4BA" w14:textId="77777777" w:rsidR="00774472" w:rsidRPr="0045652F" w:rsidRDefault="00774472">
      <w:pPr>
        <w:pStyle w:val="Listing"/>
        <w:rPr>
          <w:lang w:val="en-US"/>
        </w:rPr>
      </w:pPr>
      <w:r w:rsidRPr="0045652F">
        <w:rPr>
          <w:lang w:val="en-US"/>
        </w:rPr>
        <w:t>&lt;/params&gt;</w:t>
      </w:r>
    </w:p>
    <w:p w14:paraId="3E645A6A" w14:textId="77777777" w:rsidR="00774472" w:rsidRPr="0045652F" w:rsidRDefault="00774472">
      <w:pPr>
        <w:pStyle w:val="Listing"/>
        <w:rPr>
          <w:lang w:val="en-US"/>
        </w:rPr>
      </w:pPr>
      <w:r w:rsidRPr="0045652F">
        <w:rPr>
          <w:lang w:val="en-US"/>
        </w:rPr>
        <w:t>&lt;/methodCall&gt;</w:t>
      </w:r>
    </w:p>
    <w:p w14:paraId="2AED5BFE" w14:textId="77777777" w:rsidR="00774472" w:rsidRPr="0045652F" w:rsidRDefault="00774472">
      <w:pPr>
        <w:pStyle w:val="Caption"/>
        <w:rPr>
          <w:lang w:val="en-US"/>
        </w:rPr>
      </w:pPr>
      <w:bookmarkStart w:id="535" w:name="_Toc373485079"/>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111</w:t>
      </w:r>
      <w:r w:rsidRPr="0045652F">
        <w:rPr>
          <w:lang w:val="en-US"/>
        </w:rPr>
        <w:fldChar w:fldCharType="end"/>
      </w:r>
      <w:r w:rsidRPr="0045652F">
        <w:rPr>
          <w:lang w:val="en-US"/>
        </w:rPr>
        <w:t xml:space="preserve"> Example HTTP request with XML input data</w:t>
      </w:r>
      <w:bookmarkEnd w:id="535"/>
    </w:p>
    <w:p w14:paraId="6EEEDDB0" w14:textId="77777777" w:rsidR="00774472" w:rsidRPr="0045652F" w:rsidRDefault="00774472">
      <w:pPr>
        <w:pStyle w:val="Heading6"/>
        <w:rPr>
          <w:lang w:val="en-US"/>
        </w:rPr>
      </w:pPr>
      <w:r w:rsidRPr="0045652F">
        <w:rPr>
          <w:lang w:val="en-US"/>
        </w:rPr>
        <w:t>Presentation m</w:t>
      </w:r>
      <w:r w:rsidRPr="0045652F">
        <w:rPr>
          <w:lang w:val="en-US"/>
        </w:rPr>
        <w:fldChar w:fldCharType="begin"/>
      </w:r>
      <w:r w:rsidRPr="0045652F">
        <w:rPr>
          <w:lang w:val="en-US"/>
        </w:rPr>
        <w:instrText xml:space="preserve"> SEQ Figure \* ARABIC \s 1 </w:instrText>
      </w:r>
      <w:r w:rsidRPr="0045652F">
        <w:rPr>
          <w:lang w:val="en-US"/>
        </w:rPr>
        <w:fldChar w:fldCharType="end"/>
      </w:r>
      <w:r w:rsidRPr="0045652F">
        <w:rPr>
          <w:lang w:val="en-US"/>
        </w:rPr>
        <w:t>odule for XML input data</w:t>
      </w:r>
    </w:p>
    <w:p w14:paraId="5CBB8E8A" w14:textId="77777777" w:rsidR="00774472" w:rsidRPr="0045652F" w:rsidRDefault="00774472">
      <w:pPr>
        <w:pStyle w:val="ecran0"/>
        <w:rPr>
          <w:lang w:val="en-US"/>
        </w:rPr>
      </w:pPr>
      <w:r w:rsidRPr="0045652F">
        <w:rPr>
          <w:lang w:val="en-US"/>
        </w:rPr>
        <w:t>An example INITIAL scenario for processing this XML input data is coded in the presentation module SCENXMLI shown below:</w:t>
      </w:r>
    </w:p>
    <w:p w14:paraId="225829AA" w14:textId="77777777" w:rsidR="00774472" w:rsidRPr="0045652F" w:rsidRDefault="00774472">
      <w:pPr>
        <w:pStyle w:val="Listing"/>
        <w:rPr>
          <w:lang w:val="en-US"/>
        </w:rPr>
      </w:pPr>
      <w:r w:rsidRPr="0045652F">
        <w:rPr>
          <w:lang w:val="en-US"/>
        </w:rPr>
        <w:t xml:space="preserve">SCENXMLI SCREENS APPL=SCENXMLI                                         </w:t>
      </w:r>
    </w:p>
    <w:p w14:paraId="2B4316F5" w14:textId="77777777" w:rsidR="00774472" w:rsidRPr="0045652F" w:rsidRDefault="00774472">
      <w:pPr>
        <w:pStyle w:val="Listing"/>
        <w:rPr>
          <w:lang w:val="en-US"/>
        </w:rPr>
      </w:pPr>
      <w:r w:rsidRPr="0045652F">
        <w:rPr>
          <w:lang w:val="en-US"/>
        </w:rPr>
        <w:t xml:space="preserve">*                                                                      </w:t>
      </w:r>
    </w:p>
    <w:p w14:paraId="47D47152" w14:textId="77777777" w:rsidR="00774472" w:rsidRPr="0045652F" w:rsidRDefault="00774472">
      <w:pPr>
        <w:pStyle w:val="Listing"/>
        <w:rPr>
          <w:lang w:val="en-US"/>
        </w:rPr>
      </w:pPr>
      <w:r w:rsidRPr="0045652F">
        <w:rPr>
          <w:lang w:val="en-US"/>
        </w:rPr>
        <w:t xml:space="preserve">         SCENARIO INITIAL                                              </w:t>
      </w:r>
    </w:p>
    <w:p w14:paraId="3C0C3918" w14:textId="77777777" w:rsidR="00774472" w:rsidRPr="0045652F" w:rsidRDefault="00774472">
      <w:pPr>
        <w:pStyle w:val="Listing"/>
        <w:rPr>
          <w:lang w:val="en-US"/>
        </w:rPr>
      </w:pPr>
      <w:r w:rsidRPr="0045652F">
        <w:rPr>
          <w:lang w:val="en-US"/>
        </w:rPr>
        <w:t xml:space="preserve">OUTAREA  MAP$    BEGIN                                                 </w:t>
      </w:r>
    </w:p>
    <w:p w14:paraId="3BF7338C" w14:textId="77777777" w:rsidR="00774472" w:rsidRPr="0045652F" w:rsidRDefault="00774472">
      <w:pPr>
        <w:pStyle w:val="Listing"/>
        <w:rPr>
          <w:lang w:val="en-US"/>
        </w:rPr>
      </w:pPr>
      <w:r w:rsidRPr="0045652F">
        <w:rPr>
          <w:lang w:val="en-US"/>
        </w:rPr>
        <w:t xml:space="preserve">         MAP$    AREA,WITH='screenname',LENGTH=8,TYPE=X                </w:t>
      </w:r>
    </w:p>
    <w:p w14:paraId="158155EF" w14:textId="77777777" w:rsidR="00774472" w:rsidRPr="0045652F" w:rsidRDefault="00774472">
      <w:pPr>
        <w:pStyle w:val="Listing"/>
        <w:rPr>
          <w:lang w:val="en-US"/>
        </w:rPr>
      </w:pPr>
      <w:r w:rsidRPr="0045652F">
        <w:rPr>
          <w:lang w:val="en-US"/>
        </w:rPr>
        <w:t xml:space="preserve">PARAMS   MAP$    BEGIN,WITH='params'                                   </w:t>
      </w:r>
    </w:p>
    <w:p w14:paraId="1DCA5DA9" w14:textId="77777777" w:rsidR="00774472" w:rsidRPr="0045652F" w:rsidRDefault="00774472">
      <w:pPr>
        <w:pStyle w:val="Listing"/>
        <w:rPr>
          <w:lang w:val="en-US"/>
        </w:rPr>
      </w:pPr>
      <w:r w:rsidRPr="0045652F">
        <w:rPr>
          <w:lang w:val="en-US"/>
        </w:rPr>
        <w:t xml:space="preserve">         MAP$    AREA,WITH='fieldname',LENGTH=8,TYPE=X                 </w:t>
      </w:r>
    </w:p>
    <w:p w14:paraId="7777D9D5" w14:textId="77777777" w:rsidR="00774472" w:rsidRPr="0045652F" w:rsidRDefault="00774472">
      <w:pPr>
        <w:pStyle w:val="Listing"/>
        <w:rPr>
          <w:lang w:val="en-US"/>
        </w:rPr>
      </w:pPr>
      <w:r w:rsidRPr="0045652F">
        <w:rPr>
          <w:lang w:val="en-US"/>
        </w:rPr>
        <w:t xml:space="preserve">         MAP$    AREA,WITH='uinput',LENGTH=20,TYPE=X                   </w:t>
      </w:r>
    </w:p>
    <w:p w14:paraId="4BECBE7C" w14:textId="77777777" w:rsidR="00774472" w:rsidRPr="0045652F" w:rsidRDefault="00774472">
      <w:pPr>
        <w:pStyle w:val="Listing"/>
        <w:rPr>
          <w:lang w:val="en-US"/>
        </w:rPr>
      </w:pPr>
      <w:r w:rsidRPr="0045652F">
        <w:rPr>
          <w:lang w:val="en-US"/>
        </w:rPr>
        <w:t xml:space="preserve">PARAMS   MAP$    END                                                   </w:t>
      </w:r>
    </w:p>
    <w:p w14:paraId="5454697F" w14:textId="77777777" w:rsidR="00774472" w:rsidRPr="0045652F" w:rsidRDefault="00774472">
      <w:pPr>
        <w:pStyle w:val="Listing"/>
        <w:rPr>
          <w:lang w:val="en-US"/>
        </w:rPr>
      </w:pPr>
      <w:r w:rsidRPr="0045652F">
        <w:rPr>
          <w:lang w:val="en-US"/>
        </w:rPr>
        <w:t xml:space="preserve">OUTAREA  MAP$    END                                                   </w:t>
      </w:r>
    </w:p>
    <w:p w14:paraId="45600DCB" w14:textId="77777777" w:rsidR="00774472" w:rsidRPr="0045652F" w:rsidRDefault="00774472">
      <w:pPr>
        <w:pStyle w:val="Listing"/>
        <w:rPr>
          <w:lang w:val="en-US"/>
        </w:rPr>
      </w:pPr>
      <w:r w:rsidRPr="0045652F">
        <w:rPr>
          <w:lang w:val="en-US"/>
        </w:rPr>
        <w:t xml:space="preserve">*                                                                      </w:t>
      </w:r>
    </w:p>
    <w:p w14:paraId="10FE0ABA" w14:textId="77777777" w:rsidR="00774472" w:rsidRPr="0045652F" w:rsidRDefault="00774472">
      <w:pPr>
        <w:pStyle w:val="Listing"/>
        <w:rPr>
          <w:lang w:val="en-US"/>
        </w:rPr>
      </w:pPr>
      <w:r w:rsidRPr="0045652F">
        <w:rPr>
          <w:lang w:val="en-US"/>
        </w:rPr>
        <w:t xml:space="preserve">OUTAREA  MAP$    FROM-INPUT                                            </w:t>
      </w:r>
    </w:p>
    <w:p w14:paraId="7CEE3D36" w14:textId="77777777" w:rsidR="00774472" w:rsidRPr="0045652F" w:rsidRDefault="00774472">
      <w:pPr>
        <w:pStyle w:val="Listing"/>
        <w:rPr>
          <w:lang w:val="en-US"/>
        </w:rPr>
      </w:pPr>
      <w:r w:rsidRPr="0045652F">
        <w:rPr>
          <w:lang w:val="en-US"/>
        </w:rPr>
        <w:t xml:space="preserve">OUTAREA  MAP$    TO-VARIABLE,VAR='MYAREA'                              </w:t>
      </w:r>
    </w:p>
    <w:p w14:paraId="5AAF30EF" w14:textId="77777777" w:rsidR="00774472" w:rsidRPr="0045652F" w:rsidRDefault="00774472">
      <w:pPr>
        <w:pStyle w:val="Listing"/>
        <w:rPr>
          <w:lang w:val="en-US"/>
        </w:rPr>
      </w:pPr>
      <w:r w:rsidRPr="0045652F">
        <w:rPr>
          <w:lang w:val="en-US"/>
        </w:rPr>
        <w:t xml:space="preserve">         SCENARIO END                                                  </w:t>
      </w:r>
    </w:p>
    <w:p w14:paraId="0DF52575" w14:textId="77777777" w:rsidR="00774472" w:rsidRPr="0045652F" w:rsidRDefault="00774472">
      <w:pPr>
        <w:pStyle w:val="Listing"/>
        <w:rPr>
          <w:lang w:val="en-US"/>
        </w:rPr>
      </w:pPr>
      <w:r w:rsidRPr="0045652F">
        <w:rPr>
          <w:lang w:val="en-US"/>
        </w:rPr>
        <w:t xml:space="preserve">*                                                                      </w:t>
      </w:r>
    </w:p>
    <w:p w14:paraId="10AAAACF" w14:textId="77777777" w:rsidR="00774472" w:rsidRPr="0045652F" w:rsidRDefault="00774472">
      <w:pPr>
        <w:pStyle w:val="Listing"/>
        <w:rPr>
          <w:lang w:val="en-US"/>
        </w:rPr>
      </w:pPr>
      <w:r w:rsidRPr="0045652F">
        <w:rPr>
          <w:lang w:val="en-US"/>
        </w:rPr>
        <w:t xml:space="preserve">         SCRNEND                                                       </w:t>
      </w:r>
    </w:p>
    <w:p w14:paraId="7E678E9A" w14:textId="77777777" w:rsidR="00774472" w:rsidRPr="0045652F" w:rsidRDefault="00774472">
      <w:pPr>
        <w:pStyle w:val="Listing"/>
        <w:rPr>
          <w:lang w:val="en-US"/>
        </w:rPr>
      </w:pPr>
      <w:r w:rsidRPr="0045652F">
        <w:rPr>
          <w:lang w:val="en-US"/>
        </w:rPr>
        <w:t xml:space="preserve">         END    ,                                                      </w:t>
      </w:r>
    </w:p>
    <w:p w14:paraId="65D6AE1E" w14:textId="77777777" w:rsidR="00774472" w:rsidRPr="0045652F" w:rsidRDefault="00774472">
      <w:pPr>
        <w:pStyle w:val="Caption"/>
        <w:rPr>
          <w:lang w:val="en-US"/>
        </w:rPr>
      </w:pPr>
      <w:bookmarkStart w:id="536" w:name="_Ref127613992"/>
      <w:bookmarkStart w:id="537" w:name="_Ref127614011"/>
      <w:bookmarkStart w:id="538" w:name="_Ref127614020"/>
      <w:bookmarkStart w:id="539" w:name="_Ref127614037"/>
      <w:bookmarkStart w:id="540" w:name="_Ref127614068"/>
      <w:bookmarkStart w:id="541" w:name="_Toc373485080"/>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112</w:t>
      </w:r>
      <w:r w:rsidRPr="0045652F">
        <w:rPr>
          <w:lang w:val="en-US"/>
        </w:rPr>
        <w:fldChar w:fldCharType="end"/>
      </w:r>
      <w:bookmarkEnd w:id="538"/>
      <w:r w:rsidRPr="0045652F">
        <w:rPr>
          <w:lang w:val="en-US"/>
        </w:rPr>
        <w:t xml:space="preserve"> HTTP presentation m</w:t>
      </w:r>
      <w:r w:rsidRPr="0045652F">
        <w:rPr>
          <w:lang w:val="en-US"/>
        </w:rPr>
        <w:fldChar w:fldCharType="begin"/>
      </w:r>
      <w:r w:rsidRPr="0045652F">
        <w:rPr>
          <w:lang w:val="en-US"/>
        </w:rPr>
        <w:instrText xml:space="preserve"> SEQ Figure \* ARABIC \s 1 </w:instrText>
      </w:r>
      <w:r w:rsidRPr="0045652F">
        <w:rPr>
          <w:lang w:val="en-US"/>
        </w:rPr>
        <w:fldChar w:fldCharType="end"/>
      </w:r>
      <w:r w:rsidRPr="0045652F">
        <w:rPr>
          <w:lang w:val="en-US"/>
        </w:rPr>
        <w:t>odule for XML input data</w:t>
      </w:r>
      <w:bookmarkEnd w:id="536"/>
      <w:bookmarkEnd w:id="537"/>
      <w:bookmarkEnd w:id="539"/>
      <w:bookmarkEnd w:id="540"/>
      <w:bookmarkEnd w:id="541"/>
    </w:p>
    <w:p w14:paraId="77E29E9F" w14:textId="77777777" w:rsidR="00774472" w:rsidRPr="0045652F" w:rsidRDefault="00774472">
      <w:pPr>
        <w:pStyle w:val="Heading6"/>
        <w:rPr>
          <w:lang w:val="en-US"/>
        </w:rPr>
      </w:pPr>
      <w:r w:rsidRPr="0045652F">
        <w:rPr>
          <w:lang w:val="en-US"/>
        </w:rPr>
        <w:t>Contents of generated commarea</w:t>
      </w:r>
    </w:p>
    <w:p w14:paraId="4BEC1EEA" w14:textId="77777777" w:rsidR="00774472" w:rsidRPr="0045652F" w:rsidRDefault="00774472">
      <w:pPr>
        <w:pStyle w:val="ecran0"/>
        <w:rPr>
          <w:lang w:val="en-US"/>
        </w:rPr>
      </w:pPr>
      <w:r w:rsidRPr="0045652F">
        <w:rPr>
          <w:lang w:val="en-US"/>
        </w:rPr>
        <w:t>The figure below shows the 36-byte commarea generated in the VIRTEL variable MYAREA:</w:t>
      </w:r>
    </w:p>
    <w:p w14:paraId="3C6AD93D" w14:textId="77777777" w:rsidR="00774472" w:rsidRPr="0045652F" w:rsidRDefault="00774472">
      <w:pPr>
        <w:pStyle w:val="Listing"/>
        <w:ind w:left="1980"/>
        <w:rPr>
          <w:lang w:val="en-US"/>
        </w:rPr>
      </w:pPr>
      <w:r w:rsidRPr="0045652F">
        <w:rPr>
          <w:lang w:val="en-US"/>
        </w:rPr>
        <w:t>----+----1----+----2----+----3----+-</w:t>
      </w:r>
    </w:p>
    <w:p w14:paraId="6A1CD804" w14:textId="77777777" w:rsidR="00774472" w:rsidRPr="0045652F" w:rsidRDefault="00774472">
      <w:pPr>
        <w:pStyle w:val="Listing"/>
        <w:ind w:left="1980"/>
        <w:rPr>
          <w:lang w:val="en-US"/>
        </w:rPr>
      </w:pPr>
      <w:r w:rsidRPr="0045652F">
        <w:rPr>
          <w:lang w:val="en-US"/>
        </w:rPr>
        <w:t xml:space="preserve">T000-GALFIELD001A                   </w:t>
      </w:r>
    </w:p>
    <w:p w14:paraId="6F981001" w14:textId="77777777" w:rsidR="00774472" w:rsidRPr="0045652F" w:rsidRDefault="00774472">
      <w:pPr>
        <w:pStyle w:val="Caption"/>
        <w:rPr>
          <w:lang w:val="en-US"/>
        </w:rPr>
      </w:pPr>
      <w:bookmarkStart w:id="542" w:name="_Toc37348508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113</w:t>
      </w:r>
      <w:r w:rsidRPr="0045652F">
        <w:rPr>
          <w:lang w:val="en-US"/>
        </w:rPr>
        <w:fldChar w:fldCharType="end"/>
      </w:r>
      <w:r w:rsidRPr="0045652F">
        <w:rPr>
          <w:lang w:val="en-US"/>
        </w:rPr>
        <w:t xml:space="preserve"> Commarea generated from XML input data</w:t>
      </w:r>
      <w:bookmarkEnd w:id="542"/>
    </w:p>
    <w:p w14:paraId="37AAEE8D" w14:textId="77777777" w:rsidR="00774472" w:rsidRPr="0045652F" w:rsidRDefault="00774472">
      <w:pPr>
        <w:pStyle w:val="Heading6"/>
        <w:rPr>
          <w:lang w:val="en-US"/>
        </w:rPr>
      </w:pPr>
      <w:bookmarkStart w:id="543" w:name="_Ref156382555"/>
      <w:r w:rsidRPr="0045652F">
        <w:rPr>
          <w:lang w:val="en-US"/>
        </w:rPr>
        <w:t>Sending XML input as URL-encoded data</w:t>
      </w:r>
      <w:bookmarkEnd w:id="543"/>
    </w:p>
    <w:p w14:paraId="338E5830" w14:textId="77777777" w:rsidR="00774472" w:rsidRPr="0045652F" w:rsidRDefault="00774472">
      <w:pPr>
        <w:pStyle w:val="ecran0"/>
        <w:rPr>
          <w:lang w:val="en-US"/>
        </w:rPr>
      </w:pPr>
      <w:r w:rsidRPr="0045652F">
        <w:rPr>
          <w:lang w:val="en-US"/>
        </w:rPr>
        <w:t>For some applications it may be more convenient to send the XML data as part of the URL.  To conform with URL syntax rules, the XML data is embedded in an HTML text field, and blanks and other special characters in the XML data are replaced by their corresponding URL-encoded values (“+” signs and “%xx” sequences).  This format can be generated by means of an HTML form, as shown in the example below:</w:t>
      </w:r>
    </w:p>
    <w:p w14:paraId="76D9EF6B" w14:textId="77777777" w:rsidR="00774472" w:rsidRPr="0045652F" w:rsidRDefault="00774472">
      <w:pPr>
        <w:pStyle w:val="Listing"/>
        <w:rPr>
          <w:lang w:val="en-US"/>
        </w:rPr>
      </w:pPr>
      <w:r w:rsidRPr="0045652F">
        <w:rPr>
          <w:lang w:val="en-US"/>
        </w:rPr>
        <w:t>&lt;HTML&gt;&lt;HEAD&gt;&lt;TITLE&gt;Syspertec - XML Application with VIRTEL&lt;/TITLE&gt;&lt;/HEAD&gt;</w:t>
      </w:r>
    </w:p>
    <w:p w14:paraId="21C2CEBD" w14:textId="77777777" w:rsidR="00774472" w:rsidRPr="0045652F" w:rsidRDefault="00774472">
      <w:pPr>
        <w:pStyle w:val="Listing"/>
        <w:rPr>
          <w:lang w:val="en-US"/>
        </w:rPr>
      </w:pPr>
      <w:r w:rsidRPr="0045652F">
        <w:rPr>
          <w:lang w:val="en-US"/>
        </w:rPr>
        <w:t>&lt;BODY&gt;&lt;CENTER&gt;</w:t>
      </w:r>
    </w:p>
    <w:p w14:paraId="4981EDAB" w14:textId="77777777" w:rsidR="00774472" w:rsidRPr="0045652F" w:rsidRDefault="00774472">
      <w:pPr>
        <w:pStyle w:val="Listing"/>
        <w:rPr>
          <w:lang w:val="en-US"/>
        </w:rPr>
      </w:pPr>
      <w:r w:rsidRPr="0045652F">
        <w:rPr>
          <w:lang w:val="en-US"/>
        </w:rPr>
        <w:t>&lt;FORM method=GET name="VirtelForm" action="/demohttp/xmldemo.xml+tran3"&gt;</w:t>
      </w:r>
    </w:p>
    <w:p w14:paraId="18879E21" w14:textId="77777777" w:rsidR="00774472" w:rsidRPr="0045652F" w:rsidRDefault="00774472">
      <w:pPr>
        <w:pStyle w:val="Listing"/>
        <w:rPr>
          <w:lang w:val="en-US"/>
        </w:rPr>
      </w:pPr>
      <w:r w:rsidRPr="0045652F">
        <w:rPr>
          <w:lang w:val="en-US"/>
        </w:rPr>
        <w:t>&lt;TEXTAREA cols="45" rows="20" name="MYINPUT"&gt;</w:t>
      </w:r>
    </w:p>
    <w:p w14:paraId="25CA05C5" w14:textId="77777777" w:rsidR="00774472" w:rsidRPr="0045652F" w:rsidRDefault="00774472">
      <w:pPr>
        <w:pStyle w:val="Listing"/>
        <w:rPr>
          <w:lang w:val="en-US"/>
        </w:rPr>
      </w:pPr>
      <w:r w:rsidRPr="0045652F">
        <w:rPr>
          <w:lang w:val="en-US"/>
        </w:rPr>
        <w:t>&amp;lt;?xml version="1.0" ?&amp;gt;</w:t>
      </w:r>
    </w:p>
    <w:p w14:paraId="524C2FBB" w14:textId="77777777" w:rsidR="00774472" w:rsidRPr="0045652F" w:rsidRDefault="00774472">
      <w:pPr>
        <w:pStyle w:val="Listing"/>
        <w:rPr>
          <w:lang w:val="en-US"/>
        </w:rPr>
      </w:pPr>
      <w:r w:rsidRPr="0045652F">
        <w:rPr>
          <w:lang w:val="en-US"/>
        </w:rPr>
        <w:t>&amp;lt;methodCall&amp;gt;</w:t>
      </w:r>
    </w:p>
    <w:p w14:paraId="4FCFF89E" w14:textId="77777777" w:rsidR="00774472" w:rsidRPr="0045652F" w:rsidRDefault="00774472">
      <w:pPr>
        <w:pStyle w:val="Listing"/>
        <w:rPr>
          <w:lang w:val="en-US"/>
        </w:rPr>
      </w:pPr>
      <w:r w:rsidRPr="0045652F">
        <w:rPr>
          <w:lang w:val="en-US"/>
        </w:rPr>
        <w:t>&amp;lt;screenname&amp;gt;T000-GAL&amp;lt;/screenname&amp;gt;</w:t>
      </w:r>
    </w:p>
    <w:p w14:paraId="78819D83" w14:textId="77777777" w:rsidR="00774472" w:rsidRPr="0045652F" w:rsidRDefault="00774472">
      <w:pPr>
        <w:pStyle w:val="Listing"/>
        <w:rPr>
          <w:lang w:val="en-US"/>
        </w:rPr>
      </w:pPr>
      <w:r w:rsidRPr="0045652F">
        <w:rPr>
          <w:lang w:val="en-US"/>
        </w:rPr>
        <w:t>&amp;lt;screentype&amp;gt;3270&amp;lt;/screentype&amp;gt;</w:t>
      </w:r>
    </w:p>
    <w:p w14:paraId="1F849BCF" w14:textId="77777777" w:rsidR="00774472" w:rsidRPr="0045652F" w:rsidRDefault="00774472">
      <w:pPr>
        <w:pStyle w:val="Listing"/>
        <w:rPr>
          <w:lang w:val="en-US"/>
        </w:rPr>
      </w:pPr>
      <w:r w:rsidRPr="0045652F">
        <w:rPr>
          <w:lang w:val="en-US"/>
        </w:rPr>
        <w:t>&amp;lt;params&amp;gt;</w:t>
      </w:r>
    </w:p>
    <w:p w14:paraId="3D5A195C" w14:textId="77777777" w:rsidR="00774472" w:rsidRPr="0045652F" w:rsidRDefault="00774472">
      <w:pPr>
        <w:pStyle w:val="Listing"/>
        <w:rPr>
          <w:lang w:val="en-US"/>
        </w:rPr>
      </w:pPr>
      <w:r w:rsidRPr="0045652F">
        <w:rPr>
          <w:lang w:val="en-US"/>
        </w:rPr>
        <w:t xml:space="preserve">  &amp;lt;fieldname&amp;gt;FIELD001&amp;lt;/fieldname&amp;gt;</w:t>
      </w:r>
    </w:p>
    <w:p w14:paraId="448BAB00" w14:textId="77777777" w:rsidR="00774472" w:rsidRPr="0045652F" w:rsidRDefault="00774472">
      <w:pPr>
        <w:pStyle w:val="Listing"/>
        <w:rPr>
          <w:lang w:val="en-US"/>
        </w:rPr>
      </w:pPr>
      <w:r w:rsidRPr="0045652F">
        <w:rPr>
          <w:lang w:val="en-US"/>
        </w:rPr>
        <w:t xml:space="preserve">  &amp;lt;uinput&amp;gt;A&amp;lt;/uinput&amp;gt;</w:t>
      </w:r>
    </w:p>
    <w:p w14:paraId="3D2BEAE7" w14:textId="77777777" w:rsidR="00774472" w:rsidRPr="0045652F" w:rsidRDefault="00774472">
      <w:pPr>
        <w:pStyle w:val="Listing"/>
        <w:rPr>
          <w:lang w:val="en-US"/>
        </w:rPr>
      </w:pPr>
      <w:r w:rsidRPr="0045652F">
        <w:rPr>
          <w:lang w:val="en-US"/>
        </w:rPr>
        <w:t>&amp;lt;/params&amp;gt;</w:t>
      </w:r>
    </w:p>
    <w:p w14:paraId="58DF79D5" w14:textId="77777777" w:rsidR="00774472" w:rsidRPr="0045652F" w:rsidRDefault="00774472">
      <w:pPr>
        <w:pStyle w:val="Listing"/>
        <w:rPr>
          <w:lang w:val="en-US"/>
        </w:rPr>
      </w:pPr>
      <w:r w:rsidRPr="0045652F">
        <w:rPr>
          <w:lang w:val="en-US"/>
        </w:rPr>
        <w:t>&amp;lt;/methodCall&amp;gt;</w:t>
      </w:r>
    </w:p>
    <w:p w14:paraId="1051B906" w14:textId="77777777" w:rsidR="00774472" w:rsidRPr="0045652F" w:rsidRDefault="00774472">
      <w:pPr>
        <w:pStyle w:val="Listing"/>
        <w:rPr>
          <w:lang w:val="en-US"/>
        </w:rPr>
      </w:pPr>
      <w:r w:rsidRPr="0045652F">
        <w:rPr>
          <w:lang w:val="en-US"/>
        </w:rPr>
        <w:t>&lt;/TEXTAREA&gt;</w:t>
      </w:r>
    </w:p>
    <w:p w14:paraId="2A33CA16" w14:textId="77777777" w:rsidR="00774472" w:rsidRPr="0045652F" w:rsidRDefault="00774472">
      <w:pPr>
        <w:pStyle w:val="Listing"/>
        <w:rPr>
          <w:lang w:val="en-US"/>
        </w:rPr>
      </w:pPr>
      <w:r w:rsidRPr="0045652F">
        <w:rPr>
          <w:lang w:val="en-US"/>
        </w:rPr>
        <w:t>&lt;p&gt;&lt;BUTTON type="submit"&gt;Submit&lt;/BUTTON&gt;</w:t>
      </w:r>
    </w:p>
    <w:p w14:paraId="1FDC7C98" w14:textId="77777777" w:rsidR="00774472" w:rsidRPr="0045652F" w:rsidRDefault="00774472">
      <w:pPr>
        <w:pStyle w:val="Listing"/>
        <w:rPr>
          <w:lang w:val="en-US"/>
        </w:rPr>
      </w:pPr>
      <w:r w:rsidRPr="0045652F">
        <w:rPr>
          <w:lang w:val="en-US"/>
        </w:rPr>
        <w:t>&lt;/FORM&gt;&lt;/CENTER&gt;</w:t>
      </w:r>
    </w:p>
    <w:p w14:paraId="68A49B73" w14:textId="77777777" w:rsidR="00774472" w:rsidRPr="0045652F" w:rsidRDefault="00774472">
      <w:pPr>
        <w:pStyle w:val="Listing"/>
        <w:rPr>
          <w:lang w:val="en-US"/>
        </w:rPr>
      </w:pPr>
      <w:r w:rsidRPr="0045652F">
        <w:rPr>
          <w:lang w:val="en-US"/>
        </w:rPr>
        <w:t>&lt;/BODY&gt;</w:t>
      </w:r>
    </w:p>
    <w:p w14:paraId="0DEC6884" w14:textId="77777777" w:rsidR="00774472" w:rsidRPr="0045652F" w:rsidRDefault="00774472">
      <w:pPr>
        <w:pStyle w:val="Listing"/>
        <w:rPr>
          <w:lang w:val="en-US"/>
        </w:rPr>
      </w:pPr>
      <w:r w:rsidRPr="0045652F">
        <w:rPr>
          <w:lang w:val="en-US"/>
        </w:rPr>
        <w:t>&lt;/HTML&gt;</w:t>
      </w:r>
    </w:p>
    <w:p w14:paraId="41724C58" w14:textId="77777777" w:rsidR="00774472" w:rsidRPr="0045652F" w:rsidRDefault="00774472">
      <w:pPr>
        <w:pStyle w:val="Caption"/>
        <w:rPr>
          <w:lang w:val="en-US"/>
        </w:rPr>
      </w:pPr>
      <w:bookmarkStart w:id="544" w:name="_Toc37348508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114</w:t>
      </w:r>
      <w:r w:rsidRPr="0045652F">
        <w:rPr>
          <w:lang w:val="en-US"/>
        </w:rPr>
        <w:fldChar w:fldCharType="end"/>
      </w:r>
      <w:r w:rsidRPr="0045652F">
        <w:rPr>
          <w:lang w:val="en-US"/>
        </w:rPr>
        <w:t xml:space="preserve"> HTML form with XML input data embedded in a text field</w:t>
      </w:r>
      <w:bookmarkEnd w:id="544"/>
    </w:p>
    <w:p w14:paraId="58E7B53E" w14:textId="77777777" w:rsidR="00774472" w:rsidRPr="0045652F" w:rsidRDefault="00774472">
      <w:pPr>
        <w:pStyle w:val="ecran0"/>
        <w:rPr>
          <w:lang w:val="en-US"/>
        </w:rPr>
      </w:pPr>
      <w:r w:rsidRPr="0045652F">
        <w:rPr>
          <w:lang w:val="en-US"/>
        </w:rPr>
        <w:t>The HTTP request generated by the above HTML form is presented to VIRTEL in the format shown below:</w:t>
      </w:r>
    </w:p>
    <w:p w14:paraId="4C20ED3B" w14:textId="77777777" w:rsidR="00774472" w:rsidRPr="0045652F" w:rsidRDefault="00774472">
      <w:pPr>
        <w:pStyle w:val="Listing"/>
        <w:rPr>
          <w:lang w:val="en-US"/>
        </w:rPr>
      </w:pPr>
      <w:r w:rsidRPr="0045652F">
        <w:rPr>
          <w:lang w:val="en-US"/>
        </w:rPr>
        <w:t>GET /demohttp/xmldemo.xml+tran3?MYINPUT=%3C%3Fxml+version%3D%221.0%22%3F%</w:t>
      </w:r>
    </w:p>
    <w:p w14:paraId="2639C4E1" w14:textId="77777777" w:rsidR="00774472" w:rsidRPr="0045652F" w:rsidRDefault="00774472">
      <w:pPr>
        <w:pStyle w:val="Listing"/>
        <w:rPr>
          <w:lang w:val="en-US"/>
        </w:rPr>
      </w:pPr>
      <w:r w:rsidRPr="0045652F">
        <w:rPr>
          <w:lang w:val="en-US"/>
        </w:rPr>
        <w:t>3E%0D%0A%3CmethodCall%3E%0D%0A%3Cscreenname%3ET000-GAL%3C%2Fscreenname%3E</w:t>
      </w:r>
    </w:p>
    <w:p w14:paraId="1142BA6B" w14:textId="77777777" w:rsidR="00774472" w:rsidRPr="0045652F" w:rsidRDefault="00774472">
      <w:pPr>
        <w:pStyle w:val="Listing"/>
        <w:rPr>
          <w:lang w:val="en-US"/>
        </w:rPr>
      </w:pPr>
      <w:r w:rsidRPr="0045652F">
        <w:rPr>
          <w:lang w:val="en-US"/>
        </w:rPr>
        <w:t>%0D%0A%3Cscreentype%3E3270%3C%2Fscreentype%3E%0D%0A%3Cparams%3E%0D%0A++%3</w:t>
      </w:r>
    </w:p>
    <w:p w14:paraId="47F643B5" w14:textId="77777777" w:rsidR="00774472" w:rsidRPr="0045652F" w:rsidRDefault="00774472">
      <w:pPr>
        <w:pStyle w:val="Listing"/>
        <w:rPr>
          <w:lang w:val="en-US"/>
        </w:rPr>
      </w:pPr>
      <w:r w:rsidRPr="0045652F">
        <w:rPr>
          <w:lang w:val="en-US"/>
        </w:rPr>
        <w:t>Cfieldname%3EFIELD001%3C%2Ffieldname%3E%0D%0A++%3Cuinput%3EA%3C%2Fuinput%</w:t>
      </w:r>
    </w:p>
    <w:p w14:paraId="4D90505E" w14:textId="77777777" w:rsidR="00774472" w:rsidRPr="0045652F" w:rsidRDefault="00774472">
      <w:pPr>
        <w:pStyle w:val="Listing"/>
        <w:rPr>
          <w:lang w:val="en-US"/>
        </w:rPr>
      </w:pPr>
      <w:r w:rsidRPr="0045652F">
        <w:rPr>
          <w:lang w:val="en-US"/>
        </w:rPr>
        <w:t>3E%0D%0A%3C%2Fparams%3E%0D%0A%3C%2FmethodCall%3E%0D%0A HTTP/1.0</w:t>
      </w:r>
    </w:p>
    <w:p w14:paraId="34680948" w14:textId="77777777" w:rsidR="00774472" w:rsidRPr="0045652F" w:rsidRDefault="00774472">
      <w:pPr>
        <w:pStyle w:val="Listing"/>
        <w:rPr>
          <w:lang w:val="en-US"/>
        </w:rPr>
      </w:pPr>
      <w:r w:rsidRPr="0045652F">
        <w:rPr>
          <w:lang w:val="en-US"/>
        </w:rPr>
        <w:t>Host: 192.168.235.30</w:t>
      </w:r>
    </w:p>
    <w:p w14:paraId="1638CE8C" w14:textId="77777777" w:rsidR="00774472" w:rsidRPr="0045652F" w:rsidRDefault="00774472">
      <w:pPr>
        <w:pStyle w:val="Listing"/>
        <w:rPr>
          <w:lang w:val="en-US"/>
        </w:rPr>
      </w:pPr>
      <w:r w:rsidRPr="0045652F">
        <w:rPr>
          <w:lang w:val="en-US"/>
        </w:rPr>
        <w:t>Accept: */*</w:t>
      </w:r>
    </w:p>
    <w:p w14:paraId="1C589DF7" w14:textId="77777777" w:rsidR="00774472" w:rsidRPr="0045652F" w:rsidRDefault="00774472">
      <w:pPr>
        <w:pStyle w:val="Listing"/>
        <w:rPr>
          <w:lang w:val="en-US"/>
        </w:rPr>
      </w:pPr>
    </w:p>
    <w:p w14:paraId="0EB0BCB0" w14:textId="77777777" w:rsidR="00774472" w:rsidRPr="0045652F" w:rsidRDefault="00774472">
      <w:pPr>
        <w:pStyle w:val="Caption"/>
        <w:rPr>
          <w:lang w:val="en-US"/>
        </w:rPr>
      </w:pPr>
      <w:bookmarkStart w:id="545" w:name="_Toc37348508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115</w:t>
      </w:r>
      <w:r w:rsidRPr="0045652F">
        <w:rPr>
          <w:lang w:val="en-US"/>
        </w:rPr>
        <w:fldChar w:fldCharType="end"/>
      </w:r>
      <w:r w:rsidRPr="0045652F">
        <w:rPr>
          <w:lang w:val="en-US"/>
        </w:rPr>
        <w:t xml:space="preserve"> XML input data in URL-encoded format (HTTP GET method)</w:t>
      </w:r>
      <w:bookmarkEnd w:id="545"/>
    </w:p>
    <w:p w14:paraId="2D436901" w14:textId="77777777" w:rsidR="00774472" w:rsidRPr="0045652F" w:rsidRDefault="00774472">
      <w:pPr>
        <w:pStyle w:val="ecran0"/>
        <w:rPr>
          <w:lang w:val="en-US"/>
        </w:rPr>
      </w:pPr>
      <w:r w:rsidRPr="0045652F">
        <w:rPr>
          <w:lang w:val="en-US"/>
        </w:rPr>
        <w:t>By changing the FORM METHOD to POST (instead of GET), the HTTP request can be presented to VIRTEL in the alternative format shown below:</w:t>
      </w:r>
    </w:p>
    <w:p w14:paraId="0E2026A1" w14:textId="77777777" w:rsidR="00774472" w:rsidRPr="0045652F" w:rsidRDefault="00774472">
      <w:pPr>
        <w:pStyle w:val="Listing"/>
        <w:rPr>
          <w:lang w:val="en-US"/>
        </w:rPr>
      </w:pPr>
      <w:r w:rsidRPr="0045652F">
        <w:rPr>
          <w:lang w:val="en-US"/>
        </w:rPr>
        <w:t>POST /demohttp/xmldemo.xml+tran3 HTTP/1.0</w:t>
      </w:r>
    </w:p>
    <w:p w14:paraId="0276AB1C" w14:textId="77777777" w:rsidR="00774472" w:rsidRPr="0045652F" w:rsidRDefault="00774472">
      <w:pPr>
        <w:pStyle w:val="Listing"/>
        <w:rPr>
          <w:lang w:val="en-US"/>
        </w:rPr>
      </w:pPr>
      <w:r w:rsidRPr="0045652F">
        <w:rPr>
          <w:lang w:val="en-US"/>
        </w:rPr>
        <w:t>Host: 192.168.235.30</w:t>
      </w:r>
    </w:p>
    <w:p w14:paraId="1D8F02A1" w14:textId="77777777" w:rsidR="00774472" w:rsidRPr="0045652F" w:rsidRDefault="00774472">
      <w:pPr>
        <w:pStyle w:val="Listing"/>
        <w:rPr>
          <w:lang w:val="en-US"/>
        </w:rPr>
      </w:pPr>
      <w:r w:rsidRPr="0045652F">
        <w:rPr>
          <w:lang w:val="en-US"/>
        </w:rPr>
        <w:t>Accept: */*</w:t>
      </w:r>
    </w:p>
    <w:p w14:paraId="12648979" w14:textId="77777777" w:rsidR="00774472" w:rsidRPr="0045652F" w:rsidRDefault="00774472">
      <w:pPr>
        <w:pStyle w:val="Listing"/>
        <w:rPr>
          <w:lang w:val="en-US"/>
        </w:rPr>
      </w:pPr>
      <w:r w:rsidRPr="0045652F">
        <w:rPr>
          <w:lang w:val="en-US"/>
        </w:rPr>
        <w:t>Content-Type: application/x-www-form-urlencoded</w:t>
      </w:r>
    </w:p>
    <w:p w14:paraId="35FAAD2A" w14:textId="77777777" w:rsidR="00774472" w:rsidRPr="0045652F" w:rsidRDefault="00774472">
      <w:pPr>
        <w:pStyle w:val="Listing"/>
        <w:rPr>
          <w:lang w:val="en-US"/>
        </w:rPr>
      </w:pPr>
      <w:r w:rsidRPr="0045652F">
        <w:rPr>
          <w:lang w:val="en-US"/>
        </w:rPr>
        <w:t>Content-Length: 314</w:t>
      </w:r>
    </w:p>
    <w:p w14:paraId="6CD205AA" w14:textId="77777777" w:rsidR="00774472" w:rsidRPr="0045652F" w:rsidRDefault="00774472">
      <w:pPr>
        <w:pStyle w:val="Listing"/>
        <w:rPr>
          <w:lang w:val="en-US"/>
        </w:rPr>
      </w:pPr>
    </w:p>
    <w:p w14:paraId="503029B1" w14:textId="77777777" w:rsidR="00774472" w:rsidRPr="0045652F" w:rsidRDefault="00774472">
      <w:pPr>
        <w:pStyle w:val="Listing"/>
        <w:rPr>
          <w:lang w:val="en-US"/>
        </w:rPr>
      </w:pPr>
      <w:r w:rsidRPr="0045652F">
        <w:rPr>
          <w:lang w:val="en-US"/>
        </w:rPr>
        <w:t>MYINPUT=%3C%3Fxml+version%3D%221.0%22%3F%3E%0D%0A%3CmethodCall%3E%0D%0A%3C</w:t>
      </w:r>
    </w:p>
    <w:p w14:paraId="62BC4A88" w14:textId="77777777" w:rsidR="00774472" w:rsidRPr="0045652F" w:rsidRDefault="00774472">
      <w:pPr>
        <w:pStyle w:val="Listing"/>
        <w:rPr>
          <w:lang w:val="en-US"/>
        </w:rPr>
      </w:pPr>
      <w:r w:rsidRPr="0045652F">
        <w:rPr>
          <w:lang w:val="en-US"/>
        </w:rPr>
        <w:t>screenname%3ET000-GAL%3C%2Fscreenname%3E%0D%0A%3Cscreentype%3E3270%3C%2Fsc</w:t>
      </w:r>
    </w:p>
    <w:p w14:paraId="6C843E70" w14:textId="77777777" w:rsidR="00774472" w:rsidRPr="0045652F" w:rsidRDefault="00774472">
      <w:pPr>
        <w:pStyle w:val="Listing"/>
        <w:rPr>
          <w:lang w:val="en-US"/>
        </w:rPr>
      </w:pPr>
      <w:r w:rsidRPr="0045652F">
        <w:rPr>
          <w:lang w:val="en-US"/>
        </w:rPr>
        <w:t>reentype%3E%0D%0A%3Cparams%3E%0D%0A++%3Cfieldname%3EFIELD001%3C%2Ffieldnam</w:t>
      </w:r>
    </w:p>
    <w:p w14:paraId="285C3245" w14:textId="77777777" w:rsidR="00774472" w:rsidRPr="0045652F" w:rsidRDefault="00774472">
      <w:pPr>
        <w:pStyle w:val="Listing"/>
        <w:rPr>
          <w:lang w:val="en-US"/>
        </w:rPr>
      </w:pPr>
      <w:r w:rsidRPr="0045652F">
        <w:rPr>
          <w:lang w:val="en-US"/>
        </w:rPr>
        <w:t>e%3E%0D%0A++%3Cuinput%3EA%3C%2Fuinput%3E%0D%0A%3C%2Fparams%3E%0D%0A%3C%2Fm</w:t>
      </w:r>
    </w:p>
    <w:p w14:paraId="740143F9" w14:textId="77777777" w:rsidR="00774472" w:rsidRPr="0045652F" w:rsidRDefault="00774472">
      <w:pPr>
        <w:pStyle w:val="Listing"/>
        <w:rPr>
          <w:lang w:val="en-US"/>
        </w:rPr>
      </w:pPr>
      <w:r w:rsidRPr="0045652F">
        <w:rPr>
          <w:lang w:val="en-US"/>
        </w:rPr>
        <w:t>ethodCall%3E%0D%0A</w:t>
      </w:r>
    </w:p>
    <w:p w14:paraId="6F99AF86" w14:textId="77777777" w:rsidR="00774472" w:rsidRPr="0045652F" w:rsidRDefault="00774472">
      <w:pPr>
        <w:pStyle w:val="Caption"/>
        <w:rPr>
          <w:lang w:val="en-US"/>
        </w:rPr>
      </w:pPr>
      <w:bookmarkStart w:id="546" w:name="_Toc373485084"/>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116</w:t>
      </w:r>
      <w:r w:rsidRPr="0045652F">
        <w:rPr>
          <w:lang w:val="en-US"/>
        </w:rPr>
        <w:fldChar w:fldCharType="end"/>
      </w:r>
      <w:r w:rsidRPr="0045652F">
        <w:rPr>
          <w:lang w:val="en-US"/>
        </w:rPr>
        <w:t xml:space="preserve"> XML input data in URL-encoded format (HTTP POST method)</w:t>
      </w:r>
      <w:bookmarkEnd w:id="546"/>
    </w:p>
    <w:p w14:paraId="75EFA27C" w14:textId="77777777" w:rsidR="00774472" w:rsidRPr="0045652F" w:rsidRDefault="00774472">
      <w:pPr>
        <w:rPr>
          <w:lang w:val="en-US"/>
        </w:rPr>
      </w:pPr>
      <w:r w:rsidRPr="0045652F">
        <w:rPr>
          <w:lang w:val="en-US"/>
        </w:rPr>
        <w:t>Both of these request formats can be processed by a presentation module similar to the SCENXMLI module shown previously.  The only change necessary to process URL-encoded data is that the statement OUTAREA MAP$ FROM-INPUT must be replaced by the statement OUTAREA MAP$ FROM-FIELD,FIELD='MYINPUT'</w:t>
      </w:r>
    </w:p>
    <w:p w14:paraId="0539642A" w14:textId="77777777" w:rsidR="00774472" w:rsidRPr="0045652F" w:rsidRDefault="00774472">
      <w:pPr>
        <w:pStyle w:val="Heading6"/>
        <w:rPr>
          <w:lang w:val="en-US"/>
        </w:rPr>
      </w:pPr>
      <w:r w:rsidRPr="0045652F">
        <w:rPr>
          <w:lang w:val="en-US"/>
        </w:rPr>
        <w:t>Transaction definition for XML input data</w:t>
      </w:r>
    </w:p>
    <w:p w14:paraId="05C44F24" w14:textId="77777777" w:rsidR="00774472" w:rsidRPr="0045652F" w:rsidRDefault="00774472">
      <w:pPr>
        <w:pStyle w:val="ecran0"/>
        <w:rPr>
          <w:lang w:val="en-US"/>
        </w:rPr>
      </w:pPr>
      <w:r w:rsidRPr="0045652F">
        <w:rPr>
          <w:lang w:val="en-US"/>
        </w:rPr>
        <w:t xml:space="preserve">The HTTP requests shown above use the URL </w:t>
      </w:r>
      <w:r w:rsidRPr="0045652F">
        <w:rPr>
          <w:i/>
          <w:iCs/>
          <w:lang w:val="en-US"/>
        </w:rPr>
        <w:t>/demohttp/xmldemo.xml+tran3</w:t>
      </w:r>
      <w:r w:rsidRPr="0045652F">
        <w:rPr>
          <w:lang w:val="en-US"/>
        </w:rPr>
        <w:t xml:space="preserve"> to invoke the VIRTEL transaction shown below (</w:t>
      </w:r>
      <w:r w:rsidRPr="0045652F">
        <w:rPr>
          <w:i/>
          <w:iCs/>
          <w:lang w:val="en-US"/>
        </w:rPr>
        <w:t>tran3</w:t>
      </w:r>
      <w:r w:rsidRPr="0045652F">
        <w:rPr>
          <w:lang w:val="en-US"/>
        </w:rPr>
        <w:t xml:space="preserve"> is the “external name” of the transaction).  The “TIOA at logon” field contains a connection script.  After signing on to CICS, the connection script uses the &amp;/S order to process the INITIAL scenario in the presentation module SCENXMLI.  This scenario converts the XML data into a VIRTEL variable named MYAREA.  The script then invokes a CICS transaction VHLP, passing the contents of MYAREA as input data.  The CICS transaction performs an EXEC CICS RECEIVE to obtain the input data.</w:t>
      </w:r>
    </w:p>
    <w:p w14:paraId="571CCE2D" w14:textId="77777777" w:rsidR="00774472" w:rsidRPr="0045652F" w:rsidRDefault="00774472">
      <w:pPr>
        <w:pStyle w:val="Ecran80"/>
        <w:rPr>
          <w:lang w:val="en-US"/>
        </w:rPr>
      </w:pPr>
      <w:r w:rsidRPr="0045652F">
        <w:rPr>
          <w:lang w:val="en-US"/>
        </w:rPr>
        <w:t xml:space="preserve"> TRANSACTION DETAIL DEFINITION ---------------------- Applid: VIRTELD2 15:32:33 </w:t>
      </w:r>
    </w:p>
    <w:p w14:paraId="071E73BC" w14:textId="77777777" w:rsidR="00774472" w:rsidRPr="0045652F" w:rsidRDefault="00774472">
      <w:pPr>
        <w:pStyle w:val="Ecran80"/>
        <w:rPr>
          <w:lang w:val="en-US"/>
        </w:rPr>
      </w:pPr>
      <w:r w:rsidRPr="0045652F">
        <w:rPr>
          <w:lang w:val="en-US"/>
        </w:rPr>
        <w:t xml:space="preserve">                                                                                </w:t>
      </w:r>
    </w:p>
    <w:p w14:paraId="364AAF8A" w14:textId="77777777" w:rsidR="00774472" w:rsidRPr="0045652F" w:rsidRDefault="00774472">
      <w:pPr>
        <w:pStyle w:val="Ecran80"/>
        <w:rPr>
          <w:lang w:val="en-US"/>
        </w:rPr>
      </w:pPr>
      <w:r w:rsidRPr="0045652F">
        <w:rPr>
          <w:lang w:val="en-US"/>
        </w:rPr>
        <w:t xml:space="preserve"> Internal name ===&gt; CLI-16E                To associate with an entry point name</w:t>
      </w:r>
    </w:p>
    <w:p w14:paraId="6A3D1C78" w14:textId="77777777" w:rsidR="00774472" w:rsidRPr="0045652F" w:rsidRDefault="00774472">
      <w:pPr>
        <w:pStyle w:val="Ecran80"/>
        <w:rPr>
          <w:lang w:val="en-US"/>
        </w:rPr>
      </w:pPr>
      <w:r w:rsidRPr="0045652F">
        <w:rPr>
          <w:lang w:val="en-US"/>
        </w:rPr>
        <w:t xml:space="preserve"> External name ===&gt; tran3                  Name displayed on user menu          </w:t>
      </w:r>
    </w:p>
    <w:p w14:paraId="457A118B" w14:textId="77777777" w:rsidR="00774472" w:rsidRPr="0045652F" w:rsidRDefault="00774472">
      <w:pPr>
        <w:pStyle w:val="Ecran80"/>
        <w:rPr>
          <w:lang w:val="en-US"/>
        </w:rPr>
      </w:pPr>
      <w:r w:rsidRPr="0045652F">
        <w:rPr>
          <w:lang w:val="en-US"/>
        </w:rPr>
        <w:t xml:space="preserve"> Description   ===&gt; Demonstration VIRTEL XML                                    </w:t>
      </w:r>
    </w:p>
    <w:p w14:paraId="76FFD530" w14:textId="77777777" w:rsidR="00774472" w:rsidRPr="0045652F" w:rsidRDefault="00774472">
      <w:pPr>
        <w:pStyle w:val="Ecran80"/>
        <w:rPr>
          <w:lang w:val="en-US"/>
        </w:rPr>
      </w:pPr>
      <w:r w:rsidRPr="0045652F">
        <w:rPr>
          <w:lang w:val="en-US"/>
        </w:rPr>
        <w:t xml:space="preserve"> Application   ===&gt; CICSPROD               Application to be called             </w:t>
      </w:r>
    </w:p>
    <w:p w14:paraId="4FA28E85" w14:textId="77777777" w:rsidR="00774472" w:rsidRPr="0045652F" w:rsidRDefault="00774472">
      <w:pPr>
        <w:pStyle w:val="Ecran80"/>
        <w:rPr>
          <w:lang w:val="en-US"/>
        </w:rPr>
      </w:pPr>
      <w:r w:rsidRPr="0045652F">
        <w:rPr>
          <w:lang w:val="en-US"/>
        </w:rPr>
        <w:t xml:space="preserve"> </w:t>
      </w:r>
      <w:r w:rsidR="00402441">
        <w:rPr>
          <w:lang w:val="en-US"/>
        </w:rPr>
        <w:t xml:space="preserve">PassTicket    ===&gt; 0  Name ===&gt;           0=no 1=yes 2=unsigned                </w:t>
      </w:r>
    </w:p>
    <w:p w14:paraId="2A42565D" w14:textId="77777777" w:rsidR="00774472" w:rsidRPr="0045652F" w:rsidRDefault="00774472">
      <w:pPr>
        <w:pStyle w:val="Ecran80"/>
        <w:rPr>
          <w:lang w:val="en-US"/>
        </w:rPr>
      </w:pPr>
      <w:r w:rsidRPr="0045652F">
        <w:rPr>
          <w:lang w:val="en-US"/>
        </w:rPr>
        <w:t xml:space="preserve"> Application type   ===&gt; 1                 1=VTAM 2=VIRTEL 3=SERV 4=PAGE 5=LINE </w:t>
      </w:r>
    </w:p>
    <w:p w14:paraId="4DF803A7" w14:textId="77777777" w:rsidR="00774472" w:rsidRPr="0045652F" w:rsidRDefault="00774472">
      <w:pPr>
        <w:pStyle w:val="Ecran80"/>
        <w:rPr>
          <w:lang w:val="en-US"/>
        </w:rPr>
      </w:pPr>
      <w:r w:rsidRPr="0045652F">
        <w:rPr>
          <w:lang w:val="en-US"/>
        </w:rPr>
        <w:t xml:space="preserve"> Pseudo-terminals   ===&gt; CLVTA             Prefix of name of partner terminals  </w:t>
      </w:r>
    </w:p>
    <w:p w14:paraId="3EB0FDA7" w14:textId="77777777" w:rsidR="00774472" w:rsidRPr="0045652F" w:rsidRDefault="00774472">
      <w:pPr>
        <w:pStyle w:val="Ecran80"/>
        <w:rPr>
          <w:lang w:val="en-US"/>
        </w:rPr>
      </w:pPr>
      <w:r w:rsidRPr="0045652F">
        <w:rPr>
          <w:lang w:val="en-US"/>
        </w:rPr>
        <w:t xml:space="preserve"> Logmode            ===&gt;                   Specify when LOGMODE must be changed </w:t>
      </w:r>
    </w:p>
    <w:p w14:paraId="26FFBD4C" w14:textId="77777777" w:rsidR="00774472" w:rsidRPr="0045652F" w:rsidRDefault="00774472">
      <w:pPr>
        <w:pStyle w:val="Ecran80"/>
        <w:rPr>
          <w:lang w:val="en-US"/>
        </w:rPr>
      </w:pPr>
      <w:r w:rsidRPr="0045652F">
        <w:rPr>
          <w:lang w:val="en-US"/>
        </w:rPr>
        <w:t xml:space="preserve"> How started        ===&gt; 1                 1=menu 2=sub-menu 3=auto             </w:t>
      </w:r>
    </w:p>
    <w:p w14:paraId="3C0DC6FB" w14:textId="77777777" w:rsidR="00774472" w:rsidRPr="0045652F" w:rsidRDefault="00774472">
      <w:pPr>
        <w:pStyle w:val="Ecran80"/>
        <w:rPr>
          <w:lang w:val="en-US"/>
        </w:rPr>
      </w:pPr>
      <w:r w:rsidRPr="0045652F">
        <w:rPr>
          <w:lang w:val="en-US"/>
        </w:rPr>
        <w:t xml:space="preserve"> Security           ===&gt; 0                 0=none 1=basic 2=NTLM 3=TLS 4=HTML   </w:t>
      </w:r>
    </w:p>
    <w:p w14:paraId="779751C3" w14:textId="77777777" w:rsidR="00774472" w:rsidRPr="0045652F" w:rsidRDefault="00774472">
      <w:pPr>
        <w:pStyle w:val="Ecran80"/>
        <w:rPr>
          <w:lang w:val="en-US"/>
        </w:rPr>
      </w:pPr>
      <w:r w:rsidRPr="0045652F">
        <w:rPr>
          <w:lang w:val="en-US"/>
        </w:rPr>
        <w:t xml:space="preserve"> H4W commands ?     ===&gt; 024               0=no 1=yes 2=if2VIRTEL 4=auto        </w:t>
      </w:r>
    </w:p>
    <w:p w14:paraId="0328AA18" w14:textId="77777777" w:rsidR="00774472" w:rsidRPr="0045652F" w:rsidRDefault="00774472">
      <w:pPr>
        <w:pStyle w:val="Ecran80"/>
        <w:rPr>
          <w:lang w:val="en-US"/>
        </w:rPr>
      </w:pPr>
      <w:r w:rsidRPr="0045652F">
        <w:rPr>
          <w:lang w:val="en-US"/>
        </w:rPr>
        <w:t xml:space="preserve"> Logon message      ===&gt;                                                        </w:t>
      </w:r>
    </w:p>
    <w:p w14:paraId="4A11FEC2" w14:textId="77777777" w:rsidR="00774472" w:rsidRPr="0045652F" w:rsidRDefault="00774472">
      <w:pPr>
        <w:pStyle w:val="Ecran80"/>
        <w:rPr>
          <w:lang w:val="en-US"/>
        </w:rPr>
      </w:pPr>
      <w:r w:rsidRPr="0045652F">
        <w:rPr>
          <w:lang w:val="en-US"/>
        </w:rPr>
        <w:t xml:space="preserve">                                                                                </w:t>
      </w:r>
    </w:p>
    <w:p w14:paraId="2F67407B" w14:textId="77777777" w:rsidR="00774472" w:rsidRPr="0045652F" w:rsidRDefault="00774472">
      <w:pPr>
        <w:pStyle w:val="Ecran80"/>
        <w:rPr>
          <w:lang w:val="en-US"/>
        </w:rPr>
      </w:pPr>
      <w:r w:rsidRPr="0045652F">
        <w:rPr>
          <w:lang w:val="en-US"/>
        </w:rPr>
        <w:t xml:space="preserve"> TIOA at logon      ===&gt; Signon to CICS&amp;/W&amp;*F34BE9&amp;/A                           </w:t>
      </w:r>
    </w:p>
    <w:p w14:paraId="27217DA9" w14:textId="77777777" w:rsidR="00774472" w:rsidRPr="0045652F" w:rsidRDefault="00774472">
      <w:pPr>
        <w:pStyle w:val="Ecran80"/>
        <w:rPr>
          <w:lang w:val="en-US"/>
        </w:rPr>
      </w:pPr>
      <w:r w:rsidRPr="0045652F">
        <w:rPr>
          <w:lang w:val="en-US"/>
        </w:rPr>
        <w:t xml:space="preserve"> &amp;(&amp;/S VHLP&amp;=MYAREA=&amp;/A&amp;)                                                       </w:t>
      </w:r>
    </w:p>
    <w:p w14:paraId="4ADE811A" w14:textId="77777777" w:rsidR="00774472" w:rsidRPr="0045652F" w:rsidRDefault="00774472">
      <w:pPr>
        <w:pStyle w:val="Ecran80"/>
        <w:rPr>
          <w:lang w:val="en-US"/>
        </w:rPr>
      </w:pPr>
      <w:r w:rsidRPr="0045652F">
        <w:rPr>
          <w:lang w:val="en-US"/>
        </w:rPr>
        <w:t xml:space="preserve"> TIOA at logoff     ===&gt;                                                        </w:t>
      </w:r>
    </w:p>
    <w:p w14:paraId="550BB1F0" w14:textId="77777777" w:rsidR="00774472" w:rsidRPr="0045652F" w:rsidRDefault="00774472">
      <w:pPr>
        <w:pStyle w:val="Ecran80"/>
        <w:rPr>
          <w:lang w:val="en-US"/>
        </w:rPr>
      </w:pPr>
      <w:r w:rsidRPr="0045652F">
        <w:rPr>
          <w:lang w:val="en-US"/>
        </w:rPr>
        <w:t xml:space="preserve">                                                                                </w:t>
      </w:r>
    </w:p>
    <w:p w14:paraId="3CB628D1" w14:textId="77777777" w:rsidR="00774472" w:rsidRPr="0045652F" w:rsidRDefault="00774472">
      <w:pPr>
        <w:pStyle w:val="Ecran80"/>
        <w:rPr>
          <w:lang w:val="en-US"/>
        </w:rPr>
      </w:pPr>
      <w:r w:rsidRPr="0045652F">
        <w:rPr>
          <w:lang w:val="en-US"/>
        </w:rPr>
        <w:t xml:space="preserve"> Initial Scenario   ===&gt; SCENXMLI          Final Scenario      ===&gt;             </w:t>
      </w:r>
    </w:p>
    <w:p w14:paraId="3348B198" w14:textId="77777777" w:rsidR="00774472" w:rsidRPr="0045652F" w:rsidRDefault="00774472">
      <w:pPr>
        <w:pStyle w:val="Ecran80"/>
        <w:rPr>
          <w:lang w:val="en-US"/>
        </w:rPr>
      </w:pPr>
      <w:r w:rsidRPr="0045652F">
        <w:rPr>
          <w:lang w:val="en-US"/>
        </w:rPr>
        <w:t xml:space="preserve"> Input Scenario     ===&gt;                   Output Scenario     ===&gt; SCENXMLO    </w:t>
      </w:r>
    </w:p>
    <w:p w14:paraId="06D1DBA1" w14:textId="77777777" w:rsidR="00774472" w:rsidRPr="0045652F" w:rsidRDefault="00774472">
      <w:pPr>
        <w:pStyle w:val="Ecran80"/>
        <w:rPr>
          <w:lang w:val="en-US"/>
        </w:rPr>
      </w:pPr>
      <w:r w:rsidRPr="0045652F">
        <w:rPr>
          <w:lang w:val="en-US"/>
        </w:rPr>
        <w:t xml:space="preserve">                                                                                </w:t>
      </w:r>
    </w:p>
    <w:p w14:paraId="3BE366F0" w14:textId="77777777" w:rsidR="00774472" w:rsidRPr="0045652F" w:rsidRDefault="00774472">
      <w:pPr>
        <w:pStyle w:val="Ecran80"/>
        <w:rPr>
          <w:lang w:val="en-US"/>
        </w:rPr>
      </w:pPr>
      <w:r w:rsidRPr="0045652F">
        <w:rPr>
          <w:lang w:val="en-US"/>
        </w:rPr>
        <w:t xml:space="preserve"> P1=Update                          P3=Return                       P12=Server  </w:t>
      </w:r>
    </w:p>
    <w:p w14:paraId="1DF0C88D" w14:textId="77777777" w:rsidR="00774472" w:rsidRPr="0045652F" w:rsidRDefault="00774472">
      <w:pPr>
        <w:pStyle w:val="Ecran80"/>
        <w:rPr>
          <w:lang w:val="en-US"/>
        </w:rPr>
      </w:pPr>
      <w:r w:rsidRPr="0045652F">
        <w:rPr>
          <w:lang w:val="en-US"/>
        </w:rPr>
        <w:t xml:space="preserve">                                                                                </w:t>
      </w:r>
    </w:p>
    <w:p w14:paraId="394A8803" w14:textId="77777777" w:rsidR="00774472" w:rsidRPr="0045652F" w:rsidRDefault="00774472">
      <w:pPr>
        <w:pStyle w:val="Caption"/>
        <w:rPr>
          <w:lang w:val="en-US"/>
        </w:rPr>
      </w:pPr>
      <w:bookmarkStart w:id="547" w:name="_Toc373485085"/>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117</w:t>
      </w:r>
      <w:r w:rsidRPr="0045652F">
        <w:rPr>
          <w:lang w:val="en-US"/>
        </w:rPr>
        <w:fldChar w:fldCharType="end"/>
      </w:r>
      <w:r w:rsidRPr="0045652F">
        <w:rPr>
          <w:lang w:val="en-US"/>
        </w:rPr>
        <w:t xml:space="preserve"> VIRTEL transaction definition for XML input data</w:t>
      </w:r>
      <w:bookmarkEnd w:id="547"/>
    </w:p>
    <w:p w14:paraId="7B50BD2B" w14:textId="77777777" w:rsidR="00774472" w:rsidRPr="0045652F" w:rsidRDefault="00774472">
      <w:pPr>
        <w:pStyle w:val="Heading6"/>
        <w:rPr>
          <w:lang w:val="en-US"/>
        </w:rPr>
      </w:pPr>
      <w:r w:rsidRPr="0045652F">
        <w:rPr>
          <w:lang w:val="en-US"/>
        </w:rPr>
        <w:t>XML input with attributes and repeating groups</w:t>
      </w:r>
    </w:p>
    <w:p w14:paraId="637611E8" w14:textId="77777777" w:rsidR="00774472" w:rsidRPr="0045652F" w:rsidRDefault="00774472">
      <w:pPr>
        <w:pStyle w:val="ecran0"/>
        <w:rPr>
          <w:lang w:val="en-US"/>
        </w:rPr>
      </w:pPr>
      <w:r w:rsidRPr="0045652F">
        <w:rPr>
          <w:lang w:val="en-US"/>
        </w:rPr>
        <w:t>The figure below shows an example of XML input data containing attributes and repeating groups of fields:</w:t>
      </w:r>
    </w:p>
    <w:p w14:paraId="4399D1B7" w14:textId="77777777" w:rsidR="00774472" w:rsidRPr="0045652F" w:rsidRDefault="00774472">
      <w:pPr>
        <w:pStyle w:val="Listing"/>
        <w:rPr>
          <w:lang w:val="en-US"/>
        </w:rPr>
      </w:pPr>
      <w:r w:rsidRPr="0045652F">
        <w:rPr>
          <w:lang w:val="en-US"/>
        </w:rPr>
        <w:t>&lt;?xml version="1.0" ?&gt;</w:t>
      </w:r>
    </w:p>
    <w:p w14:paraId="7F0F2A8D" w14:textId="77777777" w:rsidR="00774472" w:rsidRPr="0045652F" w:rsidRDefault="00774472">
      <w:pPr>
        <w:pStyle w:val="Listing"/>
        <w:rPr>
          <w:lang w:val="en-US"/>
        </w:rPr>
      </w:pPr>
      <w:r w:rsidRPr="0045652F">
        <w:rPr>
          <w:lang w:val="en-US"/>
        </w:rPr>
        <w:t>&lt;request&gt;</w:t>
      </w:r>
    </w:p>
    <w:p w14:paraId="03E05199" w14:textId="77777777" w:rsidR="00774472" w:rsidRPr="0045652F" w:rsidRDefault="00774472">
      <w:pPr>
        <w:pStyle w:val="Listing"/>
        <w:rPr>
          <w:lang w:val="en-US"/>
        </w:rPr>
      </w:pPr>
      <w:r w:rsidRPr="0045652F">
        <w:rPr>
          <w:lang w:val="en-US"/>
        </w:rPr>
        <w:t>&lt;id type="RP" date="20.01.2006" numreq="2"&gt;8019A&lt;/id&gt;</w:t>
      </w:r>
    </w:p>
    <w:p w14:paraId="4FA6FD20" w14:textId="77777777" w:rsidR="00774472" w:rsidRPr="0045652F" w:rsidRDefault="00774472">
      <w:pPr>
        <w:pStyle w:val="Listing"/>
        <w:rPr>
          <w:lang w:val="en-US"/>
        </w:rPr>
      </w:pPr>
      <w:r w:rsidRPr="0045652F">
        <w:rPr>
          <w:lang w:val="en-US"/>
        </w:rPr>
        <w:t>&lt;part&gt;</w:t>
      </w:r>
    </w:p>
    <w:p w14:paraId="54498459" w14:textId="77777777" w:rsidR="00774472" w:rsidRPr="0045652F" w:rsidRDefault="00774472">
      <w:pPr>
        <w:pStyle w:val="Listing"/>
        <w:rPr>
          <w:lang w:val="en-US"/>
        </w:rPr>
      </w:pPr>
      <w:r w:rsidRPr="0045652F">
        <w:rPr>
          <w:lang w:val="en-US"/>
        </w:rPr>
        <w:t xml:space="preserve">  &lt;key suffix="01"&gt;GROMMET&lt;/key&gt;</w:t>
      </w:r>
    </w:p>
    <w:p w14:paraId="23672E5D" w14:textId="77777777" w:rsidR="00774472" w:rsidRPr="0045652F" w:rsidRDefault="00774472">
      <w:pPr>
        <w:pStyle w:val="Listing"/>
        <w:rPr>
          <w:lang w:val="en-US"/>
        </w:rPr>
      </w:pPr>
      <w:r w:rsidRPr="0045652F">
        <w:rPr>
          <w:lang w:val="en-US"/>
        </w:rPr>
        <w:t xml:space="preserve">  &lt;stat&gt;3&lt;/stat&gt;</w:t>
      </w:r>
    </w:p>
    <w:p w14:paraId="486A6C11" w14:textId="77777777" w:rsidR="00774472" w:rsidRPr="0045652F" w:rsidRDefault="00774472">
      <w:pPr>
        <w:pStyle w:val="Listing"/>
        <w:rPr>
          <w:lang w:val="en-US"/>
        </w:rPr>
      </w:pPr>
      <w:r w:rsidRPr="0045652F">
        <w:rPr>
          <w:lang w:val="en-US"/>
        </w:rPr>
        <w:t xml:space="preserve">  &lt;type&gt;C&lt;/type&gt;</w:t>
      </w:r>
    </w:p>
    <w:p w14:paraId="35C0B08D" w14:textId="77777777" w:rsidR="00774472" w:rsidRPr="0045652F" w:rsidRDefault="00774472">
      <w:pPr>
        <w:pStyle w:val="Listing"/>
        <w:rPr>
          <w:lang w:val="en-US"/>
        </w:rPr>
      </w:pPr>
      <w:r w:rsidRPr="0045652F">
        <w:rPr>
          <w:lang w:val="en-US"/>
        </w:rPr>
        <w:t>&lt;/part&gt;</w:t>
      </w:r>
    </w:p>
    <w:p w14:paraId="3C41EC09" w14:textId="77777777" w:rsidR="00774472" w:rsidRPr="0045652F" w:rsidRDefault="00774472">
      <w:pPr>
        <w:pStyle w:val="Listing"/>
        <w:rPr>
          <w:lang w:val="en-US"/>
        </w:rPr>
      </w:pPr>
      <w:r w:rsidRPr="0045652F">
        <w:rPr>
          <w:lang w:val="en-US"/>
        </w:rPr>
        <w:t>&lt;part&gt;</w:t>
      </w:r>
    </w:p>
    <w:p w14:paraId="4808F4CE" w14:textId="77777777" w:rsidR="00774472" w:rsidRPr="0045652F" w:rsidRDefault="00774472">
      <w:pPr>
        <w:pStyle w:val="Listing"/>
        <w:rPr>
          <w:lang w:val="en-US"/>
        </w:rPr>
      </w:pPr>
      <w:r w:rsidRPr="0045652F">
        <w:rPr>
          <w:lang w:val="en-US"/>
        </w:rPr>
        <w:t xml:space="preserve">  &lt;key suffix="02"&gt;GREVILE&lt;/key&gt;</w:t>
      </w:r>
    </w:p>
    <w:p w14:paraId="1AA44D04" w14:textId="77777777" w:rsidR="00774472" w:rsidRPr="0045652F" w:rsidRDefault="00774472">
      <w:pPr>
        <w:pStyle w:val="Listing"/>
        <w:rPr>
          <w:lang w:val="en-US"/>
        </w:rPr>
      </w:pPr>
      <w:r w:rsidRPr="0045652F">
        <w:rPr>
          <w:lang w:val="en-US"/>
        </w:rPr>
        <w:t xml:space="preserve">  &lt;type&gt;D&lt;/type&gt;</w:t>
      </w:r>
    </w:p>
    <w:p w14:paraId="2C2B658D" w14:textId="77777777" w:rsidR="00774472" w:rsidRPr="0045652F" w:rsidRDefault="00774472">
      <w:pPr>
        <w:pStyle w:val="Listing"/>
        <w:rPr>
          <w:lang w:val="en-US"/>
        </w:rPr>
      </w:pPr>
      <w:r w:rsidRPr="0045652F">
        <w:rPr>
          <w:lang w:val="en-US"/>
        </w:rPr>
        <w:t xml:space="preserve">  &lt;stat&gt;3&lt;/stat&gt;</w:t>
      </w:r>
    </w:p>
    <w:p w14:paraId="17E3968F" w14:textId="77777777" w:rsidR="00774472" w:rsidRPr="0045652F" w:rsidRDefault="00774472">
      <w:pPr>
        <w:pStyle w:val="Listing"/>
        <w:rPr>
          <w:lang w:val="en-US"/>
        </w:rPr>
      </w:pPr>
      <w:r w:rsidRPr="0045652F">
        <w:rPr>
          <w:lang w:val="en-US"/>
        </w:rPr>
        <w:t>&lt;/part&gt;</w:t>
      </w:r>
    </w:p>
    <w:p w14:paraId="1113B89B" w14:textId="77777777" w:rsidR="00774472" w:rsidRPr="0045652F" w:rsidRDefault="00774472">
      <w:pPr>
        <w:pStyle w:val="Listing"/>
        <w:rPr>
          <w:lang w:val="en-US"/>
        </w:rPr>
      </w:pPr>
      <w:r w:rsidRPr="0045652F">
        <w:rPr>
          <w:lang w:val="en-US"/>
        </w:rPr>
        <w:t>&lt;/request&gt;</w:t>
      </w:r>
    </w:p>
    <w:p w14:paraId="3C9DBED1" w14:textId="77777777" w:rsidR="00774472" w:rsidRPr="0045652F" w:rsidRDefault="00774472">
      <w:pPr>
        <w:pStyle w:val="Caption"/>
        <w:rPr>
          <w:lang w:val="en-US"/>
        </w:rPr>
      </w:pPr>
      <w:bookmarkStart w:id="548" w:name="_Toc373485086"/>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118</w:t>
      </w:r>
      <w:r w:rsidRPr="0045652F">
        <w:rPr>
          <w:lang w:val="en-US"/>
        </w:rPr>
        <w:fldChar w:fldCharType="end"/>
      </w:r>
      <w:r w:rsidRPr="0045652F">
        <w:rPr>
          <w:lang w:val="en-US"/>
        </w:rPr>
        <w:t xml:space="preserve"> Example XML input data with attributes and repeating groups</w:t>
      </w:r>
      <w:bookmarkEnd w:id="548"/>
    </w:p>
    <w:p w14:paraId="0AAE2DB9" w14:textId="77777777" w:rsidR="00774472" w:rsidRPr="0045652F" w:rsidRDefault="00774472">
      <w:pPr>
        <w:pStyle w:val="ecran0"/>
        <w:rPr>
          <w:lang w:val="en-US"/>
        </w:rPr>
      </w:pPr>
      <w:r w:rsidRPr="0045652F">
        <w:rPr>
          <w:lang w:val="en-US"/>
        </w:rPr>
        <w:t>An INITIAL scenario for processing this XML input data is coded in the presentation module SCENXMLA shown below:</w:t>
      </w:r>
    </w:p>
    <w:p w14:paraId="571CC4DC" w14:textId="77777777" w:rsidR="00774472" w:rsidRPr="0045652F" w:rsidRDefault="00774472">
      <w:pPr>
        <w:pStyle w:val="Listing"/>
        <w:rPr>
          <w:lang w:val="en-US"/>
        </w:rPr>
      </w:pPr>
      <w:r w:rsidRPr="0045652F">
        <w:rPr>
          <w:lang w:val="en-US"/>
        </w:rPr>
        <w:t xml:space="preserve">SCENXMLA SCREENS APPL=SCENXMLA                                          </w:t>
      </w:r>
    </w:p>
    <w:p w14:paraId="05B8FDAC" w14:textId="77777777" w:rsidR="00774472" w:rsidRPr="0045652F" w:rsidRDefault="00774472">
      <w:pPr>
        <w:pStyle w:val="Listing"/>
        <w:rPr>
          <w:lang w:val="en-US"/>
        </w:rPr>
      </w:pPr>
      <w:r w:rsidRPr="0045652F">
        <w:rPr>
          <w:lang w:val="en-US"/>
        </w:rPr>
        <w:t xml:space="preserve">*                                                                       </w:t>
      </w:r>
    </w:p>
    <w:p w14:paraId="24E8697B" w14:textId="77777777" w:rsidR="00774472" w:rsidRPr="0045652F" w:rsidRDefault="00774472">
      <w:pPr>
        <w:pStyle w:val="Listing"/>
        <w:rPr>
          <w:lang w:val="en-US"/>
        </w:rPr>
      </w:pPr>
      <w:r w:rsidRPr="0045652F">
        <w:rPr>
          <w:lang w:val="en-US"/>
        </w:rPr>
        <w:t xml:space="preserve">         SCENARIO INITIAL                                               </w:t>
      </w:r>
    </w:p>
    <w:p w14:paraId="03235DCB" w14:textId="77777777" w:rsidR="00774472" w:rsidRPr="0045652F" w:rsidRDefault="00774472">
      <w:pPr>
        <w:pStyle w:val="Listing"/>
        <w:rPr>
          <w:lang w:val="en-US"/>
        </w:rPr>
      </w:pPr>
      <w:r w:rsidRPr="0045652F">
        <w:rPr>
          <w:lang w:val="en-US"/>
        </w:rPr>
        <w:t xml:space="preserve">*                                                                       </w:t>
      </w:r>
    </w:p>
    <w:p w14:paraId="7ED1DA82" w14:textId="77777777" w:rsidR="00774472" w:rsidRPr="0045652F" w:rsidRDefault="00774472">
      <w:pPr>
        <w:pStyle w:val="Listing"/>
        <w:rPr>
          <w:lang w:val="en-US"/>
        </w:rPr>
      </w:pPr>
      <w:r w:rsidRPr="0045652F">
        <w:rPr>
          <w:lang w:val="en-US"/>
        </w:rPr>
        <w:t xml:space="preserve">COMMAREA MAP$  BEGIN                                                    </w:t>
      </w:r>
    </w:p>
    <w:p w14:paraId="53B89C0C" w14:textId="77777777" w:rsidR="00774472" w:rsidRPr="0045652F" w:rsidRDefault="00774472">
      <w:pPr>
        <w:pStyle w:val="Listing"/>
        <w:rPr>
          <w:lang w:val="en-US"/>
        </w:rPr>
      </w:pPr>
      <w:r w:rsidRPr="0045652F">
        <w:rPr>
          <w:lang w:val="en-US"/>
        </w:rPr>
        <w:t xml:space="preserve">         MAP$  AREA,WITH='id',LENGTH=5                                  </w:t>
      </w:r>
    </w:p>
    <w:p w14:paraId="6C475BA3" w14:textId="77777777" w:rsidR="00774472" w:rsidRPr="0045652F" w:rsidRDefault="00774472">
      <w:pPr>
        <w:pStyle w:val="Listing"/>
        <w:rPr>
          <w:lang w:val="en-US"/>
        </w:rPr>
      </w:pPr>
      <w:r w:rsidRPr="0045652F">
        <w:rPr>
          <w:lang w:val="en-US"/>
        </w:rPr>
        <w:t xml:space="preserve">         MAP$  AREA-ATTRIBUTE,VALUEOF='date',LENGTH=8,TYPE=ONLY9        </w:t>
      </w:r>
    </w:p>
    <w:p w14:paraId="08936FE8" w14:textId="77777777" w:rsidR="00774472" w:rsidRPr="0045652F" w:rsidRDefault="00774472">
      <w:pPr>
        <w:pStyle w:val="Listing"/>
        <w:rPr>
          <w:lang w:val="en-US"/>
        </w:rPr>
      </w:pPr>
      <w:r w:rsidRPr="0045652F">
        <w:rPr>
          <w:lang w:val="en-US"/>
        </w:rPr>
        <w:t xml:space="preserve">         MAP$  AREA-ATTRIBUTE,VALUEOF='type',LENGTH=2                   </w:t>
      </w:r>
    </w:p>
    <w:p w14:paraId="1B38DC25" w14:textId="77777777" w:rsidR="00774472" w:rsidRPr="0045652F" w:rsidRDefault="00774472">
      <w:pPr>
        <w:pStyle w:val="Listing"/>
        <w:rPr>
          <w:lang w:val="en-US"/>
        </w:rPr>
      </w:pPr>
      <w:r w:rsidRPr="0045652F">
        <w:rPr>
          <w:lang w:val="en-US"/>
        </w:rPr>
        <w:t xml:space="preserve">         MAP$  AREA-ATTRIBUTE,VALUEOF='numreq',LENGTH=2,TYPE=9          </w:t>
      </w:r>
    </w:p>
    <w:p w14:paraId="6F622824" w14:textId="77777777" w:rsidR="00774472" w:rsidRPr="0045652F" w:rsidRDefault="00774472">
      <w:pPr>
        <w:pStyle w:val="Listing"/>
        <w:rPr>
          <w:lang w:val="en-US"/>
        </w:rPr>
      </w:pPr>
      <w:r w:rsidRPr="0045652F">
        <w:rPr>
          <w:lang w:val="en-US"/>
        </w:rPr>
        <w:t xml:space="preserve">DETAIL   MAP$  BEGIN,WITH='part',OCCURS=5                               </w:t>
      </w:r>
    </w:p>
    <w:p w14:paraId="23AAEFD4" w14:textId="77777777" w:rsidR="00774472" w:rsidRPr="0045652F" w:rsidRDefault="00774472">
      <w:pPr>
        <w:pStyle w:val="Listing"/>
        <w:rPr>
          <w:lang w:val="en-US"/>
        </w:rPr>
      </w:pPr>
      <w:r w:rsidRPr="0045652F">
        <w:rPr>
          <w:lang w:val="en-US"/>
        </w:rPr>
        <w:t xml:space="preserve">         MAP$  AREA-ATTRIBUTE,WITH='key',VALUEOF='suffix',             *</w:t>
      </w:r>
    </w:p>
    <w:p w14:paraId="6FBF7081" w14:textId="77777777" w:rsidR="00774472" w:rsidRPr="0045652F" w:rsidRDefault="00774472">
      <w:pPr>
        <w:pStyle w:val="Listing"/>
        <w:rPr>
          <w:lang w:val="en-US"/>
        </w:rPr>
      </w:pPr>
      <w:r w:rsidRPr="0045652F">
        <w:rPr>
          <w:lang w:val="en-US"/>
        </w:rPr>
        <w:t xml:space="preserve">               LENGTH=2,TYPE=9                                          </w:t>
      </w:r>
    </w:p>
    <w:p w14:paraId="1E4BF290" w14:textId="77777777" w:rsidR="00774472" w:rsidRPr="0045652F" w:rsidRDefault="00774472">
      <w:pPr>
        <w:pStyle w:val="Listing"/>
        <w:rPr>
          <w:lang w:val="en-US"/>
        </w:rPr>
      </w:pPr>
      <w:r w:rsidRPr="0045652F">
        <w:rPr>
          <w:lang w:val="en-US"/>
        </w:rPr>
        <w:t xml:space="preserve">         MAP$  AREA,LENGTH=8                                            </w:t>
      </w:r>
    </w:p>
    <w:p w14:paraId="62A52ECA" w14:textId="77777777" w:rsidR="00774472" w:rsidRPr="0045652F" w:rsidRDefault="00774472">
      <w:pPr>
        <w:pStyle w:val="Listing"/>
        <w:rPr>
          <w:lang w:val="en-US"/>
        </w:rPr>
      </w:pPr>
      <w:r w:rsidRPr="0045652F">
        <w:rPr>
          <w:lang w:val="en-US"/>
        </w:rPr>
        <w:t xml:space="preserve">         MAP$  AREA,WITH='type',LENGTH=1                                </w:t>
      </w:r>
    </w:p>
    <w:p w14:paraId="7600E93A" w14:textId="77777777" w:rsidR="00774472" w:rsidRPr="0045652F" w:rsidRDefault="00774472">
      <w:pPr>
        <w:pStyle w:val="Listing"/>
        <w:rPr>
          <w:lang w:val="en-US"/>
        </w:rPr>
      </w:pPr>
      <w:r w:rsidRPr="0045652F">
        <w:rPr>
          <w:lang w:val="en-US"/>
        </w:rPr>
        <w:t xml:space="preserve">         MAP$  AREA,WITH='stat',LENGTH=1                                </w:t>
      </w:r>
    </w:p>
    <w:p w14:paraId="1C003ADA" w14:textId="77777777" w:rsidR="00774472" w:rsidRPr="0045652F" w:rsidRDefault="00774472">
      <w:pPr>
        <w:pStyle w:val="Listing"/>
        <w:rPr>
          <w:lang w:val="en-US"/>
        </w:rPr>
      </w:pPr>
      <w:r w:rsidRPr="0045652F">
        <w:rPr>
          <w:lang w:val="en-US"/>
        </w:rPr>
        <w:t xml:space="preserve">DETAIL   MAP$  END                                                      </w:t>
      </w:r>
    </w:p>
    <w:p w14:paraId="4FDE7C82" w14:textId="77777777" w:rsidR="00774472" w:rsidRPr="0045652F" w:rsidRDefault="00774472">
      <w:pPr>
        <w:pStyle w:val="Listing"/>
        <w:rPr>
          <w:lang w:val="en-US"/>
        </w:rPr>
      </w:pPr>
      <w:r w:rsidRPr="0045652F">
        <w:rPr>
          <w:lang w:val="en-US"/>
        </w:rPr>
        <w:t xml:space="preserve">COMMAREA MAP$  END                                                      </w:t>
      </w:r>
    </w:p>
    <w:p w14:paraId="255B73BA" w14:textId="77777777" w:rsidR="00774472" w:rsidRPr="0045652F" w:rsidRDefault="00774472">
      <w:pPr>
        <w:pStyle w:val="Listing"/>
        <w:rPr>
          <w:lang w:val="en-US"/>
        </w:rPr>
      </w:pPr>
      <w:r w:rsidRPr="0045652F">
        <w:rPr>
          <w:lang w:val="en-US"/>
        </w:rPr>
        <w:t xml:space="preserve">*                                                                       </w:t>
      </w:r>
    </w:p>
    <w:p w14:paraId="40735AA5" w14:textId="77777777" w:rsidR="00774472" w:rsidRPr="0045652F" w:rsidRDefault="00774472">
      <w:pPr>
        <w:pStyle w:val="Listing"/>
        <w:rPr>
          <w:lang w:val="en-US"/>
        </w:rPr>
      </w:pPr>
      <w:r w:rsidRPr="0045652F">
        <w:rPr>
          <w:lang w:val="en-US"/>
        </w:rPr>
        <w:t xml:space="preserve">COMMAREA MAP$    FROM-INPUT                                             </w:t>
      </w:r>
    </w:p>
    <w:p w14:paraId="24694F00" w14:textId="77777777" w:rsidR="00774472" w:rsidRPr="0045652F" w:rsidRDefault="00774472">
      <w:pPr>
        <w:pStyle w:val="Listing"/>
        <w:rPr>
          <w:lang w:val="en-US"/>
        </w:rPr>
      </w:pPr>
      <w:r w:rsidRPr="0045652F">
        <w:rPr>
          <w:lang w:val="en-US"/>
        </w:rPr>
        <w:t xml:space="preserve">COMMAREA MAP$    TO-VARIABLE,VAR='MYCOMMAREA'                           </w:t>
      </w:r>
    </w:p>
    <w:p w14:paraId="77086B6B" w14:textId="77777777" w:rsidR="00774472" w:rsidRPr="0045652F" w:rsidRDefault="00774472">
      <w:pPr>
        <w:pStyle w:val="Listing"/>
        <w:rPr>
          <w:lang w:val="en-US"/>
        </w:rPr>
      </w:pPr>
      <w:r w:rsidRPr="0045652F">
        <w:rPr>
          <w:lang w:val="en-US"/>
        </w:rPr>
        <w:t xml:space="preserve">         SCENARIO END                                                   </w:t>
      </w:r>
    </w:p>
    <w:p w14:paraId="190DDF76" w14:textId="77777777" w:rsidR="00774472" w:rsidRPr="0045652F" w:rsidRDefault="00774472">
      <w:pPr>
        <w:pStyle w:val="Listing"/>
        <w:rPr>
          <w:lang w:val="en-US"/>
        </w:rPr>
      </w:pPr>
      <w:r w:rsidRPr="0045652F">
        <w:rPr>
          <w:lang w:val="en-US"/>
        </w:rPr>
        <w:t xml:space="preserve">*                                                                       </w:t>
      </w:r>
    </w:p>
    <w:p w14:paraId="44426172" w14:textId="77777777" w:rsidR="00774472" w:rsidRPr="0045652F" w:rsidRDefault="00774472">
      <w:pPr>
        <w:pStyle w:val="Listing"/>
        <w:rPr>
          <w:lang w:val="en-US"/>
        </w:rPr>
      </w:pPr>
      <w:r w:rsidRPr="0045652F">
        <w:rPr>
          <w:lang w:val="en-US"/>
        </w:rPr>
        <w:t xml:space="preserve">         SCRNEND                                                        </w:t>
      </w:r>
    </w:p>
    <w:p w14:paraId="41A1395E" w14:textId="77777777" w:rsidR="00774472" w:rsidRPr="0045652F" w:rsidRDefault="00774472">
      <w:pPr>
        <w:pStyle w:val="Listing"/>
        <w:rPr>
          <w:lang w:val="en-US"/>
        </w:rPr>
      </w:pPr>
      <w:r w:rsidRPr="0045652F">
        <w:rPr>
          <w:lang w:val="en-US"/>
        </w:rPr>
        <w:t xml:space="preserve">         END                                                            </w:t>
      </w:r>
    </w:p>
    <w:p w14:paraId="612294A7" w14:textId="77777777" w:rsidR="00774472" w:rsidRPr="0045652F" w:rsidRDefault="00774472">
      <w:pPr>
        <w:pStyle w:val="Caption"/>
        <w:rPr>
          <w:lang w:val="en-US"/>
        </w:rPr>
      </w:pPr>
      <w:bookmarkStart w:id="549" w:name="_Toc373485087"/>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119</w:t>
      </w:r>
      <w:r w:rsidRPr="0045652F">
        <w:rPr>
          <w:lang w:val="en-US"/>
        </w:rPr>
        <w:fldChar w:fldCharType="end"/>
      </w:r>
      <w:r w:rsidRPr="0045652F">
        <w:rPr>
          <w:lang w:val="en-US"/>
        </w:rPr>
        <w:t xml:space="preserve"> Presentation m</w:t>
      </w:r>
      <w:r w:rsidRPr="0045652F">
        <w:rPr>
          <w:lang w:val="en-US"/>
        </w:rPr>
        <w:fldChar w:fldCharType="begin"/>
      </w:r>
      <w:r w:rsidRPr="0045652F">
        <w:rPr>
          <w:lang w:val="en-US"/>
        </w:rPr>
        <w:instrText xml:space="preserve"> SEQ Figure \* ARABIC \s 1 </w:instrText>
      </w:r>
      <w:r w:rsidRPr="0045652F">
        <w:rPr>
          <w:lang w:val="en-US"/>
        </w:rPr>
        <w:fldChar w:fldCharType="end"/>
      </w:r>
      <w:r w:rsidRPr="0045652F">
        <w:rPr>
          <w:lang w:val="en-US"/>
        </w:rPr>
        <w:t>odule for XML input with attributes and repeating groups</w:t>
      </w:r>
      <w:bookmarkEnd w:id="549"/>
    </w:p>
    <w:p w14:paraId="06ADABC7" w14:textId="77777777" w:rsidR="00774472" w:rsidRPr="0045652F" w:rsidRDefault="00774472">
      <w:pPr>
        <w:pStyle w:val="ecran0"/>
        <w:rPr>
          <w:lang w:val="en-US"/>
        </w:rPr>
      </w:pPr>
      <w:r w:rsidRPr="0045652F">
        <w:rPr>
          <w:lang w:val="en-US"/>
        </w:rPr>
        <w:t>The figure below shows the 77-byte commarea generated in the VIRTEL variable MYCOMMAREA:</w:t>
      </w:r>
    </w:p>
    <w:p w14:paraId="4FA3B45A" w14:textId="77777777" w:rsidR="00774472" w:rsidRPr="0045652F" w:rsidRDefault="00774472">
      <w:pPr>
        <w:pStyle w:val="Listing"/>
        <w:ind w:left="1980"/>
        <w:rPr>
          <w:lang w:val="en-US"/>
        </w:rPr>
      </w:pPr>
      <w:r w:rsidRPr="0045652F">
        <w:rPr>
          <w:lang w:val="en-US"/>
        </w:rPr>
        <w:t>----+----1----+----2----+----3----+----4----+----5----+----6----+----7----+--</w:t>
      </w:r>
    </w:p>
    <w:p w14:paraId="564AD056" w14:textId="77777777" w:rsidR="00774472" w:rsidRPr="0045652F" w:rsidRDefault="00774472">
      <w:pPr>
        <w:pStyle w:val="Listing"/>
        <w:ind w:left="1980"/>
        <w:rPr>
          <w:lang w:val="en-US"/>
        </w:rPr>
      </w:pPr>
      <w:r w:rsidRPr="0045652F">
        <w:rPr>
          <w:lang w:val="en-US"/>
        </w:rPr>
        <w:t xml:space="preserve">8019A20012006RP0201GROMMET C302GREVILE D300          00          00          </w:t>
      </w:r>
    </w:p>
    <w:p w14:paraId="0F2765D0" w14:textId="77777777" w:rsidR="00774472" w:rsidRPr="0045652F" w:rsidRDefault="00774472">
      <w:pPr>
        <w:pStyle w:val="Caption"/>
        <w:rPr>
          <w:lang w:val="en-US"/>
        </w:rPr>
      </w:pPr>
      <w:bookmarkStart w:id="550" w:name="_Toc373485088"/>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120</w:t>
      </w:r>
      <w:r w:rsidRPr="0045652F">
        <w:rPr>
          <w:lang w:val="en-US"/>
        </w:rPr>
        <w:fldChar w:fldCharType="end"/>
      </w:r>
      <w:r w:rsidRPr="0045652F">
        <w:rPr>
          <w:lang w:val="en-US"/>
        </w:rPr>
        <w:t xml:space="preserve"> Commarea generated from XML input with attributes and repeating groups</w:t>
      </w:r>
      <w:bookmarkEnd w:id="550"/>
    </w:p>
    <w:p w14:paraId="7579859F" w14:textId="77777777" w:rsidR="00774472" w:rsidRPr="0045652F" w:rsidRDefault="00774472">
      <w:pPr>
        <w:pStyle w:val="Heading6"/>
        <w:rPr>
          <w:lang w:val="en-US"/>
        </w:rPr>
      </w:pPr>
      <w:bookmarkStart w:id="551" w:name="_Ref126564140"/>
      <w:r w:rsidRPr="0045652F">
        <w:rPr>
          <w:lang w:val="en-US"/>
        </w:rPr>
        <w:t>XML input with redefinition of fields</w:t>
      </w:r>
      <w:bookmarkEnd w:id="551"/>
    </w:p>
    <w:p w14:paraId="52081348" w14:textId="77777777" w:rsidR="00774472" w:rsidRPr="0045652F" w:rsidRDefault="00774472">
      <w:pPr>
        <w:pStyle w:val="ecran0"/>
        <w:rPr>
          <w:lang w:val="en-US"/>
        </w:rPr>
      </w:pPr>
      <w:r w:rsidRPr="0045652F">
        <w:rPr>
          <w:lang w:val="en-US"/>
        </w:rPr>
        <w:t>This example shows how the commarea can be redefined according to the value of a field in the XML input.  In this example, the input can be in one of two formats, depending on the value of the field whose name is “reqtype”:</w:t>
      </w:r>
    </w:p>
    <w:p w14:paraId="1AD88800" w14:textId="77777777" w:rsidR="00774472" w:rsidRPr="0045652F" w:rsidRDefault="00774472">
      <w:pPr>
        <w:pStyle w:val="Listing"/>
        <w:rPr>
          <w:rFonts w:ascii="Verdana" w:hAnsi="Verdana"/>
          <w:b/>
          <w:bCs/>
          <w:i/>
          <w:iCs/>
          <w:lang w:val="en-US"/>
        </w:rPr>
      </w:pPr>
      <w:r w:rsidRPr="0045652F">
        <w:rPr>
          <w:rFonts w:ascii="Verdana" w:hAnsi="Verdana"/>
          <w:b/>
          <w:bCs/>
          <w:i/>
          <w:iCs/>
          <w:lang w:val="en-US"/>
        </w:rPr>
        <w:t>Request type A</w:t>
      </w:r>
    </w:p>
    <w:p w14:paraId="7FE62F7A" w14:textId="77777777" w:rsidR="00774472" w:rsidRPr="0045652F" w:rsidRDefault="00774472">
      <w:pPr>
        <w:pStyle w:val="Listing"/>
        <w:rPr>
          <w:lang w:val="en-US"/>
        </w:rPr>
      </w:pPr>
      <w:r w:rsidRPr="0045652F">
        <w:rPr>
          <w:lang w:val="en-US"/>
        </w:rPr>
        <w:t>&lt;?xml version="1.0" ?&gt;</w:t>
      </w:r>
    </w:p>
    <w:p w14:paraId="3CB86676" w14:textId="77777777" w:rsidR="00774472" w:rsidRPr="0045652F" w:rsidRDefault="00774472">
      <w:pPr>
        <w:pStyle w:val="Listing"/>
        <w:rPr>
          <w:lang w:val="en-US"/>
        </w:rPr>
      </w:pPr>
      <w:r w:rsidRPr="0045652F">
        <w:rPr>
          <w:lang w:val="en-US"/>
        </w:rPr>
        <w:t>&lt;request&gt;</w:t>
      </w:r>
    </w:p>
    <w:p w14:paraId="093FA28C" w14:textId="77777777" w:rsidR="00774472" w:rsidRPr="0045652F" w:rsidRDefault="00774472">
      <w:pPr>
        <w:pStyle w:val="Listing"/>
        <w:rPr>
          <w:lang w:val="en-US"/>
        </w:rPr>
      </w:pPr>
      <w:r w:rsidRPr="0045652F">
        <w:rPr>
          <w:lang w:val="en-US"/>
        </w:rPr>
        <w:t>&lt;reqid&gt;1234&lt;/reqid&gt;</w:t>
      </w:r>
    </w:p>
    <w:p w14:paraId="694B9AFD" w14:textId="77777777" w:rsidR="00774472" w:rsidRPr="0045652F" w:rsidRDefault="00774472">
      <w:pPr>
        <w:pStyle w:val="Listing"/>
        <w:rPr>
          <w:lang w:val="en-US"/>
        </w:rPr>
      </w:pPr>
      <w:r w:rsidRPr="0045652F">
        <w:rPr>
          <w:lang w:val="en-US"/>
        </w:rPr>
        <w:t>&lt;reqtype&gt;A&lt;/reqtype&gt;</w:t>
      </w:r>
    </w:p>
    <w:p w14:paraId="1485DCB7" w14:textId="77777777" w:rsidR="00774472" w:rsidRPr="0045652F" w:rsidRDefault="00774472">
      <w:pPr>
        <w:pStyle w:val="Listing"/>
        <w:rPr>
          <w:lang w:val="en-US"/>
        </w:rPr>
      </w:pPr>
      <w:r w:rsidRPr="0045652F">
        <w:rPr>
          <w:lang w:val="en-US"/>
        </w:rPr>
        <w:t>&lt;itemcode&gt;12345&lt;/itemcode&gt;</w:t>
      </w:r>
    </w:p>
    <w:p w14:paraId="6E71152B" w14:textId="77777777" w:rsidR="00774472" w:rsidRPr="0045652F" w:rsidRDefault="00774472">
      <w:pPr>
        <w:pStyle w:val="Listing"/>
        <w:rPr>
          <w:lang w:val="en-US"/>
        </w:rPr>
      </w:pPr>
      <w:r w:rsidRPr="0045652F">
        <w:rPr>
          <w:lang w:val="en-US"/>
        </w:rPr>
        <w:t>&lt;details&gt;</w:t>
      </w:r>
    </w:p>
    <w:p w14:paraId="034617C6" w14:textId="77777777" w:rsidR="00774472" w:rsidRPr="0045652F" w:rsidRDefault="00774472">
      <w:pPr>
        <w:pStyle w:val="Listing"/>
        <w:rPr>
          <w:lang w:val="en-US"/>
        </w:rPr>
      </w:pPr>
      <w:r w:rsidRPr="0045652F">
        <w:rPr>
          <w:lang w:val="en-US"/>
        </w:rPr>
        <w:t xml:space="preserve">  &lt;color&gt;blue&lt;/color&gt;</w:t>
      </w:r>
    </w:p>
    <w:p w14:paraId="330AB1DD" w14:textId="77777777" w:rsidR="00774472" w:rsidRPr="0045652F" w:rsidRDefault="00774472">
      <w:pPr>
        <w:pStyle w:val="Listing"/>
        <w:rPr>
          <w:lang w:val="en-US"/>
        </w:rPr>
      </w:pPr>
      <w:r w:rsidRPr="0045652F">
        <w:rPr>
          <w:lang w:val="en-US"/>
        </w:rPr>
        <w:t xml:space="preserve">  &lt;quantity&gt;5&lt;/quantity&gt;</w:t>
      </w:r>
    </w:p>
    <w:p w14:paraId="3C564833" w14:textId="77777777" w:rsidR="00774472" w:rsidRPr="0045652F" w:rsidRDefault="00774472">
      <w:pPr>
        <w:pStyle w:val="Listing"/>
        <w:rPr>
          <w:lang w:val="en-US"/>
        </w:rPr>
      </w:pPr>
      <w:r w:rsidRPr="0045652F">
        <w:rPr>
          <w:lang w:val="en-US"/>
        </w:rPr>
        <w:t>&lt;/details&gt;</w:t>
      </w:r>
    </w:p>
    <w:p w14:paraId="551C9FFF" w14:textId="77777777" w:rsidR="00774472" w:rsidRPr="0045652F" w:rsidRDefault="00774472">
      <w:pPr>
        <w:pStyle w:val="Listing"/>
        <w:rPr>
          <w:lang w:val="en-US"/>
        </w:rPr>
      </w:pPr>
      <w:r w:rsidRPr="0045652F">
        <w:rPr>
          <w:lang w:val="en-US"/>
        </w:rPr>
        <w:t>&lt;/request&gt;</w:t>
      </w:r>
    </w:p>
    <w:p w14:paraId="4632E0D0" w14:textId="77777777" w:rsidR="00774472" w:rsidRPr="0045652F" w:rsidRDefault="00774472">
      <w:pPr>
        <w:pStyle w:val="Listing"/>
        <w:rPr>
          <w:lang w:val="en-US"/>
        </w:rPr>
      </w:pPr>
    </w:p>
    <w:p w14:paraId="28E769F9" w14:textId="77777777" w:rsidR="00774472" w:rsidRPr="0045652F" w:rsidRDefault="00774472">
      <w:pPr>
        <w:pStyle w:val="Listing"/>
        <w:rPr>
          <w:rFonts w:ascii="Verdana" w:hAnsi="Verdana"/>
          <w:b/>
          <w:bCs/>
          <w:i/>
          <w:iCs/>
          <w:lang w:val="en-US"/>
        </w:rPr>
      </w:pPr>
      <w:r w:rsidRPr="0045652F">
        <w:rPr>
          <w:rFonts w:ascii="Verdana" w:hAnsi="Verdana"/>
          <w:b/>
          <w:bCs/>
          <w:i/>
          <w:iCs/>
          <w:lang w:val="en-US"/>
        </w:rPr>
        <w:t>Request type B</w:t>
      </w:r>
    </w:p>
    <w:p w14:paraId="50D94A33" w14:textId="77777777" w:rsidR="00774472" w:rsidRPr="0045652F" w:rsidRDefault="00774472">
      <w:pPr>
        <w:pStyle w:val="Listing"/>
        <w:rPr>
          <w:lang w:val="en-US"/>
        </w:rPr>
      </w:pPr>
      <w:r w:rsidRPr="0045652F">
        <w:rPr>
          <w:lang w:val="en-US"/>
        </w:rPr>
        <w:t>&lt;?xml version="1.0" ?&gt;</w:t>
      </w:r>
    </w:p>
    <w:p w14:paraId="3B007113" w14:textId="77777777" w:rsidR="00774472" w:rsidRPr="0045652F" w:rsidRDefault="00774472">
      <w:pPr>
        <w:pStyle w:val="Listing"/>
        <w:rPr>
          <w:lang w:val="en-US"/>
        </w:rPr>
      </w:pPr>
      <w:r w:rsidRPr="0045652F">
        <w:rPr>
          <w:lang w:val="en-US"/>
        </w:rPr>
        <w:t>&lt;request&gt;</w:t>
      </w:r>
    </w:p>
    <w:p w14:paraId="1AFECAFC" w14:textId="77777777" w:rsidR="00774472" w:rsidRPr="0045652F" w:rsidRDefault="00774472">
      <w:pPr>
        <w:pStyle w:val="Listing"/>
        <w:rPr>
          <w:lang w:val="en-US"/>
        </w:rPr>
      </w:pPr>
      <w:r w:rsidRPr="0045652F">
        <w:rPr>
          <w:lang w:val="en-US"/>
        </w:rPr>
        <w:t>&lt;reqid&gt;2345&lt;/reqid&gt;</w:t>
      </w:r>
    </w:p>
    <w:p w14:paraId="3BBDDA4C" w14:textId="77777777" w:rsidR="00774472" w:rsidRPr="0045652F" w:rsidRDefault="00774472">
      <w:pPr>
        <w:pStyle w:val="Listing"/>
        <w:rPr>
          <w:lang w:val="en-US"/>
        </w:rPr>
      </w:pPr>
      <w:r w:rsidRPr="0045652F">
        <w:rPr>
          <w:lang w:val="en-US"/>
        </w:rPr>
        <w:t>&lt;reqtype&gt;B&lt;/reqtype&gt;</w:t>
      </w:r>
    </w:p>
    <w:p w14:paraId="7D6C6AA6" w14:textId="77777777" w:rsidR="00774472" w:rsidRPr="0045652F" w:rsidRDefault="00774472">
      <w:pPr>
        <w:pStyle w:val="Listing"/>
        <w:rPr>
          <w:lang w:val="en-US"/>
        </w:rPr>
      </w:pPr>
      <w:r w:rsidRPr="0045652F">
        <w:rPr>
          <w:lang w:val="en-US"/>
        </w:rPr>
        <w:t>&lt;itemcode&gt;23456&lt;/itemcode&gt;</w:t>
      </w:r>
    </w:p>
    <w:p w14:paraId="434468BA" w14:textId="77777777" w:rsidR="00774472" w:rsidRPr="0045652F" w:rsidRDefault="00774472">
      <w:pPr>
        <w:pStyle w:val="Listing"/>
        <w:rPr>
          <w:lang w:val="en-US"/>
        </w:rPr>
      </w:pPr>
      <w:r w:rsidRPr="0045652F">
        <w:rPr>
          <w:lang w:val="en-US"/>
        </w:rPr>
        <w:t>&lt;details&gt;</w:t>
      </w:r>
    </w:p>
    <w:p w14:paraId="32727C51" w14:textId="77777777" w:rsidR="00774472" w:rsidRPr="0045652F" w:rsidRDefault="00774472">
      <w:pPr>
        <w:pStyle w:val="Listing"/>
        <w:rPr>
          <w:lang w:val="en-US"/>
        </w:rPr>
      </w:pPr>
      <w:r w:rsidRPr="0045652F">
        <w:rPr>
          <w:lang w:val="en-US"/>
        </w:rPr>
        <w:t xml:space="preserve">  &lt;lang&gt;EN&lt;/lang&gt;</w:t>
      </w:r>
    </w:p>
    <w:p w14:paraId="6D17F39C" w14:textId="77777777" w:rsidR="00774472" w:rsidRPr="0045652F" w:rsidRDefault="00774472">
      <w:pPr>
        <w:pStyle w:val="Listing"/>
        <w:rPr>
          <w:lang w:val="en-US"/>
        </w:rPr>
      </w:pPr>
      <w:r w:rsidRPr="0045652F">
        <w:rPr>
          <w:lang w:val="en-US"/>
        </w:rPr>
        <w:t xml:space="preserve">  &lt;format&gt;quarto&lt;/format&gt;</w:t>
      </w:r>
    </w:p>
    <w:p w14:paraId="4AE98CC0" w14:textId="77777777" w:rsidR="00774472" w:rsidRPr="0045652F" w:rsidRDefault="00774472">
      <w:pPr>
        <w:pStyle w:val="Listing"/>
        <w:rPr>
          <w:lang w:val="en-US"/>
        </w:rPr>
      </w:pPr>
      <w:r w:rsidRPr="0045652F">
        <w:rPr>
          <w:lang w:val="en-US"/>
        </w:rPr>
        <w:t>&lt;/details&gt;</w:t>
      </w:r>
    </w:p>
    <w:p w14:paraId="7CC97CEF" w14:textId="77777777" w:rsidR="00774472" w:rsidRPr="0045652F" w:rsidRDefault="00774472">
      <w:pPr>
        <w:pStyle w:val="Listing"/>
        <w:rPr>
          <w:lang w:val="en-US"/>
        </w:rPr>
      </w:pPr>
      <w:r w:rsidRPr="0045652F">
        <w:rPr>
          <w:lang w:val="en-US"/>
        </w:rPr>
        <w:t>&lt;/request&gt;</w:t>
      </w:r>
    </w:p>
    <w:p w14:paraId="58CADF33" w14:textId="77777777" w:rsidR="00774472" w:rsidRPr="0045652F" w:rsidRDefault="00774472">
      <w:pPr>
        <w:pStyle w:val="Listing"/>
        <w:rPr>
          <w:lang w:val="en-US"/>
        </w:rPr>
      </w:pPr>
    </w:p>
    <w:p w14:paraId="79E18376" w14:textId="77777777" w:rsidR="00774472" w:rsidRPr="0045652F" w:rsidRDefault="00774472">
      <w:pPr>
        <w:pStyle w:val="Caption"/>
        <w:rPr>
          <w:lang w:val="en-US"/>
        </w:rPr>
      </w:pPr>
      <w:bookmarkStart w:id="552" w:name="_Toc373485089"/>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121</w:t>
      </w:r>
      <w:r w:rsidRPr="0045652F">
        <w:rPr>
          <w:lang w:val="en-US"/>
        </w:rPr>
        <w:fldChar w:fldCharType="end"/>
      </w:r>
      <w:r w:rsidRPr="0045652F">
        <w:rPr>
          <w:lang w:val="en-US"/>
        </w:rPr>
        <w:t xml:space="preserve"> Example XML input data with redefinition of fields</w:t>
      </w:r>
      <w:bookmarkEnd w:id="552"/>
    </w:p>
    <w:p w14:paraId="5B7D4133" w14:textId="77777777" w:rsidR="00774472" w:rsidRPr="0045652F" w:rsidRDefault="00774472">
      <w:pPr>
        <w:pStyle w:val="ecran0"/>
        <w:rPr>
          <w:lang w:val="en-US"/>
        </w:rPr>
      </w:pPr>
      <w:r w:rsidRPr="0045652F">
        <w:rPr>
          <w:lang w:val="en-US"/>
        </w:rPr>
        <w:t>An INITIAL scenario for processing this XML input data is coded in the presentation module SCENXMLR shown below:</w:t>
      </w:r>
    </w:p>
    <w:p w14:paraId="6F3B1AC4" w14:textId="77777777" w:rsidR="00774472" w:rsidRPr="0045652F" w:rsidRDefault="00774472">
      <w:pPr>
        <w:pStyle w:val="Listing"/>
        <w:rPr>
          <w:lang w:val="en-US"/>
        </w:rPr>
      </w:pPr>
      <w:r w:rsidRPr="0045652F">
        <w:rPr>
          <w:lang w:val="en-US"/>
        </w:rPr>
        <w:t xml:space="preserve">SCENXMLR SCREENS APPL=SCENXMLR                                          </w:t>
      </w:r>
    </w:p>
    <w:p w14:paraId="497EB7DB" w14:textId="77777777" w:rsidR="00774472" w:rsidRPr="0045652F" w:rsidRDefault="00774472">
      <w:pPr>
        <w:pStyle w:val="Listing"/>
        <w:rPr>
          <w:lang w:val="en-US"/>
        </w:rPr>
      </w:pPr>
      <w:r w:rsidRPr="0045652F">
        <w:rPr>
          <w:lang w:val="en-US"/>
        </w:rPr>
        <w:t xml:space="preserve">*                                                                       </w:t>
      </w:r>
    </w:p>
    <w:p w14:paraId="1D6020B5" w14:textId="77777777" w:rsidR="00774472" w:rsidRPr="0045652F" w:rsidRDefault="00774472">
      <w:pPr>
        <w:pStyle w:val="Listing"/>
        <w:rPr>
          <w:lang w:val="en-US"/>
        </w:rPr>
      </w:pPr>
      <w:r w:rsidRPr="0045652F">
        <w:rPr>
          <w:lang w:val="en-US"/>
        </w:rPr>
        <w:t xml:space="preserve">         SCENARIO INITIAL                                               </w:t>
      </w:r>
    </w:p>
    <w:p w14:paraId="0BD3728F" w14:textId="77777777" w:rsidR="00774472" w:rsidRPr="0045652F" w:rsidRDefault="00774472">
      <w:pPr>
        <w:pStyle w:val="Listing"/>
        <w:rPr>
          <w:lang w:val="en-US"/>
        </w:rPr>
      </w:pPr>
      <w:r w:rsidRPr="0045652F">
        <w:rPr>
          <w:lang w:val="en-US"/>
        </w:rPr>
        <w:t xml:space="preserve">*                                                                       </w:t>
      </w:r>
    </w:p>
    <w:p w14:paraId="49DE9145" w14:textId="77777777" w:rsidR="00774472" w:rsidRPr="0045652F" w:rsidRDefault="00774472">
      <w:pPr>
        <w:pStyle w:val="Listing"/>
        <w:rPr>
          <w:lang w:val="en-US"/>
        </w:rPr>
      </w:pPr>
      <w:r w:rsidRPr="0045652F">
        <w:rPr>
          <w:lang w:val="en-US"/>
        </w:rPr>
        <w:t xml:space="preserve">HEADER   MAP$  BEGIN                                                    </w:t>
      </w:r>
    </w:p>
    <w:p w14:paraId="7A77DC2E" w14:textId="77777777" w:rsidR="00774472" w:rsidRPr="0045652F" w:rsidRDefault="00774472">
      <w:pPr>
        <w:pStyle w:val="Listing"/>
        <w:rPr>
          <w:lang w:val="en-US"/>
        </w:rPr>
      </w:pPr>
      <w:r w:rsidRPr="0045652F">
        <w:rPr>
          <w:lang w:val="en-US"/>
        </w:rPr>
        <w:t xml:space="preserve">         MAP$  AREA,WITH='reqid',LENGTH=4,TYPE=9                        </w:t>
      </w:r>
    </w:p>
    <w:p w14:paraId="6346C1ED" w14:textId="77777777" w:rsidR="00774472" w:rsidRPr="0045652F" w:rsidRDefault="00774472">
      <w:pPr>
        <w:pStyle w:val="Listing"/>
        <w:rPr>
          <w:lang w:val="en-US"/>
        </w:rPr>
      </w:pPr>
      <w:r w:rsidRPr="0045652F">
        <w:rPr>
          <w:lang w:val="en-US"/>
        </w:rPr>
        <w:t xml:space="preserve">         MAP$  AREA,WITH='reqtype',LENGTH=1,TYPE=X,VAR='TRIGGER'        </w:t>
      </w:r>
    </w:p>
    <w:p w14:paraId="2C8A8C9F" w14:textId="77777777" w:rsidR="00774472" w:rsidRPr="0045652F" w:rsidRDefault="00774472">
      <w:pPr>
        <w:pStyle w:val="Listing"/>
        <w:rPr>
          <w:lang w:val="en-US"/>
        </w:rPr>
      </w:pPr>
      <w:r w:rsidRPr="0045652F">
        <w:rPr>
          <w:lang w:val="en-US"/>
        </w:rPr>
        <w:t xml:space="preserve">         MAP$  AREA,WITH='itemcode',LENGTH=6,TYPE=9                     </w:t>
      </w:r>
    </w:p>
    <w:p w14:paraId="5A417C56" w14:textId="77777777" w:rsidR="00774472" w:rsidRPr="0045652F" w:rsidRDefault="00774472">
      <w:pPr>
        <w:pStyle w:val="Listing"/>
        <w:rPr>
          <w:lang w:val="en-US"/>
        </w:rPr>
      </w:pPr>
      <w:r w:rsidRPr="0045652F">
        <w:rPr>
          <w:lang w:val="en-US"/>
        </w:rPr>
        <w:t xml:space="preserve">HEADER   MAP$  END                                                      </w:t>
      </w:r>
    </w:p>
    <w:p w14:paraId="1D4BE183" w14:textId="77777777" w:rsidR="00774472" w:rsidRPr="0045652F" w:rsidRDefault="00774472">
      <w:pPr>
        <w:pStyle w:val="Listing"/>
        <w:rPr>
          <w:lang w:val="en-US"/>
        </w:rPr>
      </w:pPr>
      <w:r w:rsidRPr="0045652F">
        <w:rPr>
          <w:lang w:val="en-US"/>
        </w:rPr>
        <w:t xml:space="preserve">*                                                                       </w:t>
      </w:r>
    </w:p>
    <w:p w14:paraId="03171225" w14:textId="77777777" w:rsidR="00774472" w:rsidRPr="0045652F" w:rsidRDefault="00774472">
      <w:pPr>
        <w:pStyle w:val="Listing"/>
        <w:rPr>
          <w:lang w:val="en-US"/>
        </w:rPr>
      </w:pPr>
      <w:r w:rsidRPr="0045652F">
        <w:rPr>
          <w:lang w:val="en-US"/>
        </w:rPr>
        <w:t xml:space="preserve">HEADER   MAP$  FROM-INPUT,FIELD='MYINPUT'                               </w:t>
      </w:r>
    </w:p>
    <w:p w14:paraId="271FC7B8" w14:textId="77777777" w:rsidR="00774472" w:rsidRPr="0045652F" w:rsidRDefault="00774472">
      <w:pPr>
        <w:pStyle w:val="Listing"/>
        <w:rPr>
          <w:lang w:val="en-US"/>
        </w:rPr>
      </w:pPr>
      <w:r w:rsidRPr="0045652F">
        <w:rPr>
          <w:lang w:val="en-US"/>
        </w:rPr>
        <w:t xml:space="preserve">HEADER   MAP$  TO-VARIABLE,VAR='MYHEAD'                                 </w:t>
      </w:r>
    </w:p>
    <w:p w14:paraId="093DB31E" w14:textId="77777777" w:rsidR="00774472" w:rsidRPr="0045652F" w:rsidRDefault="00774472">
      <w:pPr>
        <w:pStyle w:val="Listing"/>
        <w:rPr>
          <w:lang w:val="en-US"/>
        </w:rPr>
      </w:pPr>
      <w:r w:rsidRPr="0045652F">
        <w:rPr>
          <w:lang w:val="en-US"/>
        </w:rPr>
        <w:t xml:space="preserve">*                                                                       </w:t>
      </w:r>
    </w:p>
    <w:p w14:paraId="1F0D4524" w14:textId="77777777" w:rsidR="00774472" w:rsidRPr="0045652F" w:rsidRDefault="00774472">
      <w:pPr>
        <w:pStyle w:val="Listing"/>
        <w:rPr>
          <w:lang w:val="en-US"/>
        </w:rPr>
      </w:pPr>
      <w:r w:rsidRPr="0045652F">
        <w:rPr>
          <w:lang w:val="en-US"/>
        </w:rPr>
        <w:t xml:space="preserve">         IF$   VARIABLE,'TRIGGER',EQ='A',THEN=TYPEA                     </w:t>
      </w:r>
    </w:p>
    <w:p w14:paraId="5B22353E" w14:textId="77777777" w:rsidR="00774472" w:rsidRPr="0045652F" w:rsidRDefault="00774472">
      <w:pPr>
        <w:pStyle w:val="Listing"/>
        <w:rPr>
          <w:lang w:val="en-US"/>
        </w:rPr>
      </w:pPr>
      <w:r w:rsidRPr="0045652F">
        <w:rPr>
          <w:lang w:val="en-US"/>
        </w:rPr>
        <w:t xml:space="preserve">         IF$   VARIABLE,'TRIGGER',EQ='B',THEN=TYPEB                     </w:t>
      </w:r>
    </w:p>
    <w:p w14:paraId="4A616A15" w14:textId="77777777" w:rsidR="00774472" w:rsidRPr="0045652F" w:rsidRDefault="00774472">
      <w:pPr>
        <w:pStyle w:val="Listing"/>
        <w:rPr>
          <w:lang w:val="en-US"/>
        </w:rPr>
      </w:pPr>
      <w:r w:rsidRPr="0045652F">
        <w:rPr>
          <w:lang w:val="en-US"/>
        </w:rPr>
        <w:t xml:space="preserve">         SCENARIO END                                                   </w:t>
      </w:r>
    </w:p>
    <w:p w14:paraId="162F8A50" w14:textId="77777777" w:rsidR="00774472" w:rsidRPr="0045652F" w:rsidRDefault="00774472">
      <w:pPr>
        <w:pStyle w:val="Listing"/>
        <w:rPr>
          <w:lang w:val="en-US"/>
        </w:rPr>
      </w:pPr>
      <w:r w:rsidRPr="0045652F">
        <w:rPr>
          <w:lang w:val="en-US"/>
        </w:rPr>
        <w:t xml:space="preserve">*                                                                       </w:t>
      </w:r>
    </w:p>
    <w:p w14:paraId="38D9DB02" w14:textId="77777777" w:rsidR="00774472" w:rsidRPr="0045652F" w:rsidRDefault="00774472">
      <w:pPr>
        <w:pStyle w:val="Listing"/>
        <w:rPr>
          <w:lang w:val="en-US"/>
        </w:rPr>
      </w:pPr>
      <w:r w:rsidRPr="0045652F">
        <w:rPr>
          <w:lang w:val="en-US"/>
        </w:rPr>
        <w:t xml:space="preserve">TYPEA    EQU   *                                                        </w:t>
      </w:r>
    </w:p>
    <w:p w14:paraId="18B39B32" w14:textId="77777777" w:rsidR="00774472" w:rsidRPr="0045652F" w:rsidRDefault="00774472">
      <w:pPr>
        <w:pStyle w:val="Listing"/>
        <w:rPr>
          <w:lang w:val="en-US"/>
        </w:rPr>
      </w:pPr>
      <w:r w:rsidRPr="0045652F">
        <w:rPr>
          <w:lang w:val="en-US"/>
        </w:rPr>
        <w:t xml:space="preserve">DETAILA  MAP$  BEGIN,WITH='details'                                     </w:t>
      </w:r>
    </w:p>
    <w:p w14:paraId="3D557ADF" w14:textId="77777777" w:rsidR="00774472" w:rsidRPr="0045652F" w:rsidRDefault="00774472">
      <w:pPr>
        <w:pStyle w:val="Listing"/>
        <w:rPr>
          <w:lang w:val="en-US"/>
        </w:rPr>
      </w:pPr>
      <w:r w:rsidRPr="0045652F">
        <w:rPr>
          <w:lang w:val="en-US"/>
        </w:rPr>
        <w:t xml:space="preserve">         MAP$  AREA,WITH='color',LENGTH=8,TYPE=X                        </w:t>
      </w:r>
    </w:p>
    <w:p w14:paraId="13578F36" w14:textId="77777777" w:rsidR="00774472" w:rsidRPr="0045652F" w:rsidRDefault="00774472">
      <w:pPr>
        <w:pStyle w:val="Listing"/>
        <w:rPr>
          <w:lang w:val="en-US"/>
        </w:rPr>
      </w:pPr>
      <w:r w:rsidRPr="0045652F">
        <w:rPr>
          <w:lang w:val="en-US"/>
        </w:rPr>
        <w:t xml:space="preserve">         MAP$  AREA,WITH='quantity',LENGTH=5,TYPE=9                     </w:t>
      </w:r>
    </w:p>
    <w:p w14:paraId="211DC810" w14:textId="77777777" w:rsidR="00774472" w:rsidRPr="0045652F" w:rsidRDefault="00774472">
      <w:pPr>
        <w:pStyle w:val="Listing"/>
        <w:rPr>
          <w:lang w:val="en-US"/>
        </w:rPr>
      </w:pPr>
      <w:r w:rsidRPr="0045652F">
        <w:rPr>
          <w:lang w:val="en-US"/>
        </w:rPr>
        <w:t xml:space="preserve">DETAILA  MAP$  END                                                      </w:t>
      </w:r>
    </w:p>
    <w:p w14:paraId="0E90BF32" w14:textId="77777777" w:rsidR="00774472" w:rsidRPr="0045652F" w:rsidRDefault="00774472">
      <w:pPr>
        <w:pStyle w:val="Listing"/>
        <w:rPr>
          <w:lang w:val="en-US"/>
        </w:rPr>
      </w:pPr>
      <w:r w:rsidRPr="0045652F">
        <w:rPr>
          <w:lang w:val="en-US"/>
        </w:rPr>
        <w:t xml:space="preserve">*                                                                       </w:t>
      </w:r>
    </w:p>
    <w:p w14:paraId="6203892D" w14:textId="77777777" w:rsidR="00774472" w:rsidRPr="0045652F" w:rsidRDefault="00774472">
      <w:pPr>
        <w:pStyle w:val="Listing"/>
        <w:rPr>
          <w:lang w:val="en-US"/>
        </w:rPr>
      </w:pPr>
      <w:r w:rsidRPr="0045652F">
        <w:rPr>
          <w:lang w:val="en-US"/>
        </w:rPr>
        <w:t xml:space="preserve">DETAILA  MAP$  FROM-INPUT,FIELD='MYINPUT'                               </w:t>
      </w:r>
    </w:p>
    <w:p w14:paraId="3CB25D0A" w14:textId="77777777" w:rsidR="00774472" w:rsidRPr="0045652F" w:rsidRDefault="00774472">
      <w:pPr>
        <w:pStyle w:val="Listing"/>
        <w:rPr>
          <w:lang w:val="en-US"/>
        </w:rPr>
      </w:pPr>
      <w:r w:rsidRPr="0045652F">
        <w:rPr>
          <w:lang w:val="en-US"/>
        </w:rPr>
        <w:t xml:space="preserve">DETAILA  MAP$  TO-VARIABLE,VAR='MYBODY'                                 </w:t>
      </w:r>
    </w:p>
    <w:p w14:paraId="21A80C5F" w14:textId="77777777" w:rsidR="00774472" w:rsidRPr="0045652F" w:rsidRDefault="00774472">
      <w:pPr>
        <w:pStyle w:val="Listing"/>
        <w:rPr>
          <w:lang w:val="en-US"/>
        </w:rPr>
      </w:pPr>
      <w:r w:rsidRPr="0045652F">
        <w:rPr>
          <w:lang w:val="en-US"/>
        </w:rPr>
        <w:t xml:space="preserve">         SCENARIO END                                                   </w:t>
      </w:r>
    </w:p>
    <w:p w14:paraId="46EF53C8" w14:textId="77777777" w:rsidR="00774472" w:rsidRPr="0045652F" w:rsidRDefault="00774472">
      <w:pPr>
        <w:pStyle w:val="Listing"/>
        <w:rPr>
          <w:lang w:val="en-US"/>
        </w:rPr>
      </w:pPr>
      <w:r w:rsidRPr="0045652F">
        <w:rPr>
          <w:lang w:val="en-US"/>
        </w:rPr>
        <w:t xml:space="preserve">*                                                                       </w:t>
      </w:r>
    </w:p>
    <w:p w14:paraId="666DED21" w14:textId="77777777" w:rsidR="00774472" w:rsidRPr="0045652F" w:rsidRDefault="00774472">
      <w:pPr>
        <w:pStyle w:val="Listing"/>
        <w:rPr>
          <w:lang w:val="en-US"/>
        </w:rPr>
      </w:pPr>
      <w:r w:rsidRPr="0045652F">
        <w:rPr>
          <w:lang w:val="en-US"/>
        </w:rPr>
        <w:t xml:space="preserve">TYPEB    EQU   *                                                        </w:t>
      </w:r>
    </w:p>
    <w:p w14:paraId="222F0426" w14:textId="77777777" w:rsidR="00774472" w:rsidRPr="0045652F" w:rsidRDefault="00774472">
      <w:pPr>
        <w:pStyle w:val="Listing"/>
        <w:rPr>
          <w:lang w:val="en-US"/>
        </w:rPr>
      </w:pPr>
      <w:r w:rsidRPr="0045652F">
        <w:rPr>
          <w:lang w:val="en-US"/>
        </w:rPr>
        <w:t xml:space="preserve">DETAILB  MAP$  BEGIN,WITH='details'                                     </w:t>
      </w:r>
    </w:p>
    <w:p w14:paraId="00BEF4A2" w14:textId="77777777" w:rsidR="00774472" w:rsidRPr="0045652F" w:rsidRDefault="00774472">
      <w:pPr>
        <w:pStyle w:val="Listing"/>
        <w:rPr>
          <w:lang w:val="en-US"/>
        </w:rPr>
      </w:pPr>
      <w:r w:rsidRPr="0045652F">
        <w:rPr>
          <w:lang w:val="en-US"/>
        </w:rPr>
        <w:t xml:space="preserve">         MAP$  AREA,WITH='lang',LENGTH=2,TYPE=X                         </w:t>
      </w:r>
    </w:p>
    <w:p w14:paraId="38BBA1A0" w14:textId="77777777" w:rsidR="00774472" w:rsidRPr="0045652F" w:rsidRDefault="00774472">
      <w:pPr>
        <w:pStyle w:val="Listing"/>
        <w:rPr>
          <w:lang w:val="en-US"/>
        </w:rPr>
      </w:pPr>
      <w:r w:rsidRPr="0045652F">
        <w:rPr>
          <w:lang w:val="en-US"/>
        </w:rPr>
        <w:t xml:space="preserve">         MAP$  AREA,WITH='format',LENGTH=8,TYPE=X                       </w:t>
      </w:r>
    </w:p>
    <w:p w14:paraId="11344880" w14:textId="77777777" w:rsidR="00774472" w:rsidRPr="0045652F" w:rsidRDefault="00774472">
      <w:pPr>
        <w:pStyle w:val="Listing"/>
        <w:rPr>
          <w:lang w:val="en-US"/>
        </w:rPr>
      </w:pPr>
      <w:r w:rsidRPr="0045652F">
        <w:rPr>
          <w:lang w:val="en-US"/>
        </w:rPr>
        <w:t xml:space="preserve">DETAILB  MAP$  END                                                      </w:t>
      </w:r>
    </w:p>
    <w:p w14:paraId="1DCE1F7C" w14:textId="77777777" w:rsidR="00774472" w:rsidRPr="0045652F" w:rsidRDefault="00774472">
      <w:pPr>
        <w:pStyle w:val="Listing"/>
        <w:rPr>
          <w:lang w:val="en-US"/>
        </w:rPr>
      </w:pPr>
      <w:r w:rsidRPr="0045652F">
        <w:rPr>
          <w:lang w:val="en-US"/>
        </w:rPr>
        <w:t xml:space="preserve">*                                                                       </w:t>
      </w:r>
    </w:p>
    <w:p w14:paraId="079A8861" w14:textId="77777777" w:rsidR="00774472" w:rsidRPr="0045652F" w:rsidRDefault="00774472">
      <w:pPr>
        <w:pStyle w:val="Listing"/>
        <w:rPr>
          <w:lang w:val="en-US"/>
        </w:rPr>
      </w:pPr>
      <w:r w:rsidRPr="0045652F">
        <w:rPr>
          <w:lang w:val="en-US"/>
        </w:rPr>
        <w:t xml:space="preserve">DETAILB  MAP$  FROM-INPUT,FIELD='MYINPUT'                               </w:t>
      </w:r>
    </w:p>
    <w:p w14:paraId="4E6EAAC8" w14:textId="77777777" w:rsidR="00774472" w:rsidRPr="0045652F" w:rsidRDefault="00774472">
      <w:pPr>
        <w:pStyle w:val="Listing"/>
        <w:rPr>
          <w:lang w:val="en-US"/>
        </w:rPr>
      </w:pPr>
      <w:r w:rsidRPr="0045652F">
        <w:rPr>
          <w:lang w:val="en-US"/>
        </w:rPr>
        <w:t xml:space="preserve">DETAILB  MAP$  TO-VARIABLE,VAR='MYBODY'                                 </w:t>
      </w:r>
    </w:p>
    <w:p w14:paraId="069AA7AE" w14:textId="77777777" w:rsidR="00774472" w:rsidRPr="0045652F" w:rsidRDefault="00774472">
      <w:pPr>
        <w:pStyle w:val="Listing"/>
        <w:rPr>
          <w:lang w:val="en-US"/>
        </w:rPr>
      </w:pPr>
      <w:r w:rsidRPr="0045652F">
        <w:rPr>
          <w:lang w:val="en-US"/>
        </w:rPr>
        <w:t xml:space="preserve">         SCENARIO END                                                   </w:t>
      </w:r>
    </w:p>
    <w:p w14:paraId="761F7CB3" w14:textId="77777777" w:rsidR="00774472" w:rsidRPr="0045652F" w:rsidRDefault="00774472">
      <w:pPr>
        <w:pStyle w:val="Listing"/>
        <w:rPr>
          <w:lang w:val="en-US"/>
        </w:rPr>
      </w:pPr>
      <w:r w:rsidRPr="0045652F">
        <w:rPr>
          <w:lang w:val="en-US"/>
        </w:rPr>
        <w:t xml:space="preserve">*                                                                       </w:t>
      </w:r>
    </w:p>
    <w:p w14:paraId="30FFCB9A" w14:textId="77777777" w:rsidR="00774472" w:rsidRPr="0045652F" w:rsidRDefault="00774472">
      <w:pPr>
        <w:pStyle w:val="Listing"/>
        <w:rPr>
          <w:lang w:val="en-US"/>
        </w:rPr>
      </w:pPr>
      <w:r w:rsidRPr="0045652F">
        <w:rPr>
          <w:lang w:val="en-US"/>
        </w:rPr>
        <w:t xml:space="preserve">         SCRNEND                                                        </w:t>
      </w:r>
    </w:p>
    <w:p w14:paraId="60328E10" w14:textId="77777777" w:rsidR="00774472" w:rsidRPr="0045652F" w:rsidRDefault="00774472">
      <w:pPr>
        <w:pStyle w:val="Listing"/>
        <w:rPr>
          <w:lang w:val="en-US"/>
        </w:rPr>
      </w:pPr>
      <w:r w:rsidRPr="0045652F">
        <w:rPr>
          <w:lang w:val="en-US"/>
        </w:rPr>
        <w:t xml:space="preserve">         END                                                            </w:t>
      </w:r>
    </w:p>
    <w:p w14:paraId="0E80E1B8" w14:textId="77777777" w:rsidR="00774472" w:rsidRPr="0045652F" w:rsidRDefault="00774472">
      <w:pPr>
        <w:pStyle w:val="Caption"/>
        <w:rPr>
          <w:lang w:val="en-US"/>
        </w:rPr>
      </w:pPr>
      <w:bookmarkStart w:id="553" w:name="_Toc373485090"/>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122</w:t>
      </w:r>
      <w:r w:rsidRPr="0045652F">
        <w:rPr>
          <w:lang w:val="en-US"/>
        </w:rPr>
        <w:fldChar w:fldCharType="end"/>
      </w:r>
      <w:r w:rsidRPr="0045652F">
        <w:rPr>
          <w:lang w:val="en-US"/>
        </w:rPr>
        <w:t xml:space="preserve"> Presentation m</w:t>
      </w:r>
      <w:r w:rsidRPr="0045652F">
        <w:rPr>
          <w:lang w:val="en-US"/>
        </w:rPr>
        <w:fldChar w:fldCharType="begin"/>
      </w:r>
      <w:r w:rsidRPr="0045652F">
        <w:rPr>
          <w:lang w:val="en-US"/>
        </w:rPr>
        <w:instrText xml:space="preserve"> SEQ Figure \* ARABIC \s 1 </w:instrText>
      </w:r>
      <w:r w:rsidRPr="0045652F">
        <w:rPr>
          <w:lang w:val="en-US"/>
        </w:rPr>
        <w:fldChar w:fldCharType="end"/>
      </w:r>
      <w:r w:rsidRPr="0045652F">
        <w:rPr>
          <w:lang w:val="en-US"/>
        </w:rPr>
        <w:t>odule for XML input with redefinition of fields</w:t>
      </w:r>
      <w:bookmarkEnd w:id="553"/>
    </w:p>
    <w:p w14:paraId="01600486" w14:textId="77777777" w:rsidR="00774472" w:rsidRPr="0045652F" w:rsidRDefault="00774472">
      <w:pPr>
        <w:pStyle w:val="ecran0"/>
        <w:rPr>
          <w:lang w:val="en-US"/>
        </w:rPr>
      </w:pPr>
      <w:r w:rsidRPr="0045652F">
        <w:rPr>
          <w:lang w:val="en-US"/>
        </w:rPr>
        <w:t>This scenario generates two commareas, which are saved in VIRTEL variables MYHEAD and MYBODY, as shown below:</w:t>
      </w:r>
    </w:p>
    <w:p w14:paraId="5B9A3064" w14:textId="77777777" w:rsidR="00774472" w:rsidRPr="0045652F" w:rsidRDefault="00774472">
      <w:pPr>
        <w:pStyle w:val="Listing"/>
        <w:rPr>
          <w:rFonts w:ascii="Verdana" w:hAnsi="Verdana"/>
          <w:b/>
          <w:bCs/>
          <w:i/>
          <w:iCs/>
          <w:lang w:val="en-US"/>
        </w:rPr>
      </w:pPr>
      <w:r w:rsidRPr="0045652F">
        <w:rPr>
          <w:rFonts w:ascii="Verdana" w:hAnsi="Verdana"/>
          <w:b/>
          <w:bCs/>
          <w:i/>
          <w:iCs/>
          <w:lang w:val="en-US"/>
        </w:rPr>
        <w:t>Request type A</w:t>
      </w:r>
    </w:p>
    <w:p w14:paraId="453F5082" w14:textId="77777777" w:rsidR="00774472" w:rsidRPr="0045652F" w:rsidRDefault="00774472">
      <w:pPr>
        <w:pStyle w:val="Listing"/>
        <w:rPr>
          <w:lang w:val="en-US"/>
        </w:rPr>
      </w:pPr>
      <w:r w:rsidRPr="0045652F">
        <w:rPr>
          <w:lang w:val="en-US"/>
        </w:rPr>
        <w:t xml:space="preserve">        ----+----1----+----2----+----3</w:t>
      </w:r>
    </w:p>
    <w:p w14:paraId="29006AE9" w14:textId="77777777" w:rsidR="00774472" w:rsidRPr="0045652F" w:rsidRDefault="00774472">
      <w:pPr>
        <w:pStyle w:val="Listing"/>
        <w:rPr>
          <w:lang w:val="en-US"/>
        </w:rPr>
      </w:pPr>
      <w:r w:rsidRPr="0045652F">
        <w:rPr>
          <w:lang w:val="en-US"/>
        </w:rPr>
        <w:t>MYHEAD: 1234A012345</w:t>
      </w:r>
    </w:p>
    <w:p w14:paraId="101244C3" w14:textId="77777777" w:rsidR="00774472" w:rsidRPr="0045652F" w:rsidRDefault="00774472">
      <w:pPr>
        <w:pStyle w:val="Listing"/>
        <w:rPr>
          <w:lang w:val="en-US"/>
        </w:rPr>
      </w:pPr>
      <w:r w:rsidRPr="0045652F">
        <w:rPr>
          <w:lang w:val="en-US"/>
        </w:rPr>
        <w:t>MYBODY: blue    00005</w:t>
      </w:r>
    </w:p>
    <w:p w14:paraId="27E4B7B2" w14:textId="77777777" w:rsidR="00774472" w:rsidRPr="0045652F" w:rsidRDefault="00774472">
      <w:pPr>
        <w:pStyle w:val="Listing"/>
        <w:rPr>
          <w:lang w:val="en-US"/>
        </w:rPr>
      </w:pPr>
    </w:p>
    <w:p w14:paraId="0C67ECC0" w14:textId="77777777" w:rsidR="00774472" w:rsidRPr="0045652F" w:rsidRDefault="00774472">
      <w:pPr>
        <w:pStyle w:val="Listing"/>
        <w:rPr>
          <w:rFonts w:ascii="Verdana" w:hAnsi="Verdana"/>
          <w:b/>
          <w:bCs/>
          <w:i/>
          <w:iCs/>
          <w:lang w:val="en-US"/>
        </w:rPr>
      </w:pPr>
      <w:r w:rsidRPr="0045652F">
        <w:rPr>
          <w:rFonts w:ascii="Verdana" w:hAnsi="Verdana"/>
          <w:b/>
          <w:bCs/>
          <w:i/>
          <w:iCs/>
          <w:lang w:val="en-US"/>
        </w:rPr>
        <w:t>Request type B</w:t>
      </w:r>
    </w:p>
    <w:p w14:paraId="09F2475D" w14:textId="77777777" w:rsidR="00774472" w:rsidRPr="0045652F" w:rsidRDefault="00774472">
      <w:pPr>
        <w:pStyle w:val="Listing"/>
        <w:rPr>
          <w:lang w:val="en-US"/>
        </w:rPr>
      </w:pPr>
      <w:r w:rsidRPr="0045652F">
        <w:rPr>
          <w:lang w:val="en-US"/>
        </w:rPr>
        <w:t xml:space="preserve">        ----+----1----+----2----+----3</w:t>
      </w:r>
    </w:p>
    <w:p w14:paraId="2EA86472" w14:textId="77777777" w:rsidR="00774472" w:rsidRPr="0045652F" w:rsidRDefault="00774472">
      <w:pPr>
        <w:pStyle w:val="Listing"/>
        <w:rPr>
          <w:lang w:val="en-US"/>
        </w:rPr>
      </w:pPr>
      <w:r w:rsidRPr="0045652F">
        <w:rPr>
          <w:lang w:val="en-US"/>
        </w:rPr>
        <w:t>MYHEAD: 2345B023456</w:t>
      </w:r>
    </w:p>
    <w:p w14:paraId="0D2242F5" w14:textId="77777777" w:rsidR="00774472" w:rsidRPr="0045652F" w:rsidRDefault="00774472">
      <w:pPr>
        <w:pStyle w:val="Listing"/>
        <w:rPr>
          <w:lang w:val="en-US"/>
        </w:rPr>
      </w:pPr>
      <w:r w:rsidRPr="0045652F">
        <w:rPr>
          <w:lang w:val="en-US"/>
        </w:rPr>
        <w:t xml:space="preserve">MYBODY: ENquarto  </w:t>
      </w:r>
    </w:p>
    <w:p w14:paraId="766F66CD" w14:textId="77777777" w:rsidR="00774472" w:rsidRPr="0045652F" w:rsidRDefault="00774472">
      <w:pPr>
        <w:pStyle w:val="Listing"/>
        <w:rPr>
          <w:lang w:val="en-US"/>
        </w:rPr>
      </w:pPr>
    </w:p>
    <w:p w14:paraId="2AC7B059" w14:textId="77777777" w:rsidR="00774472" w:rsidRPr="0045652F" w:rsidRDefault="00774472">
      <w:pPr>
        <w:pStyle w:val="Caption"/>
        <w:rPr>
          <w:lang w:val="en-US"/>
        </w:rPr>
      </w:pPr>
      <w:bookmarkStart w:id="554" w:name="_Toc37348509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123</w:t>
      </w:r>
      <w:r w:rsidRPr="0045652F">
        <w:rPr>
          <w:lang w:val="en-US"/>
        </w:rPr>
        <w:fldChar w:fldCharType="end"/>
      </w:r>
      <w:r w:rsidRPr="0045652F">
        <w:rPr>
          <w:lang w:val="en-US"/>
        </w:rPr>
        <w:t xml:space="preserve"> Commarea generated from XML input with redefinition of fields</w:t>
      </w:r>
      <w:bookmarkEnd w:id="554"/>
    </w:p>
    <w:p w14:paraId="49C51322" w14:textId="77777777" w:rsidR="00774472" w:rsidRPr="0045652F" w:rsidRDefault="00774472">
      <w:pPr>
        <w:pStyle w:val="Heading5"/>
        <w:pageBreakBefore/>
        <w:rPr>
          <w:lang w:val="en-US"/>
        </w:rPr>
      </w:pPr>
      <w:r w:rsidRPr="0045652F">
        <w:rPr>
          <w:lang w:val="en-US"/>
        </w:rPr>
        <w:t>Presentation of XML output</w:t>
      </w:r>
    </w:p>
    <w:p w14:paraId="287BE029" w14:textId="77777777" w:rsidR="00774472" w:rsidRPr="0045652F" w:rsidRDefault="00774472">
      <w:pPr>
        <w:rPr>
          <w:lang w:val="en-US"/>
        </w:rPr>
      </w:pPr>
      <w:r w:rsidRPr="0045652F">
        <w:rPr>
          <w:lang w:val="en-US"/>
        </w:rPr>
        <w:fldChar w:fldCharType="begin"/>
      </w:r>
      <w:r w:rsidRPr="0045652F">
        <w:rPr>
          <w:lang w:val="en-US"/>
        </w:rPr>
        <w:instrText xml:space="preserve"> XE "XML:Example:Output" </w:instrText>
      </w:r>
      <w:r w:rsidRPr="0045652F">
        <w:rPr>
          <w:lang w:val="en-US"/>
        </w:rPr>
        <w:fldChar w:fldCharType="end"/>
      </w:r>
      <w:r w:rsidRPr="0045652F">
        <w:rPr>
          <w:lang w:val="en-US"/>
        </w:rPr>
        <w:t>By using an output scenario and a suitable page template, VIRTEL can transform application program output into XML when the result is sent back in the HTTP response.</w:t>
      </w:r>
    </w:p>
    <w:p w14:paraId="33535272" w14:textId="77777777" w:rsidR="00774472" w:rsidRPr="0045652F" w:rsidRDefault="00774472">
      <w:pPr>
        <w:pStyle w:val="Heading6"/>
        <w:rPr>
          <w:lang w:val="en-US"/>
        </w:rPr>
      </w:pPr>
      <w:r w:rsidRPr="0045652F">
        <w:rPr>
          <w:lang w:val="en-US"/>
        </w:rPr>
        <w:t>Presentation m</w:t>
      </w:r>
      <w:r w:rsidRPr="0045652F">
        <w:rPr>
          <w:lang w:val="en-US"/>
        </w:rPr>
        <w:fldChar w:fldCharType="begin"/>
      </w:r>
      <w:r w:rsidRPr="0045652F">
        <w:rPr>
          <w:lang w:val="en-US"/>
        </w:rPr>
        <w:instrText xml:space="preserve"> SEQ Figure \* ARABIC \s 1 </w:instrText>
      </w:r>
      <w:r w:rsidRPr="0045652F">
        <w:rPr>
          <w:lang w:val="en-US"/>
        </w:rPr>
        <w:fldChar w:fldCharType="end"/>
      </w:r>
      <w:r w:rsidRPr="0045652F">
        <w:rPr>
          <w:lang w:val="en-US"/>
        </w:rPr>
        <w:t>odule for XML output</w:t>
      </w:r>
    </w:p>
    <w:p w14:paraId="1E8EB92E" w14:textId="77777777" w:rsidR="00774472" w:rsidRPr="0045652F" w:rsidRDefault="00774472">
      <w:pPr>
        <w:pStyle w:val="ecran0"/>
        <w:rPr>
          <w:lang w:val="en-US"/>
        </w:rPr>
      </w:pPr>
      <w:r w:rsidRPr="0045652F">
        <w:rPr>
          <w:lang w:val="en-US"/>
        </w:rPr>
        <w:t>An output scenario is used to extract data from the output 3270 data stream of the transaction and place it into one or more table variables.  The example presentation module SCENXMLO shown below contains an OUTPUT scenario which creates two variables, ACCTNUM and FULLNAME, from a table of values displayed on the 3270 screen:</w:t>
      </w:r>
    </w:p>
    <w:p w14:paraId="6462E46A" w14:textId="77777777" w:rsidR="00774472" w:rsidRPr="0045652F" w:rsidRDefault="00774472">
      <w:pPr>
        <w:pStyle w:val="Listing"/>
        <w:rPr>
          <w:lang w:val="en-US"/>
        </w:rPr>
      </w:pPr>
      <w:r w:rsidRPr="0045652F">
        <w:rPr>
          <w:lang w:val="en-US"/>
        </w:rPr>
        <w:t xml:space="preserve">SCENXMLO SCREENS EXEC=NO                                                </w:t>
      </w:r>
    </w:p>
    <w:p w14:paraId="40E19405" w14:textId="77777777" w:rsidR="00774472" w:rsidRPr="0045652F" w:rsidRDefault="00774472">
      <w:pPr>
        <w:pStyle w:val="Listing"/>
        <w:rPr>
          <w:lang w:val="en-US"/>
        </w:rPr>
      </w:pPr>
      <w:r w:rsidRPr="0045652F">
        <w:rPr>
          <w:lang w:val="en-US"/>
        </w:rPr>
        <w:t xml:space="preserve">         SCENARIO OUTPUT                                                </w:t>
      </w:r>
    </w:p>
    <w:p w14:paraId="28F851AB" w14:textId="77777777" w:rsidR="00774472" w:rsidRPr="0045652F" w:rsidRDefault="00774472">
      <w:pPr>
        <w:pStyle w:val="Listing"/>
        <w:rPr>
          <w:lang w:val="en-US"/>
        </w:rPr>
      </w:pPr>
      <w:r w:rsidRPr="0045652F">
        <w:rPr>
          <w:lang w:val="en-US"/>
        </w:rPr>
        <w:t xml:space="preserve">         IF$   (04,2,6),EQ='      ',THEN=SKIP04                         </w:t>
      </w:r>
    </w:p>
    <w:p w14:paraId="5961DC65" w14:textId="77777777" w:rsidR="00774472" w:rsidRPr="0045652F" w:rsidRDefault="00774472">
      <w:pPr>
        <w:pStyle w:val="Listing"/>
        <w:rPr>
          <w:lang w:val="en-US"/>
        </w:rPr>
      </w:pPr>
      <w:r w:rsidRPr="0045652F">
        <w:rPr>
          <w:lang w:val="en-US"/>
        </w:rPr>
        <w:t xml:space="preserve">         COPY$ SCREEN-TO-VARIABLE,SCREEN=(04,2,6),VAR='ACCTNUM'         </w:t>
      </w:r>
    </w:p>
    <w:p w14:paraId="1A50EF47" w14:textId="77777777" w:rsidR="00774472" w:rsidRPr="0045652F" w:rsidRDefault="00774472">
      <w:pPr>
        <w:pStyle w:val="Listing"/>
        <w:rPr>
          <w:lang w:val="en-US"/>
        </w:rPr>
      </w:pPr>
      <w:r w:rsidRPr="0045652F">
        <w:rPr>
          <w:lang w:val="en-US"/>
        </w:rPr>
        <w:t xml:space="preserve">         COPY$ SCREEN-TO-VARIABLE,SCREEN=(04,10,20),VAR='FULLNAME'      </w:t>
      </w:r>
    </w:p>
    <w:p w14:paraId="2DF82F71" w14:textId="77777777" w:rsidR="00774472" w:rsidRPr="0045652F" w:rsidRDefault="00774472">
      <w:pPr>
        <w:pStyle w:val="Listing"/>
        <w:rPr>
          <w:lang w:val="en-US"/>
        </w:rPr>
      </w:pPr>
      <w:r w:rsidRPr="0045652F">
        <w:rPr>
          <w:lang w:val="en-US"/>
        </w:rPr>
        <w:t xml:space="preserve">SKIP04   EQU   *                                                        </w:t>
      </w:r>
    </w:p>
    <w:p w14:paraId="2540C1D1" w14:textId="77777777" w:rsidR="00774472" w:rsidRPr="0045652F" w:rsidRDefault="00774472">
      <w:pPr>
        <w:pStyle w:val="Listing"/>
        <w:rPr>
          <w:lang w:val="en-US"/>
        </w:rPr>
      </w:pPr>
      <w:r w:rsidRPr="0045652F">
        <w:rPr>
          <w:lang w:val="en-US"/>
        </w:rPr>
        <w:t xml:space="preserve">         IF$   (05,2,6),EQ='      ',THEN=SKIP05                         </w:t>
      </w:r>
    </w:p>
    <w:p w14:paraId="40583881" w14:textId="77777777" w:rsidR="00774472" w:rsidRPr="0045652F" w:rsidRDefault="00774472">
      <w:pPr>
        <w:pStyle w:val="Listing"/>
        <w:rPr>
          <w:lang w:val="en-US"/>
        </w:rPr>
      </w:pPr>
      <w:r w:rsidRPr="0045652F">
        <w:rPr>
          <w:lang w:val="en-US"/>
        </w:rPr>
        <w:t xml:space="preserve">         COPY$ SCREEN-TO-VARIABLE,SCREEN=(05,2,6),VAR='ACCTNUM'         </w:t>
      </w:r>
    </w:p>
    <w:p w14:paraId="137C94F1" w14:textId="77777777" w:rsidR="00774472" w:rsidRPr="0045652F" w:rsidRDefault="00774472">
      <w:pPr>
        <w:pStyle w:val="Listing"/>
        <w:rPr>
          <w:lang w:val="en-US"/>
        </w:rPr>
      </w:pPr>
      <w:r w:rsidRPr="0045652F">
        <w:rPr>
          <w:lang w:val="en-US"/>
        </w:rPr>
        <w:t xml:space="preserve">         COPY$ SCREEN-TO-VARIABLE,SCREEN=(05,10,20),VAR='FULLNAME'      </w:t>
      </w:r>
    </w:p>
    <w:p w14:paraId="2D6AA07E" w14:textId="77777777" w:rsidR="00774472" w:rsidRPr="0045652F" w:rsidRDefault="00774472">
      <w:pPr>
        <w:pStyle w:val="Listing"/>
        <w:rPr>
          <w:lang w:val="en-US"/>
        </w:rPr>
      </w:pPr>
      <w:r w:rsidRPr="0045652F">
        <w:rPr>
          <w:lang w:val="en-US"/>
        </w:rPr>
        <w:t xml:space="preserve">SKIP05   EQU   *                                                        </w:t>
      </w:r>
    </w:p>
    <w:p w14:paraId="6E9BCB6D" w14:textId="77777777" w:rsidR="00774472" w:rsidRPr="0045652F" w:rsidRDefault="00774472">
      <w:pPr>
        <w:pStyle w:val="Listing"/>
        <w:rPr>
          <w:lang w:val="en-US"/>
        </w:rPr>
      </w:pPr>
      <w:r w:rsidRPr="0045652F">
        <w:rPr>
          <w:lang w:val="en-US"/>
        </w:rPr>
        <w:t xml:space="preserve">         IF$   (06,2,6),EQ='      ',THEN=SKIP06                         </w:t>
      </w:r>
    </w:p>
    <w:p w14:paraId="69D803A4" w14:textId="77777777" w:rsidR="00774472" w:rsidRPr="0045652F" w:rsidRDefault="00774472">
      <w:pPr>
        <w:pStyle w:val="Listing"/>
        <w:rPr>
          <w:lang w:val="en-US"/>
        </w:rPr>
      </w:pPr>
      <w:r w:rsidRPr="0045652F">
        <w:rPr>
          <w:lang w:val="en-US"/>
        </w:rPr>
        <w:t xml:space="preserve">         COPY$ SCREEN-TO-VARIABLE,SCREEN=(06,2,6),VAR='ACCTNUM'         </w:t>
      </w:r>
    </w:p>
    <w:p w14:paraId="1F108BEA" w14:textId="77777777" w:rsidR="00774472" w:rsidRPr="0045652F" w:rsidRDefault="00774472">
      <w:pPr>
        <w:pStyle w:val="Listing"/>
        <w:rPr>
          <w:lang w:val="en-US"/>
        </w:rPr>
      </w:pPr>
      <w:r w:rsidRPr="0045652F">
        <w:rPr>
          <w:lang w:val="en-US"/>
        </w:rPr>
        <w:t xml:space="preserve">         COPY$ SCREEN-TO-VARIABLE,SCREEN=(06,10,20),VAR='FULLNAME'      </w:t>
      </w:r>
    </w:p>
    <w:p w14:paraId="58D4419C" w14:textId="77777777" w:rsidR="00774472" w:rsidRPr="0045652F" w:rsidRDefault="00774472">
      <w:pPr>
        <w:pStyle w:val="Listing"/>
        <w:rPr>
          <w:lang w:val="en-US"/>
        </w:rPr>
      </w:pPr>
      <w:r w:rsidRPr="0045652F">
        <w:rPr>
          <w:lang w:val="en-US"/>
        </w:rPr>
        <w:t xml:space="preserve">SKIP06   EQU   *                                                        </w:t>
      </w:r>
    </w:p>
    <w:p w14:paraId="61E5E0F3" w14:textId="77777777" w:rsidR="00774472" w:rsidRPr="0045652F" w:rsidRDefault="00774472">
      <w:pPr>
        <w:pStyle w:val="Listing"/>
        <w:rPr>
          <w:lang w:val="en-US"/>
        </w:rPr>
      </w:pPr>
      <w:r w:rsidRPr="0045652F">
        <w:rPr>
          <w:lang w:val="en-US"/>
        </w:rPr>
        <w:t xml:space="preserve">         IF$   (07,2,6),EQ='      ',THEN=SKIP07                         </w:t>
      </w:r>
    </w:p>
    <w:p w14:paraId="4AF3BDF7" w14:textId="77777777" w:rsidR="00774472" w:rsidRPr="0045652F" w:rsidRDefault="00774472">
      <w:pPr>
        <w:pStyle w:val="Listing"/>
        <w:rPr>
          <w:lang w:val="en-US"/>
        </w:rPr>
      </w:pPr>
      <w:r w:rsidRPr="0045652F">
        <w:rPr>
          <w:lang w:val="en-US"/>
        </w:rPr>
        <w:t xml:space="preserve">         COPY$ SCREEN-TO-VARIABLE,SCREEN=(07,2,6),VAR='ACCTNUM'         </w:t>
      </w:r>
    </w:p>
    <w:p w14:paraId="03CB97F5" w14:textId="77777777" w:rsidR="00774472" w:rsidRPr="0045652F" w:rsidRDefault="00774472">
      <w:pPr>
        <w:pStyle w:val="Listing"/>
        <w:rPr>
          <w:lang w:val="en-US"/>
        </w:rPr>
      </w:pPr>
      <w:r w:rsidRPr="0045652F">
        <w:rPr>
          <w:lang w:val="en-US"/>
        </w:rPr>
        <w:t xml:space="preserve">         COPY$ SCREEN-TO-VARIABLE,SCREEN=(07,10,20),VAR='FULLNAME'      </w:t>
      </w:r>
    </w:p>
    <w:p w14:paraId="349142B5" w14:textId="77777777" w:rsidR="00774472" w:rsidRPr="0045652F" w:rsidRDefault="00774472">
      <w:pPr>
        <w:pStyle w:val="Listing"/>
        <w:rPr>
          <w:lang w:val="en-US"/>
        </w:rPr>
      </w:pPr>
      <w:r w:rsidRPr="0045652F">
        <w:rPr>
          <w:lang w:val="en-US"/>
        </w:rPr>
        <w:t xml:space="preserve">SKIP07   EQU   *                                                        </w:t>
      </w:r>
    </w:p>
    <w:p w14:paraId="43B8F624" w14:textId="77777777" w:rsidR="00774472" w:rsidRPr="0045652F" w:rsidRDefault="00774472">
      <w:pPr>
        <w:pStyle w:val="Listing"/>
        <w:rPr>
          <w:lang w:val="en-US"/>
        </w:rPr>
      </w:pPr>
      <w:r w:rsidRPr="0045652F">
        <w:rPr>
          <w:lang w:val="en-US"/>
        </w:rPr>
        <w:t xml:space="preserve">         SCENARIO END                                                   </w:t>
      </w:r>
    </w:p>
    <w:p w14:paraId="29C79B7F" w14:textId="77777777" w:rsidR="00774472" w:rsidRPr="0045652F" w:rsidRDefault="00774472">
      <w:pPr>
        <w:pStyle w:val="Listing"/>
        <w:rPr>
          <w:lang w:val="en-US"/>
        </w:rPr>
      </w:pPr>
      <w:r w:rsidRPr="0045652F">
        <w:rPr>
          <w:lang w:val="en-US"/>
        </w:rPr>
        <w:t xml:space="preserve">         SCRNEND                                                        </w:t>
      </w:r>
    </w:p>
    <w:p w14:paraId="69A5177F" w14:textId="77777777" w:rsidR="00774472" w:rsidRPr="0045652F" w:rsidRDefault="00774472">
      <w:pPr>
        <w:pStyle w:val="Listing"/>
        <w:rPr>
          <w:lang w:val="en-US"/>
        </w:rPr>
      </w:pPr>
      <w:r w:rsidRPr="0045652F">
        <w:rPr>
          <w:lang w:val="en-US"/>
        </w:rPr>
        <w:t xml:space="preserve">         END                                                            </w:t>
      </w:r>
    </w:p>
    <w:p w14:paraId="7D836476" w14:textId="77777777" w:rsidR="00774472" w:rsidRPr="0045652F" w:rsidRDefault="00774472">
      <w:pPr>
        <w:pStyle w:val="Caption"/>
        <w:rPr>
          <w:lang w:val="en-US"/>
        </w:rPr>
      </w:pPr>
      <w:bookmarkStart w:id="555" w:name="_Toc37348509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124</w:t>
      </w:r>
      <w:r w:rsidRPr="0045652F">
        <w:rPr>
          <w:lang w:val="en-US"/>
        </w:rPr>
        <w:fldChar w:fldCharType="end"/>
      </w:r>
      <w:r w:rsidRPr="0045652F">
        <w:rPr>
          <w:lang w:val="en-US"/>
        </w:rPr>
        <w:t xml:space="preserve"> HTTP presentation m</w:t>
      </w:r>
      <w:r w:rsidRPr="0045652F">
        <w:rPr>
          <w:lang w:val="en-US"/>
        </w:rPr>
        <w:fldChar w:fldCharType="begin"/>
      </w:r>
      <w:r w:rsidRPr="0045652F">
        <w:rPr>
          <w:lang w:val="en-US"/>
        </w:rPr>
        <w:instrText xml:space="preserve"> SEQ Figure \* ARABIC \s 1 </w:instrText>
      </w:r>
      <w:r w:rsidRPr="0045652F">
        <w:rPr>
          <w:lang w:val="en-US"/>
        </w:rPr>
        <w:fldChar w:fldCharType="end"/>
      </w:r>
      <w:r w:rsidRPr="0045652F">
        <w:rPr>
          <w:lang w:val="en-US"/>
        </w:rPr>
        <w:t>odule for XML output</w:t>
      </w:r>
      <w:bookmarkEnd w:id="555"/>
    </w:p>
    <w:p w14:paraId="34B1F057" w14:textId="77777777" w:rsidR="00774472" w:rsidRPr="0045652F" w:rsidRDefault="00774472">
      <w:pPr>
        <w:pStyle w:val="Nfj"/>
        <w:rPr>
          <w:lang w:val="en-US"/>
        </w:rPr>
      </w:pPr>
      <w:r w:rsidRPr="0045652F">
        <w:rPr>
          <w:lang w:val="en-US"/>
        </w:rPr>
        <w:t xml:space="preserve">Note: It is also possible for the application program to create VIRTEL table variables directly, either by means of an FAE5 structured field (described </w:t>
      </w:r>
      <w:r w:rsidRPr="0045652F">
        <w:rPr>
          <w:lang w:val="en-US"/>
        </w:rPr>
        <w:fldChar w:fldCharType="begin"/>
      </w:r>
      <w:r w:rsidRPr="0045652F">
        <w:rPr>
          <w:lang w:val="en-US"/>
        </w:rPr>
        <w:instrText xml:space="preserve"> PAGEREF _Ref111450369 \p \h </w:instrText>
      </w:r>
      <w:r w:rsidRPr="0045652F">
        <w:rPr>
          <w:lang w:val="en-US"/>
        </w:rPr>
      </w:r>
      <w:r w:rsidRPr="0045652F">
        <w:rPr>
          <w:lang w:val="en-US"/>
        </w:rPr>
        <w:fldChar w:fldCharType="separate"/>
      </w:r>
      <w:r w:rsidR="00A87DE6">
        <w:rPr>
          <w:noProof/>
          <w:lang w:val="en-US"/>
        </w:rPr>
        <w:t>sur la page 275</w:t>
      </w:r>
      <w:r w:rsidRPr="0045652F">
        <w:rPr>
          <w:lang w:val="en-US"/>
        </w:rPr>
        <w:fldChar w:fldCharType="end"/>
      </w:r>
      <w:r w:rsidRPr="0045652F">
        <w:rPr>
          <w:lang w:val="en-US"/>
        </w:rPr>
        <w:t xml:space="preserve">), or via the HOST4WEB command “SET VARIABLE” (described </w:t>
      </w:r>
      <w:r w:rsidRPr="0045652F">
        <w:rPr>
          <w:lang w:val="en-US"/>
        </w:rPr>
        <w:fldChar w:fldCharType="begin"/>
      </w:r>
      <w:r w:rsidRPr="0045652F">
        <w:rPr>
          <w:lang w:val="en-US"/>
        </w:rPr>
        <w:instrText xml:space="preserve"> PAGEREF _Ref111364941 \p \h </w:instrText>
      </w:r>
      <w:r w:rsidRPr="0045652F">
        <w:rPr>
          <w:lang w:val="en-US"/>
        </w:rPr>
      </w:r>
      <w:r w:rsidRPr="0045652F">
        <w:rPr>
          <w:lang w:val="en-US"/>
        </w:rPr>
        <w:fldChar w:fldCharType="separate"/>
      </w:r>
      <w:r w:rsidR="00A87DE6">
        <w:rPr>
          <w:noProof/>
          <w:lang w:val="en-US"/>
        </w:rPr>
        <w:t>sur la page 289</w:t>
      </w:r>
      <w:r w:rsidRPr="0045652F">
        <w:rPr>
          <w:lang w:val="en-US"/>
        </w:rPr>
        <w:fldChar w:fldCharType="end"/>
      </w:r>
      <w:r w:rsidRPr="0045652F">
        <w:rPr>
          <w:lang w:val="en-US"/>
        </w:rPr>
        <w:t>).  The FAE5 structured field allows the application to pass large amounts of raw data to VIRTEL without being constrained by the limitations of the 3270 screen geometry.  For such “VIRTEL-aware” applications, an output scenario is not necessary.</w:t>
      </w:r>
    </w:p>
    <w:p w14:paraId="295DFB9E" w14:textId="77777777" w:rsidR="00774472" w:rsidRPr="0045652F" w:rsidRDefault="00774472">
      <w:pPr>
        <w:pStyle w:val="Heading6"/>
        <w:rPr>
          <w:lang w:val="en-US"/>
        </w:rPr>
      </w:pPr>
      <w:r w:rsidRPr="0045652F">
        <w:rPr>
          <w:lang w:val="en-US"/>
        </w:rPr>
        <w:t>Page template for XML output</w:t>
      </w:r>
    </w:p>
    <w:p w14:paraId="158AB737" w14:textId="77777777" w:rsidR="00774472" w:rsidRPr="0045652F" w:rsidRDefault="00774472">
      <w:pPr>
        <w:keepNext/>
        <w:keepLines/>
        <w:rPr>
          <w:lang w:val="en-US"/>
        </w:rPr>
      </w:pPr>
      <w:r w:rsidRPr="0045652F">
        <w:rPr>
          <w:lang w:val="en-US"/>
        </w:rPr>
        <w:t xml:space="preserve">The URL in this example is </w:t>
      </w:r>
      <w:r w:rsidRPr="0045652F">
        <w:rPr>
          <w:i/>
          <w:iCs/>
          <w:lang w:val="en-US"/>
        </w:rPr>
        <w:t>/demohttp/xmldemo.xml+tran3</w:t>
      </w:r>
      <w:r w:rsidRPr="0045652F">
        <w:rPr>
          <w:lang w:val="en-US"/>
        </w:rPr>
        <w:t xml:space="preserve"> which requests VIRTEL to use the page template </w:t>
      </w:r>
      <w:r w:rsidRPr="0045652F">
        <w:rPr>
          <w:i/>
          <w:iCs/>
          <w:lang w:val="en-US"/>
        </w:rPr>
        <w:t>xmldemo.xml</w:t>
      </w:r>
      <w:r w:rsidRPr="0045652F">
        <w:rPr>
          <w:lang w:val="en-US"/>
        </w:rPr>
        <w:t xml:space="preserve"> to process the output of the </w:t>
      </w:r>
      <w:r w:rsidRPr="0045652F">
        <w:rPr>
          <w:i/>
          <w:iCs/>
          <w:lang w:val="en-US"/>
        </w:rPr>
        <w:t>tran3</w:t>
      </w:r>
      <w:r w:rsidRPr="0045652F">
        <w:rPr>
          <w:lang w:val="en-US"/>
        </w:rPr>
        <w:t xml:space="preserve"> transaction.  The purpose of the page template is to convert the transaction output into XML format.</w:t>
      </w:r>
    </w:p>
    <w:p w14:paraId="05A37228" w14:textId="77777777" w:rsidR="00774472" w:rsidRPr="0045652F" w:rsidRDefault="00774472">
      <w:pPr>
        <w:pStyle w:val="ecran0"/>
        <w:rPr>
          <w:lang w:val="en-US"/>
        </w:rPr>
      </w:pPr>
      <w:r w:rsidRPr="0045652F">
        <w:rPr>
          <w:lang w:val="en-US"/>
        </w:rPr>
        <w:t xml:space="preserve">In the page template </w:t>
      </w:r>
      <w:r w:rsidRPr="0045652F">
        <w:rPr>
          <w:i/>
          <w:iCs/>
          <w:lang w:val="en-US"/>
        </w:rPr>
        <w:t>xmldemo.xml</w:t>
      </w:r>
      <w:r w:rsidRPr="0045652F">
        <w:rPr>
          <w:lang w:val="en-US"/>
        </w:rPr>
        <w:t xml:space="preserve"> shown below, the output data is obtained from the VIRTEL table variables ACCTNUM and FULLNAME which were created either by the output scenario SCENXMLO, or directly by the application program:</w:t>
      </w:r>
    </w:p>
    <w:p w14:paraId="6A5F0C58" w14:textId="77777777" w:rsidR="00774472" w:rsidRPr="0045652F" w:rsidRDefault="00774472">
      <w:pPr>
        <w:pStyle w:val="Listing"/>
        <w:rPr>
          <w:lang w:val="en-US"/>
        </w:rPr>
      </w:pPr>
      <w:r w:rsidRPr="0045652F">
        <w:rPr>
          <w:lang w:val="en-US"/>
        </w:rPr>
        <w:t>&lt;?xml version="1.0"?&gt;</w:t>
      </w:r>
    </w:p>
    <w:p w14:paraId="5B69856D" w14:textId="77777777" w:rsidR="00774472" w:rsidRPr="0045652F" w:rsidRDefault="00774472">
      <w:pPr>
        <w:pStyle w:val="Listing"/>
        <w:rPr>
          <w:lang w:val="en-US"/>
        </w:rPr>
      </w:pPr>
      <w:r w:rsidRPr="0045652F">
        <w:rPr>
          <w:lang w:val="en-US"/>
        </w:rPr>
        <w:t>&lt;!--VIRTEL start="{{{" end="}}}" --&gt;</w:t>
      </w:r>
    </w:p>
    <w:p w14:paraId="7A30914B" w14:textId="77777777" w:rsidR="00774472" w:rsidRPr="0045652F" w:rsidRDefault="00774472">
      <w:pPr>
        <w:pStyle w:val="Listing"/>
        <w:rPr>
          <w:lang w:val="en-US"/>
        </w:rPr>
      </w:pPr>
      <w:r w:rsidRPr="0045652F">
        <w:rPr>
          <w:lang w:val="en-US"/>
        </w:rPr>
        <w:t>{{{SET-OUTPUT-ENCODING-UTF-8 ""}}}</w:t>
      </w:r>
    </w:p>
    <w:p w14:paraId="3442DD43" w14:textId="77777777" w:rsidR="00774472" w:rsidRPr="0045652F" w:rsidRDefault="00774472">
      <w:pPr>
        <w:pStyle w:val="Listing"/>
        <w:rPr>
          <w:lang w:val="en-US"/>
        </w:rPr>
      </w:pPr>
      <w:r w:rsidRPr="0045652F">
        <w:rPr>
          <w:lang w:val="en-US"/>
        </w:rPr>
        <w:t>&lt;accounts&gt;</w:t>
      </w:r>
    </w:p>
    <w:p w14:paraId="042F264A" w14:textId="77777777" w:rsidR="00774472" w:rsidRPr="0045652F" w:rsidRDefault="00774472">
      <w:pPr>
        <w:pStyle w:val="Listing"/>
        <w:rPr>
          <w:lang w:val="en-US"/>
        </w:rPr>
      </w:pPr>
      <w:r w:rsidRPr="0045652F">
        <w:rPr>
          <w:lang w:val="en-US"/>
        </w:rPr>
        <w:t>{{{FOR-EACH-VALUE-IN "ACCTNUM"}}}</w:t>
      </w:r>
    </w:p>
    <w:p w14:paraId="1FDC9B48" w14:textId="77777777" w:rsidR="00774472" w:rsidRPr="0045652F" w:rsidRDefault="00774472">
      <w:pPr>
        <w:pStyle w:val="Listing"/>
        <w:rPr>
          <w:lang w:val="en-US"/>
        </w:rPr>
      </w:pPr>
      <w:r w:rsidRPr="0045652F">
        <w:rPr>
          <w:lang w:val="en-US"/>
        </w:rPr>
        <w:t xml:space="preserve">  &lt;account&gt;</w:t>
      </w:r>
    </w:p>
    <w:p w14:paraId="6D3DEE0C" w14:textId="77777777" w:rsidR="00774472" w:rsidRPr="0045652F" w:rsidRDefault="00774472">
      <w:pPr>
        <w:pStyle w:val="Listing"/>
        <w:rPr>
          <w:lang w:val="en-US"/>
        </w:rPr>
      </w:pPr>
      <w:r w:rsidRPr="0045652F">
        <w:rPr>
          <w:lang w:val="en-US"/>
        </w:rPr>
        <w:t xml:space="preserve">    &lt;id&gt;{{{TRIMMED-VALUE-OF "ACCTNUM"}}}&lt;/id&gt;</w:t>
      </w:r>
    </w:p>
    <w:p w14:paraId="7BE23AD7" w14:textId="77777777" w:rsidR="00774472" w:rsidRPr="0045652F" w:rsidRDefault="00774472">
      <w:pPr>
        <w:pStyle w:val="Listing"/>
        <w:rPr>
          <w:lang w:val="en-US"/>
        </w:rPr>
      </w:pPr>
      <w:r w:rsidRPr="0045652F">
        <w:rPr>
          <w:lang w:val="en-US"/>
        </w:rPr>
        <w:t xml:space="preserve">    &lt;name&gt;{{{TRIMMED-VALUE-OF "FULLNAME"}}}&lt;/name&gt;</w:t>
      </w:r>
    </w:p>
    <w:p w14:paraId="30F84D4E" w14:textId="77777777" w:rsidR="00774472" w:rsidRPr="0045652F" w:rsidRDefault="00774472">
      <w:pPr>
        <w:pStyle w:val="Listing"/>
        <w:rPr>
          <w:lang w:val="en-US"/>
        </w:rPr>
      </w:pPr>
      <w:r w:rsidRPr="0045652F">
        <w:rPr>
          <w:lang w:val="en-US"/>
        </w:rPr>
        <w:t xml:space="preserve">  &lt;account&gt;</w:t>
      </w:r>
    </w:p>
    <w:p w14:paraId="40BA8546" w14:textId="77777777" w:rsidR="00774472" w:rsidRPr="0045652F" w:rsidRDefault="00774472">
      <w:pPr>
        <w:pStyle w:val="Listing"/>
        <w:rPr>
          <w:lang w:val="en-US"/>
        </w:rPr>
      </w:pPr>
      <w:r w:rsidRPr="0045652F">
        <w:rPr>
          <w:lang w:val="en-US"/>
        </w:rPr>
        <w:t>{{{END-FOR "ACCTNUM"}}}</w:t>
      </w:r>
    </w:p>
    <w:p w14:paraId="4E97A366" w14:textId="77777777" w:rsidR="00774472" w:rsidRPr="0045652F" w:rsidRDefault="00774472">
      <w:pPr>
        <w:pStyle w:val="Listing"/>
        <w:rPr>
          <w:lang w:val="en-US"/>
        </w:rPr>
      </w:pPr>
      <w:r w:rsidRPr="0045652F">
        <w:rPr>
          <w:lang w:val="en-US"/>
        </w:rPr>
        <w:t>&lt;/accounts&gt;</w:t>
      </w:r>
    </w:p>
    <w:p w14:paraId="2A645925" w14:textId="77777777" w:rsidR="00774472" w:rsidRPr="0045652F" w:rsidRDefault="00774472">
      <w:pPr>
        <w:pStyle w:val="Caption"/>
        <w:rPr>
          <w:lang w:val="en-US"/>
        </w:rPr>
      </w:pPr>
      <w:bookmarkStart w:id="556" w:name="_Toc37348509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125</w:t>
      </w:r>
      <w:r w:rsidRPr="0045652F">
        <w:rPr>
          <w:lang w:val="en-US"/>
        </w:rPr>
        <w:fldChar w:fldCharType="end"/>
      </w:r>
      <w:r w:rsidRPr="0045652F">
        <w:rPr>
          <w:lang w:val="en-US"/>
        </w:rPr>
        <w:t xml:space="preserve"> Example page template for XML output data</w:t>
      </w:r>
      <w:bookmarkEnd w:id="556"/>
    </w:p>
    <w:p w14:paraId="66BCB928" w14:textId="77777777" w:rsidR="00774472" w:rsidRPr="0045652F" w:rsidRDefault="00774472">
      <w:pPr>
        <w:rPr>
          <w:lang w:val="en-US"/>
        </w:rPr>
      </w:pPr>
    </w:p>
    <w:p w14:paraId="71180FC4" w14:textId="77777777" w:rsidR="00774472" w:rsidRPr="0045652F" w:rsidRDefault="00774472">
      <w:pPr>
        <w:pStyle w:val="Heading5"/>
        <w:pageBreakBefore/>
        <w:rPr>
          <w:lang w:val="en-US"/>
        </w:rPr>
      </w:pPr>
      <w:bookmarkStart w:id="557" w:name="_Ref138738341"/>
      <w:r w:rsidRPr="0045652F">
        <w:rPr>
          <w:lang w:val="en-US"/>
        </w:rPr>
        <w:t>VIRTEL as an XML parser/generator</w:t>
      </w:r>
      <w:bookmarkEnd w:id="557"/>
    </w:p>
    <w:p w14:paraId="4321C30C" w14:textId="77777777" w:rsidR="00774472" w:rsidRPr="0045652F" w:rsidRDefault="00774472">
      <w:pPr>
        <w:keepNext/>
        <w:keepLines/>
        <w:rPr>
          <w:lang w:val="en-US"/>
        </w:rPr>
      </w:pPr>
      <w:r w:rsidRPr="0045652F">
        <w:rPr>
          <w:lang w:val="en-US"/>
        </w:rPr>
        <w:fldChar w:fldCharType="begin"/>
      </w:r>
      <w:r w:rsidRPr="0045652F">
        <w:rPr>
          <w:lang w:val="en-US"/>
        </w:rPr>
        <w:instrText xml:space="preserve"> XE "XML:Parser/Generator" </w:instrText>
      </w:r>
      <w:r w:rsidRPr="0045652F">
        <w:rPr>
          <w:lang w:val="en-US"/>
        </w:rPr>
        <w:fldChar w:fldCharType="end"/>
      </w:r>
      <w:r w:rsidRPr="0045652F">
        <w:rPr>
          <w:lang w:val="en-US"/>
        </w:rPr>
        <w:fldChar w:fldCharType="begin"/>
      </w:r>
      <w:r w:rsidRPr="0045652F">
        <w:rPr>
          <w:lang w:val="en-US"/>
        </w:rPr>
        <w:instrText xml:space="preserve"> XE "Parser/Generator:XML" </w:instrText>
      </w:r>
      <w:r w:rsidRPr="0045652F">
        <w:rPr>
          <w:lang w:val="en-US"/>
        </w:rPr>
        <w:fldChar w:fldCharType="end"/>
      </w:r>
      <w:r w:rsidRPr="0045652F">
        <w:rPr>
          <w:lang w:val="en-US"/>
        </w:rPr>
        <w:t>An application can use the VIRTEL HTTP server as an XML parser/generator engine.  A client program establishes a TCP/IP session with the VIRTEL HTTP server, and sends XML or commarea data to VIRTEL in an HTTP request.  VIRTEL performs conversion to or from XML, and returns the resulting commarea or XML data to the client program in the HTTP response.</w:t>
      </w:r>
    </w:p>
    <w:p w14:paraId="01446C1E" w14:textId="77777777" w:rsidR="00774472" w:rsidRPr="0045652F" w:rsidRDefault="00774472">
      <w:pPr>
        <w:rPr>
          <w:lang w:val="en-US"/>
        </w:rPr>
      </w:pPr>
    </w:p>
    <w:p w14:paraId="38F47CB0" w14:textId="77777777" w:rsidR="00774472" w:rsidRPr="0045652F" w:rsidRDefault="00774472">
      <w:pPr>
        <w:rPr>
          <w:lang w:val="en-US"/>
        </w:rPr>
      </w:pPr>
      <w:r w:rsidRPr="0045652F">
        <w:rPr>
          <w:lang w:val="en-US"/>
        </w:rPr>
        <w:t>It is the INITIAL scenario associated with the VIRTEL transaction which determines whether the conversion is from XML to commarea format, or vice versa.  Conversion from XML to commarea format is performed by a transaction whose INITIAL scenario contains a MAP$ FROM-FIELD or MAP$ FROM-INPUT instruction.  Conversion from commarea to XML format is performed by a transaction whose INITIAL scenario contains a TOVAR$ FROM-FIELD or TOVAR$ FROM-INPUT instruction.  Both scenarios can reference a common set of MAP$ statements which describe the relationship between the XML stream and the commarea.  In each case an appropriate page template must also be used, as shown in the detailed examples which follow.</w:t>
      </w:r>
    </w:p>
    <w:p w14:paraId="166031DA" w14:textId="77777777" w:rsidR="00774472" w:rsidRPr="0045652F" w:rsidRDefault="00774472">
      <w:pPr>
        <w:pStyle w:val="Heading6"/>
        <w:rPr>
          <w:lang w:val="en-US"/>
        </w:rPr>
      </w:pPr>
      <w:r w:rsidRPr="0045652F">
        <w:rPr>
          <w:lang w:val="en-US"/>
        </w:rPr>
        <w:t>Communication via VIRKIX</w:t>
      </w:r>
    </w:p>
    <w:p w14:paraId="036522D5" w14:textId="77777777" w:rsidR="00774472" w:rsidRPr="0045652F" w:rsidRDefault="00774472">
      <w:pPr>
        <w:rPr>
          <w:lang w:val="en-US"/>
        </w:rPr>
      </w:pPr>
      <w:r w:rsidRPr="0045652F">
        <w:rPr>
          <w:lang w:val="en-US"/>
        </w:rPr>
        <w:t>A client program running under CICS on MVS can use VIRKIX to establish the HTTP connection, send the request, and receive the response.  The client program may send the request in either ASCII or EBCDIC; both formats are recognized and supported by VIRTEL.  Notice the use of the special header GIVE-LENGTH-PREFIX</w:t>
      </w:r>
      <w:r w:rsidRPr="0045652F">
        <w:rPr>
          <w:lang w:val="en-US"/>
        </w:rPr>
        <w:fldChar w:fldCharType="begin"/>
      </w:r>
      <w:r w:rsidRPr="0045652F">
        <w:rPr>
          <w:lang w:val="en-US"/>
        </w:rPr>
        <w:instrText xml:space="preserve"> XE "HTTP Headers: GIVE-LENGTH-PREFIX" </w:instrText>
      </w:r>
      <w:r w:rsidRPr="0045652F">
        <w:rPr>
          <w:lang w:val="en-US"/>
        </w:rPr>
        <w:fldChar w:fldCharType="end"/>
      </w:r>
      <w:r w:rsidRPr="0045652F">
        <w:rPr>
          <w:lang w:val="en-US"/>
        </w:rPr>
        <w:fldChar w:fldCharType="begin"/>
      </w:r>
      <w:r w:rsidRPr="0045652F">
        <w:rPr>
          <w:lang w:val="en-US"/>
        </w:rPr>
        <w:instrText xml:space="preserve"> XE "GIVE-LENGTH-PREFIX" </w:instrText>
      </w:r>
      <w:r w:rsidRPr="0045652F">
        <w:rPr>
          <w:lang w:val="en-US"/>
        </w:rPr>
        <w:fldChar w:fldCharType="end"/>
      </w:r>
      <w:r w:rsidRPr="0045652F">
        <w:rPr>
          <w:lang w:val="en-US"/>
        </w:rPr>
        <w:t xml:space="preserve"> which requests VIRTEL to add a 4-byte length prefix to the HTTP response, to conform with the format expected by VIRKIX CALL type 'M'.</w:t>
      </w:r>
    </w:p>
    <w:p w14:paraId="59F6066A" w14:textId="77777777" w:rsidR="00774472" w:rsidRPr="0045652F" w:rsidRDefault="00774472">
      <w:pPr>
        <w:pStyle w:val="Heading6"/>
        <w:rPr>
          <w:lang w:val="en-US"/>
        </w:rPr>
      </w:pPr>
      <w:r w:rsidRPr="0045652F">
        <w:rPr>
          <w:lang w:val="en-US"/>
        </w:rPr>
        <w:t>Example MAP$ statements</w:t>
      </w:r>
    </w:p>
    <w:p w14:paraId="4E6103D2" w14:textId="77777777" w:rsidR="00774472" w:rsidRPr="0045652F" w:rsidRDefault="00774472">
      <w:pPr>
        <w:pStyle w:val="ecran0"/>
        <w:rPr>
          <w:lang w:val="en-US"/>
        </w:rPr>
      </w:pPr>
      <w:r w:rsidRPr="0045652F">
        <w:rPr>
          <w:lang w:val="en-US"/>
        </w:rPr>
        <w:t>The copy member SCONVMAP shown below contains the MAP$ statements common to both examples presented in this section.  This member is copied into each of the scenarios SCONVXML and SCONVPLA by means of an assembler COPY statement.</w:t>
      </w:r>
    </w:p>
    <w:p w14:paraId="7ADC7E08" w14:textId="77777777" w:rsidR="00774472" w:rsidRPr="0045652F" w:rsidRDefault="00774472">
      <w:pPr>
        <w:pStyle w:val="Listing"/>
        <w:rPr>
          <w:rFonts w:ascii="Verdana" w:hAnsi="Verdana"/>
          <w:b/>
          <w:bCs/>
          <w:i/>
          <w:iCs/>
          <w:lang w:val="en-US"/>
        </w:rPr>
      </w:pPr>
      <w:r w:rsidRPr="0045652F">
        <w:rPr>
          <w:rFonts w:ascii="Verdana" w:hAnsi="Verdana"/>
          <w:b/>
          <w:bCs/>
          <w:i/>
          <w:iCs/>
          <w:lang w:val="en-US"/>
        </w:rPr>
        <w:t>Member name SCONVMAP</w:t>
      </w:r>
    </w:p>
    <w:p w14:paraId="77DBE493" w14:textId="77777777" w:rsidR="00774472" w:rsidRPr="0045652F" w:rsidRDefault="00774472">
      <w:pPr>
        <w:pStyle w:val="Listing"/>
        <w:rPr>
          <w:lang w:val="en-US"/>
        </w:rPr>
      </w:pPr>
    </w:p>
    <w:p w14:paraId="49DCDC5B" w14:textId="77777777" w:rsidR="00774472" w:rsidRPr="0045652F" w:rsidRDefault="00774472">
      <w:pPr>
        <w:pStyle w:val="Listing"/>
        <w:rPr>
          <w:lang w:val="en-US"/>
        </w:rPr>
      </w:pPr>
      <w:r w:rsidRPr="0045652F">
        <w:rPr>
          <w:lang w:val="en-US"/>
        </w:rPr>
        <w:t xml:space="preserve">CAREA    MAP$  BEGIN                                                    </w:t>
      </w:r>
    </w:p>
    <w:p w14:paraId="38FE59C3" w14:textId="77777777" w:rsidR="00774472" w:rsidRPr="0045652F" w:rsidRDefault="00774472">
      <w:pPr>
        <w:pStyle w:val="Listing"/>
        <w:rPr>
          <w:lang w:val="en-US"/>
        </w:rPr>
      </w:pPr>
      <w:r w:rsidRPr="0045652F">
        <w:rPr>
          <w:lang w:val="en-US"/>
        </w:rPr>
        <w:t xml:space="preserve">         MAP$  AREA,WITH='date',LENGTH=8,TYPE=(ONLY9,LEFT-ALIGNED),    *</w:t>
      </w:r>
    </w:p>
    <w:p w14:paraId="10C66B5B" w14:textId="77777777" w:rsidR="00774472" w:rsidRPr="0045652F" w:rsidRDefault="00774472">
      <w:pPr>
        <w:pStyle w:val="Listing"/>
        <w:rPr>
          <w:lang w:val="en-US"/>
        </w:rPr>
      </w:pPr>
      <w:r w:rsidRPr="0045652F">
        <w:rPr>
          <w:lang w:val="en-US"/>
        </w:rPr>
        <w:t xml:space="preserve">               FORMAT=('9999-99-99',9)                                  </w:t>
      </w:r>
    </w:p>
    <w:p w14:paraId="2711298C" w14:textId="77777777" w:rsidR="00774472" w:rsidRPr="0045652F" w:rsidRDefault="00774472">
      <w:pPr>
        <w:pStyle w:val="Listing"/>
        <w:rPr>
          <w:lang w:val="en-US"/>
        </w:rPr>
      </w:pPr>
      <w:r w:rsidRPr="0045652F">
        <w:rPr>
          <w:lang w:val="en-US"/>
        </w:rPr>
        <w:t xml:space="preserve">IDENT    MAP$  BEGIN,WITH='identity'                                    </w:t>
      </w:r>
    </w:p>
    <w:p w14:paraId="5873AF22" w14:textId="77777777" w:rsidR="00774472" w:rsidRPr="0045652F" w:rsidRDefault="00774472">
      <w:pPr>
        <w:pStyle w:val="Listing"/>
        <w:rPr>
          <w:lang w:val="en-US"/>
        </w:rPr>
      </w:pPr>
      <w:r w:rsidRPr="0045652F">
        <w:rPr>
          <w:lang w:val="en-US"/>
        </w:rPr>
        <w:t xml:space="preserve">         MAP$  EVENTUAL-AREA,FROM-CONSTANT,'1',WHEN=(ELEMENT,'bic')     </w:t>
      </w:r>
    </w:p>
    <w:p w14:paraId="69128BEF" w14:textId="77777777" w:rsidR="00774472" w:rsidRPr="0045652F" w:rsidRDefault="00774472">
      <w:pPr>
        <w:pStyle w:val="Listing"/>
        <w:rPr>
          <w:lang w:val="en-US"/>
        </w:rPr>
      </w:pPr>
      <w:r w:rsidRPr="0045652F">
        <w:rPr>
          <w:lang w:val="en-US"/>
        </w:rPr>
        <w:t xml:space="preserve">         MAP$  ELSETHEN-AREA,FROM-CONSTANT,'2',WHEN=(ELEMENT,'iban')    </w:t>
      </w:r>
    </w:p>
    <w:p w14:paraId="078F2ED6" w14:textId="77777777" w:rsidR="00774472" w:rsidRPr="0045652F" w:rsidRDefault="00774472">
      <w:pPr>
        <w:pStyle w:val="Listing"/>
        <w:rPr>
          <w:lang w:val="en-US"/>
        </w:rPr>
      </w:pPr>
      <w:r w:rsidRPr="0045652F">
        <w:rPr>
          <w:lang w:val="en-US"/>
        </w:rPr>
        <w:t xml:space="preserve">         MAP$  ELSETHEN-AREA,FROM-CONSTANT,'3',WHEN=(ELEMENT,'rib')     </w:t>
      </w:r>
    </w:p>
    <w:p w14:paraId="1B048782" w14:textId="77777777" w:rsidR="00774472" w:rsidRPr="0045652F" w:rsidRDefault="00774472">
      <w:pPr>
        <w:pStyle w:val="Listing"/>
        <w:rPr>
          <w:lang w:val="en-US"/>
        </w:rPr>
      </w:pPr>
      <w:r w:rsidRPr="0045652F">
        <w:rPr>
          <w:lang w:val="en-US"/>
        </w:rPr>
        <w:t xml:space="preserve">         MAP$  ELSETHEN-AREA,FROM-CONSTANT,' '                          </w:t>
      </w:r>
    </w:p>
    <w:p w14:paraId="17CF4FCF" w14:textId="77777777" w:rsidR="00774472" w:rsidRPr="0045652F" w:rsidRDefault="00774472">
      <w:pPr>
        <w:pStyle w:val="Listing"/>
        <w:rPr>
          <w:lang w:val="en-US"/>
        </w:rPr>
      </w:pPr>
      <w:r w:rsidRPr="0045652F">
        <w:rPr>
          <w:lang w:val="en-US"/>
        </w:rPr>
        <w:t xml:space="preserve">         MAP$  AREA,LENGTH=8                                            </w:t>
      </w:r>
    </w:p>
    <w:p w14:paraId="073579EA" w14:textId="77777777" w:rsidR="00774472" w:rsidRPr="0045652F" w:rsidRDefault="00774472">
      <w:pPr>
        <w:pStyle w:val="Listing"/>
        <w:rPr>
          <w:lang w:val="en-US"/>
        </w:rPr>
      </w:pPr>
      <w:r w:rsidRPr="0045652F">
        <w:rPr>
          <w:lang w:val="en-US"/>
        </w:rPr>
        <w:t xml:space="preserve">IDENT    MAP$  END                                                      </w:t>
      </w:r>
    </w:p>
    <w:p w14:paraId="2992C4F3" w14:textId="77777777" w:rsidR="00774472" w:rsidRPr="0045652F" w:rsidRDefault="00774472">
      <w:pPr>
        <w:pStyle w:val="Listing"/>
        <w:rPr>
          <w:lang w:val="en-US"/>
        </w:rPr>
      </w:pPr>
      <w:r w:rsidRPr="0045652F">
        <w:rPr>
          <w:lang w:val="en-US"/>
        </w:rPr>
        <w:t xml:space="preserve">VERIF    MAP$  BEGIN,WITH='verified'                                    </w:t>
      </w:r>
    </w:p>
    <w:p w14:paraId="7E9A67EE" w14:textId="77777777" w:rsidR="00774472" w:rsidRPr="0045652F" w:rsidRDefault="00774472">
      <w:pPr>
        <w:pStyle w:val="Listing"/>
        <w:rPr>
          <w:lang w:val="en-US"/>
        </w:rPr>
      </w:pPr>
      <w:r w:rsidRPr="0045652F">
        <w:rPr>
          <w:lang w:val="en-US"/>
        </w:rPr>
        <w:t xml:space="preserve">         MAP$  EVENTUAL-AREA,FROM-CONSTANT,'1',WHEN=(VALUE,'yes')       </w:t>
      </w:r>
    </w:p>
    <w:p w14:paraId="04920482" w14:textId="77777777" w:rsidR="00774472" w:rsidRPr="0045652F" w:rsidRDefault="00774472">
      <w:pPr>
        <w:pStyle w:val="Listing"/>
        <w:rPr>
          <w:lang w:val="en-US"/>
        </w:rPr>
      </w:pPr>
      <w:r w:rsidRPr="0045652F">
        <w:rPr>
          <w:lang w:val="en-US"/>
        </w:rPr>
        <w:t xml:space="preserve">         MAP$  ELSETHEN-AREA,FROM-CONSTANT,'0',WHEN=(VALUE,'no')        </w:t>
      </w:r>
    </w:p>
    <w:p w14:paraId="70C3AA31" w14:textId="77777777" w:rsidR="00774472" w:rsidRPr="0045652F" w:rsidRDefault="00774472">
      <w:pPr>
        <w:pStyle w:val="Listing"/>
        <w:rPr>
          <w:lang w:val="en-US"/>
        </w:rPr>
      </w:pPr>
      <w:r w:rsidRPr="0045652F">
        <w:rPr>
          <w:lang w:val="en-US"/>
        </w:rPr>
        <w:t xml:space="preserve">         MAP$  ELSETHEN-AREA,FROM-CONSTANT,'0'                          </w:t>
      </w:r>
    </w:p>
    <w:p w14:paraId="1D651822" w14:textId="77777777" w:rsidR="00774472" w:rsidRPr="0045652F" w:rsidRDefault="00774472">
      <w:pPr>
        <w:pStyle w:val="Listing"/>
        <w:rPr>
          <w:lang w:val="en-US"/>
        </w:rPr>
      </w:pPr>
      <w:r w:rsidRPr="0045652F">
        <w:rPr>
          <w:lang w:val="en-US"/>
        </w:rPr>
        <w:t xml:space="preserve">VERIF    MAP$  END                                                      </w:t>
      </w:r>
    </w:p>
    <w:p w14:paraId="4A5B8D6B" w14:textId="77777777" w:rsidR="00774472" w:rsidRPr="0045652F" w:rsidRDefault="00774472">
      <w:pPr>
        <w:pStyle w:val="Listing"/>
        <w:rPr>
          <w:lang w:val="en-US"/>
        </w:rPr>
      </w:pPr>
      <w:r w:rsidRPr="0045652F">
        <w:rPr>
          <w:lang w:val="en-US"/>
        </w:rPr>
        <w:t xml:space="preserve">         MAP$  AREA,WITH='amount',LENGTH=5,TYPE=ONLY9,                 *</w:t>
      </w:r>
    </w:p>
    <w:p w14:paraId="354D1D22" w14:textId="77777777" w:rsidR="00774472" w:rsidRPr="0045652F" w:rsidRDefault="00774472">
      <w:pPr>
        <w:pStyle w:val="Listing"/>
        <w:rPr>
          <w:lang w:val="en-US"/>
        </w:rPr>
      </w:pPr>
      <w:r w:rsidRPr="0045652F">
        <w:rPr>
          <w:lang w:val="en-US"/>
        </w:rPr>
        <w:t xml:space="preserve">               FORMAT=('$999.99',9)                                     </w:t>
      </w:r>
    </w:p>
    <w:p w14:paraId="6A638454" w14:textId="77777777" w:rsidR="00774472" w:rsidRPr="0045652F" w:rsidRDefault="00774472">
      <w:pPr>
        <w:pStyle w:val="Listing"/>
        <w:rPr>
          <w:lang w:val="en-US"/>
        </w:rPr>
      </w:pPr>
      <w:r w:rsidRPr="0045652F">
        <w:rPr>
          <w:lang w:val="en-US"/>
        </w:rPr>
        <w:t xml:space="preserve">CAREA    MAP$  END                                                      </w:t>
      </w:r>
    </w:p>
    <w:p w14:paraId="06D888B3" w14:textId="77777777" w:rsidR="00774472" w:rsidRPr="0045652F" w:rsidRDefault="00774472">
      <w:pPr>
        <w:pStyle w:val="Listing"/>
        <w:rPr>
          <w:lang w:val="en-US"/>
        </w:rPr>
      </w:pPr>
    </w:p>
    <w:p w14:paraId="3C00EA02" w14:textId="77777777" w:rsidR="00774472" w:rsidRPr="0045652F" w:rsidRDefault="00774472">
      <w:pPr>
        <w:pStyle w:val="Caption"/>
        <w:rPr>
          <w:lang w:val="en-US"/>
        </w:rPr>
      </w:pPr>
      <w:bookmarkStart w:id="558" w:name="_Ref138670634"/>
      <w:bookmarkStart w:id="559" w:name="_Toc373485094"/>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126</w:t>
      </w:r>
      <w:r w:rsidRPr="0045652F">
        <w:rPr>
          <w:lang w:val="en-US"/>
        </w:rPr>
        <w:fldChar w:fldCharType="end"/>
      </w:r>
      <w:bookmarkEnd w:id="558"/>
      <w:r w:rsidRPr="0045652F">
        <w:rPr>
          <w:lang w:val="en-US"/>
        </w:rPr>
        <w:t xml:space="preserve"> MAP$ statements for VIRTEL XML parser/generator</w:t>
      </w:r>
      <w:bookmarkEnd w:id="559"/>
    </w:p>
    <w:p w14:paraId="0A1E244C" w14:textId="77777777" w:rsidR="00774472" w:rsidRPr="0045652F" w:rsidRDefault="00774472">
      <w:pPr>
        <w:pStyle w:val="Heading6"/>
        <w:rPr>
          <w:lang w:val="en-US"/>
        </w:rPr>
      </w:pPr>
      <w:r w:rsidRPr="0045652F">
        <w:rPr>
          <w:lang w:val="en-US"/>
        </w:rPr>
        <w:t>XML-to-commarea conversion using the VIRTEL XML parser</w:t>
      </w:r>
    </w:p>
    <w:p w14:paraId="41633BB8" w14:textId="77777777" w:rsidR="00774472" w:rsidRPr="0045652F" w:rsidRDefault="00774472">
      <w:pPr>
        <w:pStyle w:val="ecran0"/>
        <w:rPr>
          <w:lang w:val="en-US"/>
        </w:rPr>
      </w:pPr>
      <w:r w:rsidRPr="0045652F">
        <w:rPr>
          <w:lang w:val="en-US"/>
        </w:rPr>
        <w:t xml:space="preserve">The figure below shows an example transaction definition to be used for XML-to-commarea conversion using the VIRTEL XML parser.  The external name “tranxml” is the name referenced in the URL of the HTTP request which calls the transaction.  The special application name $NONE$ indicates that no host application is to be called.  The /&amp;S order specified in the “TIOA at Logon” field causes the INITIAL scenario SCONVXML (see </w:t>
      </w:r>
      <w:r w:rsidRPr="0045652F">
        <w:rPr>
          <w:lang w:val="en-US"/>
        </w:rPr>
        <w:fldChar w:fldCharType="begin"/>
      </w:r>
      <w:r w:rsidRPr="0045652F">
        <w:rPr>
          <w:lang w:val="en-US"/>
        </w:rPr>
        <w:instrText xml:space="preserve"> REF _Ref138670977 \h </w:instrText>
      </w:r>
      <w:r w:rsidRPr="0045652F">
        <w:rPr>
          <w:lang w:val="en-US"/>
        </w:rPr>
      </w:r>
      <w:r w:rsidRPr="0045652F">
        <w:rPr>
          <w:lang w:val="en-US"/>
        </w:rPr>
        <w:fldChar w:fldCharType="separate"/>
      </w:r>
      <w:r w:rsidR="00A87DE6" w:rsidRPr="0045652F">
        <w:rPr>
          <w:lang w:val="en-US"/>
        </w:rPr>
        <w:t xml:space="preserve">Figure </w:t>
      </w:r>
      <w:r w:rsidR="00A87DE6">
        <w:rPr>
          <w:noProof/>
          <w:lang w:val="en-US"/>
        </w:rPr>
        <w:t>1</w:t>
      </w:r>
      <w:r w:rsidR="00A87DE6" w:rsidRPr="0045652F">
        <w:rPr>
          <w:lang w:val="en-US"/>
        </w:rPr>
        <w:noBreakHyphen/>
      </w:r>
      <w:r w:rsidR="00A87DE6">
        <w:rPr>
          <w:noProof/>
          <w:lang w:val="en-US"/>
        </w:rPr>
        <w:t>128</w:t>
      </w:r>
      <w:r w:rsidRPr="0045652F">
        <w:rPr>
          <w:lang w:val="en-US"/>
        </w:rPr>
        <w:fldChar w:fldCharType="end"/>
      </w:r>
      <w:r w:rsidRPr="0045652F">
        <w:rPr>
          <w:lang w:val="en-US"/>
        </w:rPr>
        <w:t>) to be executed.</w:t>
      </w:r>
    </w:p>
    <w:p w14:paraId="16F6DFF5" w14:textId="77777777" w:rsidR="00774472" w:rsidRPr="0045652F" w:rsidRDefault="00774472">
      <w:pPr>
        <w:pStyle w:val="Ecran80"/>
        <w:rPr>
          <w:lang w:val="en-US"/>
        </w:rPr>
      </w:pPr>
      <w:r w:rsidRPr="0045652F">
        <w:rPr>
          <w:lang w:val="en-US"/>
        </w:rPr>
        <w:t xml:space="preserve"> TRANSACTION DETAIL DEFINITION ---------------------- Applid: VIRTELD2 16:39:25 </w:t>
      </w:r>
    </w:p>
    <w:p w14:paraId="17FA72E1" w14:textId="77777777" w:rsidR="00774472" w:rsidRPr="0045652F" w:rsidRDefault="00774472">
      <w:pPr>
        <w:pStyle w:val="Ecran80"/>
        <w:rPr>
          <w:lang w:val="en-US"/>
        </w:rPr>
      </w:pPr>
      <w:r w:rsidRPr="0045652F">
        <w:rPr>
          <w:lang w:val="en-US"/>
        </w:rPr>
        <w:t xml:space="preserve">                                                                                </w:t>
      </w:r>
    </w:p>
    <w:p w14:paraId="7E15D00A" w14:textId="77777777" w:rsidR="00774472" w:rsidRPr="0045652F" w:rsidRDefault="00774472">
      <w:pPr>
        <w:pStyle w:val="Ecran80"/>
        <w:rPr>
          <w:lang w:val="en-US"/>
        </w:rPr>
      </w:pPr>
      <w:r w:rsidRPr="0045652F">
        <w:rPr>
          <w:lang w:val="en-US"/>
        </w:rPr>
        <w:t xml:space="preserve"> Internal name ===&gt; HTTP-16X               To associate with an entry point name</w:t>
      </w:r>
    </w:p>
    <w:p w14:paraId="25DB1994" w14:textId="77777777" w:rsidR="00774472" w:rsidRPr="0045652F" w:rsidRDefault="00774472">
      <w:pPr>
        <w:pStyle w:val="Ecran80"/>
        <w:rPr>
          <w:lang w:val="en-US"/>
        </w:rPr>
      </w:pPr>
      <w:r w:rsidRPr="0045652F">
        <w:rPr>
          <w:lang w:val="en-US"/>
        </w:rPr>
        <w:t xml:space="preserve"> External name ===&gt; tranxml                Name displayed on user menu          </w:t>
      </w:r>
    </w:p>
    <w:p w14:paraId="617105AD" w14:textId="77777777" w:rsidR="00774472" w:rsidRPr="0045652F" w:rsidRDefault="00774472">
      <w:pPr>
        <w:pStyle w:val="Ecran80"/>
        <w:rPr>
          <w:lang w:val="en-US"/>
        </w:rPr>
      </w:pPr>
      <w:r w:rsidRPr="0045652F">
        <w:rPr>
          <w:lang w:val="en-US"/>
        </w:rPr>
        <w:t xml:space="preserve"> Description   ===&gt; VIRTEL XML parser                                           </w:t>
      </w:r>
    </w:p>
    <w:p w14:paraId="47F39F8E" w14:textId="77777777" w:rsidR="00774472" w:rsidRPr="0045652F" w:rsidRDefault="00774472">
      <w:pPr>
        <w:pStyle w:val="Ecran80"/>
        <w:rPr>
          <w:lang w:val="en-US"/>
        </w:rPr>
      </w:pPr>
      <w:r w:rsidRPr="0045652F">
        <w:rPr>
          <w:lang w:val="en-US"/>
        </w:rPr>
        <w:t xml:space="preserve"> Application   ===&gt; $NONE$                 Application to be called             </w:t>
      </w:r>
    </w:p>
    <w:p w14:paraId="683CDF07" w14:textId="77777777" w:rsidR="00774472" w:rsidRPr="0045652F" w:rsidRDefault="00774472">
      <w:pPr>
        <w:pStyle w:val="Ecran80"/>
        <w:rPr>
          <w:lang w:val="en-US"/>
        </w:rPr>
      </w:pPr>
      <w:r w:rsidRPr="0045652F">
        <w:rPr>
          <w:lang w:val="en-US"/>
        </w:rPr>
        <w:t xml:space="preserve"> </w:t>
      </w:r>
      <w:r w:rsidR="00402441">
        <w:rPr>
          <w:lang w:val="en-US"/>
        </w:rPr>
        <w:t xml:space="preserve">PassTicket    ===&gt; 0  Name ===&gt;           0=no 1=yes 2=unsigned                </w:t>
      </w:r>
    </w:p>
    <w:p w14:paraId="02450496" w14:textId="77777777" w:rsidR="00774472" w:rsidRPr="0045652F" w:rsidRDefault="00774472">
      <w:pPr>
        <w:pStyle w:val="Ecran80"/>
        <w:rPr>
          <w:lang w:val="en-US"/>
        </w:rPr>
      </w:pPr>
      <w:r w:rsidRPr="0045652F">
        <w:rPr>
          <w:lang w:val="en-US"/>
        </w:rPr>
        <w:t xml:space="preserve"> Application type   ===&gt; 2                 1=VTAM 2=VIRTEL 3=SERV 4=PAGE 5=LINE </w:t>
      </w:r>
    </w:p>
    <w:p w14:paraId="2CCD9754" w14:textId="77777777" w:rsidR="00774472" w:rsidRPr="0045652F" w:rsidRDefault="00774472">
      <w:pPr>
        <w:pStyle w:val="Ecran80"/>
        <w:rPr>
          <w:lang w:val="en-US"/>
        </w:rPr>
      </w:pPr>
      <w:r w:rsidRPr="0045652F">
        <w:rPr>
          <w:lang w:val="en-US"/>
        </w:rPr>
        <w:t xml:space="preserve"> Pseudo-terminals   ===&gt; HTLOC             Prefix of name of partner terminals  </w:t>
      </w:r>
    </w:p>
    <w:p w14:paraId="66334B21" w14:textId="77777777" w:rsidR="00774472" w:rsidRPr="0045652F" w:rsidRDefault="00774472">
      <w:pPr>
        <w:pStyle w:val="Ecran80"/>
        <w:rPr>
          <w:lang w:val="en-US"/>
        </w:rPr>
      </w:pPr>
      <w:r w:rsidRPr="0045652F">
        <w:rPr>
          <w:lang w:val="en-US"/>
        </w:rPr>
        <w:t xml:space="preserve"> Logmode            ===&gt;                   Specify when LOGMODE must be changed </w:t>
      </w:r>
    </w:p>
    <w:p w14:paraId="58D62B1F" w14:textId="77777777" w:rsidR="00774472" w:rsidRPr="0045652F" w:rsidRDefault="00774472">
      <w:pPr>
        <w:pStyle w:val="Ecran80"/>
        <w:rPr>
          <w:lang w:val="en-US"/>
        </w:rPr>
      </w:pPr>
      <w:r w:rsidRPr="0045652F">
        <w:rPr>
          <w:lang w:val="en-US"/>
        </w:rPr>
        <w:t xml:space="preserve"> How started        ===&gt; 1                 1=menu 2=sub-menu 3=auto             </w:t>
      </w:r>
    </w:p>
    <w:p w14:paraId="2B4120F3" w14:textId="77777777" w:rsidR="00774472" w:rsidRPr="0045652F" w:rsidRDefault="00774472">
      <w:pPr>
        <w:pStyle w:val="Ecran80"/>
        <w:rPr>
          <w:lang w:val="en-US"/>
        </w:rPr>
      </w:pPr>
      <w:r w:rsidRPr="0045652F">
        <w:rPr>
          <w:lang w:val="en-US"/>
        </w:rPr>
        <w:t xml:space="preserve"> Security           ===&gt; 0                 0=none 1=basic 2=NTLM 3=TLS 4=HTML   </w:t>
      </w:r>
    </w:p>
    <w:p w14:paraId="7C99D833" w14:textId="77777777" w:rsidR="00774472" w:rsidRPr="0045652F" w:rsidRDefault="00774472">
      <w:pPr>
        <w:pStyle w:val="Ecran80"/>
        <w:rPr>
          <w:lang w:val="en-US"/>
        </w:rPr>
      </w:pPr>
      <w:r w:rsidRPr="0045652F">
        <w:rPr>
          <w:lang w:val="en-US"/>
        </w:rPr>
        <w:t xml:space="preserve"> H4W commands ?     ===&gt;                   0=no 1=yes 2=if2VIRTEL 4=auto        </w:t>
      </w:r>
    </w:p>
    <w:p w14:paraId="35081922" w14:textId="77777777" w:rsidR="00774472" w:rsidRPr="0045652F" w:rsidRDefault="00774472">
      <w:pPr>
        <w:pStyle w:val="Ecran80"/>
        <w:rPr>
          <w:lang w:val="en-US"/>
        </w:rPr>
      </w:pPr>
      <w:r w:rsidRPr="0045652F">
        <w:rPr>
          <w:lang w:val="en-US"/>
        </w:rPr>
        <w:t xml:space="preserve"> Logon message      ===&gt;                                                        </w:t>
      </w:r>
    </w:p>
    <w:p w14:paraId="12B909E4" w14:textId="77777777" w:rsidR="00774472" w:rsidRPr="0045652F" w:rsidRDefault="00774472">
      <w:pPr>
        <w:pStyle w:val="Ecran80"/>
        <w:rPr>
          <w:lang w:val="en-US"/>
        </w:rPr>
      </w:pPr>
      <w:r w:rsidRPr="0045652F">
        <w:rPr>
          <w:lang w:val="en-US"/>
        </w:rPr>
        <w:t xml:space="preserve">                                                                                </w:t>
      </w:r>
    </w:p>
    <w:p w14:paraId="5FBD2FD1" w14:textId="77777777" w:rsidR="00774472" w:rsidRPr="0045652F" w:rsidRDefault="00774472">
      <w:pPr>
        <w:pStyle w:val="Ecran80"/>
        <w:rPr>
          <w:lang w:val="en-US"/>
        </w:rPr>
      </w:pPr>
      <w:r w:rsidRPr="0045652F">
        <w:rPr>
          <w:lang w:val="en-US"/>
        </w:rPr>
        <w:t xml:space="preserve"> TIOA at logon      ===&gt; &amp;/S &amp;/T                                                </w:t>
      </w:r>
    </w:p>
    <w:p w14:paraId="77E04368" w14:textId="77777777" w:rsidR="00774472" w:rsidRPr="0045652F" w:rsidRDefault="00774472">
      <w:pPr>
        <w:pStyle w:val="Ecran80"/>
        <w:rPr>
          <w:lang w:val="en-US"/>
        </w:rPr>
      </w:pPr>
      <w:r w:rsidRPr="0045652F">
        <w:rPr>
          <w:lang w:val="en-US"/>
        </w:rPr>
        <w:t xml:space="preserve">                                                                                </w:t>
      </w:r>
    </w:p>
    <w:p w14:paraId="7186EEDB" w14:textId="77777777" w:rsidR="00774472" w:rsidRPr="0045652F" w:rsidRDefault="00774472">
      <w:pPr>
        <w:pStyle w:val="Ecran80"/>
        <w:rPr>
          <w:lang w:val="en-US"/>
        </w:rPr>
      </w:pPr>
      <w:r w:rsidRPr="0045652F">
        <w:rPr>
          <w:lang w:val="en-US"/>
        </w:rPr>
        <w:t xml:space="preserve"> TIOA at logoff     ===&gt;                                                        </w:t>
      </w:r>
    </w:p>
    <w:p w14:paraId="60862DFC" w14:textId="77777777" w:rsidR="00774472" w:rsidRPr="0045652F" w:rsidRDefault="00774472">
      <w:pPr>
        <w:pStyle w:val="Ecran80"/>
        <w:rPr>
          <w:lang w:val="en-US"/>
        </w:rPr>
      </w:pPr>
      <w:r w:rsidRPr="0045652F">
        <w:rPr>
          <w:lang w:val="en-US"/>
        </w:rPr>
        <w:t xml:space="preserve">                                                                                </w:t>
      </w:r>
    </w:p>
    <w:p w14:paraId="169F0214" w14:textId="77777777" w:rsidR="00774472" w:rsidRPr="0045652F" w:rsidRDefault="00774472">
      <w:pPr>
        <w:pStyle w:val="Ecran80"/>
        <w:rPr>
          <w:lang w:val="en-US"/>
        </w:rPr>
      </w:pPr>
      <w:r w:rsidRPr="0045652F">
        <w:rPr>
          <w:lang w:val="en-US"/>
        </w:rPr>
        <w:t xml:space="preserve"> Initial Scenario   ===&gt; SCONVXML          Final Scenario      ===&gt;             </w:t>
      </w:r>
    </w:p>
    <w:p w14:paraId="6D1F7176" w14:textId="77777777" w:rsidR="00774472" w:rsidRPr="0045652F" w:rsidRDefault="00774472">
      <w:pPr>
        <w:pStyle w:val="Ecran80"/>
        <w:rPr>
          <w:lang w:val="en-US"/>
        </w:rPr>
      </w:pPr>
      <w:r w:rsidRPr="0045652F">
        <w:rPr>
          <w:lang w:val="en-US"/>
        </w:rPr>
        <w:t xml:space="preserve"> Input Scenario     ===&gt;                   Output Scenario     ===&gt;             </w:t>
      </w:r>
    </w:p>
    <w:p w14:paraId="6A509E8C" w14:textId="77777777" w:rsidR="00774472" w:rsidRPr="0045652F" w:rsidRDefault="00774472">
      <w:pPr>
        <w:pStyle w:val="Ecran80"/>
        <w:rPr>
          <w:lang w:val="en-US"/>
        </w:rPr>
      </w:pPr>
      <w:r w:rsidRPr="0045652F">
        <w:rPr>
          <w:lang w:val="en-US"/>
        </w:rPr>
        <w:t xml:space="preserve">                                                                                </w:t>
      </w:r>
    </w:p>
    <w:p w14:paraId="31DF433E" w14:textId="77777777" w:rsidR="00774472" w:rsidRPr="0045652F" w:rsidRDefault="00774472">
      <w:pPr>
        <w:pStyle w:val="Ecran80"/>
        <w:rPr>
          <w:lang w:val="en-US"/>
        </w:rPr>
      </w:pPr>
      <w:r w:rsidRPr="0045652F">
        <w:rPr>
          <w:lang w:val="en-US"/>
        </w:rPr>
        <w:t xml:space="preserve"> P1=Update                          P3=Return                       P12=Server  </w:t>
      </w:r>
    </w:p>
    <w:p w14:paraId="5D2367F4" w14:textId="77777777" w:rsidR="00774472" w:rsidRPr="0045652F" w:rsidRDefault="00774472">
      <w:pPr>
        <w:pStyle w:val="Ecran80"/>
        <w:rPr>
          <w:lang w:val="en-US"/>
        </w:rPr>
      </w:pPr>
      <w:r w:rsidRPr="0045652F">
        <w:rPr>
          <w:lang w:val="en-US"/>
        </w:rPr>
        <w:t xml:space="preserve">                                                                                </w:t>
      </w:r>
    </w:p>
    <w:p w14:paraId="3257F1F4" w14:textId="77777777" w:rsidR="00774472" w:rsidRPr="0045652F" w:rsidRDefault="00774472">
      <w:pPr>
        <w:pStyle w:val="Caption"/>
        <w:rPr>
          <w:lang w:val="en-US"/>
        </w:rPr>
      </w:pPr>
      <w:bookmarkStart w:id="560" w:name="_Toc373485095"/>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127</w:t>
      </w:r>
      <w:r w:rsidRPr="0045652F">
        <w:rPr>
          <w:lang w:val="en-US"/>
        </w:rPr>
        <w:fldChar w:fldCharType="end"/>
      </w:r>
      <w:r w:rsidRPr="0045652F">
        <w:rPr>
          <w:lang w:val="en-US"/>
        </w:rPr>
        <w:t xml:space="preserve"> VIRTEL transaction definition for XML-to-commarea conversion</w:t>
      </w:r>
      <w:bookmarkEnd w:id="560"/>
    </w:p>
    <w:p w14:paraId="72E9F035" w14:textId="77777777" w:rsidR="00774472" w:rsidRPr="0045652F" w:rsidRDefault="00774472">
      <w:pPr>
        <w:pStyle w:val="ecran0"/>
        <w:rPr>
          <w:lang w:val="en-US"/>
        </w:rPr>
      </w:pPr>
      <w:r w:rsidRPr="0045652F">
        <w:rPr>
          <w:lang w:val="en-US"/>
        </w:rPr>
        <w:t>The initial scenario for XML-to-commarea conversion is shown below:</w:t>
      </w:r>
    </w:p>
    <w:p w14:paraId="13B127E7" w14:textId="77777777" w:rsidR="00774472" w:rsidRPr="0045652F" w:rsidRDefault="00774472">
      <w:pPr>
        <w:pStyle w:val="Listing"/>
        <w:rPr>
          <w:lang w:val="en-US"/>
        </w:rPr>
      </w:pPr>
      <w:r w:rsidRPr="0045652F">
        <w:rPr>
          <w:rFonts w:ascii="Verdana" w:hAnsi="Verdana"/>
          <w:b/>
          <w:bCs/>
          <w:i/>
          <w:iCs/>
          <w:lang w:val="en-US"/>
        </w:rPr>
        <w:t>Member name SCONVXML</w:t>
      </w:r>
    </w:p>
    <w:p w14:paraId="0E548C22" w14:textId="77777777" w:rsidR="00774472" w:rsidRPr="0045652F" w:rsidRDefault="00774472">
      <w:pPr>
        <w:pStyle w:val="Listing"/>
        <w:rPr>
          <w:lang w:val="en-US"/>
        </w:rPr>
      </w:pPr>
    </w:p>
    <w:p w14:paraId="5C90A534" w14:textId="77777777" w:rsidR="00774472" w:rsidRPr="0045652F" w:rsidRDefault="00774472">
      <w:pPr>
        <w:pStyle w:val="Listing"/>
        <w:rPr>
          <w:lang w:val="en-US"/>
        </w:rPr>
      </w:pPr>
      <w:r w:rsidRPr="0045652F">
        <w:rPr>
          <w:lang w:val="en-US"/>
        </w:rPr>
        <w:t xml:space="preserve">SCONVXML SCREENS APPL=SCONVXML                                          </w:t>
      </w:r>
    </w:p>
    <w:p w14:paraId="341EA637" w14:textId="77777777" w:rsidR="00774472" w:rsidRPr="0045652F" w:rsidRDefault="00774472">
      <w:pPr>
        <w:pStyle w:val="Listing"/>
        <w:rPr>
          <w:lang w:val="en-US"/>
        </w:rPr>
      </w:pPr>
      <w:r w:rsidRPr="0045652F">
        <w:rPr>
          <w:lang w:val="en-US"/>
        </w:rPr>
        <w:t xml:space="preserve">         SCENARIO INITIAL                                               </w:t>
      </w:r>
    </w:p>
    <w:p w14:paraId="16DB5C28" w14:textId="77777777" w:rsidR="00774472" w:rsidRPr="0045652F" w:rsidRDefault="00774472">
      <w:pPr>
        <w:pStyle w:val="Listing"/>
        <w:rPr>
          <w:lang w:val="en-US"/>
        </w:rPr>
      </w:pPr>
      <w:r w:rsidRPr="0045652F">
        <w:rPr>
          <w:lang w:val="en-US"/>
        </w:rPr>
        <w:t xml:space="preserve">         COPY  SCONVMAP      </w:t>
      </w:r>
      <w:r w:rsidRPr="0045652F">
        <w:rPr>
          <w:rFonts w:ascii="Verdana" w:hAnsi="Verdana"/>
          <w:b/>
          <w:bCs/>
          <w:i/>
          <w:iCs/>
          <w:lang w:val="en-US"/>
        </w:rPr>
        <w:t xml:space="preserve">(copy member shown in </w:t>
      </w:r>
      <w:r w:rsidRPr="0045652F">
        <w:rPr>
          <w:rFonts w:ascii="Verdana" w:hAnsi="Verdana"/>
          <w:b/>
          <w:bCs/>
          <w:i/>
          <w:iCs/>
          <w:lang w:val="en-US"/>
        </w:rPr>
        <w:fldChar w:fldCharType="begin"/>
      </w:r>
      <w:r w:rsidRPr="0045652F">
        <w:rPr>
          <w:rFonts w:ascii="Verdana" w:hAnsi="Verdana"/>
          <w:b/>
          <w:bCs/>
          <w:i/>
          <w:iCs/>
          <w:lang w:val="en-US"/>
        </w:rPr>
        <w:instrText xml:space="preserve"> REF _Ref138670634 \h </w:instrText>
      </w:r>
      <w:r w:rsidRPr="0045652F">
        <w:rPr>
          <w:rFonts w:ascii="Verdana" w:hAnsi="Verdana"/>
          <w:b/>
          <w:bCs/>
          <w:i/>
          <w:iCs/>
          <w:lang w:val="en-US"/>
        </w:rPr>
      </w:r>
      <w:r w:rsidRPr="0045652F">
        <w:rPr>
          <w:rFonts w:ascii="Verdana" w:hAnsi="Verdana"/>
          <w:b/>
          <w:bCs/>
          <w:i/>
          <w:iCs/>
          <w:lang w:val="en-US"/>
        </w:rPr>
        <w:instrText xml:space="preserve"> \* MERGEFORMAT </w:instrText>
      </w:r>
      <w:r w:rsidRPr="0045652F">
        <w:rPr>
          <w:rFonts w:ascii="Verdana" w:hAnsi="Verdana"/>
          <w:b/>
          <w:bCs/>
          <w:i/>
          <w:iCs/>
          <w:lang w:val="en-US"/>
        </w:rPr>
        <w:fldChar w:fldCharType="separate"/>
      </w:r>
      <w:r w:rsidR="00A87DE6" w:rsidRPr="0045652F">
        <w:rPr>
          <w:lang w:val="en-US"/>
        </w:rPr>
        <w:t xml:space="preserve">Figure </w:t>
      </w:r>
      <w:r w:rsidR="00A87DE6">
        <w:rPr>
          <w:noProof/>
          <w:lang w:val="en-US"/>
        </w:rPr>
        <w:t>1</w:t>
      </w:r>
      <w:r w:rsidR="00A87DE6" w:rsidRPr="0045652F">
        <w:rPr>
          <w:noProof/>
          <w:lang w:val="en-US"/>
        </w:rPr>
        <w:noBreakHyphen/>
      </w:r>
      <w:r w:rsidR="00A87DE6">
        <w:rPr>
          <w:noProof/>
          <w:lang w:val="en-US"/>
        </w:rPr>
        <w:t>126</w:t>
      </w:r>
      <w:r w:rsidRPr="0045652F">
        <w:rPr>
          <w:rFonts w:ascii="Verdana" w:hAnsi="Verdana"/>
          <w:b/>
          <w:bCs/>
          <w:i/>
          <w:iCs/>
          <w:lang w:val="en-US"/>
        </w:rPr>
        <w:fldChar w:fldCharType="end"/>
      </w:r>
      <w:r w:rsidRPr="0045652F">
        <w:rPr>
          <w:rFonts w:ascii="Verdana" w:hAnsi="Verdana"/>
          <w:b/>
          <w:bCs/>
          <w:i/>
          <w:iCs/>
          <w:lang w:val="en-US"/>
        </w:rPr>
        <w:t>)</w:t>
      </w:r>
    </w:p>
    <w:p w14:paraId="786B2BA4" w14:textId="77777777" w:rsidR="00774472" w:rsidRPr="0045652F" w:rsidRDefault="00774472">
      <w:pPr>
        <w:pStyle w:val="Listing"/>
        <w:rPr>
          <w:lang w:val="en-US"/>
        </w:rPr>
      </w:pPr>
      <w:r w:rsidRPr="0045652F">
        <w:rPr>
          <w:lang w:val="en-US"/>
        </w:rPr>
        <w:t xml:space="preserve">CAREA    MAP$  FROM-INPUT                                               </w:t>
      </w:r>
    </w:p>
    <w:p w14:paraId="42762CDC" w14:textId="77777777" w:rsidR="00774472" w:rsidRPr="0045652F" w:rsidRDefault="00774472">
      <w:pPr>
        <w:pStyle w:val="Listing"/>
        <w:rPr>
          <w:lang w:val="en-US"/>
        </w:rPr>
      </w:pPr>
      <w:r w:rsidRPr="0045652F">
        <w:rPr>
          <w:lang w:val="en-US"/>
        </w:rPr>
        <w:t xml:space="preserve">CAREA    MAP$  TO-VARIABLE,VAR='MYAREA'                                 </w:t>
      </w:r>
    </w:p>
    <w:p w14:paraId="4AA3DE8B" w14:textId="77777777" w:rsidR="00774472" w:rsidRPr="0045652F" w:rsidRDefault="00774472">
      <w:pPr>
        <w:pStyle w:val="Listing"/>
        <w:rPr>
          <w:lang w:val="en-US"/>
        </w:rPr>
      </w:pPr>
      <w:r w:rsidRPr="0045652F">
        <w:rPr>
          <w:lang w:val="en-US"/>
        </w:rPr>
        <w:t xml:space="preserve">         SCENARIO END                                                   </w:t>
      </w:r>
    </w:p>
    <w:p w14:paraId="0B9D668C" w14:textId="77777777" w:rsidR="00774472" w:rsidRPr="0045652F" w:rsidRDefault="00774472">
      <w:pPr>
        <w:pStyle w:val="Listing"/>
        <w:rPr>
          <w:lang w:val="en-US"/>
        </w:rPr>
      </w:pPr>
      <w:r w:rsidRPr="0045652F">
        <w:rPr>
          <w:lang w:val="en-US"/>
        </w:rPr>
        <w:t xml:space="preserve">         SCRNEND                                                        </w:t>
      </w:r>
    </w:p>
    <w:p w14:paraId="3073B97D" w14:textId="77777777" w:rsidR="00774472" w:rsidRPr="0045652F" w:rsidRDefault="00774472">
      <w:pPr>
        <w:pStyle w:val="Listing"/>
        <w:rPr>
          <w:lang w:val="en-US"/>
        </w:rPr>
      </w:pPr>
      <w:r w:rsidRPr="0045652F">
        <w:rPr>
          <w:lang w:val="en-US"/>
        </w:rPr>
        <w:t xml:space="preserve">         END                                                            </w:t>
      </w:r>
    </w:p>
    <w:p w14:paraId="629FC5D4" w14:textId="77777777" w:rsidR="00774472" w:rsidRPr="0045652F" w:rsidRDefault="00774472">
      <w:pPr>
        <w:pStyle w:val="Listing"/>
        <w:rPr>
          <w:lang w:val="en-US"/>
        </w:rPr>
      </w:pPr>
    </w:p>
    <w:p w14:paraId="2675328E" w14:textId="77777777" w:rsidR="00774472" w:rsidRPr="0045652F" w:rsidRDefault="00774472">
      <w:pPr>
        <w:pStyle w:val="Caption"/>
        <w:rPr>
          <w:lang w:val="en-US"/>
        </w:rPr>
      </w:pPr>
      <w:bookmarkStart w:id="561" w:name="_Ref138670977"/>
      <w:bookmarkStart w:id="562" w:name="_Toc373485096"/>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128</w:t>
      </w:r>
      <w:r w:rsidRPr="0045652F">
        <w:rPr>
          <w:lang w:val="en-US"/>
        </w:rPr>
        <w:fldChar w:fldCharType="end"/>
      </w:r>
      <w:bookmarkEnd w:id="561"/>
      <w:r w:rsidRPr="0045652F">
        <w:rPr>
          <w:lang w:val="en-US"/>
        </w:rPr>
        <w:t xml:space="preserve"> Initial scenario for XML-to-commarea conversion</w:t>
      </w:r>
      <w:bookmarkEnd w:id="562"/>
    </w:p>
    <w:p w14:paraId="79213192" w14:textId="77777777" w:rsidR="00774472" w:rsidRPr="0045652F" w:rsidRDefault="00774472">
      <w:pPr>
        <w:pStyle w:val="ecran0"/>
        <w:rPr>
          <w:lang w:val="en-US"/>
        </w:rPr>
      </w:pPr>
      <w:r w:rsidRPr="0045652F">
        <w:rPr>
          <w:lang w:val="en-US"/>
        </w:rPr>
        <w:t>An example request for XML-to-commarea conversion using the VIRTEL XML parser is shown in the figure below:</w:t>
      </w:r>
    </w:p>
    <w:p w14:paraId="0977B2E4" w14:textId="77777777" w:rsidR="00774472" w:rsidRPr="0045652F" w:rsidRDefault="00774472">
      <w:pPr>
        <w:pStyle w:val="Listing"/>
        <w:rPr>
          <w:lang w:val="en-US"/>
        </w:rPr>
      </w:pPr>
      <w:r w:rsidRPr="0045652F">
        <w:rPr>
          <w:lang w:val="en-US"/>
        </w:rPr>
        <w:t>POST /demohttp/myarea.txt+tranxml HTTP/1.1</w:t>
      </w:r>
    </w:p>
    <w:p w14:paraId="50168A40" w14:textId="77777777" w:rsidR="00774472" w:rsidRPr="0045652F" w:rsidRDefault="00774472">
      <w:pPr>
        <w:pStyle w:val="Listing"/>
        <w:rPr>
          <w:lang w:val="en-US"/>
        </w:rPr>
      </w:pPr>
      <w:r w:rsidRPr="0045652F">
        <w:rPr>
          <w:lang w:val="en-US"/>
        </w:rPr>
        <w:t>Host: 192.168.235.30</w:t>
      </w:r>
    </w:p>
    <w:p w14:paraId="0BC2A6A6" w14:textId="77777777" w:rsidR="00774472" w:rsidRPr="0045652F" w:rsidRDefault="00774472">
      <w:pPr>
        <w:pStyle w:val="Listing"/>
        <w:rPr>
          <w:lang w:val="en-US"/>
        </w:rPr>
      </w:pPr>
      <w:r w:rsidRPr="0045652F">
        <w:rPr>
          <w:lang w:val="en-US"/>
        </w:rPr>
        <w:t>Accept: */*</w:t>
      </w:r>
    </w:p>
    <w:p w14:paraId="457FE946" w14:textId="77777777" w:rsidR="00774472" w:rsidRPr="0045652F" w:rsidRDefault="00774472">
      <w:pPr>
        <w:pStyle w:val="Listing"/>
        <w:rPr>
          <w:lang w:val="en-US"/>
        </w:rPr>
      </w:pPr>
      <w:r w:rsidRPr="0045652F">
        <w:rPr>
          <w:lang w:val="en-US"/>
        </w:rPr>
        <w:t>Content-Length: 172</w:t>
      </w:r>
    </w:p>
    <w:p w14:paraId="5724FA65" w14:textId="77777777" w:rsidR="00774472" w:rsidRPr="0045652F" w:rsidRDefault="00774472">
      <w:pPr>
        <w:pStyle w:val="Listing"/>
        <w:rPr>
          <w:lang w:val="en-US"/>
        </w:rPr>
      </w:pPr>
      <w:r w:rsidRPr="0045652F">
        <w:rPr>
          <w:lang w:val="en-US"/>
        </w:rPr>
        <w:t>Special: GIVE-LENGTH-PREFIX</w:t>
      </w:r>
    </w:p>
    <w:p w14:paraId="40A6D7F9" w14:textId="77777777" w:rsidR="00774472" w:rsidRPr="0045652F" w:rsidRDefault="00774472">
      <w:pPr>
        <w:pStyle w:val="Listing"/>
        <w:rPr>
          <w:lang w:val="en-US"/>
        </w:rPr>
      </w:pPr>
    </w:p>
    <w:p w14:paraId="5BB838C8" w14:textId="77777777" w:rsidR="00774472" w:rsidRPr="0045652F" w:rsidRDefault="00774472">
      <w:pPr>
        <w:pStyle w:val="Listing"/>
        <w:rPr>
          <w:lang w:val="fr-FR"/>
        </w:rPr>
      </w:pPr>
      <w:r w:rsidRPr="0045652F">
        <w:rPr>
          <w:lang w:val="fr-FR"/>
        </w:rPr>
        <w:t>&lt;?xml version="1.0" ?&gt;</w:t>
      </w:r>
    </w:p>
    <w:p w14:paraId="45673BE1" w14:textId="77777777" w:rsidR="00774472" w:rsidRPr="0045652F" w:rsidRDefault="00774472">
      <w:pPr>
        <w:pStyle w:val="Listing"/>
        <w:rPr>
          <w:lang w:val="fr-FR"/>
        </w:rPr>
      </w:pPr>
      <w:r w:rsidRPr="0045652F">
        <w:rPr>
          <w:lang w:val="fr-FR"/>
        </w:rPr>
        <w:t>&lt;request&gt;</w:t>
      </w:r>
    </w:p>
    <w:p w14:paraId="2470FDCF" w14:textId="77777777" w:rsidR="00774472" w:rsidRPr="0045652F" w:rsidRDefault="00774472">
      <w:pPr>
        <w:pStyle w:val="Listing"/>
        <w:rPr>
          <w:lang w:val="fr-FR"/>
        </w:rPr>
      </w:pPr>
      <w:r w:rsidRPr="0045652F">
        <w:rPr>
          <w:lang w:val="fr-FR"/>
        </w:rPr>
        <w:t xml:space="preserve"> &lt;date&gt;2006-06-21&lt;/date&gt;</w:t>
      </w:r>
    </w:p>
    <w:p w14:paraId="1DC5A43A" w14:textId="77777777" w:rsidR="00774472" w:rsidRPr="0045652F" w:rsidRDefault="00774472">
      <w:pPr>
        <w:pStyle w:val="Listing"/>
        <w:rPr>
          <w:lang w:val="en-US"/>
        </w:rPr>
      </w:pPr>
      <w:r w:rsidRPr="0045652F">
        <w:rPr>
          <w:lang w:val="fr-FR"/>
        </w:rPr>
        <w:t xml:space="preserve"> </w:t>
      </w:r>
      <w:r w:rsidRPr="0045652F">
        <w:rPr>
          <w:lang w:val="en-US"/>
        </w:rPr>
        <w:t>&lt;identity&gt;&lt;iban&gt;AB1234CD&lt;/iban&gt;&lt;/identity&gt;</w:t>
      </w:r>
    </w:p>
    <w:p w14:paraId="4239F71F" w14:textId="77777777" w:rsidR="00774472" w:rsidRPr="0045652F" w:rsidRDefault="00774472">
      <w:pPr>
        <w:pStyle w:val="Listing"/>
        <w:rPr>
          <w:lang w:val="en-US"/>
        </w:rPr>
      </w:pPr>
      <w:r w:rsidRPr="0045652F">
        <w:rPr>
          <w:lang w:val="en-US"/>
        </w:rPr>
        <w:t xml:space="preserve"> &lt;verified&gt;yes&lt;/verified&gt;</w:t>
      </w:r>
    </w:p>
    <w:p w14:paraId="44CA46FD" w14:textId="77777777" w:rsidR="00774472" w:rsidRPr="0045652F" w:rsidRDefault="00774472">
      <w:pPr>
        <w:pStyle w:val="Listing"/>
        <w:rPr>
          <w:lang w:val="en-US"/>
        </w:rPr>
      </w:pPr>
      <w:r w:rsidRPr="0045652F">
        <w:rPr>
          <w:lang w:val="en-US"/>
        </w:rPr>
        <w:t xml:space="preserve"> &lt;amount&gt;$123.45&lt;/amount&gt;</w:t>
      </w:r>
    </w:p>
    <w:p w14:paraId="1F1232E0" w14:textId="77777777" w:rsidR="00774472" w:rsidRPr="0045652F" w:rsidRDefault="00774472">
      <w:pPr>
        <w:pStyle w:val="Listing"/>
        <w:rPr>
          <w:lang w:val="en-US"/>
        </w:rPr>
      </w:pPr>
      <w:r w:rsidRPr="0045652F">
        <w:rPr>
          <w:lang w:val="en-US"/>
        </w:rPr>
        <w:t>&lt;/request&gt;</w:t>
      </w:r>
    </w:p>
    <w:p w14:paraId="1836827C" w14:textId="77777777" w:rsidR="00774472" w:rsidRPr="0045652F" w:rsidRDefault="00774472">
      <w:pPr>
        <w:pStyle w:val="Listing"/>
        <w:rPr>
          <w:lang w:val="en-US"/>
        </w:rPr>
      </w:pPr>
    </w:p>
    <w:p w14:paraId="7E3890FB" w14:textId="77777777" w:rsidR="00774472" w:rsidRPr="0045652F" w:rsidRDefault="00774472">
      <w:pPr>
        <w:pStyle w:val="Caption"/>
        <w:rPr>
          <w:lang w:val="en-US"/>
        </w:rPr>
      </w:pPr>
      <w:bookmarkStart w:id="563" w:name="_Ref127614533"/>
      <w:bookmarkStart w:id="564" w:name="_Toc373485097"/>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129</w:t>
      </w:r>
      <w:r w:rsidRPr="0045652F">
        <w:rPr>
          <w:lang w:val="en-US"/>
        </w:rPr>
        <w:fldChar w:fldCharType="end"/>
      </w:r>
      <w:bookmarkEnd w:id="563"/>
      <w:r w:rsidRPr="0045652F">
        <w:rPr>
          <w:lang w:val="en-US"/>
        </w:rPr>
        <w:t xml:space="preserve"> Input request for XML-to-commarea conversion</w:t>
      </w:r>
      <w:bookmarkEnd w:id="564"/>
    </w:p>
    <w:p w14:paraId="5B1EE764" w14:textId="77777777" w:rsidR="00774472" w:rsidRPr="0045652F" w:rsidRDefault="00774472">
      <w:pPr>
        <w:pStyle w:val="ecran0"/>
        <w:rPr>
          <w:lang w:val="en-US"/>
        </w:rPr>
      </w:pPr>
      <w:r w:rsidRPr="0045652F">
        <w:rPr>
          <w:lang w:val="en-US"/>
        </w:rPr>
        <w:t xml:space="preserve">The HTTP request shown in </w:t>
      </w:r>
      <w:r w:rsidRPr="0045652F">
        <w:rPr>
          <w:lang w:val="en-US"/>
        </w:rPr>
        <w:fldChar w:fldCharType="begin"/>
      </w:r>
      <w:r w:rsidRPr="0045652F">
        <w:rPr>
          <w:lang w:val="en-US"/>
        </w:rPr>
        <w:instrText xml:space="preserve"> REF _Ref127614533 \h </w:instrText>
      </w:r>
      <w:r w:rsidRPr="0045652F">
        <w:rPr>
          <w:lang w:val="en-US"/>
        </w:rPr>
      </w:r>
      <w:r w:rsidRPr="0045652F">
        <w:rPr>
          <w:lang w:val="en-US"/>
        </w:rPr>
        <w:fldChar w:fldCharType="separate"/>
      </w:r>
      <w:r w:rsidR="00A87DE6" w:rsidRPr="0045652F">
        <w:rPr>
          <w:lang w:val="en-US"/>
        </w:rPr>
        <w:t xml:space="preserve">Figure </w:t>
      </w:r>
      <w:r w:rsidR="00A87DE6">
        <w:rPr>
          <w:noProof/>
          <w:lang w:val="en-US"/>
        </w:rPr>
        <w:t>1</w:t>
      </w:r>
      <w:r w:rsidR="00A87DE6" w:rsidRPr="0045652F">
        <w:rPr>
          <w:lang w:val="en-US"/>
        </w:rPr>
        <w:noBreakHyphen/>
      </w:r>
      <w:r w:rsidR="00A87DE6">
        <w:rPr>
          <w:noProof/>
          <w:lang w:val="en-US"/>
        </w:rPr>
        <w:t>129</w:t>
      </w:r>
      <w:r w:rsidRPr="0045652F">
        <w:rPr>
          <w:lang w:val="en-US"/>
        </w:rPr>
        <w:fldChar w:fldCharType="end"/>
      </w:r>
      <w:r w:rsidRPr="0045652F">
        <w:rPr>
          <w:lang w:val="en-US"/>
        </w:rPr>
        <w:t xml:space="preserve"> specifies the use of a page template named </w:t>
      </w:r>
      <w:r w:rsidRPr="0045652F">
        <w:rPr>
          <w:i/>
          <w:iCs/>
          <w:lang w:val="en-US"/>
        </w:rPr>
        <w:t>myarea.txt</w:t>
      </w:r>
      <w:r w:rsidRPr="0045652F">
        <w:rPr>
          <w:lang w:val="en-US"/>
        </w:rPr>
        <w:t xml:space="preserve"> which is stored in a VIRTEL directory and is shown in the figure below.  By use of this page template, the commarea MYAREA created by the INITIAL scenario SCONVXML is inserted into the HTTP response data:</w:t>
      </w:r>
    </w:p>
    <w:p w14:paraId="4B9FCB0F" w14:textId="77777777" w:rsidR="00774472" w:rsidRPr="0045652F" w:rsidRDefault="00774472">
      <w:pPr>
        <w:pStyle w:val="Listing"/>
        <w:rPr>
          <w:lang w:val="en-US"/>
        </w:rPr>
      </w:pPr>
      <w:r w:rsidRPr="0045652F">
        <w:rPr>
          <w:rFonts w:ascii="Verdana" w:hAnsi="Verdana"/>
          <w:b/>
          <w:bCs/>
          <w:i/>
          <w:iCs/>
          <w:lang w:val="en-US"/>
        </w:rPr>
        <w:t>Page template myarea.txt</w:t>
      </w:r>
    </w:p>
    <w:p w14:paraId="4C3DCF39" w14:textId="77777777" w:rsidR="00774472" w:rsidRPr="0045652F" w:rsidRDefault="00774472">
      <w:pPr>
        <w:pStyle w:val="Listing"/>
        <w:rPr>
          <w:lang w:val="en-US"/>
        </w:rPr>
      </w:pPr>
    </w:p>
    <w:p w14:paraId="7A439033" w14:textId="77777777" w:rsidR="00774472" w:rsidRPr="0045652F" w:rsidRDefault="00774472">
      <w:pPr>
        <w:pStyle w:val="Listing"/>
        <w:rPr>
          <w:lang w:val="en-US"/>
        </w:rPr>
      </w:pPr>
      <w:r w:rsidRPr="0045652F">
        <w:rPr>
          <w:lang w:val="en-US"/>
        </w:rPr>
        <w:t>&lt;!--VIRTEL start="{{{" end="}}}" --&gt;</w:t>
      </w:r>
    </w:p>
    <w:p w14:paraId="0CFFF435" w14:textId="77777777" w:rsidR="00774472" w:rsidRPr="0045652F" w:rsidRDefault="00774472">
      <w:pPr>
        <w:pStyle w:val="Listing"/>
        <w:rPr>
          <w:lang w:val="en-US"/>
        </w:rPr>
      </w:pPr>
      <w:r w:rsidRPr="0045652F">
        <w:rPr>
          <w:lang w:val="en-US"/>
        </w:rPr>
        <w:t>{{{ SET-CONTENT-TYPE "text/plain"}}}</w:t>
      </w:r>
    </w:p>
    <w:p w14:paraId="52485C83" w14:textId="77777777" w:rsidR="00774472" w:rsidRPr="0045652F" w:rsidRDefault="00774472">
      <w:pPr>
        <w:pStyle w:val="Listing"/>
        <w:rPr>
          <w:lang w:val="en-US"/>
        </w:rPr>
      </w:pPr>
      <w:r w:rsidRPr="0045652F">
        <w:rPr>
          <w:lang w:val="en-US"/>
        </w:rPr>
        <w:t>{{{ CURRENT-VALUE-OF "MYAREA" }}}</w:t>
      </w:r>
    </w:p>
    <w:p w14:paraId="3D11DD77" w14:textId="77777777" w:rsidR="00774472" w:rsidRPr="0045652F" w:rsidRDefault="00774472">
      <w:pPr>
        <w:pStyle w:val="Listing"/>
        <w:rPr>
          <w:lang w:val="en-US"/>
        </w:rPr>
      </w:pPr>
    </w:p>
    <w:p w14:paraId="7169E9D5" w14:textId="77777777" w:rsidR="00774472" w:rsidRPr="0045652F" w:rsidRDefault="00774472">
      <w:pPr>
        <w:pStyle w:val="Caption"/>
        <w:rPr>
          <w:lang w:val="en-US"/>
        </w:rPr>
      </w:pPr>
      <w:bookmarkStart w:id="565" w:name="_Toc373485098"/>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130</w:t>
      </w:r>
      <w:r w:rsidRPr="0045652F">
        <w:rPr>
          <w:lang w:val="en-US"/>
        </w:rPr>
        <w:fldChar w:fldCharType="end"/>
      </w:r>
      <w:r w:rsidRPr="0045652F">
        <w:rPr>
          <w:lang w:val="en-US"/>
        </w:rPr>
        <w:t xml:space="preserve"> Page template for XML-to-commarea conversion</w:t>
      </w:r>
      <w:bookmarkEnd w:id="565"/>
    </w:p>
    <w:p w14:paraId="073C74C9" w14:textId="77777777" w:rsidR="00774472" w:rsidRPr="0045652F" w:rsidRDefault="00774472">
      <w:pPr>
        <w:pStyle w:val="ecran0"/>
        <w:rPr>
          <w:lang w:val="en-US"/>
        </w:rPr>
      </w:pPr>
      <w:r w:rsidRPr="0045652F">
        <w:rPr>
          <w:lang w:val="en-US"/>
        </w:rPr>
        <w:t>The figure below shows the HTTP response returned by VIRTEL.  The body of the response contains the input data converted to commarea format:</w:t>
      </w:r>
    </w:p>
    <w:p w14:paraId="355905C8" w14:textId="77777777" w:rsidR="00774472" w:rsidRPr="0045652F" w:rsidRDefault="00774472">
      <w:pPr>
        <w:pStyle w:val="Listing"/>
        <w:rPr>
          <w:lang w:val="en-US"/>
        </w:rPr>
      </w:pPr>
      <w:r w:rsidRPr="0045652F">
        <w:rPr>
          <w:lang w:val="en-US"/>
        </w:rPr>
        <w:t>HTTP/1.1 200 Ok</w:t>
      </w:r>
    </w:p>
    <w:p w14:paraId="333F9D6D" w14:textId="77777777" w:rsidR="00774472" w:rsidRPr="0045652F" w:rsidRDefault="00774472">
      <w:pPr>
        <w:pStyle w:val="Listing"/>
        <w:rPr>
          <w:lang w:val="en-US"/>
        </w:rPr>
      </w:pPr>
      <w:r w:rsidRPr="0045652F">
        <w:rPr>
          <w:lang w:val="en-US"/>
        </w:rPr>
        <w:t>Server: Virtel/4.32</w:t>
      </w:r>
    </w:p>
    <w:p w14:paraId="2A873B49" w14:textId="77777777" w:rsidR="00774472" w:rsidRPr="0045652F" w:rsidRDefault="00774472">
      <w:pPr>
        <w:pStyle w:val="Listing"/>
        <w:rPr>
          <w:lang w:val="en-US"/>
        </w:rPr>
      </w:pPr>
      <w:r w:rsidRPr="0045652F">
        <w:rPr>
          <w:lang w:val="en-US"/>
        </w:rPr>
        <w:t>Date: Wed, 21 Jun 2006 15:31:02 GMT</w:t>
      </w:r>
    </w:p>
    <w:p w14:paraId="20FA2D72" w14:textId="77777777" w:rsidR="00774472" w:rsidRPr="0045652F" w:rsidRDefault="00774472">
      <w:pPr>
        <w:pStyle w:val="Listing"/>
        <w:rPr>
          <w:lang w:val="en-US"/>
        </w:rPr>
      </w:pPr>
      <w:r w:rsidRPr="0045652F">
        <w:rPr>
          <w:lang w:val="en-US"/>
        </w:rPr>
        <w:t>Expires: 0</w:t>
      </w:r>
    </w:p>
    <w:p w14:paraId="38AE44A8" w14:textId="77777777" w:rsidR="00774472" w:rsidRPr="0045652F" w:rsidRDefault="00774472">
      <w:pPr>
        <w:pStyle w:val="Listing"/>
        <w:rPr>
          <w:lang w:val="en-US"/>
        </w:rPr>
      </w:pPr>
      <w:r w:rsidRPr="0045652F">
        <w:rPr>
          <w:lang w:val="en-US"/>
        </w:rPr>
        <w:t>Content-length: 00000029</w:t>
      </w:r>
    </w:p>
    <w:p w14:paraId="108CBD7F" w14:textId="77777777" w:rsidR="00774472" w:rsidRPr="0045652F" w:rsidRDefault="00774472">
      <w:pPr>
        <w:pStyle w:val="Listing"/>
        <w:rPr>
          <w:lang w:val="en-US"/>
        </w:rPr>
      </w:pPr>
      <w:r w:rsidRPr="0045652F">
        <w:rPr>
          <w:lang w:val="en-US"/>
        </w:rPr>
        <w:t>Content-type: text/plain</w:t>
      </w:r>
    </w:p>
    <w:p w14:paraId="024E6A29" w14:textId="77777777" w:rsidR="00774472" w:rsidRPr="0045652F" w:rsidRDefault="00774472">
      <w:pPr>
        <w:pStyle w:val="Listing"/>
        <w:rPr>
          <w:lang w:val="en-US"/>
        </w:rPr>
      </w:pPr>
    </w:p>
    <w:p w14:paraId="154B6324" w14:textId="77777777" w:rsidR="00774472" w:rsidRPr="0045652F" w:rsidRDefault="00774472">
      <w:pPr>
        <w:pStyle w:val="Listing"/>
        <w:rPr>
          <w:lang w:val="en-US"/>
        </w:rPr>
      </w:pPr>
    </w:p>
    <w:p w14:paraId="0827110F" w14:textId="77777777" w:rsidR="00774472" w:rsidRPr="0045652F" w:rsidRDefault="00774472">
      <w:pPr>
        <w:pStyle w:val="Listing"/>
        <w:rPr>
          <w:lang w:val="en-US"/>
        </w:rPr>
      </w:pPr>
    </w:p>
    <w:p w14:paraId="5DC620AC" w14:textId="77777777" w:rsidR="00774472" w:rsidRPr="0045652F" w:rsidRDefault="00774472">
      <w:pPr>
        <w:pStyle w:val="Listing"/>
        <w:rPr>
          <w:lang w:val="en-US"/>
        </w:rPr>
      </w:pPr>
      <w:r w:rsidRPr="0045652F">
        <w:rPr>
          <w:lang w:val="en-US"/>
        </w:rPr>
        <w:t>200606212AB1234CD112345</w:t>
      </w:r>
    </w:p>
    <w:p w14:paraId="14E0577B" w14:textId="77777777" w:rsidR="00774472" w:rsidRPr="0045652F" w:rsidRDefault="00774472">
      <w:pPr>
        <w:pStyle w:val="Listing"/>
        <w:rPr>
          <w:lang w:val="en-US"/>
        </w:rPr>
      </w:pPr>
    </w:p>
    <w:p w14:paraId="7D88B9DC" w14:textId="77777777" w:rsidR="00774472" w:rsidRPr="0045652F" w:rsidRDefault="00774472">
      <w:pPr>
        <w:pStyle w:val="Caption"/>
        <w:rPr>
          <w:lang w:val="en-US"/>
        </w:rPr>
      </w:pPr>
      <w:bookmarkStart w:id="566" w:name="_Toc373485099"/>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131</w:t>
      </w:r>
      <w:r w:rsidRPr="0045652F">
        <w:rPr>
          <w:lang w:val="en-US"/>
        </w:rPr>
        <w:fldChar w:fldCharType="end"/>
      </w:r>
      <w:r w:rsidRPr="0045652F">
        <w:rPr>
          <w:lang w:val="en-US"/>
        </w:rPr>
        <w:t xml:space="preserve"> Output response from XML-to-commarea conversion</w:t>
      </w:r>
      <w:bookmarkEnd w:id="566"/>
    </w:p>
    <w:p w14:paraId="014F2543" w14:textId="77777777" w:rsidR="00774472" w:rsidRPr="0045652F" w:rsidRDefault="00774472">
      <w:pPr>
        <w:pStyle w:val="Heading6"/>
        <w:rPr>
          <w:lang w:val="en-US"/>
        </w:rPr>
      </w:pPr>
      <w:r w:rsidRPr="0045652F">
        <w:rPr>
          <w:lang w:val="en-US"/>
        </w:rPr>
        <w:t>Commarea-to-XML conversion using the VIRTEL XML generator</w:t>
      </w:r>
    </w:p>
    <w:p w14:paraId="54552406" w14:textId="77777777" w:rsidR="00774472" w:rsidRPr="0045652F" w:rsidRDefault="00774472">
      <w:pPr>
        <w:pStyle w:val="ecran0"/>
        <w:rPr>
          <w:lang w:val="en-US"/>
        </w:rPr>
      </w:pPr>
      <w:r w:rsidRPr="0045652F">
        <w:rPr>
          <w:lang w:val="en-US"/>
        </w:rPr>
        <w:t xml:space="preserve">The figure below shows an example transaction definition to be used for commarea-to-XML conversion using the VIRTEL XML generator.  The external name “trancom” is the name referenced in the URL of the HTTP request which calls the transaction.  The special application name $NONE$ indicates that no host application is to be called.  The /&amp;S order specified in the “TIOA at Logon” field causes the INITIAL scenario SCONVPLA (see </w:t>
      </w:r>
      <w:r w:rsidRPr="0045652F">
        <w:rPr>
          <w:lang w:val="en-US"/>
        </w:rPr>
        <w:fldChar w:fldCharType="begin"/>
      </w:r>
      <w:r w:rsidRPr="0045652F">
        <w:rPr>
          <w:lang w:val="en-US"/>
        </w:rPr>
        <w:instrText xml:space="preserve"> REF _Ref138675104 \h </w:instrText>
      </w:r>
      <w:r w:rsidRPr="0045652F">
        <w:rPr>
          <w:lang w:val="en-US"/>
        </w:rPr>
      </w:r>
      <w:r w:rsidRPr="0045652F">
        <w:rPr>
          <w:lang w:val="en-US"/>
        </w:rPr>
        <w:fldChar w:fldCharType="separate"/>
      </w:r>
      <w:r w:rsidR="00A87DE6" w:rsidRPr="0045652F">
        <w:rPr>
          <w:lang w:val="en-US"/>
        </w:rPr>
        <w:t xml:space="preserve">Figure </w:t>
      </w:r>
      <w:r w:rsidR="00A87DE6">
        <w:rPr>
          <w:noProof/>
          <w:lang w:val="en-US"/>
        </w:rPr>
        <w:t>1</w:t>
      </w:r>
      <w:r w:rsidR="00A87DE6" w:rsidRPr="0045652F">
        <w:rPr>
          <w:lang w:val="en-US"/>
        </w:rPr>
        <w:noBreakHyphen/>
      </w:r>
      <w:r w:rsidR="00A87DE6">
        <w:rPr>
          <w:noProof/>
          <w:lang w:val="en-US"/>
        </w:rPr>
        <w:t>133</w:t>
      </w:r>
      <w:r w:rsidRPr="0045652F">
        <w:rPr>
          <w:lang w:val="en-US"/>
        </w:rPr>
        <w:fldChar w:fldCharType="end"/>
      </w:r>
      <w:r w:rsidRPr="0045652F">
        <w:rPr>
          <w:lang w:val="en-US"/>
        </w:rPr>
        <w:t>) to be executed.</w:t>
      </w:r>
    </w:p>
    <w:p w14:paraId="6153EC38" w14:textId="77777777" w:rsidR="00774472" w:rsidRPr="0045652F" w:rsidRDefault="00774472">
      <w:pPr>
        <w:pStyle w:val="Ecran80"/>
        <w:rPr>
          <w:lang w:val="en-US"/>
        </w:rPr>
      </w:pPr>
      <w:r w:rsidRPr="0045652F">
        <w:rPr>
          <w:lang w:val="en-US"/>
        </w:rPr>
        <w:t xml:space="preserve"> TRANSACTION DETAIL DEFINITION ---------------------- Applid: VIRTELD2 16:39:58 </w:t>
      </w:r>
    </w:p>
    <w:p w14:paraId="6B9A172D" w14:textId="77777777" w:rsidR="00774472" w:rsidRPr="0045652F" w:rsidRDefault="00774472">
      <w:pPr>
        <w:pStyle w:val="Ecran80"/>
        <w:rPr>
          <w:lang w:val="en-US"/>
        </w:rPr>
      </w:pPr>
      <w:r w:rsidRPr="0045652F">
        <w:rPr>
          <w:lang w:val="en-US"/>
        </w:rPr>
        <w:t xml:space="preserve">                                                                                </w:t>
      </w:r>
    </w:p>
    <w:p w14:paraId="11781CB3" w14:textId="77777777" w:rsidR="00774472" w:rsidRPr="0045652F" w:rsidRDefault="00774472">
      <w:pPr>
        <w:pStyle w:val="Ecran80"/>
        <w:rPr>
          <w:lang w:val="en-US"/>
        </w:rPr>
      </w:pPr>
      <w:r w:rsidRPr="0045652F">
        <w:rPr>
          <w:lang w:val="en-US"/>
        </w:rPr>
        <w:t xml:space="preserve"> Internal name ===&gt; HTTP-16Y               To associate with an entry point name</w:t>
      </w:r>
    </w:p>
    <w:p w14:paraId="47F1C28A" w14:textId="77777777" w:rsidR="00774472" w:rsidRPr="0045652F" w:rsidRDefault="00774472">
      <w:pPr>
        <w:pStyle w:val="Ecran80"/>
        <w:rPr>
          <w:lang w:val="en-US"/>
        </w:rPr>
      </w:pPr>
      <w:r w:rsidRPr="0045652F">
        <w:rPr>
          <w:lang w:val="en-US"/>
        </w:rPr>
        <w:t xml:space="preserve"> External name ===&gt; trancom                Name displayed on user menu          </w:t>
      </w:r>
    </w:p>
    <w:p w14:paraId="20C0F4DD" w14:textId="77777777" w:rsidR="00774472" w:rsidRPr="0045652F" w:rsidRDefault="00774472">
      <w:pPr>
        <w:pStyle w:val="Ecran80"/>
        <w:rPr>
          <w:lang w:val="en-US"/>
        </w:rPr>
      </w:pPr>
      <w:r w:rsidRPr="0045652F">
        <w:rPr>
          <w:lang w:val="en-US"/>
        </w:rPr>
        <w:t xml:space="preserve"> Description   ===&gt; VIRTEL XML generator                                        </w:t>
      </w:r>
    </w:p>
    <w:p w14:paraId="257E75C3" w14:textId="77777777" w:rsidR="00774472" w:rsidRPr="0045652F" w:rsidRDefault="00774472">
      <w:pPr>
        <w:pStyle w:val="Ecran80"/>
        <w:rPr>
          <w:lang w:val="en-US"/>
        </w:rPr>
      </w:pPr>
      <w:r w:rsidRPr="0045652F">
        <w:rPr>
          <w:lang w:val="en-US"/>
        </w:rPr>
        <w:t xml:space="preserve"> Application   ===&gt; $NONE$                 Application to be called             </w:t>
      </w:r>
    </w:p>
    <w:p w14:paraId="7F788B82" w14:textId="77777777" w:rsidR="00774472" w:rsidRPr="0045652F" w:rsidRDefault="00774472">
      <w:pPr>
        <w:pStyle w:val="Ecran80"/>
        <w:rPr>
          <w:lang w:val="en-US"/>
        </w:rPr>
      </w:pPr>
      <w:r w:rsidRPr="0045652F">
        <w:rPr>
          <w:lang w:val="en-US"/>
        </w:rPr>
        <w:t xml:space="preserve"> </w:t>
      </w:r>
      <w:r w:rsidR="00402441">
        <w:rPr>
          <w:lang w:val="en-US"/>
        </w:rPr>
        <w:t xml:space="preserve">PassTicket    ===&gt; 0  Name ===&gt;           0=no 1=yes 2=unsigned                </w:t>
      </w:r>
    </w:p>
    <w:p w14:paraId="4E8CF9FB" w14:textId="77777777" w:rsidR="00774472" w:rsidRPr="0045652F" w:rsidRDefault="00774472">
      <w:pPr>
        <w:pStyle w:val="Ecran80"/>
        <w:rPr>
          <w:lang w:val="en-US"/>
        </w:rPr>
      </w:pPr>
      <w:r w:rsidRPr="0045652F">
        <w:rPr>
          <w:lang w:val="en-US"/>
        </w:rPr>
        <w:t xml:space="preserve"> Application type   ===&gt; 2                 1=VTAM 2=VIRTEL 3=SERV 4=PAGE 5=LINE </w:t>
      </w:r>
    </w:p>
    <w:p w14:paraId="115EE07D" w14:textId="77777777" w:rsidR="00774472" w:rsidRPr="0045652F" w:rsidRDefault="00774472">
      <w:pPr>
        <w:pStyle w:val="Ecran80"/>
        <w:rPr>
          <w:lang w:val="en-US"/>
        </w:rPr>
      </w:pPr>
      <w:r w:rsidRPr="0045652F">
        <w:rPr>
          <w:lang w:val="en-US"/>
        </w:rPr>
        <w:t xml:space="preserve"> Pseudo-terminals   ===&gt; HTLOC             Prefix of name of partner terminals  </w:t>
      </w:r>
    </w:p>
    <w:p w14:paraId="7FD6C7C4" w14:textId="77777777" w:rsidR="00774472" w:rsidRPr="0045652F" w:rsidRDefault="00774472">
      <w:pPr>
        <w:pStyle w:val="Ecran80"/>
        <w:rPr>
          <w:lang w:val="en-US"/>
        </w:rPr>
      </w:pPr>
      <w:r w:rsidRPr="0045652F">
        <w:rPr>
          <w:lang w:val="en-US"/>
        </w:rPr>
        <w:t xml:space="preserve"> Logmode            ===&gt;                   Specify when LOGMODE must be changed </w:t>
      </w:r>
    </w:p>
    <w:p w14:paraId="6DBA986C" w14:textId="77777777" w:rsidR="00774472" w:rsidRPr="0045652F" w:rsidRDefault="00774472">
      <w:pPr>
        <w:pStyle w:val="Ecran80"/>
        <w:rPr>
          <w:lang w:val="en-US"/>
        </w:rPr>
      </w:pPr>
      <w:r w:rsidRPr="0045652F">
        <w:rPr>
          <w:lang w:val="en-US"/>
        </w:rPr>
        <w:t xml:space="preserve"> How started        ===&gt; 1                 1=menu 2=sub-menu 3=auto             </w:t>
      </w:r>
    </w:p>
    <w:p w14:paraId="2A764891" w14:textId="77777777" w:rsidR="00774472" w:rsidRPr="0045652F" w:rsidRDefault="00774472">
      <w:pPr>
        <w:pStyle w:val="Ecran80"/>
        <w:rPr>
          <w:lang w:val="en-US"/>
        </w:rPr>
      </w:pPr>
      <w:r w:rsidRPr="0045652F">
        <w:rPr>
          <w:lang w:val="en-US"/>
        </w:rPr>
        <w:t xml:space="preserve"> Security           ===&gt; 0                 0=none 1=basic 2=NTLM 3=TLS 4=HTML   </w:t>
      </w:r>
    </w:p>
    <w:p w14:paraId="16CABAB8" w14:textId="77777777" w:rsidR="00774472" w:rsidRPr="0045652F" w:rsidRDefault="00774472">
      <w:pPr>
        <w:pStyle w:val="Ecran80"/>
        <w:rPr>
          <w:lang w:val="en-US"/>
        </w:rPr>
      </w:pPr>
      <w:r w:rsidRPr="0045652F">
        <w:rPr>
          <w:lang w:val="en-US"/>
        </w:rPr>
        <w:t xml:space="preserve"> H4W commands ?     ===&gt;                   0=no 1=yes 2=if2VIRTEL 4=auto        </w:t>
      </w:r>
    </w:p>
    <w:p w14:paraId="7A69E8BA" w14:textId="77777777" w:rsidR="00774472" w:rsidRPr="0045652F" w:rsidRDefault="00774472">
      <w:pPr>
        <w:pStyle w:val="Ecran80"/>
        <w:rPr>
          <w:lang w:val="en-US"/>
        </w:rPr>
      </w:pPr>
      <w:r w:rsidRPr="0045652F">
        <w:rPr>
          <w:lang w:val="en-US"/>
        </w:rPr>
        <w:t xml:space="preserve"> Logon message      ===&gt;                                                        </w:t>
      </w:r>
    </w:p>
    <w:p w14:paraId="4C121723" w14:textId="77777777" w:rsidR="00774472" w:rsidRPr="0045652F" w:rsidRDefault="00774472">
      <w:pPr>
        <w:pStyle w:val="Ecran80"/>
        <w:rPr>
          <w:lang w:val="en-US"/>
        </w:rPr>
      </w:pPr>
      <w:r w:rsidRPr="0045652F">
        <w:rPr>
          <w:lang w:val="en-US"/>
        </w:rPr>
        <w:t xml:space="preserve">                                                                                </w:t>
      </w:r>
    </w:p>
    <w:p w14:paraId="6D0E8562" w14:textId="77777777" w:rsidR="00774472" w:rsidRPr="0045652F" w:rsidRDefault="00774472">
      <w:pPr>
        <w:pStyle w:val="Ecran80"/>
        <w:rPr>
          <w:lang w:val="en-US"/>
        </w:rPr>
      </w:pPr>
      <w:r w:rsidRPr="0045652F">
        <w:rPr>
          <w:lang w:val="en-US"/>
        </w:rPr>
        <w:t xml:space="preserve"> TIOA at logon      ===&gt; &amp;/S &amp;/T                                                </w:t>
      </w:r>
    </w:p>
    <w:p w14:paraId="6120017A" w14:textId="77777777" w:rsidR="00774472" w:rsidRPr="0045652F" w:rsidRDefault="00774472">
      <w:pPr>
        <w:pStyle w:val="Ecran80"/>
        <w:rPr>
          <w:lang w:val="en-US"/>
        </w:rPr>
      </w:pPr>
      <w:r w:rsidRPr="0045652F">
        <w:rPr>
          <w:lang w:val="en-US"/>
        </w:rPr>
        <w:t xml:space="preserve">                                                                                </w:t>
      </w:r>
    </w:p>
    <w:p w14:paraId="23E58F59" w14:textId="77777777" w:rsidR="00774472" w:rsidRPr="0045652F" w:rsidRDefault="00774472">
      <w:pPr>
        <w:pStyle w:val="Ecran80"/>
        <w:rPr>
          <w:lang w:val="en-US"/>
        </w:rPr>
      </w:pPr>
      <w:r w:rsidRPr="0045652F">
        <w:rPr>
          <w:lang w:val="en-US"/>
        </w:rPr>
        <w:t xml:space="preserve"> TIOA at logoff     ===&gt;                                                        </w:t>
      </w:r>
    </w:p>
    <w:p w14:paraId="38B8FDA2" w14:textId="77777777" w:rsidR="00774472" w:rsidRPr="0045652F" w:rsidRDefault="00774472">
      <w:pPr>
        <w:pStyle w:val="Ecran80"/>
        <w:rPr>
          <w:lang w:val="en-US"/>
        </w:rPr>
      </w:pPr>
      <w:r w:rsidRPr="0045652F">
        <w:rPr>
          <w:lang w:val="en-US"/>
        </w:rPr>
        <w:t xml:space="preserve">                                                                                </w:t>
      </w:r>
    </w:p>
    <w:p w14:paraId="2BE70173" w14:textId="77777777" w:rsidR="00774472" w:rsidRPr="0045652F" w:rsidRDefault="00774472">
      <w:pPr>
        <w:pStyle w:val="Ecran80"/>
        <w:rPr>
          <w:lang w:val="en-US"/>
        </w:rPr>
      </w:pPr>
      <w:r w:rsidRPr="0045652F">
        <w:rPr>
          <w:lang w:val="en-US"/>
        </w:rPr>
        <w:t xml:space="preserve"> Initial Scenario   ===&gt; SCONVPLA          Final Scenario      ===&gt;             </w:t>
      </w:r>
    </w:p>
    <w:p w14:paraId="582F6B33" w14:textId="77777777" w:rsidR="00774472" w:rsidRPr="0045652F" w:rsidRDefault="00774472">
      <w:pPr>
        <w:pStyle w:val="Ecran80"/>
        <w:rPr>
          <w:lang w:val="en-US"/>
        </w:rPr>
      </w:pPr>
      <w:r w:rsidRPr="0045652F">
        <w:rPr>
          <w:lang w:val="en-US"/>
        </w:rPr>
        <w:t xml:space="preserve"> Input Scenario     ===&gt;                   Output Scenario     ===&gt;             </w:t>
      </w:r>
    </w:p>
    <w:p w14:paraId="2E3055E0" w14:textId="77777777" w:rsidR="00774472" w:rsidRPr="0045652F" w:rsidRDefault="00774472">
      <w:pPr>
        <w:pStyle w:val="Ecran80"/>
        <w:rPr>
          <w:lang w:val="en-US"/>
        </w:rPr>
      </w:pPr>
      <w:r w:rsidRPr="0045652F">
        <w:rPr>
          <w:lang w:val="en-US"/>
        </w:rPr>
        <w:t xml:space="preserve">                                                                                </w:t>
      </w:r>
    </w:p>
    <w:p w14:paraId="0F5B3DC2" w14:textId="77777777" w:rsidR="00774472" w:rsidRPr="0045652F" w:rsidRDefault="00774472">
      <w:pPr>
        <w:pStyle w:val="Ecran80"/>
        <w:rPr>
          <w:lang w:val="en-US"/>
        </w:rPr>
      </w:pPr>
      <w:r w:rsidRPr="0045652F">
        <w:rPr>
          <w:lang w:val="en-US"/>
        </w:rPr>
        <w:t xml:space="preserve"> P1=Update                          P3=Return                       P12=Server  </w:t>
      </w:r>
    </w:p>
    <w:p w14:paraId="3A5CE49D" w14:textId="77777777" w:rsidR="00774472" w:rsidRPr="0045652F" w:rsidRDefault="00774472">
      <w:pPr>
        <w:pStyle w:val="Ecran80"/>
        <w:rPr>
          <w:lang w:val="en-US"/>
        </w:rPr>
      </w:pPr>
      <w:r w:rsidRPr="0045652F">
        <w:rPr>
          <w:lang w:val="en-US"/>
        </w:rPr>
        <w:t xml:space="preserve">                                                                                </w:t>
      </w:r>
    </w:p>
    <w:p w14:paraId="18BB2A2A" w14:textId="77777777" w:rsidR="00774472" w:rsidRPr="0045652F" w:rsidRDefault="00774472">
      <w:pPr>
        <w:pStyle w:val="Caption"/>
        <w:rPr>
          <w:lang w:val="en-US"/>
        </w:rPr>
      </w:pPr>
      <w:bookmarkStart w:id="567" w:name="_Toc373485100"/>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132</w:t>
      </w:r>
      <w:r w:rsidRPr="0045652F">
        <w:rPr>
          <w:lang w:val="en-US"/>
        </w:rPr>
        <w:fldChar w:fldCharType="end"/>
      </w:r>
      <w:r w:rsidRPr="0045652F">
        <w:rPr>
          <w:lang w:val="en-US"/>
        </w:rPr>
        <w:t xml:space="preserve"> VIRTEL transaction definition for commarea-to-XML conversion</w:t>
      </w:r>
      <w:bookmarkEnd w:id="567"/>
    </w:p>
    <w:p w14:paraId="5F4D398A" w14:textId="77777777" w:rsidR="00774472" w:rsidRPr="0045652F" w:rsidRDefault="00774472">
      <w:pPr>
        <w:pStyle w:val="ecran0"/>
        <w:rPr>
          <w:lang w:val="en-US"/>
        </w:rPr>
      </w:pPr>
      <w:r w:rsidRPr="0045652F">
        <w:rPr>
          <w:lang w:val="en-US"/>
        </w:rPr>
        <w:t>The initial scenario for commarea-to-XML conversion is shown below:</w:t>
      </w:r>
    </w:p>
    <w:p w14:paraId="30A54A63" w14:textId="77777777" w:rsidR="00774472" w:rsidRPr="0045652F" w:rsidRDefault="00774472">
      <w:pPr>
        <w:pStyle w:val="Listing"/>
        <w:rPr>
          <w:lang w:val="en-US"/>
        </w:rPr>
      </w:pPr>
      <w:r w:rsidRPr="0045652F">
        <w:rPr>
          <w:rFonts w:ascii="Verdana" w:hAnsi="Verdana"/>
          <w:b/>
          <w:bCs/>
          <w:i/>
          <w:iCs/>
          <w:lang w:val="en-US"/>
        </w:rPr>
        <w:t>Member name SCONVPLA</w:t>
      </w:r>
    </w:p>
    <w:p w14:paraId="502376FB" w14:textId="77777777" w:rsidR="00774472" w:rsidRPr="0045652F" w:rsidRDefault="00774472">
      <w:pPr>
        <w:pStyle w:val="Listing"/>
        <w:rPr>
          <w:lang w:val="en-US"/>
        </w:rPr>
      </w:pPr>
    </w:p>
    <w:p w14:paraId="7B984BCE" w14:textId="77777777" w:rsidR="00774472" w:rsidRPr="0045652F" w:rsidRDefault="00774472">
      <w:pPr>
        <w:pStyle w:val="Listing"/>
        <w:rPr>
          <w:lang w:val="en-US"/>
        </w:rPr>
      </w:pPr>
      <w:r w:rsidRPr="0045652F">
        <w:rPr>
          <w:lang w:val="en-US"/>
        </w:rPr>
        <w:t xml:space="preserve">SCONVPLA SCREENS APPL=SCONVPLA                                          </w:t>
      </w:r>
    </w:p>
    <w:p w14:paraId="1CA108C3" w14:textId="77777777" w:rsidR="00774472" w:rsidRPr="0045652F" w:rsidRDefault="00774472">
      <w:pPr>
        <w:pStyle w:val="Listing"/>
        <w:rPr>
          <w:lang w:val="en-US"/>
        </w:rPr>
      </w:pPr>
      <w:r w:rsidRPr="0045652F">
        <w:rPr>
          <w:lang w:val="en-US"/>
        </w:rPr>
        <w:t xml:space="preserve">         SCENARIO INITIAL                                               </w:t>
      </w:r>
    </w:p>
    <w:p w14:paraId="68D9DC1B" w14:textId="77777777" w:rsidR="00774472" w:rsidRPr="0045652F" w:rsidRDefault="00774472">
      <w:pPr>
        <w:pStyle w:val="Listing"/>
        <w:rPr>
          <w:lang w:val="en-US"/>
        </w:rPr>
      </w:pPr>
      <w:r w:rsidRPr="0045652F">
        <w:rPr>
          <w:lang w:val="en-US"/>
        </w:rPr>
        <w:t xml:space="preserve">         COPY  SCONVMAP      </w:t>
      </w:r>
      <w:r w:rsidRPr="0045652F">
        <w:rPr>
          <w:rFonts w:ascii="Verdana" w:hAnsi="Verdana"/>
          <w:b/>
          <w:bCs/>
          <w:i/>
          <w:iCs/>
          <w:lang w:val="en-US"/>
        </w:rPr>
        <w:t xml:space="preserve">(copy member shown in </w:t>
      </w:r>
      <w:r w:rsidRPr="0045652F">
        <w:rPr>
          <w:rFonts w:ascii="Verdana" w:hAnsi="Verdana"/>
          <w:b/>
          <w:bCs/>
          <w:i/>
          <w:iCs/>
          <w:lang w:val="en-US"/>
        </w:rPr>
        <w:fldChar w:fldCharType="begin"/>
      </w:r>
      <w:r w:rsidRPr="0045652F">
        <w:rPr>
          <w:rFonts w:ascii="Verdana" w:hAnsi="Verdana"/>
          <w:b/>
          <w:bCs/>
          <w:i/>
          <w:iCs/>
          <w:lang w:val="en-US"/>
        </w:rPr>
        <w:instrText xml:space="preserve"> REF _Ref138670634 \h </w:instrText>
      </w:r>
      <w:r w:rsidRPr="0045652F">
        <w:rPr>
          <w:rFonts w:ascii="Verdana" w:hAnsi="Verdana"/>
          <w:b/>
          <w:bCs/>
          <w:i/>
          <w:iCs/>
          <w:lang w:val="en-US"/>
        </w:rPr>
      </w:r>
      <w:r w:rsidRPr="0045652F">
        <w:rPr>
          <w:rFonts w:ascii="Verdana" w:hAnsi="Verdana"/>
          <w:b/>
          <w:bCs/>
          <w:i/>
          <w:iCs/>
          <w:lang w:val="en-US"/>
        </w:rPr>
        <w:instrText xml:space="preserve"> \* MERGEFORMAT </w:instrText>
      </w:r>
      <w:r w:rsidRPr="0045652F">
        <w:rPr>
          <w:rFonts w:ascii="Verdana" w:hAnsi="Verdana"/>
          <w:b/>
          <w:bCs/>
          <w:i/>
          <w:iCs/>
          <w:lang w:val="en-US"/>
        </w:rPr>
        <w:fldChar w:fldCharType="separate"/>
      </w:r>
      <w:r w:rsidR="00A87DE6" w:rsidRPr="0045652F">
        <w:rPr>
          <w:lang w:val="en-US"/>
        </w:rPr>
        <w:t xml:space="preserve">Figure </w:t>
      </w:r>
      <w:r w:rsidR="00A87DE6">
        <w:rPr>
          <w:noProof/>
          <w:lang w:val="en-US"/>
        </w:rPr>
        <w:t>1</w:t>
      </w:r>
      <w:r w:rsidR="00A87DE6" w:rsidRPr="0045652F">
        <w:rPr>
          <w:noProof/>
          <w:lang w:val="en-US"/>
        </w:rPr>
        <w:noBreakHyphen/>
      </w:r>
      <w:r w:rsidR="00A87DE6">
        <w:rPr>
          <w:noProof/>
          <w:lang w:val="en-US"/>
        </w:rPr>
        <w:t>126</w:t>
      </w:r>
      <w:r w:rsidRPr="0045652F">
        <w:rPr>
          <w:rFonts w:ascii="Verdana" w:hAnsi="Verdana"/>
          <w:b/>
          <w:bCs/>
          <w:i/>
          <w:iCs/>
          <w:lang w:val="en-US"/>
        </w:rPr>
        <w:fldChar w:fldCharType="end"/>
      </w:r>
      <w:r w:rsidRPr="0045652F">
        <w:rPr>
          <w:rFonts w:ascii="Verdana" w:hAnsi="Verdana"/>
          <w:b/>
          <w:bCs/>
          <w:i/>
          <w:iCs/>
          <w:lang w:val="en-US"/>
        </w:rPr>
        <w:t>)</w:t>
      </w:r>
    </w:p>
    <w:p w14:paraId="08DDEBA7" w14:textId="77777777" w:rsidR="00774472" w:rsidRPr="0045652F" w:rsidRDefault="00774472">
      <w:pPr>
        <w:pStyle w:val="Listing"/>
        <w:rPr>
          <w:lang w:val="en-US"/>
        </w:rPr>
      </w:pPr>
      <w:r w:rsidRPr="0045652F">
        <w:rPr>
          <w:lang w:val="en-US"/>
        </w:rPr>
        <w:t xml:space="preserve">CAREA    TOVAR$ FROM-INPUT                                              </w:t>
      </w:r>
    </w:p>
    <w:p w14:paraId="44A6121A" w14:textId="77777777" w:rsidR="00774472" w:rsidRPr="0045652F" w:rsidRDefault="00774472">
      <w:pPr>
        <w:pStyle w:val="Listing"/>
        <w:rPr>
          <w:lang w:val="en-US"/>
        </w:rPr>
      </w:pPr>
      <w:r w:rsidRPr="0045652F">
        <w:rPr>
          <w:lang w:val="en-US"/>
        </w:rPr>
        <w:t xml:space="preserve">         SCENARIO END                                                   </w:t>
      </w:r>
    </w:p>
    <w:p w14:paraId="32113E45" w14:textId="77777777" w:rsidR="00774472" w:rsidRPr="0045652F" w:rsidRDefault="00774472">
      <w:pPr>
        <w:pStyle w:val="Listing"/>
        <w:rPr>
          <w:lang w:val="en-US"/>
        </w:rPr>
      </w:pPr>
      <w:r w:rsidRPr="0045652F">
        <w:rPr>
          <w:lang w:val="en-US"/>
        </w:rPr>
        <w:t xml:space="preserve">         SCRNEND                                                        </w:t>
      </w:r>
    </w:p>
    <w:p w14:paraId="5A8EBA33" w14:textId="77777777" w:rsidR="00774472" w:rsidRPr="0045652F" w:rsidRDefault="00774472">
      <w:pPr>
        <w:pStyle w:val="Listing"/>
        <w:rPr>
          <w:lang w:val="en-US"/>
        </w:rPr>
      </w:pPr>
      <w:r w:rsidRPr="0045652F">
        <w:rPr>
          <w:lang w:val="en-US"/>
        </w:rPr>
        <w:t xml:space="preserve">         END                                                            </w:t>
      </w:r>
    </w:p>
    <w:p w14:paraId="308A2E44" w14:textId="77777777" w:rsidR="00774472" w:rsidRPr="0045652F" w:rsidRDefault="00774472">
      <w:pPr>
        <w:pStyle w:val="Listing"/>
        <w:rPr>
          <w:lang w:val="en-US"/>
        </w:rPr>
      </w:pPr>
    </w:p>
    <w:p w14:paraId="401DA438" w14:textId="77777777" w:rsidR="00774472" w:rsidRPr="0045652F" w:rsidRDefault="00774472">
      <w:pPr>
        <w:pStyle w:val="Caption"/>
        <w:rPr>
          <w:lang w:val="en-US"/>
        </w:rPr>
      </w:pPr>
      <w:bookmarkStart w:id="568" w:name="_Ref138675104"/>
      <w:bookmarkStart w:id="569" w:name="_Toc37348510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133</w:t>
      </w:r>
      <w:r w:rsidRPr="0045652F">
        <w:rPr>
          <w:lang w:val="en-US"/>
        </w:rPr>
        <w:fldChar w:fldCharType="end"/>
      </w:r>
      <w:bookmarkEnd w:id="568"/>
      <w:r w:rsidRPr="0045652F">
        <w:rPr>
          <w:lang w:val="en-US"/>
        </w:rPr>
        <w:t xml:space="preserve"> Initial scenario for commarea-to-XML conversion</w:t>
      </w:r>
      <w:bookmarkEnd w:id="569"/>
    </w:p>
    <w:p w14:paraId="4C31D70D" w14:textId="77777777" w:rsidR="00774472" w:rsidRPr="0045652F" w:rsidRDefault="00774472">
      <w:pPr>
        <w:pStyle w:val="ecran0"/>
        <w:rPr>
          <w:lang w:val="en-US"/>
        </w:rPr>
      </w:pPr>
      <w:r w:rsidRPr="0045652F">
        <w:rPr>
          <w:lang w:val="en-US"/>
        </w:rPr>
        <w:t>An example request for commarea-to-XML conversion using the VIRTEL XML parser is shown in the figure below:</w:t>
      </w:r>
    </w:p>
    <w:p w14:paraId="2F13FE57" w14:textId="77777777" w:rsidR="00774472" w:rsidRPr="0045652F" w:rsidRDefault="00774472">
      <w:pPr>
        <w:pStyle w:val="Listing"/>
        <w:rPr>
          <w:lang w:val="en-US"/>
        </w:rPr>
      </w:pPr>
      <w:r w:rsidRPr="0045652F">
        <w:rPr>
          <w:lang w:val="en-US"/>
        </w:rPr>
        <w:t>POST /demohttp/mydata.xml+trancom HTTP/1.1</w:t>
      </w:r>
    </w:p>
    <w:p w14:paraId="2D1129AC" w14:textId="77777777" w:rsidR="00774472" w:rsidRPr="0045652F" w:rsidRDefault="00774472">
      <w:pPr>
        <w:pStyle w:val="Listing"/>
        <w:rPr>
          <w:lang w:val="en-US"/>
        </w:rPr>
      </w:pPr>
      <w:r w:rsidRPr="0045652F">
        <w:rPr>
          <w:lang w:val="en-US"/>
        </w:rPr>
        <w:t>Host: 192.168.235.30</w:t>
      </w:r>
    </w:p>
    <w:p w14:paraId="06786BB4" w14:textId="77777777" w:rsidR="00774472" w:rsidRPr="0045652F" w:rsidRDefault="00774472">
      <w:pPr>
        <w:pStyle w:val="Listing"/>
        <w:rPr>
          <w:lang w:val="en-US"/>
        </w:rPr>
      </w:pPr>
      <w:r w:rsidRPr="0045652F">
        <w:rPr>
          <w:lang w:val="en-US"/>
        </w:rPr>
        <w:t>Accept: */*</w:t>
      </w:r>
    </w:p>
    <w:p w14:paraId="54C87F0D" w14:textId="77777777" w:rsidR="00774472" w:rsidRPr="0045652F" w:rsidRDefault="00774472">
      <w:pPr>
        <w:pStyle w:val="Listing"/>
        <w:rPr>
          <w:lang w:val="en-US"/>
        </w:rPr>
      </w:pPr>
      <w:r w:rsidRPr="0045652F">
        <w:rPr>
          <w:lang w:val="en-US"/>
        </w:rPr>
        <w:t>Content-Length: 27</w:t>
      </w:r>
    </w:p>
    <w:p w14:paraId="2ABF0B70" w14:textId="77777777" w:rsidR="00774472" w:rsidRPr="0045652F" w:rsidRDefault="00774472">
      <w:pPr>
        <w:pStyle w:val="Listing"/>
        <w:rPr>
          <w:lang w:val="en-US"/>
        </w:rPr>
      </w:pPr>
      <w:r w:rsidRPr="0045652F">
        <w:rPr>
          <w:lang w:val="en-US"/>
        </w:rPr>
        <w:t>Special: GIVE-LENGTH-PREFIX</w:t>
      </w:r>
    </w:p>
    <w:p w14:paraId="7E2688DF" w14:textId="77777777" w:rsidR="00774472" w:rsidRPr="0045652F" w:rsidRDefault="00774472">
      <w:pPr>
        <w:pStyle w:val="Listing"/>
        <w:rPr>
          <w:lang w:val="en-US"/>
        </w:rPr>
      </w:pPr>
    </w:p>
    <w:p w14:paraId="275DD444" w14:textId="77777777" w:rsidR="00774472" w:rsidRPr="0045652F" w:rsidRDefault="00774472">
      <w:pPr>
        <w:pStyle w:val="Listing"/>
        <w:rPr>
          <w:lang w:val="en-US"/>
        </w:rPr>
      </w:pPr>
      <w:r w:rsidRPr="0045652F">
        <w:rPr>
          <w:lang w:val="en-US"/>
        </w:rPr>
        <w:t>200606212AB1234CD112345</w:t>
      </w:r>
    </w:p>
    <w:p w14:paraId="55A4F4EA" w14:textId="77777777" w:rsidR="00774472" w:rsidRPr="0045652F" w:rsidRDefault="00774472">
      <w:pPr>
        <w:pStyle w:val="Listing"/>
        <w:rPr>
          <w:lang w:val="en-US"/>
        </w:rPr>
      </w:pPr>
    </w:p>
    <w:p w14:paraId="3454A866" w14:textId="77777777" w:rsidR="00774472" w:rsidRPr="0045652F" w:rsidRDefault="00774472">
      <w:pPr>
        <w:pStyle w:val="Caption"/>
        <w:rPr>
          <w:lang w:val="en-US"/>
        </w:rPr>
      </w:pPr>
      <w:bookmarkStart w:id="570" w:name="_Ref138675377"/>
      <w:bookmarkStart w:id="571" w:name="_Toc37348510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134</w:t>
      </w:r>
      <w:r w:rsidRPr="0045652F">
        <w:rPr>
          <w:lang w:val="en-US"/>
        </w:rPr>
        <w:fldChar w:fldCharType="end"/>
      </w:r>
      <w:bookmarkEnd w:id="570"/>
      <w:r w:rsidRPr="0045652F">
        <w:rPr>
          <w:lang w:val="en-US"/>
        </w:rPr>
        <w:t xml:space="preserve"> Input request for commarea-to-XML conversion</w:t>
      </w:r>
      <w:bookmarkEnd w:id="571"/>
    </w:p>
    <w:p w14:paraId="2ECD2068" w14:textId="77777777" w:rsidR="00774472" w:rsidRPr="0045652F" w:rsidRDefault="00774472">
      <w:pPr>
        <w:pStyle w:val="ecran0"/>
        <w:rPr>
          <w:lang w:val="en-US"/>
        </w:rPr>
      </w:pPr>
      <w:r w:rsidRPr="0045652F">
        <w:rPr>
          <w:lang w:val="en-US"/>
        </w:rPr>
        <w:t xml:space="preserve">The HTTP request shown in </w:t>
      </w:r>
      <w:r w:rsidRPr="0045652F">
        <w:rPr>
          <w:lang w:val="en-US"/>
        </w:rPr>
        <w:fldChar w:fldCharType="begin"/>
      </w:r>
      <w:r w:rsidRPr="0045652F">
        <w:rPr>
          <w:lang w:val="en-US"/>
        </w:rPr>
        <w:instrText xml:space="preserve"> REF _Ref138675377 \h </w:instrText>
      </w:r>
      <w:r w:rsidRPr="0045652F">
        <w:rPr>
          <w:lang w:val="en-US"/>
        </w:rPr>
      </w:r>
      <w:r w:rsidRPr="0045652F">
        <w:rPr>
          <w:lang w:val="en-US"/>
        </w:rPr>
        <w:fldChar w:fldCharType="separate"/>
      </w:r>
      <w:r w:rsidR="00A87DE6" w:rsidRPr="0045652F">
        <w:rPr>
          <w:lang w:val="en-US"/>
        </w:rPr>
        <w:t xml:space="preserve">Figure </w:t>
      </w:r>
      <w:r w:rsidR="00A87DE6">
        <w:rPr>
          <w:noProof/>
          <w:lang w:val="en-US"/>
        </w:rPr>
        <w:t>1</w:t>
      </w:r>
      <w:r w:rsidR="00A87DE6" w:rsidRPr="0045652F">
        <w:rPr>
          <w:lang w:val="en-US"/>
        </w:rPr>
        <w:noBreakHyphen/>
      </w:r>
      <w:r w:rsidR="00A87DE6">
        <w:rPr>
          <w:noProof/>
          <w:lang w:val="en-US"/>
        </w:rPr>
        <w:t>134</w:t>
      </w:r>
      <w:r w:rsidRPr="0045652F">
        <w:rPr>
          <w:lang w:val="en-US"/>
        </w:rPr>
        <w:fldChar w:fldCharType="end"/>
      </w:r>
      <w:r w:rsidRPr="0045652F">
        <w:rPr>
          <w:lang w:val="en-US"/>
        </w:rPr>
        <w:t xml:space="preserve"> specifies the use of a page template named </w:t>
      </w:r>
      <w:r w:rsidRPr="0045652F">
        <w:rPr>
          <w:i/>
          <w:iCs/>
          <w:lang w:val="en-US"/>
        </w:rPr>
        <w:t>mydata.xml</w:t>
      </w:r>
      <w:r w:rsidRPr="0045652F">
        <w:rPr>
          <w:lang w:val="en-US"/>
        </w:rPr>
        <w:t xml:space="preserve"> which is stored in a VIRTEL directory and is shown in the figure below.  By use of this page template, the output variables created by the TOVAR$ instruction in the INITIAL scenario SCONVPLA are inserted into the HTTP response data:</w:t>
      </w:r>
    </w:p>
    <w:p w14:paraId="0E60F6F9" w14:textId="77777777" w:rsidR="00774472" w:rsidRPr="0045652F" w:rsidRDefault="00774472">
      <w:pPr>
        <w:pStyle w:val="Listing"/>
        <w:rPr>
          <w:lang w:val="en-US"/>
        </w:rPr>
      </w:pPr>
      <w:r w:rsidRPr="0045652F">
        <w:rPr>
          <w:rFonts w:ascii="Verdana" w:hAnsi="Verdana"/>
          <w:b/>
          <w:bCs/>
          <w:i/>
          <w:iCs/>
          <w:lang w:val="en-US"/>
        </w:rPr>
        <w:t>Page template mydata.xml</w:t>
      </w:r>
    </w:p>
    <w:p w14:paraId="38EF62FC" w14:textId="77777777" w:rsidR="00774472" w:rsidRPr="0045652F" w:rsidRDefault="00774472">
      <w:pPr>
        <w:pStyle w:val="Listing"/>
        <w:rPr>
          <w:lang w:val="en-US"/>
        </w:rPr>
      </w:pPr>
    </w:p>
    <w:p w14:paraId="52B51DAF" w14:textId="77777777" w:rsidR="00774472" w:rsidRPr="0045652F" w:rsidRDefault="00774472">
      <w:pPr>
        <w:pStyle w:val="Listing"/>
        <w:rPr>
          <w:lang w:val="en-US"/>
        </w:rPr>
      </w:pPr>
      <w:r w:rsidRPr="0045652F">
        <w:rPr>
          <w:lang w:val="en-US"/>
        </w:rPr>
        <w:t>&lt;?xml version="1.0" encoding="UTF-8"?&gt;</w:t>
      </w:r>
    </w:p>
    <w:p w14:paraId="0940AF00" w14:textId="77777777" w:rsidR="00774472" w:rsidRPr="0045652F" w:rsidRDefault="00774472">
      <w:pPr>
        <w:pStyle w:val="Listing"/>
        <w:rPr>
          <w:lang w:val="en-US"/>
        </w:rPr>
      </w:pPr>
      <w:r w:rsidRPr="0045652F">
        <w:rPr>
          <w:lang w:val="en-US"/>
        </w:rPr>
        <w:t>&lt;!--VIRTEL start="{{{" end="}}}" --&gt;</w:t>
      </w:r>
    </w:p>
    <w:p w14:paraId="1186401C" w14:textId="77777777" w:rsidR="00774472" w:rsidRPr="0045652F" w:rsidRDefault="00774472">
      <w:pPr>
        <w:pStyle w:val="Listing"/>
        <w:rPr>
          <w:lang w:val="en-US"/>
        </w:rPr>
      </w:pPr>
      <w:r w:rsidRPr="0045652F">
        <w:rPr>
          <w:lang w:val="en-US"/>
        </w:rPr>
        <w:t>{{{ SET-CONTENT-TYPE "text/xml"}}}{{{SET-OUTPUT-ENCODING-UTF-8 ""}}}</w:t>
      </w:r>
    </w:p>
    <w:p w14:paraId="665632FC" w14:textId="77777777" w:rsidR="00774472" w:rsidRPr="0045652F" w:rsidRDefault="00774472">
      <w:pPr>
        <w:pStyle w:val="Listing"/>
        <w:rPr>
          <w:lang w:val="en-US"/>
        </w:rPr>
      </w:pPr>
      <w:r w:rsidRPr="0045652F">
        <w:rPr>
          <w:lang w:val="en-US"/>
        </w:rPr>
        <w:t>&lt;request&gt;</w:t>
      </w:r>
    </w:p>
    <w:p w14:paraId="13EECBF6" w14:textId="77777777" w:rsidR="00774472" w:rsidRPr="0045652F" w:rsidRDefault="00774472">
      <w:pPr>
        <w:pStyle w:val="Listing"/>
        <w:rPr>
          <w:lang w:val="en-US"/>
        </w:rPr>
      </w:pPr>
      <w:r w:rsidRPr="0045652F">
        <w:rPr>
          <w:lang w:val="en-US"/>
        </w:rPr>
        <w:t xml:space="preserve"> &lt;date&gt;{{{CURRENT-VALUE-OF "date"}}}&lt;/date&gt;</w:t>
      </w:r>
    </w:p>
    <w:p w14:paraId="4B134ABF" w14:textId="77777777" w:rsidR="00774472" w:rsidRPr="0045652F" w:rsidRDefault="00774472">
      <w:pPr>
        <w:pStyle w:val="Listing"/>
        <w:rPr>
          <w:lang w:val="en-US"/>
        </w:rPr>
      </w:pPr>
      <w:r w:rsidRPr="0045652F">
        <w:rPr>
          <w:lang w:val="en-US"/>
        </w:rPr>
        <w:t xml:space="preserve"> &lt;identity&gt;</w:t>
      </w:r>
    </w:p>
    <w:p w14:paraId="3E276BEF" w14:textId="77777777" w:rsidR="00774472" w:rsidRPr="0045652F" w:rsidRDefault="00774472">
      <w:pPr>
        <w:pStyle w:val="Listing"/>
        <w:rPr>
          <w:lang w:val="en-US"/>
        </w:rPr>
      </w:pPr>
      <w:r w:rsidRPr="0045652F">
        <w:rPr>
          <w:lang w:val="en-US"/>
        </w:rPr>
        <w:t xml:space="preserve">  {{{WHEN-EXISTS "bic"}}}&lt;bic&gt;{{{CURRENT-VALUE-OF "bic"}}}&lt;/bic&gt;{{{END-WHEN-EXISTS "bic"}}}</w:t>
      </w:r>
    </w:p>
    <w:p w14:paraId="096494E8" w14:textId="77777777" w:rsidR="00774472" w:rsidRPr="0045652F" w:rsidRDefault="00774472">
      <w:pPr>
        <w:pStyle w:val="Listing"/>
        <w:rPr>
          <w:lang w:val="en-US"/>
        </w:rPr>
      </w:pPr>
      <w:r w:rsidRPr="0045652F">
        <w:rPr>
          <w:lang w:val="en-US"/>
        </w:rPr>
        <w:t xml:space="preserve">  {{{WHEN-EXISTS "iban"}}}&lt;iban&gt;{{{CURRENT-VALUE-OF "iban"}}}&lt;/iban&gt;{{{END-WHEN-EXISTS "iban"}}}</w:t>
      </w:r>
    </w:p>
    <w:p w14:paraId="72B13D07" w14:textId="77777777" w:rsidR="00774472" w:rsidRPr="0045652F" w:rsidRDefault="00774472">
      <w:pPr>
        <w:pStyle w:val="Listing"/>
        <w:rPr>
          <w:lang w:val="en-US"/>
        </w:rPr>
      </w:pPr>
      <w:r w:rsidRPr="0045652F">
        <w:rPr>
          <w:lang w:val="en-US"/>
        </w:rPr>
        <w:t xml:space="preserve">  {{{WHEN-EXISTS "rib"}}}&lt;rib&gt;{{{CURRENT-VALUE-OF "rib"}}}&lt;/rib&gt;{{{END-WHEN-EXISTS "rib"}}}</w:t>
      </w:r>
    </w:p>
    <w:p w14:paraId="147F30F4" w14:textId="77777777" w:rsidR="00774472" w:rsidRPr="0045652F" w:rsidRDefault="00774472">
      <w:pPr>
        <w:pStyle w:val="Listing"/>
        <w:rPr>
          <w:lang w:val="en-US"/>
        </w:rPr>
      </w:pPr>
      <w:r w:rsidRPr="0045652F">
        <w:rPr>
          <w:lang w:val="en-US"/>
        </w:rPr>
        <w:t xml:space="preserve"> &lt;/identity&gt;</w:t>
      </w:r>
    </w:p>
    <w:p w14:paraId="6E85BA68" w14:textId="77777777" w:rsidR="00774472" w:rsidRPr="0045652F" w:rsidRDefault="00774472">
      <w:pPr>
        <w:pStyle w:val="Listing"/>
        <w:rPr>
          <w:lang w:val="en-US"/>
        </w:rPr>
      </w:pPr>
      <w:r w:rsidRPr="0045652F">
        <w:rPr>
          <w:lang w:val="en-US"/>
        </w:rPr>
        <w:t xml:space="preserve"> &lt;verified&gt;{{{CURRENT-VALUE-OF "verified"}}}&lt;/verified&gt;</w:t>
      </w:r>
    </w:p>
    <w:p w14:paraId="1B4D29B6" w14:textId="77777777" w:rsidR="00774472" w:rsidRPr="0045652F" w:rsidRDefault="00774472">
      <w:pPr>
        <w:pStyle w:val="Listing"/>
        <w:rPr>
          <w:lang w:val="en-US"/>
        </w:rPr>
      </w:pPr>
      <w:r w:rsidRPr="0045652F">
        <w:rPr>
          <w:lang w:val="en-US"/>
        </w:rPr>
        <w:t xml:space="preserve"> &lt;amount&gt;{{{CURRENT-VALUE-OF "amount"}}}&lt;/amount&gt;</w:t>
      </w:r>
    </w:p>
    <w:p w14:paraId="7A45DD64" w14:textId="77777777" w:rsidR="00774472" w:rsidRPr="0045652F" w:rsidRDefault="00774472">
      <w:pPr>
        <w:pStyle w:val="Listing"/>
        <w:rPr>
          <w:lang w:val="en-US"/>
        </w:rPr>
      </w:pPr>
      <w:r w:rsidRPr="0045652F">
        <w:rPr>
          <w:lang w:val="en-US"/>
        </w:rPr>
        <w:t>&lt;/request&gt;</w:t>
      </w:r>
    </w:p>
    <w:p w14:paraId="654B40F5" w14:textId="77777777" w:rsidR="00774472" w:rsidRPr="0045652F" w:rsidRDefault="00774472">
      <w:pPr>
        <w:pStyle w:val="Listing"/>
        <w:rPr>
          <w:lang w:val="en-US"/>
        </w:rPr>
      </w:pPr>
    </w:p>
    <w:p w14:paraId="1307EC1F" w14:textId="77777777" w:rsidR="00774472" w:rsidRPr="0045652F" w:rsidRDefault="00774472">
      <w:pPr>
        <w:pStyle w:val="Caption"/>
        <w:rPr>
          <w:lang w:val="en-US"/>
        </w:rPr>
      </w:pPr>
      <w:bookmarkStart w:id="572" w:name="_Toc37348510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135</w:t>
      </w:r>
      <w:r w:rsidRPr="0045652F">
        <w:rPr>
          <w:lang w:val="en-US"/>
        </w:rPr>
        <w:fldChar w:fldCharType="end"/>
      </w:r>
      <w:r w:rsidRPr="0045652F">
        <w:rPr>
          <w:lang w:val="en-US"/>
        </w:rPr>
        <w:t xml:space="preserve"> Page template for commarea-to-XML conversion</w:t>
      </w:r>
      <w:bookmarkEnd w:id="572"/>
    </w:p>
    <w:p w14:paraId="31FA1111" w14:textId="77777777" w:rsidR="00774472" w:rsidRPr="0045652F" w:rsidRDefault="00774472">
      <w:pPr>
        <w:pStyle w:val="ecran0"/>
        <w:rPr>
          <w:lang w:val="en-US"/>
        </w:rPr>
      </w:pPr>
      <w:r w:rsidRPr="0045652F">
        <w:rPr>
          <w:lang w:val="en-US"/>
        </w:rPr>
        <w:t>The figure below shows the HTTP response returned by VIRTEL.  The body of the response contains the input commarea data converted to XML format:</w:t>
      </w:r>
    </w:p>
    <w:p w14:paraId="616D8EAB" w14:textId="77777777" w:rsidR="00774472" w:rsidRPr="0045652F" w:rsidRDefault="00774472">
      <w:pPr>
        <w:pStyle w:val="Listing"/>
        <w:rPr>
          <w:lang w:val="en-US"/>
        </w:rPr>
      </w:pPr>
      <w:r w:rsidRPr="0045652F">
        <w:rPr>
          <w:lang w:val="en-US"/>
        </w:rPr>
        <w:t>HTTP/1.1 200 Ok</w:t>
      </w:r>
    </w:p>
    <w:p w14:paraId="430719A0" w14:textId="77777777" w:rsidR="00774472" w:rsidRPr="0045652F" w:rsidRDefault="00774472">
      <w:pPr>
        <w:pStyle w:val="Listing"/>
        <w:rPr>
          <w:lang w:val="en-US"/>
        </w:rPr>
      </w:pPr>
      <w:r w:rsidRPr="0045652F">
        <w:rPr>
          <w:lang w:val="en-US"/>
        </w:rPr>
        <w:t>Server: Virtel/4.32</w:t>
      </w:r>
    </w:p>
    <w:p w14:paraId="026EF15C" w14:textId="77777777" w:rsidR="00774472" w:rsidRPr="0045652F" w:rsidRDefault="00774472">
      <w:pPr>
        <w:pStyle w:val="Listing"/>
        <w:rPr>
          <w:lang w:val="en-US"/>
        </w:rPr>
      </w:pPr>
      <w:r w:rsidRPr="0045652F">
        <w:rPr>
          <w:lang w:val="en-US"/>
        </w:rPr>
        <w:t xml:space="preserve">Date: Wed, 21 Jun 2006 16:02:55 GMT </w:t>
      </w:r>
    </w:p>
    <w:p w14:paraId="752E0EEA" w14:textId="77777777" w:rsidR="00774472" w:rsidRPr="0045652F" w:rsidRDefault="00774472">
      <w:pPr>
        <w:pStyle w:val="Listing"/>
        <w:rPr>
          <w:lang w:val="en-US"/>
        </w:rPr>
      </w:pPr>
      <w:r w:rsidRPr="0045652F">
        <w:rPr>
          <w:lang w:val="en-US"/>
        </w:rPr>
        <w:t>Expires: 0</w:t>
      </w:r>
    </w:p>
    <w:p w14:paraId="02FF2591" w14:textId="77777777" w:rsidR="00774472" w:rsidRPr="0045652F" w:rsidRDefault="00774472">
      <w:pPr>
        <w:pStyle w:val="Listing"/>
        <w:rPr>
          <w:lang w:val="en-US"/>
        </w:rPr>
      </w:pPr>
      <w:r w:rsidRPr="0045652F">
        <w:rPr>
          <w:lang w:val="en-US"/>
        </w:rPr>
        <w:t>Content-length: 00000207</w:t>
      </w:r>
    </w:p>
    <w:p w14:paraId="1150EE24" w14:textId="77777777" w:rsidR="00774472" w:rsidRPr="0045652F" w:rsidRDefault="00774472">
      <w:pPr>
        <w:pStyle w:val="Listing"/>
        <w:rPr>
          <w:lang w:val="en-US"/>
        </w:rPr>
      </w:pPr>
      <w:r w:rsidRPr="0045652F">
        <w:rPr>
          <w:lang w:val="en-US"/>
        </w:rPr>
        <w:t>Content-type: text/xml</w:t>
      </w:r>
    </w:p>
    <w:p w14:paraId="68CC92FA" w14:textId="77777777" w:rsidR="00774472" w:rsidRPr="0045652F" w:rsidRDefault="00774472">
      <w:pPr>
        <w:pStyle w:val="Listing"/>
        <w:rPr>
          <w:lang w:val="en-US"/>
        </w:rPr>
      </w:pPr>
    </w:p>
    <w:p w14:paraId="0B2F5EA2" w14:textId="77777777" w:rsidR="00774472" w:rsidRPr="0045652F" w:rsidRDefault="00774472">
      <w:pPr>
        <w:pStyle w:val="Listing"/>
        <w:rPr>
          <w:lang w:val="en-US"/>
        </w:rPr>
      </w:pPr>
      <w:r w:rsidRPr="0045652F">
        <w:rPr>
          <w:lang w:val="en-US"/>
        </w:rPr>
        <w:t>&lt;?xml version="1.0" encoding="UTF-8"?&gt;</w:t>
      </w:r>
    </w:p>
    <w:p w14:paraId="334E3037" w14:textId="77777777" w:rsidR="00774472" w:rsidRPr="0045652F" w:rsidRDefault="00774472">
      <w:pPr>
        <w:pStyle w:val="Listing"/>
        <w:rPr>
          <w:lang w:val="en-US"/>
        </w:rPr>
      </w:pPr>
    </w:p>
    <w:p w14:paraId="599C6CC5" w14:textId="77777777" w:rsidR="00774472" w:rsidRPr="0045652F" w:rsidRDefault="00774472">
      <w:pPr>
        <w:pStyle w:val="Listing"/>
        <w:rPr>
          <w:lang w:val="en-US"/>
        </w:rPr>
      </w:pPr>
    </w:p>
    <w:p w14:paraId="6105A3A5" w14:textId="77777777" w:rsidR="00774472" w:rsidRPr="0045652F" w:rsidRDefault="00774472">
      <w:pPr>
        <w:pStyle w:val="Listing"/>
        <w:rPr>
          <w:lang w:val="en-US"/>
        </w:rPr>
      </w:pPr>
      <w:r w:rsidRPr="0045652F">
        <w:rPr>
          <w:lang w:val="en-US"/>
        </w:rPr>
        <w:t>&lt;request&gt;</w:t>
      </w:r>
    </w:p>
    <w:p w14:paraId="3063E83B" w14:textId="77777777" w:rsidR="00774472" w:rsidRPr="0045652F" w:rsidRDefault="00774472">
      <w:pPr>
        <w:pStyle w:val="Listing"/>
        <w:rPr>
          <w:lang w:val="en-US"/>
        </w:rPr>
      </w:pPr>
      <w:r w:rsidRPr="0045652F">
        <w:rPr>
          <w:lang w:val="en-US"/>
        </w:rPr>
        <w:t xml:space="preserve"> &lt;date&gt;2006-06-21&lt;/date&gt;</w:t>
      </w:r>
    </w:p>
    <w:p w14:paraId="03D0D982" w14:textId="77777777" w:rsidR="00774472" w:rsidRPr="0045652F" w:rsidRDefault="00774472">
      <w:pPr>
        <w:pStyle w:val="Listing"/>
        <w:rPr>
          <w:lang w:val="en-US"/>
        </w:rPr>
      </w:pPr>
      <w:r w:rsidRPr="0045652F">
        <w:rPr>
          <w:lang w:val="en-US"/>
        </w:rPr>
        <w:t xml:space="preserve"> &lt;identity&gt;</w:t>
      </w:r>
    </w:p>
    <w:p w14:paraId="7E34FAEF" w14:textId="77777777" w:rsidR="00774472" w:rsidRPr="0045652F" w:rsidRDefault="00774472">
      <w:pPr>
        <w:pStyle w:val="Listing"/>
        <w:rPr>
          <w:lang w:val="en-US"/>
        </w:rPr>
      </w:pPr>
      <w:r w:rsidRPr="0045652F">
        <w:rPr>
          <w:lang w:val="en-US"/>
        </w:rPr>
        <w:t xml:space="preserve">  </w:t>
      </w:r>
    </w:p>
    <w:p w14:paraId="518B9131" w14:textId="77777777" w:rsidR="00774472" w:rsidRPr="0045652F" w:rsidRDefault="00774472">
      <w:pPr>
        <w:pStyle w:val="Listing"/>
        <w:rPr>
          <w:lang w:val="en-US"/>
        </w:rPr>
      </w:pPr>
      <w:r w:rsidRPr="0045652F">
        <w:rPr>
          <w:lang w:val="en-US"/>
        </w:rPr>
        <w:t xml:space="preserve">  &lt;iban&gt;AB1234CD&lt;/iban&gt;</w:t>
      </w:r>
    </w:p>
    <w:p w14:paraId="724DF411" w14:textId="77777777" w:rsidR="00774472" w:rsidRPr="0045652F" w:rsidRDefault="00774472">
      <w:pPr>
        <w:pStyle w:val="Listing"/>
        <w:rPr>
          <w:lang w:val="en-US"/>
        </w:rPr>
      </w:pPr>
      <w:r w:rsidRPr="0045652F">
        <w:rPr>
          <w:lang w:val="en-US"/>
        </w:rPr>
        <w:t xml:space="preserve">  </w:t>
      </w:r>
    </w:p>
    <w:p w14:paraId="33992644" w14:textId="77777777" w:rsidR="00774472" w:rsidRPr="0045652F" w:rsidRDefault="00774472">
      <w:pPr>
        <w:pStyle w:val="Listing"/>
        <w:rPr>
          <w:lang w:val="en-US"/>
        </w:rPr>
      </w:pPr>
      <w:r w:rsidRPr="0045652F">
        <w:rPr>
          <w:lang w:val="en-US"/>
        </w:rPr>
        <w:t xml:space="preserve"> &lt;/identity&gt;</w:t>
      </w:r>
    </w:p>
    <w:p w14:paraId="155DBC5F" w14:textId="77777777" w:rsidR="00774472" w:rsidRPr="0045652F" w:rsidRDefault="00774472">
      <w:pPr>
        <w:pStyle w:val="Listing"/>
        <w:rPr>
          <w:lang w:val="en-US"/>
        </w:rPr>
      </w:pPr>
      <w:r w:rsidRPr="0045652F">
        <w:rPr>
          <w:lang w:val="en-US"/>
        </w:rPr>
        <w:t xml:space="preserve"> &lt;verified&gt;yes&lt;/verified&gt;</w:t>
      </w:r>
    </w:p>
    <w:p w14:paraId="48104ECB" w14:textId="77777777" w:rsidR="00774472" w:rsidRPr="0045652F" w:rsidRDefault="00774472">
      <w:pPr>
        <w:pStyle w:val="Listing"/>
        <w:rPr>
          <w:lang w:val="en-US"/>
        </w:rPr>
      </w:pPr>
      <w:r w:rsidRPr="0045652F">
        <w:rPr>
          <w:lang w:val="en-US"/>
        </w:rPr>
        <w:t xml:space="preserve"> &lt;amount&gt;$123.45&lt;/amount&gt;</w:t>
      </w:r>
    </w:p>
    <w:p w14:paraId="34ABAA1F" w14:textId="77777777" w:rsidR="00774472" w:rsidRPr="0045652F" w:rsidRDefault="00774472">
      <w:pPr>
        <w:pStyle w:val="Listing"/>
        <w:rPr>
          <w:lang w:val="en-US"/>
        </w:rPr>
      </w:pPr>
      <w:r w:rsidRPr="0045652F">
        <w:rPr>
          <w:lang w:val="en-US"/>
        </w:rPr>
        <w:t>&lt;/request&gt;</w:t>
      </w:r>
    </w:p>
    <w:p w14:paraId="38AA4213" w14:textId="77777777" w:rsidR="00774472" w:rsidRPr="0045652F" w:rsidRDefault="00774472">
      <w:pPr>
        <w:pStyle w:val="Listing"/>
        <w:rPr>
          <w:lang w:val="en-US"/>
        </w:rPr>
      </w:pPr>
    </w:p>
    <w:p w14:paraId="76B5B26F" w14:textId="77777777" w:rsidR="00774472" w:rsidRPr="0045652F" w:rsidRDefault="00774472">
      <w:pPr>
        <w:pStyle w:val="Caption"/>
        <w:rPr>
          <w:lang w:val="en-US"/>
        </w:rPr>
      </w:pPr>
      <w:bookmarkStart w:id="573" w:name="_Toc373485104"/>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136</w:t>
      </w:r>
      <w:r w:rsidRPr="0045652F">
        <w:rPr>
          <w:lang w:val="en-US"/>
        </w:rPr>
        <w:fldChar w:fldCharType="end"/>
      </w:r>
      <w:r w:rsidRPr="0045652F">
        <w:rPr>
          <w:lang w:val="en-US"/>
        </w:rPr>
        <w:t xml:space="preserve"> Output response from commarea-to-XML conversion</w:t>
      </w:r>
      <w:bookmarkEnd w:id="573"/>
    </w:p>
    <w:p w14:paraId="338B3CDE" w14:textId="77777777" w:rsidR="00774472" w:rsidRPr="0045652F" w:rsidRDefault="00774472">
      <w:pPr>
        <w:rPr>
          <w:lang w:val="en-US"/>
        </w:rPr>
      </w:pPr>
    </w:p>
    <w:p w14:paraId="7FAAE3E4" w14:textId="77777777" w:rsidR="00774472" w:rsidRPr="0045652F" w:rsidRDefault="00774472">
      <w:pPr>
        <w:pStyle w:val="Heading4"/>
        <w:pageBreakBefore/>
        <w:rPr>
          <w:lang w:val="en-US"/>
        </w:rPr>
      </w:pPr>
      <w:r w:rsidRPr="0045652F">
        <w:rPr>
          <w:lang w:val="en-US"/>
        </w:rPr>
        <w:t>Automatic scenario generation</w:t>
      </w:r>
    </w:p>
    <w:p w14:paraId="59F59A76" w14:textId="77777777" w:rsidR="00774472" w:rsidRPr="0045652F" w:rsidRDefault="00774472">
      <w:pPr>
        <w:pStyle w:val="Heading5"/>
        <w:rPr>
          <w:lang w:val="en-US"/>
        </w:rPr>
      </w:pPr>
      <w:r w:rsidRPr="0045652F">
        <w:rPr>
          <w:lang w:val="en-US"/>
        </w:rPr>
        <w:t>MAPGEN program</w:t>
      </w:r>
    </w:p>
    <w:p w14:paraId="3E338BCA" w14:textId="77777777" w:rsidR="00774472" w:rsidRPr="0045652F" w:rsidRDefault="00774472">
      <w:pPr>
        <w:rPr>
          <w:lang w:val="en-US"/>
        </w:rPr>
      </w:pPr>
      <w:r w:rsidRPr="0045652F">
        <w:rPr>
          <w:lang w:val="en-US"/>
        </w:rPr>
        <w:t>The MAPGEN program allows the automatic generation of scenarios from COBOL copybooks.</w:t>
      </w:r>
    </w:p>
    <w:p w14:paraId="5A86A5F0" w14:textId="77777777" w:rsidR="00774472" w:rsidRPr="0045652F" w:rsidRDefault="00774472">
      <w:pPr>
        <w:rPr>
          <w:lang w:val="en-US"/>
        </w:rPr>
      </w:pPr>
    </w:p>
    <w:p w14:paraId="7A98D50E" w14:textId="77777777" w:rsidR="00774472" w:rsidRPr="0045652F" w:rsidRDefault="00774472">
      <w:pPr>
        <w:rPr>
          <w:lang w:val="en-US"/>
        </w:rPr>
      </w:pPr>
      <w:r w:rsidRPr="0045652F">
        <w:rPr>
          <w:lang w:val="en-US"/>
        </w:rPr>
        <w:t>The input to the MAPGEN program is a COBOL copybook containing data division definitions of a commarea.  The output from the MAPGEN program may be:</w:t>
      </w:r>
    </w:p>
    <w:p w14:paraId="5432775D" w14:textId="77777777" w:rsidR="00774472" w:rsidRPr="0045652F" w:rsidRDefault="00774472">
      <w:pPr>
        <w:rPr>
          <w:lang w:val="en-US"/>
        </w:rPr>
      </w:pPr>
    </w:p>
    <w:p w14:paraId="2F1A1F9A" w14:textId="77777777" w:rsidR="00774472" w:rsidRPr="0045652F" w:rsidRDefault="00774472">
      <w:pPr>
        <w:pStyle w:val="ListBullet"/>
        <w:rPr>
          <w:lang w:val="en-US"/>
        </w:rPr>
      </w:pPr>
      <w:r w:rsidRPr="0045652F">
        <w:rPr>
          <w:lang w:val="en-US"/>
        </w:rPr>
        <w:t>a scenario for “input-to-commarea” conversion</w:t>
      </w:r>
    </w:p>
    <w:p w14:paraId="183B113E" w14:textId="77777777" w:rsidR="00774472" w:rsidRPr="0045652F" w:rsidRDefault="00774472">
      <w:pPr>
        <w:pStyle w:val="ListBullet"/>
        <w:rPr>
          <w:lang w:val="en-US"/>
        </w:rPr>
      </w:pPr>
      <w:r w:rsidRPr="0045652F">
        <w:rPr>
          <w:lang w:val="en-US"/>
        </w:rPr>
        <w:t>a scenario for “commarea-to-output” conversion</w:t>
      </w:r>
    </w:p>
    <w:p w14:paraId="2D113724" w14:textId="77777777" w:rsidR="00774472" w:rsidRPr="0045652F" w:rsidRDefault="00774472">
      <w:pPr>
        <w:pStyle w:val="ListBullet"/>
        <w:rPr>
          <w:lang w:val="en-US"/>
        </w:rPr>
      </w:pPr>
      <w:r w:rsidRPr="0045652F">
        <w:rPr>
          <w:lang w:val="en-US"/>
        </w:rPr>
        <w:t>an optional page template to convert the generated output variables into XML format</w:t>
      </w:r>
    </w:p>
    <w:p w14:paraId="087D1BBA" w14:textId="77777777" w:rsidR="00774472" w:rsidRPr="0045652F" w:rsidRDefault="00774472">
      <w:pPr>
        <w:rPr>
          <w:lang w:val="en-US"/>
        </w:rPr>
      </w:pPr>
    </w:p>
    <w:p w14:paraId="429D5229" w14:textId="77777777" w:rsidR="00774472" w:rsidRPr="0045652F" w:rsidRDefault="00774472">
      <w:pPr>
        <w:pStyle w:val="ecran0"/>
        <w:rPr>
          <w:lang w:val="en-US"/>
        </w:rPr>
      </w:pPr>
      <w:r w:rsidRPr="0045652F">
        <w:rPr>
          <w:lang w:val="en-US"/>
        </w:rPr>
        <w:t>The MAPGEN program (MAPGREX) and the JCL to execute it (MAPGJCL) are delivered as members of the VIRTEL SAMPLIB.  The start of the MAPGJCL job is shown below:</w:t>
      </w:r>
    </w:p>
    <w:p w14:paraId="2865D373" w14:textId="77777777" w:rsidR="00774472" w:rsidRPr="0045652F" w:rsidRDefault="00774472">
      <w:pPr>
        <w:pStyle w:val="Listing"/>
        <w:rPr>
          <w:lang w:val="en-US"/>
        </w:rPr>
      </w:pPr>
      <w:r w:rsidRPr="0045652F">
        <w:rPr>
          <w:lang w:val="en-US"/>
        </w:rPr>
        <w:t>//VIRMAPGN JOB 1,MAPGEN,CLASS=A,MSGCLASS=X,NOTIFY=&amp;SYSUID</w:t>
      </w:r>
    </w:p>
    <w:p w14:paraId="656DB379" w14:textId="77777777" w:rsidR="00774472" w:rsidRPr="0045652F" w:rsidRDefault="00774472">
      <w:pPr>
        <w:pStyle w:val="Listing"/>
        <w:rPr>
          <w:lang w:val="en-US"/>
        </w:rPr>
      </w:pPr>
      <w:r w:rsidRPr="0045652F">
        <w:rPr>
          <w:lang w:val="en-US"/>
        </w:rPr>
        <w:t>//*</w:t>
      </w:r>
    </w:p>
    <w:p w14:paraId="3C8B1AD9" w14:textId="77777777" w:rsidR="00774472" w:rsidRPr="0045652F" w:rsidRDefault="00774472">
      <w:pPr>
        <w:pStyle w:val="Listing"/>
        <w:rPr>
          <w:lang w:val="en-US"/>
        </w:rPr>
      </w:pPr>
      <w:r w:rsidRPr="0045652F">
        <w:rPr>
          <w:lang w:val="en-US"/>
        </w:rPr>
        <w:t>//* MAPGEN : Generate VIRTEL SCENARIO from COBOL copybook</w:t>
      </w:r>
    </w:p>
    <w:p w14:paraId="3F91D445" w14:textId="77777777" w:rsidR="00774472" w:rsidRPr="0045652F" w:rsidRDefault="00774472">
      <w:pPr>
        <w:pStyle w:val="Listing"/>
        <w:rPr>
          <w:lang w:val="en-US"/>
        </w:rPr>
      </w:pPr>
      <w:r w:rsidRPr="0045652F">
        <w:rPr>
          <w:lang w:val="en-US"/>
        </w:rPr>
        <w:t>//*</w:t>
      </w:r>
    </w:p>
    <w:p w14:paraId="588921F3" w14:textId="77777777" w:rsidR="00774472" w:rsidRPr="0045652F" w:rsidRDefault="00774472">
      <w:pPr>
        <w:pStyle w:val="Listing"/>
        <w:rPr>
          <w:lang w:val="en-US"/>
        </w:rPr>
      </w:pPr>
      <w:r w:rsidRPr="0045652F">
        <w:rPr>
          <w:lang w:val="en-US"/>
        </w:rPr>
        <w:t>// SET QUAL=yourqual.VIRTnnn      Prefix of VIRTEL dataset names</w:t>
      </w:r>
    </w:p>
    <w:p w14:paraId="1FE83AAD" w14:textId="77777777" w:rsidR="00774472" w:rsidRPr="0045652F" w:rsidRDefault="00774472">
      <w:pPr>
        <w:pStyle w:val="Listing"/>
        <w:rPr>
          <w:lang w:val="en-US"/>
        </w:rPr>
      </w:pPr>
      <w:r w:rsidRPr="0045652F">
        <w:rPr>
          <w:lang w:val="en-US"/>
        </w:rPr>
        <w:t>// SET COPYLIB=your.cobol.srcelib Library containing copybook</w:t>
      </w:r>
    </w:p>
    <w:p w14:paraId="2B1FB8B2" w14:textId="77777777" w:rsidR="00774472" w:rsidRPr="0045652F" w:rsidRDefault="00774472">
      <w:pPr>
        <w:pStyle w:val="Listing"/>
        <w:rPr>
          <w:lang w:val="en-US"/>
        </w:rPr>
      </w:pPr>
      <w:r w:rsidRPr="0045652F">
        <w:rPr>
          <w:lang w:val="en-US"/>
        </w:rPr>
        <w:t>// SET MEMBER=copybook            Copybook member name</w:t>
      </w:r>
    </w:p>
    <w:p w14:paraId="7AFD40D4" w14:textId="77777777" w:rsidR="00774472" w:rsidRPr="0045652F" w:rsidRDefault="00774472">
      <w:pPr>
        <w:pStyle w:val="Listing"/>
        <w:rPr>
          <w:lang w:val="en-US"/>
        </w:rPr>
      </w:pPr>
      <w:r w:rsidRPr="0045652F">
        <w:rPr>
          <w:lang w:val="en-US"/>
        </w:rPr>
        <w:t>// SET STYLE=APOST                APOST or QUOTE</w:t>
      </w:r>
    </w:p>
    <w:p w14:paraId="60ACFFBF" w14:textId="77777777" w:rsidR="00774472" w:rsidRPr="0045652F" w:rsidRDefault="00774472">
      <w:pPr>
        <w:pStyle w:val="Listing"/>
        <w:rPr>
          <w:lang w:val="en-US"/>
        </w:rPr>
      </w:pPr>
      <w:r w:rsidRPr="0045652F">
        <w:rPr>
          <w:lang w:val="en-US"/>
        </w:rPr>
        <w:t>// SET PREFIX='TIOA-'             Field name prefix to be removed</w:t>
      </w:r>
    </w:p>
    <w:p w14:paraId="67DC309B" w14:textId="77777777" w:rsidR="00774472" w:rsidRPr="0045652F" w:rsidRDefault="00774472">
      <w:pPr>
        <w:pStyle w:val="Listing"/>
        <w:rPr>
          <w:lang w:val="en-US"/>
        </w:rPr>
      </w:pPr>
      <w:r w:rsidRPr="0045652F">
        <w:rPr>
          <w:lang w:val="en-US"/>
        </w:rPr>
        <w:t>// SET CASE=LOWER                 Field names UPPER or LOWER case</w:t>
      </w:r>
    </w:p>
    <w:p w14:paraId="05418B92" w14:textId="77777777" w:rsidR="00774472" w:rsidRPr="0045652F" w:rsidRDefault="00774472">
      <w:pPr>
        <w:pStyle w:val="Listing"/>
        <w:rPr>
          <w:lang w:val="en-US"/>
        </w:rPr>
      </w:pPr>
      <w:r w:rsidRPr="0045652F">
        <w:rPr>
          <w:lang w:val="en-US"/>
        </w:rPr>
        <w:t>// SET CODE='ENC=IE'              UTF-8 or ISO or ENC=varname</w:t>
      </w:r>
    </w:p>
    <w:p w14:paraId="3E940AAC" w14:textId="77777777" w:rsidR="00774472" w:rsidRPr="0045652F" w:rsidRDefault="00774472">
      <w:pPr>
        <w:pStyle w:val="Listing"/>
        <w:rPr>
          <w:lang w:val="en-US"/>
        </w:rPr>
      </w:pPr>
      <w:r w:rsidRPr="0045652F">
        <w:rPr>
          <w:lang w:val="en-US"/>
        </w:rPr>
        <w:t>// SET FORMAT=QUERY               XML QUERY 'XML=f' COM 'COM=x'</w:t>
      </w:r>
    </w:p>
    <w:p w14:paraId="506A4FE2" w14:textId="77777777" w:rsidR="00774472" w:rsidRPr="0045652F" w:rsidRDefault="00774472">
      <w:pPr>
        <w:pStyle w:val="Listing"/>
        <w:rPr>
          <w:lang w:val="en-US"/>
        </w:rPr>
      </w:pPr>
      <w:r w:rsidRPr="0045652F">
        <w:rPr>
          <w:lang w:val="en-US"/>
        </w:rPr>
        <w:t>// SET VAR=MYCOMMAREA             Output (XML/QUERY) Input (COM)</w:t>
      </w:r>
    </w:p>
    <w:p w14:paraId="1987846B" w14:textId="77777777" w:rsidR="00774472" w:rsidRPr="0045652F" w:rsidRDefault="00774472">
      <w:pPr>
        <w:pStyle w:val="Listing"/>
        <w:rPr>
          <w:lang w:val="en-US"/>
        </w:rPr>
      </w:pPr>
      <w:r w:rsidRPr="0045652F">
        <w:rPr>
          <w:lang w:val="en-US"/>
        </w:rPr>
        <w:t>// SET XMLGEN=NO                  YES or NO to run XMLGEN step</w:t>
      </w:r>
    </w:p>
    <w:p w14:paraId="7EEFC540" w14:textId="77777777" w:rsidR="00774472" w:rsidRPr="0045652F" w:rsidRDefault="00774472">
      <w:pPr>
        <w:pStyle w:val="Listing"/>
        <w:keepNext w:val="0"/>
        <w:rPr>
          <w:lang w:val="en-US"/>
        </w:rPr>
      </w:pPr>
      <w:r w:rsidRPr="0045652F">
        <w:rPr>
          <w:lang w:val="en-US"/>
        </w:rPr>
        <w:t>//*</w:t>
      </w:r>
    </w:p>
    <w:p w14:paraId="4F6F13EC" w14:textId="77777777" w:rsidR="00774472" w:rsidRPr="0045652F" w:rsidRDefault="00774472">
      <w:pPr>
        <w:pStyle w:val="Caption"/>
        <w:rPr>
          <w:lang w:val="en-US"/>
        </w:rPr>
      </w:pPr>
      <w:bookmarkStart w:id="574" w:name="_Toc373485105"/>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137</w:t>
      </w:r>
      <w:r w:rsidRPr="0045652F">
        <w:rPr>
          <w:lang w:val="en-US"/>
        </w:rPr>
        <w:fldChar w:fldCharType="end"/>
      </w:r>
      <w:r w:rsidRPr="0045652F">
        <w:rPr>
          <w:lang w:val="en-US"/>
        </w:rPr>
        <w:t xml:space="preserve"> Automatic scenario generation: MAPGJCL job</w:t>
      </w:r>
      <w:bookmarkEnd w:id="574"/>
    </w:p>
    <w:p w14:paraId="735C1F52" w14:textId="77777777" w:rsidR="00774472" w:rsidRPr="0045652F" w:rsidRDefault="00774472">
      <w:pPr>
        <w:pStyle w:val="ecran0"/>
        <w:rPr>
          <w:lang w:val="en-US"/>
        </w:rPr>
      </w:pPr>
      <w:r w:rsidRPr="0045652F">
        <w:rPr>
          <w:lang w:val="en-US"/>
        </w:rPr>
        <w:t>The parameters required to customize this job are coded as SET statements at the start of the job.  The meaning of the parameters is as follows:</w:t>
      </w:r>
    </w:p>
    <w:p w14:paraId="302A7DC8" w14:textId="77777777" w:rsidR="00774472" w:rsidRPr="0045652F" w:rsidRDefault="00774472">
      <w:pPr>
        <w:pStyle w:val="RefrenceChamp"/>
        <w:rPr>
          <w:lang w:val="en-US"/>
        </w:rPr>
      </w:pPr>
      <w:r w:rsidRPr="0045652F">
        <w:rPr>
          <w:b/>
          <w:bCs/>
          <w:lang w:val="en-US"/>
        </w:rPr>
        <w:t>QUAL=</w:t>
      </w:r>
      <w:r w:rsidRPr="0045652F">
        <w:rPr>
          <w:b/>
          <w:bCs/>
          <w:i/>
          <w:iCs/>
          <w:lang w:val="en-US"/>
        </w:rPr>
        <w:t>yourqual.VIRTnnn</w:t>
      </w:r>
      <w:r w:rsidRPr="0045652F">
        <w:rPr>
          <w:lang w:val="en-US"/>
        </w:rPr>
        <w:tab/>
      </w:r>
      <w:r w:rsidRPr="0045652F">
        <w:rPr>
          <w:lang w:val="en-US"/>
        </w:rPr>
        <w:br/>
        <w:t>Prefix of VIRTEL dataset names.  This job requires access to the SAMPLIB, LOADLIB, and SCRNAPI.MACLIB datasets.  The generated scenario is written as a load module in the LOADLIB dataset.</w:t>
      </w:r>
    </w:p>
    <w:p w14:paraId="69283832" w14:textId="77777777" w:rsidR="00774472" w:rsidRPr="0045652F" w:rsidRDefault="00774472">
      <w:pPr>
        <w:pStyle w:val="RefrenceChamp"/>
        <w:rPr>
          <w:lang w:val="en-US"/>
        </w:rPr>
      </w:pPr>
      <w:r w:rsidRPr="0045652F">
        <w:rPr>
          <w:b/>
          <w:bCs/>
          <w:lang w:val="en-US"/>
        </w:rPr>
        <w:t>COPYLIB=</w:t>
      </w:r>
      <w:r w:rsidRPr="0045652F">
        <w:rPr>
          <w:b/>
          <w:bCs/>
          <w:i/>
          <w:iCs/>
          <w:lang w:val="en-US"/>
        </w:rPr>
        <w:t>your.cobol.srcelib</w:t>
      </w:r>
      <w:r w:rsidRPr="0045652F">
        <w:rPr>
          <w:lang w:val="en-US"/>
        </w:rPr>
        <w:tab/>
      </w:r>
      <w:r w:rsidRPr="0045652F">
        <w:rPr>
          <w:lang w:val="en-US"/>
        </w:rPr>
        <w:br/>
        <w:t>Name of library containing the input copybook</w:t>
      </w:r>
    </w:p>
    <w:p w14:paraId="4700CE80" w14:textId="77777777" w:rsidR="00774472" w:rsidRPr="0045652F" w:rsidRDefault="00774472">
      <w:pPr>
        <w:pStyle w:val="RefrenceChamp"/>
        <w:rPr>
          <w:lang w:val="en-US"/>
        </w:rPr>
      </w:pPr>
      <w:r w:rsidRPr="0045652F">
        <w:rPr>
          <w:b/>
          <w:bCs/>
          <w:lang w:val="en-US"/>
        </w:rPr>
        <w:t>MEMBER=</w:t>
      </w:r>
      <w:r w:rsidRPr="0045652F">
        <w:rPr>
          <w:b/>
          <w:bCs/>
          <w:i/>
          <w:iCs/>
          <w:lang w:val="en-US"/>
        </w:rPr>
        <w:t>copybook</w:t>
      </w:r>
      <w:r w:rsidRPr="0045652F">
        <w:rPr>
          <w:lang w:val="en-US"/>
        </w:rPr>
        <w:tab/>
      </w:r>
      <w:r w:rsidRPr="0045652F">
        <w:rPr>
          <w:lang w:val="en-US"/>
        </w:rPr>
        <w:br/>
        <w:t>Member name of the input copybook in the COPYLIB library</w:t>
      </w:r>
    </w:p>
    <w:p w14:paraId="04FED367" w14:textId="77777777" w:rsidR="00774472" w:rsidRPr="0045652F" w:rsidRDefault="00774472">
      <w:pPr>
        <w:pStyle w:val="RefrenceChamp"/>
        <w:rPr>
          <w:lang w:val="en-US"/>
        </w:rPr>
      </w:pPr>
      <w:r w:rsidRPr="0045652F">
        <w:rPr>
          <w:b/>
          <w:bCs/>
          <w:lang w:val="en-US"/>
        </w:rPr>
        <w:t>STYLE=APOST</w:t>
      </w:r>
      <w:r w:rsidRPr="0045652F">
        <w:rPr>
          <w:lang w:val="en-US"/>
        </w:rPr>
        <w:t>|</w:t>
      </w:r>
      <w:r w:rsidRPr="0045652F">
        <w:rPr>
          <w:b/>
          <w:bCs/>
          <w:lang w:val="en-US"/>
        </w:rPr>
        <w:t>QUOTE</w:t>
      </w:r>
      <w:r w:rsidRPr="0045652F">
        <w:rPr>
          <w:lang w:val="en-US"/>
        </w:rPr>
        <w:tab/>
      </w:r>
      <w:r w:rsidRPr="0045652F">
        <w:rPr>
          <w:lang w:val="en-US"/>
        </w:rPr>
        <w:br/>
        <w:t>Specifies whether the copybook uses single or double quotation marks to delimit strings.  APOST (single quotation marks) is the default</w:t>
      </w:r>
    </w:p>
    <w:p w14:paraId="3F00D429" w14:textId="77777777" w:rsidR="00774472" w:rsidRPr="0045652F" w:rsidRDefault="00774472">
      <w:pPr>
        <w:pStyle w:val="RefrenceChamp"/>
        <w:rPr>
          <w:lang w:val="en-US"/>
        </w:rPr>
      </w:pPr>
      <w:r w:rsidRPr="0045652F">
        <w:rPr>
          <w:b/>
          <w:bCs/>
          <w:lang w:val="en-US"/>
        </w:rPr>
        <w:t>PREFIX='</w:t>
      </w:r>
      <w:r w:rsidRPr="0045652F">
        <w:rPr>
          <w:b/>
          <w:bCs/>
          <w:i/>
          <w:iCs/>
          <w:lang w:val="en-US"/>
        </w:rPr>
        <w:t>prefix</w:t>
      </w:r>
      <w:r w:rsidRPr="0045652F">
        <w:rPr>
          <w:b/>
          <w:bCs/>
          <w:lang w:val="en-US"/>
        </w:rPr>
        <w:t>'</w:t>
      </w:r>
      <w:r w:rsidRPr="0045652F">
        <w:rPr>
          <w:lang w:val="en-US"/>
        </w:rPr>
        <w:t xml:space="preserve"> </w:t>
      </w:r>
      <w:r w:rsidRPr="0045652F">
        <w:rPr>
          <w:i/>
          <w:iCs/>
          <w:lang w:val="en-US"/>
        </w:rPr>
        <w:t>(optional)</w:t>
      </w:r>
      <w:r w:rsidRPr="0045652F">
        <w:rPr>
          <w:i/>
          <w:iCs/>
          <w:lang w:val="en-US"/>
        </w:rPr>
        <w:tab/>
      </w:r>
      <w:r w:rsidRPr="0045652F">
        <w:rPr>
          <w:i/>
          <w:iCs/>
          <w:lang w:val="en-US"/>
        </w:rPr>
        <w:br/>
      </w:r>
      <w:r w:rsidRPr="0045652F">
        <w:rPr>
          <w:lang w:val="en-US"/>
        </w:rPr>
        <w:t>If specified, the prefix will be removed from the field names in the copybook</w:t>
      </w:r>
    </w:p>
    <w:p w14:paraId="1DD7F626" w14:textId="77777777" w:rsidR="00774472" w:rsidRPr="0045652F" w:rsidRDefault="00774472">
      <w:pPr>
        <w:pStyle w:val="RefrenceChamp"/>
        <w:rPr>
          <w:lang w:val="en-US"/>
        </w:rPr>
      </w:pPr>
      <w:r w:rsidRPr="0045652F">
        <w:rPr>
          <w:b/>
          <w:bCs/>
          <w:lang w:val="en-US"/>
        </w:rPr>
        <w:t>CASE=LOWER</w:t>
      </w:r>
      <w:r w:rsidRPr="0045652F">
        <w:rPr>
          <w:lang w:val="en-US"/>
        </w:rPr>
        <w:t>|</w:t>
      </w:r>
      <w:r w:rsidRPr="0045652F">
        <w:rPr>
          <w:b/>
          <w:bCs/>
          <w:lang w:val="en-US"/>
        </w:rPr>
        <w:t>UPPER</w:t>
      </w:r>
      <w:r w:rsidRPr="0045652F">
        <w:rPr>
          <w:lang w:val="en-US"/>
        </w:rPr>
        <w:t xml:space="preserve"> </w:t>
      </w:r>
      <w:r w:rsidRPr="0045652F">
        <w:rPr>
          <w:i/>
          <w:iCs/>
          <w:lang w:val="en-US"/>
        </w:rPr>
        <w:t>(optional)</w:t>
      </w:r>
      <w:r w:rsidRPr="0045652F">
        <w:rPr>
          <w:i/>
          <w:iCs/>
          <w:lang w:val="en-US"/>
        </w:rPr>
        <w:tab/>
      </w:r>
      <w:r w:rsidRPr="0045652F">
        <w:rPr>
          <w:i/>
          <w:iCs/>
          <w:lang w:val="en-US"/>
        </w:rPr>
        <w:br/>
      </w:r>
      <w:r w:rsidRPr="0045652F">
        <w:rPr>
          <w:lang w:val="en-US"/>
        </w:rPr>
        <w:t>If specified, all field names in the copybook will be converted to LOWER or UPPER case.  If not specified, the case will be preserved.</w:t>
      </w:r>
    </w:p>
    <w:p w14:paraId="010ACDB3" w14:textId="77777777" w:rsidR="00774472" w:rsidRPr="0045652F" w:rsidRDefault="00774472">
      <w:pPr>
        <w:pStyle w:val="RefrenceChamp"/>
        <w:keepNext/>
        <w:keepLines/>
        <w:rPr>
          <w:i/>
          <w:iCs/>
          <w:lang w:val="en-US"/>
        </w:rPr>
      </w:pPr>
      <w:r w:rsidRPr="0045652F">
        <w:rPr>
          <w:b/>
          <w:bCs/>
          <w:lang w:val="en-US"/>
        </w:rPr>
        <w:t>CODE=</w:t>
      </w:r>
      <w:r w:rsidRPr="0045652F">
        <w:rPr>
          <w:b/>
          <w:bCs/>
          <w:i/>
          <w:iCs/>
          <w:lang w:val="en-US"/>
        </w:rPr>
        <w:t>encoding</w:t>
      </w:r>
      <w:r w:rsidRPr="0045652F">
        <w:rPr>
          <w:i/>
          <w:iCs/>
          <w:lang w:val="en-US"/>
        </w:rPr>
        <w:t xml:space="preserve"> (optional)</w:t>
      </w:r>
      <w:r w:rsidRPr="0045652F">
        <w:rPr>
          <w:i/>
          <w:iCs/>
          <w:lang w:val="en-US"/>
        </w:rPr>
        <w:tab/>
      </w:r>
      <w:r w:rsidRPr="0045652F">
        <w:rPr>
          <w:i/>
          <w:iCs/>
          <w:lang w:val="en-US"/>
        </w:rPr>
        <w:br/>
      </w:r>
      <w:r w:rsidRPr="0045652F">
        <w:rPr>
          <w:lang w:val="en-US"/>
        </w:rPr>
        <w:t>Specifies the encoding of HTML form-field parameters in the input URL.  The following encodings may be specified:</w:t>
      </w:r>
    </w:p>
    <w:p w14:paraId="168200DB" w14:textId="77777777" w:rsidR="00774472" w:rsidRPr="0045652F" w:rsidRDefault="00774472">
      <w:pPr>
        <w:pStyle w:val="DtailRefChamp"/>
        <w:keepNext/>
        <w:rPr>
          <w:lang w:val="en-US"/>
        </w:rPr>
      </w:pPr>
      <w:r w:rsidRPr="0045652F">
        <w:rPr>
          <w:b/>
          <w:bCs/>
          <w:lang w:val="en-US"/>
        </w:rPr>
        <w:t>UTF-8</w:t>
      </w:r>
      <w:r w:rsidRPr="0045652F">
        <w:rPr>
          <w:lang w:val="en-US"/>
        </w:rPr>
        <w:tab/>
      </w:r>
      <w:r w:rsidRPr="0045652F">
        <w:rPr>
          <w:lang w:val="en-US"/>
        </w:rPr>
        <w:br/>
        <w:t>Input form-fields are encoded in UTF-8 format</w:t>
      </w:r>
    </w:p>
    <w:p w14:paraId="14678736" w14:textId="77777777" w:rsidR="00774472" w:rsidRPr="0045652F" w:rsidRDefault="00774472">
      <w:pPr>
        <w:pStyle w:val="DtailRefChamp"/>
        <w:keepNext/>
        <w:rPr>
          <w:lang w:val="en-US"/>
        </w:rPr>
      </w:pPr>
      <w:r w:rsidRPr="0045652F">
        <w:rPr>
          <w:b/>
          <w:bCs/>
          <w:lang w:val="en-US"/>
        </w:rPr>
        <w:t>ISO</w:t>
      </w:r>
      <w:r w:rsidRPr="0045652F">
        <w:rPr>
          <w:lang w:val="en-US"/>
        </w:rPr>
        <w:tab/>
      </w:r>
      <w:r w:rsidRPr="0045652F">
        <w:rPr>
          <w:lang w:val="en-US"/>
        </w:rPr>
        <w:br/>
        <w:t>Input form-fields are encoded in non-UTF-8 format</w:t>
      </w:r>
    </w:p>
    <w:p w14:paraId="62BAE3B1" w14:textId="77777777" w:rsidR="00774472" w:rsidRPr="0045652F" w:rsidRDefault="00774472">
      <w:pPr>
        <w:pStyle w:val="DtailRefChamp"/>
        <w:keepNext/>
        <w:rPr>
          <w:lang w:val="en-US"/>
        </w:rPr>
      </w:pPr>
      <w:r w:rsidRPr="0045652F">
        <w:rPr>
          <w:b/>
          <w:bCs/>
          <w:lang w:val="en-US"/>
        </w:rPr>
        <w:t>'ENC=</w:t>
      </w:r>
      <w:r w:rsidRPr="0045652F">
        <w:rPr>
          <w:b/>
          <w:bCs/>
          <w:i/>
          <w:iCs/>
          <w:lang w:val="en-US"/>
        </w:rPr>
        <w:t>fieldname</w:t>
      </w:r>
      <w:r w:rsidRPr="0045652F">
        <w:rPr>
          <w:b/>
          <w:bCs/>
          <w:lang w:val="en-US"/>
        </w:rPr>
        <w:t>'</w:t>
      </w:r>
      <w:r w:rsidRPr="0045652F">
        <w:rPr>
          <w:lang w:val="en-US"/>
        </w:rPr>
        <w:tab/>
      </w:r>
      <w:r w:rsidRPr="0045652F">
        <w:rPr>
          <w:lang w:val="en-US"/>
        </w:rPr>
        <w:br/>
        <w:t xml:space="preserve">The contents of the URL form-field named </w:t>
      </w:r>
      <w:r w:rsidRPr="0045652F">
        <w:rPr>
          <w:i/>
          <w:iCs/>
          <w:lang w:val="en-US"/>
        </w:rPr>
        <w:t>fieldname</w:t>
      </w:r>
      <w:r w:rsidRPr="0045652F">
        <w:rPr>
          <w:lang w:val="en-US"/>
        </w:rPr>
        <w:t xml:space="preserve"> are queried to obtain the encoding value (UTF-8 or ISO).  This allows the client to dynamically specify the encoding method by means of a URL parameter.</w:t>
      </w:r>
    </w:p>
    <w:p w14:paraId="36BDE0EB" w14:textId="77777777" w:rsidR="00774472" w:rsidRPr="0045652F" w:rsidRDefault="00774472">
      <w:pPr>
        <w:pStyle w:val="RefrenceChamp"/>
        <w:spacing w:before="120"/>
        <w:rPr>
          <w:lang w:val="en-US"/>
        </w:rPr>
      </w:pPr>
      <w:r w:rsidRPr="0045652F">
        <w:rPr>
          <w:lang w:val="en-US"/>
        </w:rPr>
        <w:tab/>
        <w:t>If CODE is not specified, or if CODE='ENC=</w:t>
      </w:r>
      <w:r w:rsidRPr="0045652F">
        <w:rPr>
          <w:i/>
          <w:iCs/>
          <w:lang w:val="en-US"/>
        </w:rPr>
        <w:t>fieldname</w:t>
      </w:r>
      <w:r w:rsidRPr="0045652F">
        <w:rPr>
          <w:lang w:val="en-US"/>
        </w:rPr>
        <w:t xml:space="preserve">' is specified and the URL does not contain the parameter </w:t>
      </w:r>
      <w:r w:rsidRPr="0045652F">
        <w:rPr>
          <w:i/>
          <w:iCs/>
          <w:lang w:val="en-US"/>
        </w:rPr>
        <w:t>fieldname</w:t>
      </w:r>
      <w:r w:rsidRPr="0045652F">
        <w:rPr>
          <w:lang w:val="en-US"/>
        </w:rPr>
        <w:t xml:space="preserve">=UTF-8 or </w:t>
      </w:r>
      <w:r w:rsidRPr="0045652F">
        <w:rPr>
          <w:i/>
          <w:iCs/>
          <w:lang w:val="en-US"/>
        </w:rPr>
        <w:t>fieldname</w:t>
      </w:r>
      <w:r w:rsidRPr="0045652F">
        <w:rPr>
          <w:lang w:val="en-US"/>
        </w:rPr>
        <w:t>=ISO, then the VIRTEL default encoding (ISO) is assumed.</w:t>
      </w:r>
    </w:p>
    <w:p w14:paraId="2D6A70D6" w14:textId="77777777" w:rsidR="00774472" w:rsidRPr="0045652F" w:rsidRDefault="00774472">
      <w:pPr>
        <w:pStyle w:val="RefrenceChamp"/>
        <w:keepNext/>
        <w:keepLines/>
        <w:rPr>
          <w:lang w:val="en-US"/>
        </w:rPr>
      </w:pPr>
      <w:r w:rsidRPr="0045652F">
        <w:rPr>
          <w:b/>
          <w:bCs/>
          <w:lang w:val="en-US"/>
        </w:rPr>
        <w:t>FORMAT=</w:t>
      </w:r>
      <w:r w:rsidRPr="0045652F">
        <w:rPr>
          <w:b/>
          <w:bCs/>
          <w:i/>
          <w:iCs/>
          <w:lang w:val="en-US"/>
        </w:rPr>
        <w:t>format</w:t>
      </w:r>
      <w:r w:rsidRPr="0045652F">
        <w:rPr>
          <w:lang w:val="en-US"/>
        </w:rPr>
        <w:tab/>
      </w:r>
      <w:r w:rsidRPr="0045652F">
        <w:rPr>
          <w:lang w:val="en-US"/>
        </w:rPr>
        <w:br/>
        <w:t>Specifies the type of scenario to be generated.  The following formats may be specified:</w:t>
      </w:r>
    </w:p>
    <w:p w14:paraId="677796EF" w14:textId="77777777" w:rsidR="00774472" w:rsidRPr="0045652F" w:rsidRDefault="00774472">
      <w:pPr>
        <w:pStyle w:val="DtailRefChamp"/>
        <w:rPr>
          <w:lang w:val="en-US"/>
        </w:rPr>
      </w:pPr>
      <w:r w:rsidRPr="0045652F">
        <w:rPr>
          <w:b/>
          <w:bCs/>
          <w:lang w:val="en-US"/>
        </w:rPr>
        <w:t>QUERY</w:t>
      </w:r>
      <w:r w:rsidRPr="0045652F">
        <w:rPr>
          <w:lang w:val="en-US"/>
        </w:rPr>
        <w:tab/>
      </w:r>
      <w:r w:rsidRPr="0045652F">
        <w:rPr>
          <w:lang w:val="en-US"/>
        </w:rPr>
        <w:br/>
        <w:t xml:space="preserve">Generates an INITIAL scenario which accepts input data encoded as HTML form-fields, and produces an output commarea.  The generated scenario contains a MAP$ FROM-INPUT,QUERY instruction (described </w:t>
      </w:r>
      <w:r w:rsidRPr="0045652F">
        <w:rPr>
          <w:lang w:val="en-US"/>
        </w:rPr>
        <w:fldChar w:fldCharType="begin"/>
      </w:r>
      <w:r w:rsidRPr="0045652F">
        <w:rPr>
          <w:lang w:val="en-US"/>
        </w:rPr>
        <w:instrText xml:space="preserve"> PAGEREF _Ref156382858 \p \h </w:instrText>
      </w:r>
      <w:r w:rsidRPr="0045652F">
        <w:rPr>
          <w:lang w:val="en-US"/>
        </w:rPr>
      </w:r>
      <w:r w:rsidRPr="0045652F">
        <w:rPr>
          <w:lang w:val="en-US"/>
        </w:rPr>
        <w:fldChar w:fldCharType="separate"/>
      </w:r>
      <w:r w:rsidR="00A87DE6">
        <w:rPr>
          <w:noProof/>
          <w:lang w:val="en-US"/>
        </w:rPr>
        <w:t>sur la page 199</w:t>
      </w:r>
      <w:r w:rsidRPr="0045652F">
        <w:rPr>
          <w:lang w:val="en-US"/>
        </w:rPr>
        <w:fldChar w:fldCharType="end"/>
      </w:r>
      <w:r w:rsidRPr="0045652F">
        <w:rPr>
          <w:lang w:val="en-US"/>
        </w:rPr>
        <w:t>)</w:t>
      </w:r>
    </w:p>
    <w:p w14:paraId="71E63CD1" w14:textId="77777777" w:rsidR="00774472" w:rsidRPr="0045652F" w:rsidRDefault="00774472">
      <w:pPr>
        <w:pStyle w:val="DtailRefChamp"/>
        <w:rPr>
          <w:lang w:val="en-US"/>
        </w:rPr>
      </w:pPr>
      <w:r w:rsidRPr="0045652F">
        <w:rPr>
          <w:b/>
          <w:bCs/>
          <w:lang w:val="en-US"/>
        </w:rPr>
        <w:t>XML</w:t>
      </w:r>
      <w:r w:rsidRPr="0045652F">
        <w:rPr>
          <w:lang w:val="en-US"/>
        </w:rPr>
        <w:tab/>
      </w:r>
      <w:r w:rsidRPr="0045652F">
        <w:rPr>
          <w:lang w:val="en-US"/>
        </w:rPr>
        <w:br/>
        <w:t xml:space="preserve">Generates an INITIAL scenario which accepts XML input data in the body of an HTTP request, and produces an output commarea.  The generated scenario contains a MAP$ FROM-INPUT,XML instruction (described </w:t>
      </w:r>
      <w:r w:rsidRPr="0045652F">
        <w:rPr>
          <w:lang w:val="en-US"/>
        </w:rPr>
        <w:fldChar w:fldCharType="begin"/>
      </w:r>
      <w:r w:rsidRPr="0045652F">
        <w:rPr>
          <w:lang w:val="en-US"/>
        </w:rPr>
        <w:instrText xml:space="preserve"> PAGEREF _Ref156382858 \p \h </w:instrText>
      </w:r>
      <w:r w:rsidRPr="0045652F">
        <w:rPr>
          <w:lang w:val="en-US"/>
        </w:rPr>
      </w:r>
      <w:r w:rsidRPr="0045652F">
        <w:rPr>
          <w:lang w:val="en-US"/>
        </w:rPr>
        <w:fldChar w:fldCharType="separate"/>
      </w:r>
      <w:r w:rsidR="00A87DE6">
        <w:rPr>
          <w:noProof/>
          <w:lang w:val="en-US"/>
        </w:rPr>
        <w:t>sur la page 199</w:t>
      </w:r>
      <w:r w:rsidRPr="0045652F">
        <w:rPr>
          <w:lang w:val="en-US"/>
        </w:rPr>
        <w:fldChar w:fldCharType="end"/>
      </w:r>
      <w:r w:rsidRPr="0045652F">
        <w:rPr>
          <w:lang w:val="en-US"/>
        </w:rPr>
        <w:t>)</w:t>
      </w:r>
    </w:p>
    <w:p w14:paraId="28B810A5" w14:textId="77777777" w:rsidR="00774472" w:rsidRPr="0045652F" w:rsidRDefault="00774472">
      <w:pPr>
        <w:pStyle w:val="DtailRefChamp"/>
        <w:rPr>
          <w:lang w:val="en-US"/>
        </w:rPr>
      </w:pPr>
      <w:r w:rsidRPr="0045652F">
        <w:rPr>
          <w:b/>
          <w:bCs/>
          <w:lang w:val="en-US"/>
        </w:rPr>
        <w:t>'XML=</w:t>
      </w:r>
      <w:r w:rsidRPr="0045652F">
        <w:rPr>
          <w:b/>
          <w:bCs/>
          <w:i/>
          <w:iCs/>
          <w:lang w:val="en-US"/>
        </w:rPr>
        <w:t>fieldname</w:t>
      </w:r>
      <w:r w:rsidRPr="0045652F">
        <w:rPr>
          <w:b/>
          <w:bCs/>
          <w:lang w:val="en-US"/>
        </w:rPr>
        <w:t>'</w:t>
      </w:r>
      <w:r w:rsidRPr="0045652F">
        <w:rPr>
          <w:lang w:val="en-US"/>
        </w:rPr>
        <w:tab/>
      </w:r>
      <w:r w:rsidRPr="0045652F">
        <w:rPr>
          <w:lang w:val="en-US"/>
        </w:rPr>
        <w:br/>
        <w:t xml:space="preserve">Generates an INITIAL scenario which accepts XML input encoded within an HTML form-field named </w:t>
      </w:r>
      <w:r w:rsidRPr="0045652F">
        <w:rPr>
          <w:i/>
          <w:iCs/>
          <w:lang w:val="en-US"/>
        </w:rPr>
        <w:t>fieldname</w:t>
      </w:r>
      <w:r w:rsidRPr="0045652F">
        <w:rPr>
          <w:lang w:val="en-US"/>
        </w:rPr>
        <w:t>, and produces an output commarea.  The generated scenario contains a MAP$ FROM-FIELD instruction with the parameter FIELD=</w:t>
      </w:r>
      <w:r w:rsidRPr="0045652F">
        <w:rPr>
          <w:i/>
          <w:iCs/>
          <w:lang w:val="en-US"/>
        </w:rPr>
        <w:t>fieldname</w:t>
      </w:r>
      <w:r w:rsidRPr="0045652F">
        <w:rPr>
          <w:lang w:val="en-US"/>
        </w:rPr>
        <w:t xml:space="preserve"> (described </w:t>
      </w:r>
      <w:r w:rsidRPr="0045652F">
        <w:rPr>
          <w:lang w:val="en-US"/>
        </w:rPr>
        <w:fldChar w:fldCharType="begin"/>
      </w:r>
      <w:r w:rsidRPr="0045652F">
        <w:rPr>
          <w:lang w:val="en-US"/>
        </w:rPr>
        <w:instrText xml:space="preserve"> PAGEREF _Ref168737407 \p \h </w:instrText>
      </w:r>
      <w:r w:rsidRPr="0045652F">
        <w:rPr>
          <w:lang w:val="en-US"/>
        </w:rPr>
      </w:r>
      <w:r w:rsidRPr="0045652F">
        <w:rPr>
          <w:lang w:val="en-US"/>
        </w:rPr>
        <w:fldChar w:fldCharType="separate"/>
      </w:r>
      <w:r w:rsidR="00A87DE6">
        <w:rPr>
          <w:noProof/>
          <w:lang w:val="en-US"/>
        </w:rPr>
        <w:t>sur la page 197</w:t>
      </w:r>
      <w:r w:rsidRPr="0045652F">
        <w:rPr>
          <w:lang w:val="en-US"/>
        </w:rPr>
        <w:fldChar w:fldCharType="end"/>
      </w:r>
      <w:r w:rsidRPr="0045652F">
        <w:rPr>
          <w:lang w:val="en-US"/>
        </w:rPr>
        <w:t>)</w:t>
      </w:r>
    </w:p>
    <w:p w14:paraId="38634104" w14:textId="77777777" w:rsidR="00774472" w:rsidRPr="0045652F" w:rsidRDefault="00774472">
      <w:pPr>
        <w:pStyle w:val="DtailRefChamp"/>
        <w:rPr>
          <w:lang w:val="en-US"/>
        </w:rPr>
      </w:pPr>
      <w:r w:rsidRPr="0045652F">
        <w:rPr>
          <w:b/>
          <w:bCs/>
          <w:lang w:val="en-US"/>
        </w:rPr>
        <w:t>COM</w:t>
      </w:r>
      <w:r w:rsidRPr="0045652F">
        <w:rPr>
          <w:lang w:val="en-US"/>
        </w:rPr>
        <w:tab/>
      </w:r>
      <w:r w:rsidRPr="0045652F">
        <w:rPr>
          <w:lang w:val="en-US"/>
        </w:rPr>
        <w:br/>
      </w:r>
      <w:r w:rsidRPr="0045652F">
        <w:rPr>
          <w:i/>
          <w:iCs/>
          <w:lang w:val="en-US"/>
        </w:rPr>
        <w:t xml:space="preserve">When VAR is not specified: </w:t>
      </w:r>
      <w:r w:rsidRPr="0045652F">
        <w:rPr>
          <w:lang w:val="en-US"/>
        </w:rPr>
        <w:t xml:space="preserve">Generates an INITIAL scenario which accepts an input commarea in the body of an HTTP request, and produces a set of VIRTEL variables whose names correspond to the fields in the copybook.  The generated scenario contains a TOVAR$ FROM-INPUT instruction (described </w:t>
      </w:r>
      <w:r w:rsidRPr="0045652F">
        <w:rPr>
          <w:lang w:val="en-US"/>
        </w:rPr>
        <w:fldChar w:fldCharType="begin"/>
      </w:r>
      <w:r w:rsidRPr="0045652F">
        <w:rPr>
          <w:lang w:val="en-US"/>
        </w:rPr>
        <w:instrText xml:space="preserve"> PAGEREF _Ref168737265 \p \h </w:instrText>
      </w:r>
      <w:r w:rsidRPr="0045652F">
        <w:rPr>
          <w:lang w:val="en-US"/>
        </w:rPr>
      </w:r>
      <w:r w:rsidRPr="0045652F">
        <w:rPr>
          <w:lang w:val="en-US"/>
        </w:rPr>
        <w:fldChar w:fldCharType="separate"/>
      </w:r>
      <w:r w:rsidR="00A87DE6">
        <w:rPr>
          <w:noProof/>
          <w:lang w:val="en-US"/>
        </w:rPr>
        <w:t>sur la page 218</w:t>
      </w:r>
      <w:r w:rsidRPr="0045652F">
        <w:rPr>
          <w:lang w:val="en-US"/>
        </w:rPr>
        <w:fldChar w:fldCharType="end"/>
      </w:r>
      <w:r w:rsidRPr="0045652F">
        <w:rPr>
          <w:lang w:val="en-US"/>
        </w:rPr>
        <w:t>)</w:t>
      </w:r>
      <w:r w:rsidRPr="0045652F">
        <w:rPr>
          <w:lang w:val="en-US"/>
        </w:rPr>
        <w:tab/>
      </w:r>
      <w:r w:rsidRPr="0045652F">
        <w:rPr>
          <w:lang w:val="en-US"/>
        </w:rPr>
        <w:br/>
      </w:r>
      <w:r w:rsidRPr="0045652F">
        <w:rPr>
          <w:i/>
          <w:iCs/>
          <w:lang w:val="en-US"/>
        </w:rPr>
        <w:t>When VAR is specified:</w:t>
      </w:r>
      <w:r w:rsidRPr="0045652F">
        <w:rPr>
          <w:lang w:val="en-US"/>
        </w:rPr>
        <w:t xml:space="preserve"> Generates an OUTPUT scenario which accepts an input commarea contained in the VIRTEL variable named by the VAR parameter, and produces a set of VIRTEL variables whose names correspond to the fields in the copybook.  The generated scenario contains a TOVAR$ FROM-VARIABLE instruction (described </w:t>
      </w:r>
      <w:r w:rsidRPr="0045652F">
        <w:rPr>
          <w:lang w:val="en-US"/>
        </w:rPr>
        <w:fldChar w:fldCharType="begin"/>
      </w:r>
      <w:r w:rsidRPr="0045652F">
        <w:rPr>
          <w:lang w:val="en-US"/>
        </w:rPr>
        <w:instrText xml:space="preserve"> PAGEREF _Ref168737238 \p \h </w:instrText>
      </w:r>
      <w:r w:rsidRPr="0045652F">
        <w:rPr>
          <w:lang w:val="en-US"/>
        </w:rPr>
      </w:r>
      <w:r w:rsidRPr="0045652F">
        <w:rPr>
          <w:lang w:val="en-US"/>
        </w:rPr>
        <w:fldChar w:fldCharType="separate"/>
      </w:r>
      <w:r w:rsidR="00A87DE6">
        <w:rPr>
          <w:noProof/>
          <w:lang w:val="en-US"/>
        </w:rPr>
        <w:t>sur la page 218</w:t>
      </w:r>
      <w:r w:rsidRPr="0045652F">
        <w:rPr>
          <w:lang w:val="en-US"/>
        </w:rPr>
        <w:fldChar w:fldCharType="end"/>
      </w:r>
      <w:r w:rsidRPr="0045652F">
        <w:rPr>
          <w:lang w:val="en-US"/>
        </w:rPr>
        <w:t>)</w:t>
      </w:r>
    </w:p>
    <w:p w14:paraId="52C1FD56" w14:textId="77777777" w:rsidR="00774472" w:rsidRPr="0045652F" w:rsidRDefault="00774472">
      <w:pPr>
        <w:pStyle w:val="DtailRefChamp"/>
        <w:rPr>
          <w:lang w:val="en-US"/>
        </w:rPr>
      </w:pPr>
      <w:r w:rsidRPr="0045652F">
        <w:rPr>
          <w:b/>
          <w:bCs/>
          <w:lang w:val="en-US"/>
        </w:rPr>
        <w:t>'COM=</w:t>
      </w:r>
      <w:r w:rsidRPr="0045652F">
        <w:rPr>
          <w:b/>
          <w:bCs/>
          <w:i/>
          <w:iCs/>
          <w:lang w:val="en-US"/>
        </w:rPr>
        <w:t>fieldname</w:t>
      </w:r>
      <w:r w:rsidRPr="0045652F">
        <w:rPr>
          <w:b/>
          <w:bCs/>
          <w:lang w:val="en-US"/>
        </w:rPr>
        <w:t>'</w:t>
      </w:r>
      <w:r w:rsidRPr="0045652F">
        <w:rPr>
          <w:lang w:val="en-US"/>
        </w:rPr>
        <w:tab/>
      </w:r>
      <w:r w:rsidRPr="0045652F">
        <w:rPr>
          <w:lang w:val="en-US"/>
        </w:rPr>
        <w:br/>
        <w:t xml:space="preserve">Generates an INITIAL scenario which accepts an input commarea encoded within an HTML form-field named </w:t>
      </w:r>
      <w:r w:rsidRPr="0045652F">
        <w:rPr>
          <w:i/>
          <w:iCs/>
          <w:lang w:val="en-US"/>
        </w:rPr>
        <w:t>fieldname</w:t>
      </w:r>
      <w:r w:rsidRPr="0045652F">
        <w:rPr>
          <w:lang w:val="en-US"/>
        </w:rPr>
        <w:t>, and produces a set of VIRTEL variables whose names correspond to the fields in the copybook.  The generated scenario contains a TOVAR$ FROM-FIELD instruction with the parameter FIELD=</w:t>
      </w:r>
      <w:r w:rsidRPr="0045652F">
        <w:rPr>
          <w:i/>
          <w:iCs/>
          <w:lang w:val="en-US"/>
        </w:rPr>
        <w:t>fieldname</w:t>
      </w:r>
      <w:r w:rsidRPr="0045652F">
        <w:rPr>
          <w:lang w:val="en-US"/>
        </w:rPr>
        <w:t xml:space="preserve"> (described </w:t>
      </w:r>
      <w:r w:rsidRPr="0045652F">
        <w:rPr>
          <w:lang w:val="en-US"/>
        </w:rPr>
        <w:fldChar w:fldCharType="begin"/>
      </w:r>
      <w:r w:rsidRPr="0045652F">
        <w:rPr>
          <w:lang w:val="en-US"/>
        </w:rPr>
        <w:instrText xml:space="preserve"> PAGEREF _Ref168737189 \p \h </w:instrText>
      </w:r>
      <w:r w:rsidRPr="0045652F">
        <w:rPr>
          <w:lang w:val="en-US"/>
        </w:rPr>
      </w:r>
      <w:r w:rsidRPr="0045652F">
        <w:rPr>
          <w:lang w:val="en-US"/>
        </w:rPr>
        <w:fldChar w:fldCharType="separate"/>
      </w:r>
      <w:r w:rsidR="00A87DE6">
        <w:rPr>
          <w:noProof/>
          <w:lang w:val="en-US"/>
        </w:rPr>
        <w:t>sur la page 217</w:t>
      </w:r>
      <w:r w:rsidRPr="0045652F">
        <w:rPr>
          <w:lang w:val="en-US"/>
        </w:rPr>
        <w:fldChar w:fldCharType="end"/>
      </w:r>
      <w:r w:rsidRPr="0045652F">
        <w:rPr>
          <w:lang w:val="en-US"/>
        </w:rPr>
        <w:t>)</w:t>
      </w:r>
    </w:p>
    <w:p w14:paraId="77209FA2" w14:textId="77777777" w:rsidR="00774472" w:rsidRPr="0045652F" w:rsidRDefault="00774472">
      <w:pPr>
        <w:rPr>
          <w:lang w:val="en-US"/>
        </w:rPr>
      </w:pPr>
    </w:p>
    <w:p w14:paraId="3999106C" w14:textId="77777777" w:rsidR="00774472" w:rsidRPr="0045652F" w:rsidRDefault="00774472">
      <w:pPr>
        <w:pStyle w:val="RefrenceChamp"/>
        <w:keepLines/>
        <w:rPr>
          <w:lang w:val="en-US"/>
        </w:rPr>
      </w:pPr>
      <w:r w:rsidRPr="0045652F">
        <w:rPr>
          <w:b/>
          <w:bCs/>
          <w:lang w:val="en-US"/>
        </w:rPr>
        <w:t>VAR=</w:t>
      </w:r>
      <w:r w:rsidRPr="0045652F">
        <w:rPr>
          <w:b/>
          <w:bCs/>
          <w:i/>
          <w:iCs/>
          <w:lang w:val="en-US"/>
        </w:rPr>
        <w:t>commareaname</w:t>
      </w:r>
      <w:r w:rsidRPr="0045652F">
        <w:rPr>
          <w:lang w:val="en-US"/>
        </w:rPr>
        <w:tab/>
      </w:r>
      <w:r w:rsidRPr="0045652F">
        <w:rPr>
          <w:lang w:val="en-US"/>
        </w:rPr>
        <w:br/>
      </w:r>
      <w:r w:rsidRPr="0045652F">
        <w:rPr>
          <w:i/>
          <w:iCs/>
          <w:lang w:val="en-US"/>
        </w:rPr>
        <w:t>For FORMAT=QUERY, FORMAT=XML, FORMAT='XML=fieldname':</w:t>
      </w:r>
      <w:r w:rsidRPr="0045652F">
        <w:rPr>
          <w:i/>
          <w:iCs/>
          <w:lang w:val="en-US"/>
        </w:rPr>
        <w:tab/>
      </w:r>
      <w:r w:rsidRPr="0045652F">
        <w:rPr>
          <w:i/>
          <w:iCs/>
          <w:lang w:val="en-US"/>
        </w:rPr>
        <w:br/>
      </w:r>
      <w:r w:rsidRPr="0045652F">
        <w:rPr>
          <w:lang w:val="en-US"/>
        </w:rPr>
        <w:t>Specifies the name of the VIRTEL variable into which the output commarea is written.  If not specified, the default is VAR=AREA</w:t>
      </w:r>
      <w:r w:rsidRPr="0045652F">
        <w:rPr>
          <w:lang w:val="en-US"/>
        </w:rPr>
        <w:tab/>
      </w:r>
      <w:r w:rsidRPr="0045652F">
        <w:rPr>
          <w:lang w:val="en-US"/>
        </w:rPr>
        <w:br/>
      </w:r>
      <w:r w:rsidRPr="0045652F">
        <w:rPr>
          <w:i/>
          <w:iCs/>
          <w:lang w:val="en-US"/>
        </w:rPr>
        <w:t>For FORMAT=COM:</w:t>
      </w:r>
      <w:r w:rsidRPr="0045652F">
        <w:rPr>
          <w:lang w:val="en-US"/>
        </w:rPr>
        <w:tab/>
      </w:r>
      <w:r w:rsidRPr="0045652F">
        <w:rPr>
          <w:lang w:val="en-US"/>
        </w:rPr>
        <w:br/>
        <w:t>Optionally specifies the name of the VIRTEL variable which contains the input commarea</w:t>
      </w:r>
    </w:p>
    <w:p w14:paraId="4017E1C4" w14:textId="77777777" w:rsidR="00774472" w:rsidRPr="0045652F" w:rsidRDefault="00774472">
      <w:pPr>
        <w:pStyle w:val="RefrenceChamp"/>
        <w:keepLines/>
        <w:rPr>
          <w:lang w:val="en-US"/>
        </w:rPr>
      </w:pPr>
      <w:r w:rsidRPr="0045652F">
        <w:rPr>
          <w:b/>
          <w:bCs/>
          <w:lang w:val="en-US"/>
        </w:rPr>
        <w:t>XMLGEN=YES</w:t>
      </w:r>
      <w:r w:rsidRPr="0045652F">
        <w:rPr>
          <w:lang w:val="en-US"/>
        </w:rPr>
        <w:t>|</w:t>
      </w:r>
      <w:r w:rsidRPr="0045652F">
        <w:rPr>
          <w:b/>
          <w:bCs/>
          <w:lang w:val="en-US"/>
        </w:rPr>
        <w:t>NO</w:t>
      </w:r>
      <w:r w:rsidRPr="0045652F">
        <w:rPr>
          <w:lang w:val="en-US"/>
        </w:rPr>
        <w:tab/>
      </w:r>
      <w:r w:rsidRPr="0045652F">
        <w:rPr>
          <w:lang w:val="en-US"/>
        </w:rPr>
        <w:br/>
        <w:t>Specifies whether an additional XMLGEN step is to be run.  This parameter is useful when FORMAT=COM or FORMAT='COM=</w:t>
      </w:r>
      <w:r w:rsidRPr="0045652F">
        <w:rPr>
          <w:i/>
          <w:iCs/>
          <w:lang w:val="en-US"/>
        </w:rPr>
        <w:t>fieldname</w:t>
      </w:r>
      <w:r w:rsidRPr="0045652F">
        <w:rPr>
          <w:lang w:val="en-US"/>
        </w:rPr>
        <w:t xml:space="preserve">' is specified.  If XMLGEN=YES then the job also generates a VIRTEL page template suitable for converting the VIRTEL result variables into XML format.  The generated page template is written to </w:t>
      </w:r>
      <w:r w:rsidRPr="0045652F">
        <w:rPr>
          <w:i/>
          <w:iCs/>
          <w:lang w:val="en-US"/>
        </w:rPr>
        <w:t>userid.XMLGEN.OUTPUT</w:t>
      </w:r>
      <w:r w:rsidRPr="0045652F">
        <w:rPr>
          <w:lang w:val="en-US"/>
        </w:rPr>
        <w:t xml:space="preserve"> which must be preallocated as a sequential dataset.  The contents of this dataset should then be transferred to your workstation where it can be uploaded into a VIRTEL directory (see “Uploading pages by HTTP</w:t>
      </w:r>
      <w:r w:rsidRPr="0045652F">
        <w:rPr>
          <w:szCs w:val="23"/>
          <w:lang w:val="en-US"/>
        </w:rPr>
        <w:t>”</w:t>
      </w:r>
      <w:r w:rsidRPr="0045652F">
        <w:rPr>
          <w:lang w:val="en-US"/>
        </w:rPr>
        <w:t xml:space="preserve"> </w:t>
      </w:r>
      <w:r w:rsidRPr="0045652F">
        <w:rPr>
          <w:lang w:val="en-US"/>
        </w:rPr>
        <w:fldChar w:fldCharType="begin"/>
      </w:r>
      <w:r w:rsidRPr="0045652F">
        <w:rPr>
          <w:lang w:val="en-US"/>
        </w:rPr>
        <w:instrText xml:space="preserve"> PAGEREF _Ref168473274 \p \h </w:instrText>
      </w:r>
      <w:r w:rsidRPr="0045652F">
        <w:rPr>
          <w:lang w:val="en-US"/>
        </w:rPr>
      </w:r>
      <w:r w:rsidRPr="0045652F">
        <w:rPr>
          <w:lang w:val="en-US"/>
        </w:rPr>
        <w:fldChar w:fldCharType="separate"/>
      </w:r>
      <w:r w:rsidR="00A87DE6">
        <w:rPr>
          <w:noProof/>
          <w:lang w:val="en-US"/>
        </w:rPr>
        <w:t>sur la page 93</w:t>
      </w:r>
      <w:r w:rsidRPr="0045652F">
        <w:rPr>
          <w:lang w:val="en-US"/>
        </w:rPr>
        <w:fldChar w:fldCharType="end"/>
      </w:r>
      <w:r w:rsidRPr="0045652F">
        <w:rPr>
          <w:lang w:val="en-US"/>
        </w:rPr>
        <w:t>).</w:t>
      </w:r>
    </w:p>
    <w:p w14:paraId="6F3CF092" w14:textId="77777777" w:rsidR="00774472" w:rsidRPr="0045652F" w:rsidRDefault="00774472">
      <w:pPr>
        <w:rPr>
          <w:lang w:val="en-US"/>
        </w:rPr>
      </w:pPr>
    </w:p>
    <w:p w14:paraId="0FE5FF1D" w14:textId="77777777" w:rsidR="00774472" w:rsidRPr="0045652F" w:rsidRDefault="00774472">
      <w:pPr>
        <w:pStyle w:val="Heading2"/>
        <w:pageBreakBefore/>
        <w:tabs>
          <w:tab w:val="num" w:pos="2424"/>
        </w:tabs>
        <w:rPr>
          <w:lang w:val="en-US"/>
        </w:rPr>
      </w:pPr>
      <w:bookmarkStart w:id="575" w:name="_Toc373484926"/>
      <w:r w:rsidRPr="0045652F">
        <w:rPr>
          <w:lang w:val="en-US"/>
        </w:rPr>
        <w:t>Incoming E-mails</w:t>
      </w:r>
      <w:bookmarkEnd w:id="276"/>
      <w:bookmarkEnd w:id="277"/>
      <w:bookmarkEnd w:id="278"/>
      <w:bookmarkEnd w:id="279"/>
      <w:bookmarkEnd w:id="575"/>
    </w:p>
    <w:p w14:paraId="0578A892" w14:textId="77777777" w:rsidR="00774472" w:rsidRPr="0045652F" w:rsidRDefault="00774472">
      <w:pPr>
        <w:rPr>
          <w:szCs w:val="19"/>
          <w:lang w:val="en-US"/>
        </w:rPr>
      </w:pPr>
      <w:r w:rsidRPr="0045652F">
        <w:rPr>
          <w:szCs w:val="19"/>
          <w:lang w:val="en-US"/>
        </w:rPr>
        <w:fldChar w:fldCharType="begin"/>
      </w:r>
      <w:r w:rsidRPr="0045652F">
        <w:rPr>
          <w:szCs w:val="19"/>
          <w:lang w:val="en-US"/>
        </w:rPr>
        <w:instrText xml:space="preserve"> XE "Structured field:FAC8" </w:instrText>
      </w:r>
      <w:r w:rsidRPr="0045652F">
        <w:rPr>
          <w:szCs w:val="19"/>
          <w:lang w:val="en-US"/>
        </w:rPr>
        <w:fldChar w:fldCharType="end"/>
      </w:r>
      <w:r w:rsidRPr="0045652F">
        <w:rPr>
          <w:szCs w:val="19"/>
          <w:lang w:val="en-US"/>
        </w:rPr>
        <w:fldChar w:fldCharType="begin"/>
      </w:r>
      <w:r w:rsidRPr="0045652F">
        <w:rPr>
          <w:lang w:val="en-US"/>
        </w:rPr>
        <w:instrText xml:space="preserve"> XE "e-mail:Incoming" </w:instrText>
      </w:r>
      <w:r w:rsidRPr="0045652F">
        <w:rPr>
          <w:szCs w:val="19"/>
          <w:lang w:val="en-US"/>
        </w:rPr>
        <w:fldChar w:fldCharType="end"/>
      </w:r>
      <w:r w:rsidRPr="0045652F">
        <w:rPr>
          <w:szCs w:val="19"/>
          <w:lang w:val="en-US"/>
        </w:rPr>
        <w:t>The arrival of an e-mail on an SMTP line can trigger one of two types of action in VIRTEL, depending on the entry point chosen by the rules of the SMTP line:</w:t>
      </w:r>
    </w:p>
    <w:p w14:paraId="00E7A2E3" w14:textId="77777777" w:rsidR="00774472" w:rsidRPr="0045652F" w:rsidRDefault="00774472">
      <w:pPr>
        <w:rPr>
          <w:szCs w:val="19"/>
          <w:lang w:val="en-US"/>
        </w:rPr>
      </w:pPr>
    </w:p>
    <w:p w14:paraId="51609AA2" w14:textId="77777777" w:rsidR="00774472" w:rsidRPr="0045652F" w:rsidRDefault="00774472">
      <w:pPr>
        <w:pStyle w:val="ListBullet"/>
        <w:rPr>
          <w:lang w:val="en-US"/>
        </w:rPr>
      </w:pPr>
      <w:r w:rsidRPr="0045652F">
        <w:rPr>
          <w:lang w:val="en-US"/>
        </w:rPr>
        <w:t>Transfer of attached files to a VIRTEL directory</w:t>
      </w:r>
    </w:p>
    <w:p w14:paraId="02190D3A" w14:textId="77777777" w:rsidR="00774472" w:rsidRPr="0045652F" w:rsidRDefault="00774472">
      <w:pPr>
        <w:pStyle w:val="ListBullet"/>
        <w:rPr>
          <w:lang w:val="en-US"/>
        </w:rPr>
      </w:pPr>
      <w:r w:rsidRPr="0045652F">
        <w:rPr>
          <w:lang w:val="en-US"/>
        </w:rPr>
        <w:t>Start a CICS transaction (or other VTAM application)</w:t>
      </w:r>
    </w:p>
    <w:p w14:paraId="161D16E1" w14:textId="77777777" w:rsidR="00774472" w:rsidRPr="0045652F" w:rsidRDefault="00774472">
      <w:pPr>
        <w:pStyle w:val="Heading3"/>
        <w:tabs>
          <w:tab w:val="num" w:pos="2781"/>
        </w:tabs>
        <w:rPr>
          <w:lang w:val="en-US"/>
        </w:rPr>
      </w:pPr>
      <w:bookmarkStart w:id="576" w:name="_Toc71540627"/>
      <w:bookmarkStart w:id="577" w:name="_Toc93997015"/>
      <w:bookmarkStart w:id="578" w:name="_Toc373484927"/>
      <w:r w:rsidRPr="0045652F">
        <w:rPr>
          <w:lang w:val="en-US"/>
        </w:rPr>
        <w:t>Rules of the SMTP</w:t>
      </w:r>
      <w:bookmarkEnd w:id="576"/>
      <w:r w:rsidRPr="0045652F">
        <w:rPr>
          <w:lang w:val="en-US"/>
        </w:rPr>
        <w:t xml:space="preserve"> line</w:t>
      </w:r>
      <w:bookmarkEnd w:id="577"/>
      <w:bookmarkEnd w:id="578"/>
    </w:p>
    <w:p w14:paraId="7503810A" w14:textId="77777777" w:rsidR="00774472" w:rsidRPr="0045652F" w:rsidRDefault="00774472">
      <w:pPr>
        <w:pStyle w:val="ecran0"/>
        <w:rPr>
          <w:lang w:val="en-US"/>
        </w:rPr>
      </w:pPr>
      <w:r w:rsidRPr="0045652F">
        <w:rPr>
          <w:lang w:val="en-US"/>
        </w:rPr>
        <w:t xml:space="preserve">When an e-mail arrives on an SMTP line, VIRTEL examines the rules of the line to determine which entry point will be used to process the incoming message.  In the example below, the rule specifies that when the e-mail destination address is </w:t>
      </w:r>
      <w:r w:rsidRPr="0045652F">
        <w:rPr>
          <w:i/>
          <w:iCs/>
          <w:lang w:val="en-US"/>
        </w:rPr>
        <w:t>cicsmail@sample.com</w:t>
      </w:r>
      <w:r w:rsidRPr="0045652F">
        <w:rPr>
          <w:lang w:val="en-US"/>
        </w:rPr>
        <w:t xml:space="preserve">, and the sender address is </w:t>
      </w:r>
      <w:r w:rsidRPr="0045652F">
        <w:rPr>
          <w:i/>
          <w:iCs/>
          <w:lang w:val="en-US"/>
        </w:rPr>
        <w:t>customer@client.com</w:t>
      </w:r>
      <w:r w:rsidRPr="0045652F">
        <w:rPr>
          <w:lang w:val="en-US"/>
        </w:rPr>
        <w:t>, then entry point SMTPCICS will be used:</w:t>
      </w:r>
    </w:p>
    <w:p w14:paraId="227A6288" w14:textId="77777777" w:rsidR="00774472" w:rsidRPr="0045652F" w:rsidRDefault="00774472">
      <w:pPr>
        <w:pStyle w:val="Ecran80"/>
        <w:rPr>
          <w:noProof w:val="0"/>
          <w:lang w:val="en-US"/>
        </w:rPr>
      </w:pPr>
      <w:r w:rsidRPr="0045652F">
        <w:rPr>
          <w:noProof w:val="0"/>
          <w:lang w:val="en-US"/>
        </w:rPr>
        <w:t xml:space="preserve"> DETAIL of RULE from RULE SET: S-SMTP   ------------- Applid: SPVIRE2  15:46:00 </w:t>
      </w:r>
    </w:p>
    <w:p w14:paraId="4C22C5A9" w14:textId="77777777" w:rsidR="00774472" w:rsidRPr="0045652F" w:rsidRDefault="00774472">
      <w:pPr>
        <w:pStyle w:val="Ecran80"/>
        <w:rPr>
          <w:noProof w:val="0"/>
          <w:lang w:val="en-US"/>
        </w:rPr>
      </w:pPr>
      <w:r w:rsidRPr="0045652F">
        <w:rPr>
          <w:noProof w:val="0"/>
          <w:lang w:val="en-US"/>
        </w:rPr>
        <w:t xml:space="preserve">                                                                                </w:t>
      </w:r>
    </w:p>
    <w:p w14:paraId="6D05BE75" w14:textId="77777777" w:rsidR="00774472" w:rsidRPr="0045652F" w:rsidRDefault="00774472">
      <w:pPr>
        <w:pStyle w:val="Ecran80"/>
        <w:rPr>
          <w:noProof w:val="0"/>
          <w:lang w:val="en-US"/>
        </w:rPr>
      </w:pPr>
      <w:r w:rsidRPr="0045652F">
        <w:rPr>
          <w:noProof w:val="0"/>
          <w:lang w:val="en-US"/>
        </w:rPr>
        <w:t xml:space="preserve"> Name          ===&gt; SM200EML               Rule priority is per name            </w:t>
      </w:r>
    </w:p>
    <w:p w14:paraId="10687515" w14:textId="77777777" w:rsidR="00774472" w:rsidRPr="0045652F" w:rsidRDefault="00774472">
      <w:pPr>
        <w:pStyle w:val="Ecran80"/>
        <w:rPr>
          <w:noProof w:val="0"/>
          <w:lang w:val="en-US"/>
        </w:rPr>
      </w:pPr>
      <w:r w:rsidRPr="0045652F">
        <w:rPr>
          <w:noProof w:val="0"/>
          <w:lang w:val="en-US"/>
        </w:rPr>
        <w:t xml:space="preserve"> Status        ===&gt; ACTIVE                 19 May 2004 15:46:00       VIRDBA    </w:t>
      </w:r>
    </w:p>
    <w:p w14:paraId="126073BC" w14:textId="77777777" w:rsidR="00774472" w:rsidRPr="0045652F" w:rsidRDefault="00774472">
      <w:pPr>
        <w:pStyle w:val="Ecran80"/>
        <w:rPr>
          <w:noProof w:val="0"/>
          <w:lang w:val="en-US"/>
        </w:rPr>
      </w:pPr>
      <w:r w:rsidRPr="0045652F">
        <w:rPr>
          <w:noProof w:val="0"/>
          <w:lang w:val="en-US"/>
        </w:rPr>
        <w:t xml:space="preserve"> Description   ===&gt; Appels entrants SMTP                                        </w:t>
      </w:r>
    </w:p>
    <w:p w14:paraId="1944A341" w14:textId="77777777" w:rsidR="00774472" w:rsidRPr="0045652F" w:rsidRDefault="00774472">
      <w:pPr>
        <w:pStyle w:val="Ecran80"/>
        <w:rPr>
          <w:noProof w:val="0"/>
          <w:lang w:val="en-US"/>
        </w:rPr>
      </w:pPr>
      <w:r w:rsidRPr="0045652F">
        <w:rPr>
          <w:noProof w:val="0"/>
          <w:lang w:val="en-US"/>
        </w:rPr>
        <w:t xml:space="preserve"> Entry point   ===&gt; SMTPCICS               Target Entry Point                   </w:t>
      </w:r>
    </w:p>
    <w:p w14:paraId="7937B1AD" w14:textId="77777777" w:rsidR="00774472" w:rsidRPr="0045652F" w:rsidRDefault="00774472">
      <w:pPr>
        <w:pStyle w:val="Ecran80"/>
        <w:rPr>
          <w:noProof w:val="0"/>
          <w:lang w:val="en-US"/>
        </w:rPr>
      </w:pPr>
      <w:r w:rsidRPr="0045652F">
        <w:rPr>
          <w:noProof w:val="0"/>
          <w:lang w:val="en-US"/>
        </w:rPr>
        <w:t xml:space="preserve"> Parameter     ===&gt;                                   optional &amp;1 value         </w:t>
      </w:r>
    </w:p>
    <w:p w14:paraId="68A83B79" w14:textId="77777777" w:rsidR="00774472" w:rsidRPr="0045652F" w:rsidRDefault="00774472">
      <w:pPr>
        <w:pStyle w:val="Ecran80"/>
        <w:rPr>
          <w:noProof w:val="0"/>
          <w:lang w:val="en-US"/>
        </w:rPr>
      </w:pPr>
      <w:r w:rsidRPr="0045652F">
        <w:rPr>
          <w:noProof w:val="0"/>
          <w:lang w:val="en-US"/>
        </w:rPr>
        <w:t xml:space="preserve"> Trace         ===&gt;                        1=commands 2=data 3=partner          </w:t>
      </w:r>
    </w:p>
    <w:p w14:paraId="18FE7417" w14:textId="77777777" w:rsidR="00774472" w:rsidRPr="0045652F" w:rsidRDefault="00774472">
      <w:pPr>
        <w:pStyle w:val="Ecran80"/>
        <w:rPr>
          <w:noProof w:val="0"/>
          <w:lang w:val="en-US"/>
        </w:rPr>
      </w:pPr>
      <w:r w:rsidRPr="0045652F">
        <w:rPr>
          <w:noProof w:val="0"/>
          <w:lang w:val="en-US"/>
        </w:rPr>
        <w:t xml:space="preserve">                                                                                </w:t>
      </w:r>
    </w:p>
    <w:p w14:paraId="74B855BE" w14:textId="77777777" w:rsidR="00774472" w:rsidRPr="0045652F" w:rsidRDefault="00774472">
      <w:pPr>
        <w:pStyle w:val="Ecran80"/>
        <w:rPr>
          <w:noProof w:val="0"/>
          <w:lang w:val="en-US"/>
        </w:rPr>
      </w:pPr>
      <w:r w:rsidRPr="0045652F">
        <w:rPr>
          <w:noProof w:val="0"/>
          <w:lang w:val="en-US"/>
        </w:rPr>
        <w:t xml:space="preserve"> C : 0=IGNORE 1=IS 2=IS NOT 3=STARTS WITH 4=DOES NOT 5=ENDS WITH 6=DOES NOT     </w:t>
      </w:r>
    </w:p>
    <w:p w14:paraId="5EBE4D7D" w14:textId="77777777" w:rsidR="00774472" w:rsidRPr="0045652F" w:rsidRDefault="00774472">
      <w:pPr>
        <w:pStyle w:val="Ecran80"/>
        <w:rPr>
          <w:noProof w:val="0"/>
          <w:lang w:val="en-US"/>
        </w:rPr>
      </w:pPr>
      <w:r w:rsidRPr="0045652F">
        <w:rPr>
          <w:noProof w:val="0"/>
          <w:lang w:val="en-US"/>
        </w:rPr>
        <w:t xml:space="preserve"> 0 IP Subnet   ===&gt; 000.000.000.000        Mask     ===&gt; 000.000.000.000        </w:t>
      </w:r>
    </w:p>
    <w:p w14:paraId="45AF8ACD" w14:textId="77777777" w:rsidR="00774472" w:rsidRPr="0045652F" w:rsidRDefault="00774472">
      <w:pPr>
        <w:pStyle w:val="Ecran80"/>
        <w:rPr>
          <w:noProof w:val="0"/>
          <w:lang w:val="en-US"/>
        </w:rPr>
      </w:pPr>
      <w:r w:rsidRPr="0045652F">
        <w:rPr>
          <w:noProof w:val="0"/>
          <w:lang w:val="en-US"/>
        </w:rPr>
        <w:t xml:space="preserve"> 1 Host        ===&gt; cicsmail@sample.com                                         </w:t>
      </w:r>
    </w:p>
    <w:p w14:paraId="7A6CC4DE" w14:textId="77777777" w:rsidR="00774472" w:rsidRPr="0045652F" w:rsidRDefault="00774472">
      <w:pPr>
        <w:pStyle w:val="Ecran80"/>
        <w:rPr>
          <w:noProof w:val="0"/>
          <w:lang w:val="en-US"/>
        </w:rPr>
      </w:pPr>
      <w:r w:rsidRPr="0045652F">
        <w:rPr>
          <w:noProof w:val="0"/>
          <w:lang w:val="en-US"/>
        </w:rPr>
        <w:t xml:space="preserve"> 1 eMail       ===&gt; customer@client.com                                         </w:t>
      </w:r>
    </w:p>
    <w:p w14:paraId="39C97627" w14:textId="77777777" w:rsidR="00774472" w:rsidRPr="0045652F" w:rsidRDefault="00774472">
      <w:pPr>
        <w:pStyle w:val="Ecran80"/>
        <w:rPr>
          <w:noProof w:val="0"/>
          <w:lang w:val="en-US"/>
        </w:rPr>
      </w:pPr>
      <w:r w:rsidRPr="0045652F">
        <w:rPr>
          <w:noProof w:val="0"/>
          <w:lang w:val="en-US"/>
        </w:rPr>
        <w:t xml:space="preserve"> 0 Calling DTE ===&gt;                        Calling DTE address                  </w:t>
      </w:r>
    </w:p>
    <w:p w14:paraId="00C6999A" w14:textId="77777777" w:rsidR="00774472" w:rsidRPr="0045652F" w:rsidRDefault="00774472">
      <w:pPr>
        <w:pStyle w:val="Ecran80"/>
        <w:rPr>
          <w:noProof w:val="0"/>
          <w:lang w:val="en-US"/>
        </w:rPr>
      </w:pPr>
      <w:r w:rsidRPr="0045652F">
        <w:rPr>
          <w:noProof w:val="0"/>
          <w:lang w:val="en-US"/>
        </w:rPr>
        <w:t xml:space="preserve"> 0 Called      ===&gt;                        Called DTE address                   </w:t>
      </w:r>
    </w:p>
    <w:p w14:paraId="5DFF5DD8" w14:textId="77777777" w:rsidR="00774472" w:rsidRPr="0045652F" w:rsidRDefault="00774472">
      <w:pPr>
        <w:pStyle w:val="Ecran80"/>
        <w:rPr>
          <w:noProof w:val="0"/>
          <w:lang w:val="en-US"/>
        </w:rPr>
      </w:pPr>
      <w:r w:rsidRPr="0045652F">
        <w:rPr>
          <w:noProof w:val="0"/>
          <w:lang w:val="en-US"/>
        </w:rPr>
        <w:t xml:space="preserve"> 0 CUD0 (Hex)  ===&gt;                        First 4 bytes of CUD (X25 protocol)  </w:t>
      </w:r>
    </w:p>
    <w:p w14:paraId="28C00A74" w14:textId="77777777" w:rsidR="00774472" w:rsidRPr="0045652F" w:rsidRDefault="00774472">
      <w:pPr>
        <w:pStyle w:val="Ecran80"/>
        <w:rPr>
          <w:noProof w:val="0"/>
          <w:lang w:val="en-US"/>
        </w:rPr>
      </w:pPr>
      <w:r w:rsidRPr="0045652F">
        <w:rPr>
          <w:noProof w:val="0"/>
          <w:lang w:val="en-US"/>
        </w:rPr>
        <w:t xml:space="preserve"> 0 User Data   ===&gt;                                                             </w:t>
      </w:r>
    </w:p>
    <w:p w14:paraId="6A5DC10E" w14:textId="77777777" w:rsidR="00774472" w:rsidRPr="0045652F" w:rsidRDefault="00774472">
      <w:pPr>
        <w:pStyle w:val="Ecran80"/>
        <w:rPr>
          <w:noProof w:val="0"/>
          <w:lang w:val="en-US"/>
        </w:rPr>
      </w:pPr>
      <w:r w:rsidRPr="0045652F">
        <w:rPr>
          <w:noProof w:val="0"/>
          <w:lang w:val="en-US"/>
        </w:rPr>
        <w:t xml:space="preserve">                                                                                </w:t>
      </w:r>
    </w:p>
    <w:p w14:paraId="29C429C7" w14:textId="77777777" w:rsidR="00774472" w:rsidRPr="0045652F" w:rsidRDefault="00774472">
      <w:pPr>
        <w:pStyle w:val="Ecran80"/>
        <w:rPr>
          <w:noProof w:val="0"/>
          <w:lang w:val="en-US"/>
        </w:rPr>
      </w:pPr>
      <w:r w:rsidRPr="0045652F">
        <w:rPr>
          <w:noProof w:val="0"/>
          <w:lang w:val="en-US"/>
        </w:rPr>
        <w:t xml:space="preserve"> 0 Days        ===&gt; M:      T:      W:      T:      F:      S:      S:          </w:t>
      </w:r>
    </w:p>
    <w:p w14:paraId="65837C26" w14:textId="77777777" w:rsidR="00774472" w:rsidRPr="0045652F" w:rsidRDefault="00774472">
      <w:pPr>
        <w:pStyle w:val="Ecran80"/>
        <w:rPr>
          <w:noProof w:val="0"/>
          <w:lang w:val="en-US"/>
        </w:rPr>
      </w:pPr>
      <w:r w:rsidRPr="0045652F">
        <w:rPr>
          <w:noProof w:val="0"/>
          <w:lang w:val="en-US"/>
        </w:rPr>
        <w:t xml:space="preserve"> 0 Start time  ===&gt; H:      M:      S:     End time ===&gt; H:      M:      S:     </w:t>
      </w:r>
    </w:p>
    <w:p w14:paraId="003EBB3D" w14:textId="77777777" w:rsidR="00774472" w:rsidRPr="0045652F" w:rsidRDefault="00774472">
      <w:pPr>
        <w:pStyle w:val="Ecran80"/>
        <w:rPr>
          <w:noProof w:val="0"/>
          <w:lang w:val="en-US"/>
        </w:rPr>
      </w:pPr>
      <w:r w:rsidRPr="0045652F">
        <w:rPr>
          <w:noProof w:val="0"/>
          <w:lang w:val="en-US"/>
        </w:rPr>
        <w:t xml:space="preserve">                                                                                </w:t>
      </w:r>
    </w:p>
    <w:p w14:paraId="01A1C930" w14:textId="77777777" w:rsidR="00774472" w:rsidRPr="0045652F" w:rsidRDefault="00774472">
      <w:pPr>
        <w:pStyle w:val="Ecran80"/>
        <w:rPr>
          <w:noProof w:val="0"/>
          <w:lang w:val="en-US"/>
        </w:rPr>
      </w:pPr>
      <w:r w:rsidRPr="0045652F">
        <w:rPr>
          <w:noProof w:val="0"/>
          <w:lang w:val="en-US"/>
        </w:rPr>
        <w:t xml:space="preserve"> P1=Update                          P3=Return                      Enter=Add    </w:t>
      </w:r>
    </w:p>
    <w:p w14:paraId="36AFE87E" w14:textId="77777777" w:rsidR="00774472" w:rsidRPr="0045652F" w:rsidRDefault="00774472">
      <w:pPr>
        <w:pStyle w:val="Ecran80"/>
        <w:rPr>
          <w:noProof w:val="0"/>
          <w:lang w:val="en-US"/>
        </w:rPr>
      </w:pPr>
      <w:r w:rsidRPr="0045652F">
        <w:rPr>
          <w:noProof w:val="0"/>
          <w:lang w:val="en-US"/>
        </w:rPr>
        <w:t xml:space="preserve"> P4=Activate                        P5=Inactivate                  P12=Entry P. </w:t>
      </w:r>
    </w:p>
    <w:p w14:paraId="1576F883" w14:textId="77777777" w:rsidR="00774472" w:rsidRPr="0045652F" w:rsidRDefault="00774472">
      <w:pPr>
        <w:pStyle w:val="Ecran80"/>
        <w:rPr>
          <w:noProof w:val="0"/>
          <w:lang w:val="en-US"/>
        </w:rPr>
      </w:pPr>
      <w:r w:rsidRPr="0045652F">
        <w:rPr>
          <w:noProof w:val="0"/>
          <w:lang w:val="en-US"/>
        </w:rPr>
        <w:t xml:space="preserve"> CREATION OK                                                                    </w:t>
      </w:r>
    </w:p>
    <w:p w14:paraId="1028845F" w14:textId="77777777" w:rsidR="00774472" w:rsidRPr="0045652F" w:rsidRDefault="00774472">
      <w:pPr>
        <w:pStyle w:val="Caption"/>
        <w:rPr>
          <w:szCs w:val="19"/>
          <w:lang w:val="en-US"/>
        </w:rPr>
      </w:pPr>
      <w:bookmarkStart w:id="579" w:name="_Toc71540960"/>
      <w:bookmarkStart w:id="580" w:name="_Toc373485106"/>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138</w:t>
      </w:r>
      <w:r w:rsidRPr="0045652F">
        <w:rPr>
          <w:lang w:val="en-US"/>
        </w:rPr>
        <w:fldChar w:fldCharType="end"/>
      </w:r>
      <w:r w:rsidRPr="0045652F">
        <w:rPr>
          <w:szCs w:val="19"/>
          <w:lang w:val="en-US"/>
        </w:rPr>
        <w:t xml:space="preserve"> Rule for routing an incoming e-mail on an SMTP</w:t>
      </w:r>
      <w:bookmarkEnd w:id="579"/>
      <w:r w:rsidRPr="0045652F">
        <w:rPr>
          <w:szCs w:val="19"/>
          <w:lang w:val="en-US"/>
        </w:rPr>
        <w:t xml:space="preserve"> line</w:t>
      </w:r>
      <w:bookmarkEnd w:id="580"/>
    </w:p>
    <w:p w14:paraId="7D6AEEA0" w14:textId="77777777" w:rsidR="00774472" w:rsidRPr="0045652F" w:rsidRDefault="00774472">
      <w:pPr>
        <w:pStyle w:val="Heading3"/>
        <w:tabs>
          <w:tab w:val="num" w:pos="2781"/>
        </w:tabs>
        <w:rPr>
          <w:lang w:val="en-US"/>
        </w:rPr>
      </w:pPr>
      <w:bookmarkStart w:id="581" w:name="_Toc71540628"/>
      <w:bookmarkStart w:id="582" w:name="_Toc93997016"/>
      <w:bookmarkStart w:id="583" w:name="_Toc373484928"/>
      <w:r w:rsidRPr="0045652F">
        <w:rPr>
          <w:lang w:val="en-US"/>
        </w:rPr>
        <w:t>File transfer by e-mail</w:t>
      </w:r>
      <w:bookmarkEnd w:id="581"/>
      <w:bookmarkEnd w:id="582"/>
      <w:bookmarkEnd w:id="583"/>
    </w:p>
    <w:p w14:paraId="0A516039" w14:textId="77777777" w:rsidR="00774472" w:rsidRPr="0045652F" w:rsidRDefault="00774472">
      <w:pPr>
        <w:keepNext/>
        <w:keepLines/>
        <w:rPr>
          <w:lang w:val="en-US"/>
        </w:rPr>
      </w:pPr>
      <w:r w:rsidRPr="0045652F">
        <w:rPr>
          <w:lang w:val="en-US"/>
        </w:rPr>
        <w:fldChar w:fldCharType="begin"/>
      </w:r>
      <w:r w:rsidRPr="0045652F">
        <w:rPr>
          <w:lang w:val="en-US"/>
        </w:rPr>
        <w:instrText xml:space="preserve"> XE "File transfer:SMTP" </w:instrText>
      </w:r>
      <w:r w:rsidRPr="0045652F">
        <w:rPr>
          <w:lang w:val="en-US"/>
        </w:rPr>
        <w:fldChar w:fldCharType="end"/>
      </w:r>
      <w:r w:rsidRPr="0045652F">
        <w:rPr>
          <w:lang w:val="en-US"/>
        </w:rPr>
        <w:fldChar w:fldCharType="begin"/>
      </w:r>
      <w:r w:rsidRPr="0045652F">
        <w:rPr>
          <w:lang w:val="en-US"/>
        </w:rPr>
        <w:instrText xml:space="preserve"> XE "SMTP:File transfer" </w:instrText>
      </w:r>
      <w:r w:rsidRPr="0045652F">
        <w:rPr>
          <w:lang w:val="en-US"/>
        </w:rPr>
        <w:fldChar w:fldCharType="end"/>
      </w:r>
      <w:r w:rsidRPr="0045652F">
        <w:rPr>
          <w:lang w:val="en-US"/>
        </w:rPr>
        <w:fldChar w:fldCharType="begin"/>
      </w:r>
      <w:r w:rsidRPr="0045652F">
        <w:rPr>
          <w:lang w:val="en-US"/>
        </w:rPr>
        <w:instrText xml:space="preserve"> XE "e-mail:File transfer" </w:instrText>
      </w:r>
      <w:r w:rsidRPr="0045652F">
        <w:rPr>
          <w:lang w:val="en-US"/>
        </w:rPr>
        <w:fldChar w:fldCharType="end"/>
      </w:r>
      <w:r w:rsidRPr="0045652F">
        <w:rPr>
          <w:lang w:val="en-US"/>
        </w:rPr>
        <w:t>An entry point which is used for file file transfer (including the upload of HTML pages) has a single transaction which calls VIRTEL module VIR0041B.  This transaction is defined with application type 2 and startup mode 1.  The menu program specified in the entry point must be VIR0021B.</w:t>
      </w:r>
    </w:p>
    <w:p w14:paraId="6EE513FD" w14:textId="77777777" w:rsidR="00774472" w:rsidRPr="0045652F" w:rsidRDefault="00774472">
      <w:pPr>
        <w:pStyle w:val="Nfj"/>
        <w:keepNext/>
        <w:rPr>
          <w:lang w:val="en-US"/>
        </w:rPr>
      </w:pPr>
      <w:r w:rsidRPr="0045652F">
        <w:rPr>
          <w:lang w:val="en-US"/>
        </w:rPr>
        <w:t xml:space="preserve">Only authorized users (see “Correspondent management” </w:t>
      </w:r>
      <w:r w:rsidRPr="0045652F">
        <w:rPr>
          <w:lang w:val="en-US"/>
        </w:rPr>
        <w:fldChar w:fldCharType="begin"/>
      </w:r>
      <w:r w:rsidRPr="0045652F">
        <w:rPr>
          <w:lang w:val="en-US"/>
        </w:rPr>
        <w:instrText xml:space="preserve"> PAGEREF _Ref72745642 \p \h </w:instrText>
      </w:r>
      <w:r w:rsidRPr="0045652F">
        <w:rPr>
          <w:lang w:val="en-US"/>
        </w:rPr>
      </w:r>
      <w:r w:rsidRPr="0045652F">
        <w:rPr>
          <w:lang w:val="en-US"/>
        </w:rPr>
        <w:fldChar w:fldCharType="separate"/>
      </w:r>
      <w:r w:rsidR="00A87DE6">
        <w:rPr>
          <w:noProof/>
          <w:lang w:val="en-US"/>
        </w:rPr>
        <w:t>sur la page 81</w:t>
      </w:r>
      <w:r w:rsidRPr="0045652F">
        <w:rPr>
          <w:lang w:val="en-US"/>
        </w:rPr>
        <w:fldChar w:fldCharType="end"/>
      </w:r>
      <w:r w:rsidRPr="0045652F">
        <w:rPr>
          <w:lang w:val="en-US"/>
        </w:rPr>
        <w:t>) can perform transfers.</w:t>
      </w:r>
    </w:p>
    <w:p w14:paraId="653CD455" w14:textId="77777777" w:rsidR="00774472" w:rsidRPr="0045652F" w:rsidRDefault="00774472">
      <w:pPr>
        <w:pStyle w:val="Ecran80"/>
        <w:rPr>
          <w:noProof w:val="0"/>
          <w:lang w:val="en-US"/>
        </w:rPr>
      </w:pPr>
      <w:r w:rsidRPr="0045652F">
        <w:rPr>
          <w:noProof w:val="0"/>
          <w:lang w:val="en-US"/>
        </w:rPr>
        <w:t xml:space="preserve"> ENTRY POINT DETAIL DEFINITION ---------------------- Applid: SPVIRE2    15:52:26 </w:t>
      </w:r>
    </w:p>
    <w:p w14:paraId="69AAB1CB" w14:textId="77777777" w:rsidR="00774472" w:rsidRPr="0045652F" w:rsidRDefault="00774472">
      <w:pPr>
        <w:pStyle w:val="Ecran80"/>
        <w:rPr>
          <w:noProof w:val="0"/>
          <w:lang w:val="en-US"/>
        </w:rPr>
      </w:pPr>
      <w:r w:rsidRPr="0045652F">
        <w:rPr>
          <w:noProof w:val="0"/>
          <w:lang w:val="en-US"/>
        </w:rPr>
        <w:t xml:space="preserve">                                                                                </w:t>
      </w:r>
    </w:p>
    <w:p w14:paraId="5473AEAF" w14:textId="77777777" w:rsidR="00774472" w:rsidRPr="0045652F" w:rsidRDefault="00774472">
      <w:pPr>
        <w:pStyle w:val="Ecran80"/>
        <w:rPr>
          <w:noProof w:val="0"/>
          <w:lang w:val="en-US"/>
        </w:rPr>
      </w:pPr>
      <w:r w:rsidRPr="0045652F">
        <w:rPr>
          <w:noProof w:val="0"/>
          <w:lang w:val="en-US"/>
        </w:rPr>
        <w:t xml:space="preserve"> Name          ===&gt; SMTP                   Name this ENTRY POINT (LOGON DATA)   </w:t>
      </w:r>
    </w:p>
    <w:p w14:paraId="750145AA" w14:textId="77777777" w:rsidR="00774472" w:rsidRPr="0045652F" w:rsidRDefault="00774472">
      <w:pPr>
        <w:pStyle w:val="Ecran80"/>
        <w:rPr>
          <w:noProof w:val="0"/>
          <w:lang w:val="en-US"/>
        </w:rPr>
      </w:pPr>
      <w:r w:rsidRPr="0045652F">
        <w:rPr>
          <w:noProof w:val="0"/>
          <w:lang w:val="en-US"/>
        </w:rPr>
        <w:t xml:space="preserve"> Description   ===&gt; Receive e-mail for file transfer                            </w:t>
      </w:r>
    </w:p>
    <w:p w14:paraId="4CDA7FA5" w14:textId="77777777" w:rsidR="00774472" w:rsidRPr="0045652F" w:rsidRDefault="00774472">
      <w:pPr>
        <w:pStyle w:val="Ecran80"/>
        <w:rPr>
          <w:noProof w:val="0"/>
          <w:lang w:val="en-US"/>
        </w:rPr>
      </w:pPr>
      <w:r w:rsidRPr="0045652F">
        <w:rPr>
          <w:noProof w:val="0"/>
          <w:lang w:val="en-US"/>
        </w:rPr>
        <w:t xml:space="preserve"> Transactions  ===&gt; SMTP                   Prefix for associated transactions   </w:t>
      </w:r>
    </w:p>
    <w:p w14:paraId="755FC490" w14:textId="77777777" w:rsidR="00774472" w:rsidRPr="0045652F" w:rsidRDefault="00774472">
      <w:pPr>
        <w:pStyle w:val="Ecran80"/>
        <w:rPr>
          <w:noProof w:val="0"/>
          <w:lang w:val="en-US"/>
        </w:rPr>
      </w:pPr>
      <w:r w:rsidRPr="0045652F">
        <w:rPr>
          <w:noProof w:val="0"/>
          <w:lang w:val="en-US"/>
        </w:rPr>
        <w:t xml:space="preserve"> Videotex key  ===&gt;                        If videotex, keyword or $NONE$       </w:t>
      </w:r>
    </w:p>
    <w:p w14:paraId="7604D087" w14:textId="77777777" w:rsidR="00774472" w:rsidRPr="0045652F" w:rsidRDefault="00774472">
      <w:pPr>
        <w:pStyle w:val="Ecran80"/>
        <w:rPr>
          <w:noProof w:val="0"/>
          <w:lang w:val="en-US"/>
        </w:rPr>
      </w:pPr>
      <w:r w:rsidRPr="0045652F">
        <w:rPr>
          <w:noProof w:val="0"/>
          <w:lang w:val="en-US"/>
        </w:rPr>
        <w:t xml:space="preserve"> Transparency  ===&gt;                        Server types NOT to emulate          </w:t>
      </w:r>
    </w:p>
    <w:p w14:paraId="31C0D3F0" w14:textId="77777777" w:rsidR="00774472" w:rsidRPr="0045652F" w:rsidRDefault="00774472">
      <w:pPr>
        <w:pStyle w:val="Ecran80"/>
        <w:rPr>
          <w:noProof w:val="0"/>
          <w:lang w:val="en-US"/>
        </w:rPr>
      </w:pPr>
      <w:r w:rsidRPr="0045652F">
        <w:rPr>
          <w:noProof w:val="0"/>
          <w:lang w:val="en-US"/>
        </w:rPr>
        <w:t xml:space="preserve"> Time out      ===&gt; 0005       minutes     Maximum inactive time                </w:t>
      </w:r>
    </w:p>
    <w:p w14:paraId="4D8F72A2" w14:textId="77777777" w:rsidR="00774472" w:rsidRPr="0045652F" w:rsidRDefault="00774472">
      <w:pPr>
        <w:pStyle w:val="Ecran80"/>
        <w:rPr>
          <w:noProof w:val="0"/>
          <w:lang w:val="en-US"/>
        </w:rPr>
      </w:pPr>
      <w:r w:rsidRPr="0045652F">
        <w:rPr>
          <w:noProof w:val="0"/>
          <w:lang w:val="en-US"/>
        </w:rPr>
        <w:t xml:space="preserve"> Do if timeout ===&gt; 0                      0=logoff  1=bip+logoff   2=anti pad  </w:t>
      </w:r>
    </w:p>
    <w:p w14:paraId="132D7F88" w14:textId="77777777" w:rsidR="00774472" w:rsidRPr="0045652F" w:rsidRDefault="00774472">
      <w:pPr>
        <w:pStyle w:val="Ecran80"/>
        <w:rPr>
          <w:noProof w:val="0"/>
          <w:lang w:val="en-US"/>
        </w:rPr>
      </w:pPr>
      <w:r w:rsidRPr="0045652F">
        <w:rPr>
          <w:noProof w:val="0"/>
          <w:lang w:val="en-US"/>
        </w:rPr>
        <w:t xml:space="preserve"> Emulation     ===&gt; EMAIL                  Type of terminal:                    </w:t>
      </w:r>
    </w:p>
    <w:p w14:paraId="53822D3E" w14:textId="77777777" w:rsidR="00774472" w:rsidRPr="0045652F" w:rsidRDefault="00774472">
      <w:pPr>
        <w:pStyle w:val="Ecran80"/>
        <w:rPr>
          <w:noProof w:val="0"/>
          <w:lang w:val="en-US"/>
        </w:rPr>
      </w:pPr>
      <w:r w:rsidRPr="0045652F">
        <w:rPr>
          <w:noProof w:val="0"/>
          <w:lang w:val="en-US"/>
        </w:rPr>
        <w:t xml:space="preserve"> MINITEL     :  40 or 80 columns           PC    :  Emulation done by VirtelPC  </w:t>
      </w:r>
    </w:p>
    <w:p w14:paraId="440E7D23" w14:textId="77777777" w:rsidR="00774472" w:rsidRPr="0045652F" w:rsidRDefault="00774472">
      <w:pPr>
        <w:pStyle w:val="Ecran80"/>
        <w:rPr>
          <w:noProof w:val="0"/>
          <w:lang w:val="en-US"/>
        </w:rPr>
      </w:pPr>
      <w:r w:rsidRPr="0045652F">
        <w:rPr>
          <w:noProof w:val="0"/>
          <w:lang w:val="en-US"/>
        </w:rPr>
        <w:t xml:space="preserve"> HTML        :  Web Browser                VT    :  VT 100                      </w:t>
      </w:r>
    </w:p>
    <w:p w14:paraId="7AE38AD7" w14:textId="77777777" w:rsidR="00774472" w:rsidRPr="0045652F" w:rsidRDefault="00774472">
      <w:pPr>
        <w:pStyle w:val="Ecran80"/>
        <w:rPr>
          <w:noProof w:val="0"/>
          <w:lang w:val="en-US"/>
        </w:rPr>
      </w:pPr>
      <w:r w:rsidRPr="0045652F">
        <w:rPr>
          <w:noProof w:val="0"/>
          <w:lang w:val="en-US"/>
        </w:rPr>
        <w:t xml:space="preserve"> EBCDIC      :  not translated             X25   :  uses low level dialog       </w:t>
      </w:r>
    </w:p>
    <w:p w14:paraId="0652663A" w14:textId="77777777" w:rsidR="00774472" w:rsidRPr="0045652F" w:rsidRDefault="00774472">
      <w:pPr>
        <w:pStyle w:val="Ecran80"/>
        <w:rPr>
          <w:noProof w:val="0"/>
          <w:lang w:val="en-US"/>
        </w:rPr>
      </w:pPr>
      <w:r w:rsidRPr="0045652F">
        <w:rPr>
          <w:noProof w:val="0"/>
          <w:lang w:val="en-US"/>
        </w:rPr>
        <w:t xml:space="preserve"> Signon program             ===&gt;           Controls user name and password      </w:t>
      </w:r>
    </w:p>
    <w:p w14:paraId="222865F6" w14:textId="77777777" w:rsidR="00774472" w:rsidRPr="0045652F" w:rsidRDefault="00774472">
      <w:pPr>
        <w:pStyle w:val="Ecran80"/>
        <w:rPr>
          <w:noProof w:val="0"/>
          <w:lang w:val="en-US"/>
        </w:rPr>
      </w:pPr>
      <w:r w:rsidRPr="0045652F">
        <w:rPr>
          <w:noProof w:val="0"/>
          <w:lang w:val="en-US"/>
        </w:rPr>
        <w:t xml:space="preserve"> Menu program               ===&gt; VIR0021B  List of transactions                 </w:t>
      </w:r>
    </w:p>
    <w:p w14:paraId="02DC4C43" w14:textId="77777777" w:rsidR="00774472" w:rsidRPr="0045652F" w:rsidRDefault="00774472">
      <w:pPr>
        <w:pStyle w:val="Ecran80"/>
        <w:tabs>
          <w:tab w:val="left" w:pos="720"/>
        </w:tabs>
        <w:rPr>
          <w:noProof w:val="0"/>
          <w:lang w:val="en-US"/>
        </w:rPr>
      </w:pPr>
      <w:r w:rsidRPr="0045652F">
        <w:rPr>
          <w:noProof w:val="0"/>
          <w:lang w:val="en-US"/>
        </w:rPr>
        <w:t xml:space="preserve"> Identification scenario    ===&gt;           eg XML identification                </w:t>
      </w:r>
    </w:p>
    <w:p w14:paraId="58665B2A" w14:textId="77777777" w:rsidR="00774472" w:rsidRPr="0045652F" w:rsidRDefault="00774472">
      <w:pPr>
        <w:pStyle w:val="Ecran80"/>
        <w:rPr>
          <w:noProof w:val="0"/>
          <w:lang w:val="en-US"/>
        </w:rPr>
      </w:pPr>
      <w:r w:rsidRPr="0045652F">
        <w:rPr>
          <w:noProof w:val="0"/>
          <w:lang w:val="en-US"/>
        </w:rPr>
        <w:t xml:space="preserve"> Type 3 compression         ===&gt;           Discover typical screens  (Virtel/PC)</w:t>
      </w:r>
    </w:p>
    <w:p w14:paraId="69C43645" w14:textId="77777777" w:rsidR="00774472" w:rsidRPr="0045652F" w:rsidRDefault="00774472">
      <w:pPr>
        <w:pStyle w:val="Ecran80"/>
        <w:rPr>
          <w:noProof w:val="0"/>
          <w:lang w:val="en-US"/>
        </w:rPr>
      </w:pPr>
      <w:r w:rsidRPr="0045652F">
        <w:rPr>
          <w:noProof w:val="0"/>
          <w:lang w:val="en-US"/>
        </w:rPr>
        <w:t xml:space="preserve"> Mandatory identification   ===&gt;                                 (PC or minitel)</w:t>
      </w:r>
    </w:p>
    <w:p w14:paraId="2762E802" w14:textId="77777777" w:rsidR="00774472" w:rsidRPr="0045652F" w:rsidRDefault="00774472">
      <w:pPr>
        <w:pStyle w:val="Ecran80"/>
        <w:rPr>
          <w:noProof w:val="0"/>
          <w:lang w:val="en-US"/>
        </w:rPr>
      </w:pPr>
      <w:r w:rsidRPr="0045652F">
        <w:rPr>
          <w:noProof w:val="0"/>
          <w:lang w:val="en-US"/>
        </w:rPr>
        <w:t xml:space="preserve"> 3270 swap key              ===&gt;           eg P24                               </w:t>
      </w:r>
    </w:p>
    <w:p w14:paraId="186B60A2" w14:textId="77777777" w:rsidR="00774472" w:rsidRPr="0045652F" w:rsidRDefault="00774472">
      <w:pPr>
        <w:pStyle w:val="Ecran80"/>
        <w:rPr>
          <w:noProof w:val="0"/>
          <w:lang w:val="en-US"/>
        </w:rPr>
      </w:pPr>
      <w:r w:rsidRPr="0045652F">
        <w:rPr>
          <w:noProof w:val="0"/>
          <w:lang w:val="en-US"/>
        </w:rPr>
        <w:t xml:space="preserve"> Extended colors            ===&gt;           E: extended  X: extended + DBCS      </w:t>
      </w:r>
    </w:p>
    <w:p w14:paraId="6A66DA66" w14:textId="77777777" w:rsidR="00774472" w:rsidRPr="0045652F" w:rsidRDefault="00774472">
      <w:pPr>
        <w:pStyle w:val="Ecran80"/>
        <w:rPr>
          <w:noProof w:val="0"/>
          <w:lang w:val="en-US"/>
        </w:rPr>
      </w:pPr>
      <w:r w:rsidRPr="0045652F">
        <w:rPr>
          <w:noProof w:val="0"/>
          <w:lang w:val="en-US"/>
        </w:rPr>
        <w:t xml:space="preserve">                                                                                </w:t>
      </w:r>
    </w:p>
    <w:p w14:paraId="06D57A10" w14:textId="77777777" w:rsidR="00774472" w:rsidRPr="0045652F" w:rsidRDefault="00774472">
      <w:pPr>
        <w:pStyle w:val="Ecran80"/>
        <w:rPr>
          <w:noProof w:val="0"/>
          <w:lang w:val="en-US"/>
        </w:rPr>
      </w:pPr>
      <w:r w:rsidRPr="0045652F">
        <w:rPr>
          <w:noProof w:val="0"/>
          <w:lang w:val="en-US"/>
        </w:rPr>
        <w:t xml:space="preserve"> P1=Update                          P3=Return                   P4=Transactions </w:t>
      </w:r>
    </w:p>
    <w:p w14:paraId="46B866B8" w14:textId="77777777" w:rsidR="00774472" w:rsidRPr="0045652F" w:rsidRDefault="00774472">
      <w:pPr>
        <w:pStyle w:val="Ecran80"/>
        <w:rPr>
          <w:noProof w:val="0"/>
          <w:lang w:val="en-US"/>
        </w:rPr>
      </w:pPr>
      <w:r w:rsidRPr="0045652F">
        <w:rPr>
          <w:noProof w:val="0"/>
          <w:lang w:val="en-US"/>
        </w:rPr>
        <w:t xml:space="preserve"> Enter=Add                                                                      </w:t>
      </w:r>
    </w:p>
    <w:p w14:paraId="2B496F72" w14:textId="77777777" w:rsidR="00774472" w:rsidRPr="0045652F" w:rsidRDefault="00774472">
      <w:pPr>
        <w:pStyle w:val="Ecran80"/>
        <w:rPr>
          <w:noProof w:val="0"/>
          <w:lang w:val="en-US"/>
        </w:rPr>
      </w:pPr>
      <w:r w:rsidRPr="0045652F">
        <w:rPr>
          <w:noProof w:val="0"/>
          <w:lang w:val="en-US"/>
        </w:rPr>
        <w:t xml:space="preserve">                                                                                </w:t>
      </w:r>
    </w:p>
    <w:p w14:paraId="3B4530A5" w14:textId="77777777" w:rsidR="00774472" w:rsidRPr="0045652F" w:rsidRDefault="00774472">
      <w:pPr>
        <w:pStyle w:val="Caption"/>
        <w:rPr>
          <w:szCs w:val="19"/>
          <w:lang w:val="en-US"/>
        </w:rPr>
      </w:pPr>
      <w:bookmarkStart w:id="584" w:name="_Toc71540961"/>
      <w:bookmarkStart w:id="585" w:name="_Toc373485107"/>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139</w:t>
      </w:r>
      <w:r w:rsidRPr="0045652F">
        <w:rPr>
          <w:lang w:val="en-US"/>
        </w:rPr>
        <w:fldChar w:fldCharType="end"/>
      </w:r>
      <w:r w:rsidRPr="0045652F">
        <w:rPr>
          <w:szCs w:val="19"/>
          <w:lang w:val="en-US"/>
        </w:rPr>
        <w:t xml:space="preserve"> Entry point for file transfer by SMTP</w:t>
      </w:r>
      <w:bookmarkEnd w:id="584"/>
      <w:bookmarkEnd w:id="585"/>
    </w:p>
    <w:p w14:paraId="686807AD" w14:textId="77777777" w:rsidR="00774472" w:rsidRPr="0045652F" w:rsidRDefault="00774472">
      <w:pPr>
        <w:pStyle w:val="Ecran80"/>
        <w:rPr>
          <w:noProof w:val="0"/>
          <w:lang w:val="en-US"/>
        </w:rPr>
      </w:pPr>
      <w:r w:rsidRPr="0045652F">
        <w:rPr>
          <w:noProof w:val="0"/>
          <w:lang w:val="en-US"/>
        </w:rPr>
        <w:t xml:space="preserve"> TRANSACTION DETAIL DEFINITION ---------------------- Applid: SPVIRE2  15:56:00 </w:t>
      </w:r>
    </w:p>
    <w:p w14:paraId="79FB5A9A" w14:textId="77777777" w:rsidR="00774472" w:rsidRPr="0045652F" w:rsidRDefault="00774472">
      <w:pPr>
        <w:pStyle w:val="Ecran80"/>
        <w:rPr>
          <w:noProof w:val="0"/>
          <w:lang w:val="en-US"/>
        </w:rPr>
      </w:pPr>
      <w:r w:rsidRPr="0045652F">
        <w:rPr>
          <w:noProof w:val="0"/>
          <w:lang w:val="en-US"/>
        </w:rPr>
        <w:t xml:space="preserve">                                                                                </w:t>
      </w:r>
    </w:p>
    <w:p w14:paraId="3ACFAF38" w14:textId="77777777" w:rsidR="00774472" w:rsidRPr="0045652F" w:rsidRDefault="00774472">
      <w:pPr>
        <w:pStyle w:val="Ecran80"/>
        <w:rPr>
          <w:noProof w:val="0"/>
          <w:lang w:val="en-US"/>
        </w:rPr>
      </w:pPr>
      <w:r w:rsidRPr="0045652F">
        <w:rPr>
          <w:noProof w:val="0"/>
          <w:lang w:val="en-US"/>
        </w:rPr>
        <w:t xml:space="preserve"> Internal name ===&gt; SMTP-05                To associate with an entry point name</w:t>
      </w:r>
    </w:p>
    <w:p w14:paraId="4C81D920" w14:textId="77777777" w:rsidR="00774472" w:rsidRPr="0045652F" w:rsidRDefault="00774472">
      <w:pPr>
        <w:pStyle w:val="Ecran80"/>
        <w:rPr>
          <w:noProof w:val="0"/>
          <w:lang w:val="en-US"/>
        </w:rPr>
      </w:pPr>
      <w:r w:rsidRPr="0045652F">
        <w:rPr>
          <w:noProof w:val="0"/>
          <w:lang w:val="en-US"/>
        </w:rPr>
        <w:t xml:space="preserve"> External name ===&gt; E-Mail                 Name displayed on user menu          </w:t>
      </w:r>
    </w:p>
    <w:p w14:paraId="2C737C0A" w14:textId="77777777" w:rsidR="00774472" w:rsidRPr="0045652F" w:rsidRDefault="00774472">
      <w:pPr>
        <w:pStyle w:val="Ecran80"/>
        <w:rPr>
          <w:noProof w:val="0"/>
          <w:lang w:val="en-US"/>
        </w:rPr>
      </w:pPr>
      <w:r w:rsidRPr="0045652F">
        <w:rPr>
          <w:noProof w:val="0"/>
          <w:lang w:val="en-US"/>
        </w:rPr>
        <w:t xml:space="preserve"> Description   ===&gt; File transfer by SMTP                                       </w:t>
      </w:r>
    </w:p>
    <w:p w14:paraId="656A562F" w14:textId="77777777" w:rsidR="00774472" w:rsidRPr="0045652F" w:rsidRDefault="00774472">
      <w:pPr>
        <w:pStyle w:val="Ecran80"/>
        <w:rPr>
          <w:noProof w:val="0"/>
          <w:lang w:val="en-US"/>
        </w:rPr>
      </w:pPr>
      <w:r w:rsidRPr="0045652F">
        <w:rPr>
          <w:noProof w:val="0"/>
          <w:lang w:val="en-US"/>
        </w:rPr>
        <w:t xml:space="preserve"> Application   ===&gt; VIR0041B               Application to be called             </w:t>
      </w:r>
    </w:p>
    <w:p w14:paraId="3B793F03" w14:textId="77777777" w:rsidR="00774472" w:rsidRPr="0045652F" w:rsidRDefault="00774472">
      <w:pPr>
        <w:pStyle w:val="Ecran80"/>
        <w:rPr>
          <w:noProof w:val="0"/>
          <w:lang w:val="en-US"/>
        </w:rPr>
      </w:pPr>
      <w:r w:rsidRPr="0045652F">
        <w:rPr>
          <w:noProof w:val="0"/>
          <w:lang w:val="en-US"/>
        </w:rPr>
        <w:t xml:space="preserve"> </w:t>
      </w:r>
      <w:r w:rsidR="00402441">
        <w:rPr>
          <w:noProof w:val="0"/>
          <w:lang w:val="en-US"/>
        </w:rPr>
        <w:t xml:space="preserve">PassTicket    ===&gt; 0  Name ===&gt;           0=no 1=yes 2=unsigned                </w:t>
      </w:r>
    </w:p>
    <w:p w14:paraId="35732C2F" w14:textId="77777777" w:rsidR="00774472" w:rsidRPr="0045652F" w:rsidRDefault="00774472">
      <w:pPr>
        <w:pStyle w:val="Ecran80"/>
        <w:rPr>
          <w:noProof w:val="0"/>
          <w:lang w:val="en-US"/>
        </w:rPr>
      </w:pPr>
      <w:r w:rsidRPr="0045652F">
        <w:rPr>
          <w:noProof w:val="0"/>
          <w:lang w:val="en-US"/>
        </w:rPr>
        <w:t xml:space="preserve"> Application type   ===&gt; 2                 1=VTAM 2=VIRTEL 3=SERV 4=PAGE 5=LINE </w:t>
      </w:r>
    </w:p>
    <w:p w14:paraId="1E72D59A" w14:textId="77777777" w:rsidR="00774472" w:rsidRPr="0045652F" w:rsidRDefault="00774472">
      <w:pPr>
        <w:pStyle w:val="Ecran80"/>
        <w:rPr>
          <w:noProof w:val="0"/>
          <w:lang w:val="en-US"/>
        </w:rPr>
      </w:pPr>
      <w:r w:rsidRPr="0045652F">
        <w:rPr>
          <w:noProof w:val="0"/>
          <w:lang w:val="en-US"/>
        </w:rPr>
        <w:t xml:space="preserve"> Pseudo-terminals   ===&gt;                   Prefix of name of partner terminals  </w:t>
      </w:r>
    </w:p>
    <w:p w14:paraId="36793635" w14:textId="77777777" w:rsidR="00774472" w:rsidRPr="0045652F" w:rsidRDefault="00774472">
      <w:pPr>
        <w:pStyle w:val="Ecran80"/>
        <w:rPr>
          <w:noProof w:val="0"/>
          <w:lang w:val="en-US"/>
        </w:rPr>
      </w:pPr>
      <w:r w:rsidRPr="0045652F">
        <w:rPr>
          <w:noProof w:val="0"/>
          <w:lang w:val="en-US"/>
        </w:rPr>
        <w:t xml:space="preserve"> Logmode            ===&gt;                   Specify when LOGMODE must be changed </w:t>
      </w:r>
    </w:p>
    <w:p w14:paraId="6321711C" w14:textId="77777777" w:rsidR="00774472" w:rsidRPr="0045652F" w:rsidRDefault="00774472">
      <w:pPr>
        <w:pStyle w:val="Ecran80"/>
        <w:rPr>
          <w:noProof w:val="0"/>
          <w:lang w:val="en-US"/>
        </w:rPr>
      </w:pPr>
      <w:r w:rsidRPr="0045652F">
        <w:rPr>
          <w:noProof w:val="0"/>
          <w:lang w:val="en-US"/>
        </w:rPr>
        <w:t xml:space="preserve"> How started        ===&gt; 1                 1=menu 2=sub-menu 3=auto             </w:t>
      </w:r>
    </w:p>
    <w:p w14:paraId="14FD218E" w14:textId="77777777" w:rsidR="00774472" w:rsidRPr="0045652F" w:rsidRDefault="00774472">
      <w:pPr>
        <w:pStyle w:val="Ecran80"/>
        <w:rPr>
          <w:noProof w:val="0"/>
          <w:lang w:val="en-US"/>
        </w:rPr>
      </w:pPr>
      <w:r w:rsidRPr="0045652F">
        <w:rPr>
          <w:noProof w:val="0"/>
          <w:lang w:val="en-US"/>
        </w:rPr>
        <w:t xml:space="preserve"> Security           ===&gt; 1                 0=none 1=basic 2=NTLM 3=TLS 4=HTML   </w:t>
      </w:r>
    </w:p>
    <w:p w14:paraId="4DFD0B05" w14:textId="77777777" w:rsidR="00774472" w:rsidRPr="0045652F" w:rsidRDefault="00774472">
      <w:pPr>
        <w:pStyle w:val="Ecran80"/>
        <w:rPr>
          <w:noProof w:val="0"/>
          <w:lang w:val="en-US"/>
        </w:rPr>
      </w:pPr>
      <w:r w:rsidRPr="0045652F">
        <w:rPr>
          <w:noProof w:val="0"/>
          <w:lang w:val="en-US"/>
        </w:rPr>
        <w:t xml:space="preserve"> Translation(s)     ===&gt;                   0=idem 1=8040 2=8080 3=4040 4=auto   </w:t>
      </w:r>
    </w:p>
    <w:p w14:paraId="7F9C8EC3" w14:textId="77777777" w:rsidR="00774472" w:rsidRPr="0045652F" w:rsidRDefault="00774472">
      <w:pPr>
        <w:pStyle w:val="Ecran80"/>
        <w:rPr>
          <w:noProof w:val="0"/>
          <w:lang w:val="en-US"/>
        </w:rPr>
      </w:pPr>
      <w:r w:rsidRPr="0045652F">
        <w:rPr>
          <w:noProof w:val="0"/>
          <w:lang w:val="en-US"/>
        </w:rPr>
        <w:t xml:space="preserve"> Logon message      ===&gt;                                                        </w:t>
      </w:r>
    </w:p>
    <w:p w14:paraId="341DC7C6" w14:textId="77777777" w:rsidR="00774472" w:rsidRPr="0045652F" w:rsidRDefault="00774472">
      <w:pPr>
        <w:pStyle w:val="Ecran80"/>
        <w:rPr>
          <w:noProof w:val="0"/>
          <w:lang w:val="en-US"/>
        </w:rPr>
      </w:pPr>
      <w:r w:rsidRPr="0045652F">
        <w:rPr>
          <w:noProof w:val="0"/>
          <w:lang w:val="en-US"/>
        </w:rPr>
        <w:t xml:space="preserve">                                                                                </w:t>
      </w:r>
    </w:p>
    <w:p w14:paraId="7585D75C" w14:textId="77777777" w:rsidR="00774472" w:rsidRPr="0045652F" w:rsidRDefault="00774472">
      <w:pPr>
        <w:pStyle w:val="Ecran80"/>
        <w:rPr>
          <w:noProof w:val="0"/>
          <w:lang w:val="en-US"/>
        </w:rPr>
      </w:pPr>
      <w:r w:rsidRPr="0045652F">
        <w:rPr>
          <w:noProof w:val="0"/>
          <w:lang w:val="en-US"/>
        </w:rPr>
        <w:t xml:space="preserve"> TIOA at logon      ===&gt;                                                        </w:t>
      </w:r>
    </w:p>
    <w:p w14:paraId="2AA3DBDC" w14:textId="77777777" w:rsidR="00774472" w:rsidRPr="0045652F" w:rsidRDefault="00774472">
      <w:pPr>
        <w:pStyle w:val="Ecran80"/>
        <w:rPr>
          <w:noProof w:val="0"/>
          <w:lang w:val="en-US"/>
        </w:rPr>
      </w:pPr>
      <w:r w:rsidRPr="0045652F">
        <w:rPr>
          <w:noProof w:val="0"/>
          <w:lang w:val="en-US"/>
        </w:rPr>
        <w:t xml:space="preserve">                                                                                </w:t>
      </w:r>
    </w:p>
    <w:p w14:paraId="6B364F13" w14:textId="77777777" w:rsidR="00774472" w:rsidRPr="0045652F" w:rsidRDefault="00774472">
      <w:pPr>
        <w:pStyle w:val="Ecran80"/>
        <w:rPr>
          <w:noProof w:val="0"/>
          <w:lang w:val="en-US"/>
        </w:rPr>
      </w:pPr>
      <w:r w:rsidRPr="0045652F">
        <w:rPr>
          <w:noProof w:val="0"/>
          <w:lang w:val="en-US"/>
        </w:rPr>
        <w:t xml:space="preserve"> TIOA at logoff     ===&gt;                                                        </w:t>
      </w:r>
    </w:p>
    <w:p w14:paraId="1D848909" w14:textId="77777777" w:rsidR="00774472" w:rsidRPr="0045652F" w:rsidRDefault="00774472">
      <w:pPr>
        <w:pStyle w:val="Ecran80"/>
        <w:rPr>
          <w:noProof w:val="0"/>
          <w:lang w:val="en-US"/>
        </w:rPr>
      </w:pPr>
      <w:r w:rsidRPr="0045652F">
        <w:rPr>
          <w:noProof w:val="0"/>
          <w:lang w:val="en-US"/>
        </w:rPr>
        <w:t xml:space="preserve">                                                                                </w:t>
      </w:r>
    </w:p>
    <w:p w14:paraId="0089DEF0" w14:textId="77777777" w:rsidR="00774472" w:rsidRPr="0045652F" w:rsidRDefault="00774472">
      <w:pPr>
        <w:pStyle w:val="Ecran80"/>
        <w:rPr>
          <w:noProof w:val="0"/>
          <w:lang w:val="en-US"/>
        </w:rPr>
      </w:pPr>
      <w:r w:rsidRPr="0045652F">
        <w:rPr>
          <w:noProof w:val="0"/>
          <w:lang w:val="en-US"/>
        </w:rPr>
        <w:t xml:space="preserve"> Initial Scenario   ===&gt;                   Final Scenario      ===&gt;             </w:t>
      </w:r>
    </w:p>
    <w:p w14:paraId="443A474C" w14:textId="77777777" w:rsidR="00774472" w:rsidRPr="0045652F" w:rsidRDefault="00774472">
      <w:pPr>
        <w:pStyle w:val="Ecran80"/>
        <w:rPr>
          <w:noProof w:val="0"/>
          <w:lang w:val="en-US"/>
        </w:rPr>
      </w:pPr>
      <w:r w:rsidRPr="0045652F">
        <w:rPr>
          <w:noProof w:val="0"/>
          <w:lang w:val="en-US"/>
        </w:rPr>
        <w:t xml:space="preserve"> Input Scenario     ===&gt;                   Output Scenario     ===&gt;             </w:t>
      </w:r>
    </w:p>
    <w:p w14:paraId="0ACE0B9A" w14:textId="77777777" w:rsidR="00774472" w:rsidRPr="0045652F" w:rsidRDefault="00774472">
      <w:pPr>
        <w:pStyle w:val="Ecran80"/>
        <w:rPr>
          <w:noProof w:val="0"/>
          <w:lang w:val="en-US"/>
        </w:rPr>
      </w:pPr>
      <w:r w:rsidRPr="0045652F">
        <w:rPr>
          <w:noProof w:val="0"/>
          <w:lang w:val="en-US"/>
        </w:rPr>
        <w:t xml:space="preserve">                                                                                </w:t>
      </w:r>
    </w:p>
    <w:p w14:paraId="1D9FBB7C" w14:textId="77777777" w:rsidR="00774472" w:rsidRPr="0045652F" w:rsidRDefault="00774472">
      <w:pPr>
        <w:pStyle w:val="Ecran80"/>
        <w:rPr>
          <w:noProof w:val="0"/>
          <w:lang w:val="en-US"/>
        </w:rPr>
      </w:pPr>
      <w:r w:rsidRPr="0045652F">
        <w:rPr>
          <w:noProof w:val="0"/>
          <w:lang w:val="en-US"/>
        </w:rPr>
        <w:t xml:space="preserve"> P1=Update                          P3=Return                       P12=Server  </w:t>
      </w:r>
    </w:p>
    <w:p w14:paraId="13E841CA" w14:textId="77777777" w:rsidR="00774472" w:rsidRPr="0045652F" w:rsidRDefault="00774472">
      <w:pPr>
        <w:pStyle w:val="Ecran80"/>
        <w:rPr>
          <w:noProof w:val="0"/>
          <w:lang w:val="en-US"/>
        </w:rPr>
      </w:pPr>
      <w:r w:rsidRPr="0045652F">
        <w:rPr>
          <w:noProof w:val="0"/>
          <w:lang w:val="en-US"/>
        </w:rPr>
        <w:t xml:space="preserve">                                                                                </w:t>
      </w:r>
    </w:p>
    <w:p w14:paraId="5030AFA2" w14:textId="77777777" w:rsidR="00774472" w:rsidRPr="0045652F" w:rsidRDefault="00774472">
      <w:pPr>
        <w:pStyle w:val="Caption"/>
        <w:rPr>
          <w:szCs w:val="19"/>
          <w:lang w:val="en-US"/>
        </w:rPr>
      </w:pPr>
      <w:bookmarkStart w:id="586" w:name="_Toc71540962"/>
      <w:bookmarkStart w:id="587" w:name="_Toc373485108"/>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140</w:t>
      </w:r>
      <w:r w:rsidRPr="0045652F">
        <w:rPr>
          <w:lang w:val="en-US"/>
        </w:rPr>
        <w:fldChar w:fldCharType="end"/>
      </w:r>
      <w:r w:rsidRPr="0045652F">
        <w:rPr>
          <w:szCs w:val="19"/>
          <w:lang w:val="en-US"/>
        </w:rPr>
        <w:t xml:space="preserve"> Transaction </w:t>
      </w:r>
      <w:bookmarkEnd w:id="586"/>
      <w:r w:rsidRPr="0045652F">
        <w:rPr>
          <w:szCs w:val="19"/>
          <w:lang w:val="en-US"/>
        </w:rPr>
        <w:t>for file transfer by SMTP</w:t>
      </w:r>
      <w:bookmarkEnd w:id="587"/>
    </w:p>
    <w:p w14:paraId="76CEBE1A" w14:textId="77777777" w:rsidR="00774472" w:rsidRPr="0045652F" w:rsidRDefault="00774472">
      <w:pPr>
        <w:pStyle w:val="Heading3"/>
        <w:tabs>
          <w:tab w:val="num" w:pos="2781"/>
        </w:tabs>
        <w:rPr>
          <w:lang w:val="en-US"/>
        </w:rPr>
      </w:pPr>
      <w:bookmarkStart w:id="588" w:name="_Toc71540629"/>
      <w:bookmarkStart w:id="589" w:name="_Ref93989938"/>
      <w:bookmarkStart w:id="590" w:name="_Ref93989943"/>
      <w:bookmarkStart w:id="591" w:name="_Toc93997017"/>
      <w:bookmarkStart w:id="592" w:name="_Toc373484929"/>
      <w:r w:rsidRPr="0045652F">
        <w:rPr>
          <w:lang w:val="en-US"/>
        </w:rPr>
        <w:t>Starting an application by e-mail</w:t>
      </w:r>
      <w:bookmarkEnd w:id="588"/>
      <w:bookmarkEnd w:id="589"/>
      <w:bookmarkEnd w:id="590"/>
      <w:bookmarkEnd w:id="591"/>
      <w:bookmarkEnd w:id="592"/>
    </w:p>
    <w:p w14:paraId="745FECFE" w14:textId="77777777" w:rsidR="00774472" w:rsidRPr="0045652F" w:rsidRDefault="00774472">
      <w:pPr>
        <w:keepNext/>
        <w:keepLines/>
        <w:rPr>
          <w:szCs w:val="19"/>
          <w:lang w:val="en-US"/>
        </w:rPr>
      </w:pPr>
      <w:r w:rsidRPr="0045652F">
        <w:rPr>
          <w:szCs w:val="19"/>
          <w:lang w:val="en-US"/>
        </w:rPr>
        <w:fldChar w:fldCharType="begin"/>
      </w:r>
      <w:r w:rsidRPr="0045652F">
        <w:rPr>
          <w:lang w:val="en-US"/>
        </w:rPr>
        <w:instrText xml:space="preserve"> XE "SMTP:Starting an application" </w:instrText>
      </w:r>
      <w:r w:rsidRPr="0045652F">
        <w:rPr>
          <w:szCs w:val="19"/>
          <w:lang w:val="en-US"/>
        </w:rPr>
        <w:fldChar w:fldCharType="end"/>
      </w:r>
      <w:r w:rsidRPr="0045652F">
        <w:rPr>
          <w:szCs w:val="19"/>
          <w:lang w:val="en-US"/>
        </w:rPr>
        <w:fldChar w:fldCharType="begin"/>
      </w:r>
      <w:r w:rsidRPr="0045652F">
        <w:rPr>
          <w:lang w:val="en-US"/>
        </w:rPr>
        <w:instrText xml:space="preserve"> XE "Starting:Application by e-mail" </w:instrText>
      </w:r>
      <w:r w:rsidRPr="0045652F">
        <w:rPr>
          <w:szCs w:val="19"/>
          <w:lang w:val="en-US"/>
        </w:rPr>
        <w:fldChar w:fldCharType="end"/>
      </w:r>
      <w:r w:rsidRPr="0045652F">
        <w:rPr>
          <w:szCs w:val="19"/>
          <w:lang w:val="en-US"/>
        </w:rPr>
        <w:fldChar w:fldCharType="begin"/>
      </w:r>
      <w:r w:rsidRPr="0045652F">
        <w:rPr>
          <w:lang w:val="en-US"/>
        </w:rPr>
        <w:instrText xml:space="preserve"> XE "e-mail:Starting an application" </w:instrText>
      </w:r>
      <w:r w:rsidRPr="0045652F">
        <w:rPr>
          <w:szCs w:val="19"/>
          <w:lang w:val="en-US"/>
        </w:rPr>
        <w:fldChar w:fldCharType="end"/>
      </w:r>
      <w:r w:rsidRPr="0045652F">
        <w:rPr>
          <w:szCs w:val="19"/>
          <w:lang w:val="en-US"/>
        </w:rPr>
        <w:t>When an entry point is used for starting an application by e-mail, the application must be associated with a relay (or pseudo-3270 terminal) through which the application can retrieve the contents of the e-mail.  It is therefore necessary to specify the name of a relay LU in the definition of the terminals attached to the SMTP line (refer to the VIRTEL Connectivity Reference documentation for details of defining an SMTP line).</w:t>
      </w:r>
    </w:p>
    <w:p w14:paraId="1F13CEBA" w14:textId="77777777" w:rsidR="00774472" w:rsidRPr="0045652F" w:rsidRDefault="00774472">
      <w:pPr>
        <w:keepNext/>
        <w:keepLines/>
        <w:rPr>
          <w:szCs w:val="19"/>
          <w:lang w:val="en-US"/>
        </w:rPr>
      </w:pPr>
    </w:p>
    <w:p w14:paraId="55EE7230" w14:textId="77777777" w:rsidR="00774472" w:rsidRPr="0045652F" w:rsidRDefault="00774472">
      <w:pPr>
        <w:keepNext/>
        <w:keepLines/>
        <w:rPr>
          <w:szCs w:val="19"/>
          <w:lang w:val="en-US"/>
        </w:rPr>
      </w:pPr>
      <w:r w:rsidRPr="0045652F">
        <w:rPr>
          <w:szCs w:val="19"/>
          <w:lang w:val="en-US"/>
        </w:rPr>
        <w:t xml:space="preserve">For this type of application, the entry point chosen by the rules of the SMTP line has a single VIRTEL </w:t>
      </w:r>
      <w:r w:rsidRPr="0045652F">
        <w:rPr>
          <w:lang w:val="en-US"/>
        </w:rPr>
        <w:t>transaction, defined with application type 1 and startup mode 1, which calls the target VTAM application (such as CICS).  The name of the CICS transaction to be started can be specified in the “TIOA at logon” field of the VIRTEL transaction definition.  The menu program specified in the entry point must be VIR0021B.</w:t>
      </w:r>
    </w:p>
    <w:p w14:paraId="379F7341" w14:textId="77777777" w:rsidR="00774472" w:rsidRPr="0045652F" w:rsidRDefault="00774472">
      <w:pPr>
        <w:keepNext/>
        <w:keepLines/>
        <w:rPr>
          <w:lang w:val="en-US"/>
        </w:rPr>
      </w:pPr>
    </w:p>
    <w:p w14:paraId="7B1559F4" w14:textId="77777777" w:rsidR="00774472" w:rsidRPr="0045652F" w:rsidRDefault="00774472">
      <w:pPr>
        <w:pStyle w:val="Ecran80"/>
        <w:rPr>
          <w:noProof w:val="0"/>
          <w:lang w:val="en-US"/>
        </w:rPr>
      </w:pPr>
      <w:r w:rsidRPr="0045652F">
        <w:rPr>
          <w:noProof w:val="0"/>
          <w:lang w:val="en-US"/>
        </w:rPr>
        <w:t xml:space="preserve"> ENTRY POINT DETAIL DEFINITION ---------------------- Applid: SPVIRE2    16:07:14 </w:t>
      </w:r>
    </w:p>
    <w:p w14:paraId="7D28E192" w14:textId="77777777" w:rsidR="00774472" w:rsidRPr="0045652F" w:rsidRDefault="00774472">
      <w:pPr>
        <w:pStyle w:val="Ecran80"/>
        <w:rPr>
          <w:noProof w:val="0"/>
          <w:lang w:val="en-US"/>
        </w:rPr>
      </w:pPr>
      <w:r w:rsidRPr="0045652F">
        <w:rPr>
          <w:noProof w:val="0"/>
          <w:lang w:val="en-US"/>
        </w:rPr>
        <w:t xml:space="preserve">                                                                                </w:t>
      </w:r>
    </w:p>
    <w:p w14:paraId="246288AA" w14:textId="77777777" w:rsidR="00774472" w:rsidRPr="0045652F" w:rsidRDefault="00774472">
      <w:pPr>
        <w:pStyle w:val="Ecran80"/>
        <w:rPr>
          <w:noProof w:val="0"/>
          <w:lang w:val="en-US"/>
        </w:rPr>
      </w:pPr>
      <w:r w:rsidRPr="0045652F">
        <w:rPr>
          <w:noProof w:val="0"/>
          <w:lang w:val="en-US"/>
        </w:rPr>
        <w:t xml:space="preserve"> Name          ===&gt; SMTPCICS               Name this ENTRY POINT (LOGON DATA)   </w:t>
      </w:r>
    </w:p>
    <w:p w14:paraId="7321A783" w14:textId="77777777" w:rsidR="00774472" w:rsidRPr="0045652F" w:rsidRDefault="00774472">
      <w:pPr>
        <w:pStyle w:val="Ecran80"/>
        <w:rPr>
          <w:noProof w:val="0"/>
          <w:lang w:val="en-US"/>
        </w:rPr>
      </w:pPr>
      <w:r w:rsidRPr="0045652F">
        <w:rPr>
          <w:noProof w:val="0"/>
          <w:lang w:val="en-US"/>
        </w:rPr>
        <w:t xml:space="preserve"> Description   ===&gt; CICS transaction started by e-mail                          </w:t>
      </w:r>
    </w:p>
    <w:p w14:paraId="6D2450E9" w14:textId="77777777" w:rsidR="00774472" w:rsidRPr="0045652F" w:rsidRDefault="00774472">
      <w:pPr>
        <w:pStyle w:val="Ecran80"/>
        <w:rPr>
          <w:noProof w:val="0"/>
          <w:lang w:val="en-US"/>
        </w:rPr>
      </w:pPr>
      <w:r w:rsidRPr="0045652F">
        <w:rPr>
          <w:noProof w:val="0"/>
          <w:lang w:val="en-US"/>
        </w:rPr>
        <w:t xml:space="preserve"> Transactions  ===&gt; SMCICS                 Prefix for associated transactions   </w:t>
      </w:r>
    </w:p>
    <w:p w14:paraId="2540F275" w14:textId="77777777" w:rsidR="00774472" w:rsidRPr="0045652F" w:rsidRDefault="00774472">
      <w:pPr>
        <w:pStyle w:val="Ecran80"/>
        <w:rPr>
          <w:noProof w:val="0"/>
          <w:lang w:val="en-US"/>
        </w:rPr>
      </w:pPr>
      <w:r w:rsidRPr="0045652F">
        <w:rPr>
          <w:noProof w:val="0"/>
          <w:lang w:val="en-US"/>
        </w:rPr>
        <w:t xml:space="preserve"> Videotex key  ===&gt;                        If videotex, keyword or $NONE$       </w:t>
      </w:r>
    </w:p>
    <w:p w14:paraId="47A23710" w14:textId="77777777" w:rsidR="00774472" w:rsidRPr="0045652F" w:rsidRDefault="00774472">
      <w:pPr>
        <w:pStyle w:val="Ecran80"/>
        <w:rPr>
          <w:noProof w:val="0"/>
          <w:lang w:val="en-US"/>
        </w:rPr>
      </w:pPr>
      <w:r w:rsidRPr="0045652F">
        <w:rPr>
          <w:noProof w:val="0"/>
          <w:lang w:val="en-US"/>
        </w:rPr>
        <w:t xml:space="preserve"> Transparency  ===&gt;                        Server types NOT to emulate          </w:t>
      </w:r>
    </w:p>
    <w:p w14:paraId="3527425F" w14:textId="77777777" w:rsidR="00774472" w:rsidRPr="0045652F" w:rsidRDefault="00774472">
      <w:pPr>
        <w:pStyle w:val="Ecran80"/>
        <w:rPr>
          <w:noProof w:val="0"/>
          <w:lang w:val="en-US"/>
        </w:rPr>
      </w:pPr>
      <w:r w:rsidRPr="0045652F">
        <w:rPr>
          <w:noProof w:val="0"/>
          <w:lang w:val="en-US"/>
        </w:rPr>
        <w:t xml:space="preserve"> Time out      ===&gt; 0001       minutes     Maximum inactive time                </w:t>
      </w:r>
    </w:p>
    <w:p w14:paraId="3E29FD05" w14:textId="77777777" w:rsidR="00774472" w:rsidRPr="0045652F" w:rsidRDefault="00774472">
      <w:pPr>
        <w:pStyle w:val="Ecran80"/>
        <w:rPr>
          <w:noProof w:val="0"/>
          <w:lang w:val="en-US"/>
        </w:rPr>
      </w:pPr>
      <w:r w:rsidRPr="0045652F">
        <w:rPr>
          <w:noProof w:val="0"/>
          <w:lang w:val="en-US"/>
        </w:rPr>
        <w:t xml:space="preserve"> Do if timeout ===&gt; 0                      0=logoff  1=bip+logoff   2=anti pad  </w:t>
      </w:r>
    </w:p>
    <w:p w14:paraId="6BDC7FBB" w14:textId="77777777" w:rsidR="00774472" w:rsidRPr="0045652F" w:rsidRDefault="00774472">
      <w:pPr>
        <w:pStyle w:val="Ecran80"/>
        <w:rPr>
          <w:noProof w:val="0"/>
          <w:lang w:val="en-US"/>
        </w:rPr>
      </w:pPr>
      <w:r w:rsidRPr="0045652F">
        <w:rPr>
          <w:noProof w:val="0"/>
          <w:lang w:val="en-US"/>
        </w:rPr>
        <w:t xml:space="preserve"> Emulation     ===&gt; EMAIL                  Type of terminal:                    </w:t>
      </w:r>
    </w:p>
    <w:p w14:paraId="051D1DC0" w14:textId="77777777" w:rsidR="00774472" w:rsidRPr="0045652F" w:rsidRDefault="00774472">
      <w:pPr>
        <w:pStyle w:val="Ecran80"/>
        <w:rPr>
          <w:noProof w:val="0"/>
          <w:lang w:val="en-US"/>
        </w:rPr>
      </w:pPr>
      <w:r w:rsidRPr="0045652F">
        <w:rPr>
          <w:noProof w:val="0"/>
          <w:lang w:val="en-US"/>
        </w:rPr>
        <w:t xml:space="preserve"> MINITEL     :  40 or 80 columns           PC    :  Emulation done by VirtelPC  </w:t>
      </w:r>
    </w:p>
    <w:p w14:paraId="490B091E" w14:textId="77777777" w:rsidR="00774472" w:rsidRPr="0045652F" w:rsidRDefault="00774472">
      <w:pPr>
        <w:pStyle w:val="Ecran80"/>
        <w:rPr>
          <w:noProof w:val="0"/>
          <w:lang w:val="en-US"/>
        </w:rPr>
      </w:pPr>
      <w:r w:rsidRPr="0045652F">
        <w:rPr>
          <w:noProof w:val="0"/>
          <w:lang w:val="en-US"/>
        </w:rPr>
        <w:t xml:space="preserve"> HTML        :  Web Browser                VT    :  VT 100                      </w:t>
      </w:r>
    </w:p>
    <w:p w14:paraId="4769B0D8" w14:textId="77777777" w:rsidR="00774472" w:rsidRPr="0045652F" w:rsidRDefault="00774472">
      <w:pPr>
        <w:pStyle w:val="Ecran80"/>
        <w:rPr>
          <w:noProof w:val="0"/>
          <w:lang w:val="en-US"/>
        </w:rPr>
      </w:pPr>
      <w:r w:rsidRPr="0045652F">
        <w:rPr>
          <w:noProof w:val="0"/>
          <w:lang w:val="en-US"/>
        </w:rPr>
        <w:t xml:space="preserve"> EBCDIC      :  not translated             X25   :  uses low level dialog       </w:t>
      </w:r>
    </w:p>
    <w:p w14:paraId="3CB22C5B" w14:textId="77777777" w:rsidR="00774472" w:rsidRPr="0045652F" w:rsidRDefault="00774472">
      <w:pPr>
        <w:pStyle w:val="Ecran80"/>
        <w:rPr>
          <w:noProof w:val="0"/>
          <w:lang w:val="en-US"/>
        </w:rPr>
      </w:pPr>
      <w:r w:rsidRPr="0045652F">
        <w:rPr>
          <w:noProof w:val="0"/>
          <w:lang w:val="en-US"/>
        </w:rPr>
        <w:t xml:space="preserve"> Signon program             ===&gt;           Controls user name and password      </w:t>
      </w:r>
    </w:p>
    <w:p w14:paraId="1A5C6964" w14:textId="77777777" w:rsidR="00774472" w:rsidRPr="0045652F" w:rsidRDefault="00774472">
      <w:pPr>
        <w:pStyle w:val="Ecran80"/>
        <w:rPr>
          <w:noProof w:val="0"/>
          <w:lang w:val="en-US"/>
        </w:rPr>
      </w:pPr>
      <w:r w:rsidRPr="0045652F">
        <w:rPr>
          <w:noProof w:val="0"/>
          <w:lang w:val="en-US"/>
        </w:rPr>
        <w:t xml:space="preserve"> Menu program               ===&gt; VIR0021B  List of transactions                 </w:t>
      </w:r>
    </w:p>
    <w:p w14:paraId="6643DBFF" w14:textId="77777777" w:rsidR="00774472" w:rsidRPr="0045652F" w:rsidRDefault="00774472">
      <w:pPr>
        <w:pStyle w:val="Ecran80"/>
        <w:rPr>
          <w:noProof w:val="0"/>
          <w:lang w:val="en-US"/>
        </w:rPr>
      </w:pPr>
      <w:r w:rsidRPr="0045652F">
        <w:rPr>
          <w:noProof w:val="0"/>
          <w:lang w:val="en-US"/>
        </w:rPr>
        <w:t xml:space="preserve"> Identification scenario    ===&gt;           eg XML identification                </w:t>
      </w:r>
    </w:p>
    <w:p w14:paraId="545BA817" w14:textId="77777777" w:rsidR="00774472" w:rsidRPr="0045652F" w:rsidRDefault="00774472">
      <w:pPr>
        <w:pStyle w:val="Ecran80"/>
        <w:rPr>
          <w:noProof w:val="0"/>
          <w:lang w:val="en-US"/>
        </w:rPr>
      </w:pPr>
      <w:r w:rsidRPr="0045652F">
        <w:rPr>
          <w:noProof w:val="0"/>
          <w:lang w:val="en-US"/>
        </w:rPr>
        <w:t xml:space="preserve"> Type 3 compression         ===&gt;           Discover typical screens  (Virtel/PC)</w:t>
      </w:r>
    </w:p>
    <w:p w14:paraId="5B4C6E1E" w14:textId="77777777" w:rsidR="00774472" w:rsidRPr="0045652F" w:rsidRDefault="00774472">
      <w:pPr>
        <w:pStyle w:val="Ecran80"/>
        <w:rPr>
          <w:noProof w:val="0"/>
          <w:lang w:val="en-US"/>
        </w:rPr>
      </w:pPr>
      <w:r w:rsidRPr="0045652F">
        <w:rPr>
          <w:noProof w:val="0"/>
          <w:lang w:val="en-US"/>
        </w:rPr>
        <w:t xml:space="preserve"> Mandatory identification   ===&gt;                                 (PC or minitel)</w:t>
      </w:r>
    </w:p>
    <w:p w14:paraId="1E296717" w14:textId="77777777" w:rsidR="00774472" w:rsidRPr="0045652F" w:rsidRDefault="00774472">
      <w:pPr>
        <w:pStyle w:val="Ecran80"/>
        <w:rPr>
          <w:noProof w:val="0"/>
          <w:lang w:val="en-US"/>
        </w:rPr>
      </w:pPr>
      <w:r w:rsidRPr="0045652F">
        <w:rPr>
          <w:noProof w:val="0"/>
          <w:lang w:val="en-US"/>
        </w:rPr>
        <w:t xml:space="preserve"> 3270 swap key              ===&gt;           eg P24                               </w:t>
      </w:r>
    </w:p>
    <w:p w14:paraId="3564B04D" w14:textId="77777777" w:rsidR="00774472" w:rsidRPr="0045652F" w:rsidRDefault="00774472">
      <w:pPr>
        <w:pStyle w:val="Ecran80"/>
        <w:rPr>
          <w:noProof w:val="0"/>
          <w:lang w:val="en-US"/>
        </w:rPr>
      </w:pPr>
      <w:r w:rsidRPr="0045652F">
        <w:rPr>
          <w:noProof w:val="0"/>
          <w:lang w:val="en-US"/>
        </w:rPr>
        <w:t xml:space="preserve"> Extended colors            ===&gt;           E: extended  X: extended + DBCS      </w:t>
      </w:r>
    </w:p>
    <w:p w14:paraId="72CC56BB" w14:textId="77777777" w:rsidR="00774472" w:rsidRPr="0045652F" w:rsidRDefault="00774472">
      <w:pPr>
        <w:pStyle w:val="Ecran80"/>
        <w:rPr>
          <w:noProof w:val="0"/>
          <w:lang w:val="en-US"/>
        </w:rPr>
      </w:pPr>
      <w:r w:rsidRPr="0045652F">
        <w:rPr>
          <w:noProof w:val="0"/>
          <w:lang w:val="en-US"/>
        </w:rPr>
        <w:t xml:space="preserve">                                                                                </w:t>
      </w:r>
    </w:p>
    <w:p w14:paraId="24283F31" w14:textId="77777777" w:rsidR="00774472" w:rsidRPr="0045652F" w:rsidRDefault="00774472">
      <w:pPr>
        <w:pStyle w:val="Ecran80"/>
        <w:rPr>
          <w:noProof w:val="0"/>
          <w:lang w:val="en-US"/>
        </w:rPr>
      </w:pPr>
      <w:r w:rsidRPr="0045652F">
        <w:rPr>
          <w:noProof w:val="0"/>
          <w:lang w:val="en-US"/>
        </w:rPr>
        <w:t xml:space="preserve"> P1=Update                          P3=Return                   P4=Transactions </w:t>
      </w:r>
    </w:p>
    <w:p w14:paraId="370D0CFF" w14:textId="77777777" w:rsidR="00774472" w:rsidRPr="0045652F" w:rsidRDefault="00774472">
      <w:pPr>
        <w:pStyle w:val="Ecran80"/>
        <w:rPr>
          <w:noProof w:val="0"/>
          <w:lang w:val="en-US"/>
        </w:rPr>
      </w:pPr>
      <w:r w:rsidRPr="0045652F">
        <w:rPr>
          <w:noProof w:val="0"/>
          <w:lang w:val="en-US"/>
        </w:rPr>
        <w:t xml:space="preserve"> Enter=Add                                                                      </w:t>
      </w:r>
    </w:p>
    <w:p w14:paraId="0AB87672" w14:textId="77777777" w:rsidR="00774472" w:rsidRPr="0045652F" w:rsidRDefault="00774472">
      <w:pPr>
        <w:pStyle w:val="Ecran80"/>
        <w:rPr>
          <w:noProof w:val="0"/>
          <w:lang w:val="en-US"/>
        </w:rPr>
      </w:pPr>
      <w:r w:rsidRPr="0045652F">
        <w:rPr>
          <w:noProof w:val="0"/>
          <w:lang w:val="en-US"/>
        </w:rPr>
        <w:t xml:space="preserve">                                                                                </w:t>
      </w:r>
    </w:p>
    <w:p w14:paraId="61A4A4CA" w14:textId="77777777" w:rsidR="00774472" w:rsidRPr="0045652F" w:rsidRDefault="00774472">
      <w:pPr>
        <w:pStyle w:val="Caption"/>
        <w:rPr>
          <w:szCs w:val="19"/>
          <w:lang w:val="en-US"/>
        </w:rPr>
      </w:pPr>
      <w:bookmarkStart w:id="593" w:name="_Toc71540963"/>
      <w:bookmarkStart w:id="594" w:name="_Toc373485109"/>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141</w:t>
      </w:r>
      <w:r w:rsidRPr="0045652F">
        <w:rPr>
          <w:lang w:val="en-US"/>
        </w:rPr>
        <w:fldChar w:fldCharType="end"/>
      </w:r>
      <w:r w:rsidRPr="0045652F">
        <w:rPr>
          <w:szCs w:val="19"/>
          <w:lang w:val="en-US"/>
        </w:rPr>
        <w:t xml:space="preserve"> Entry point for application started by SMTP</w:t>
      </w:r>
      <w:bookmarkEnd w:id="593"/>
      <w:bookmarkEnd w:id="594"/>
    </w:p>
    <w:p w14:paraId="0452CE20" w14:textId="77777777" w:rsidR="00774472" w:rsidRPr="0045652F" w:rsidRDefault="00774472">
      <w:pPr>
        <w:pStyle w:val="Ecran80"/>
        <w:rPr>
          <w:noProof w:val="0"/>
          <w:lang w:val="en-US"/>
        </w:rPr>
      </w:pPr>
      <w:r w:rsidRPr="0045652F">
        <w:rPr>
          <w:noProof w:val="0"/>
          <w:lang w:val="en-US"/>
        </w:rPr>
        <w:t xml:space="preserve"> TRANSACTION DETAIL DEFINITION ---------------------- Applid: SPVIRE2  16:09:12 </w:t>
      </w:r>
    </w:p>
    <w:p w14:paraId="77BA54F3" w14:textId="77777777" w:rsidR="00774472" w:rsidRPr="0045652F" w:rsidRDefault="00774472">
      <w:pPr>
        <w:pStyle w:val="Ecran80"/>
        <w:rPr>
          <w:noProof w:val="0"/>
          <w:lang w:val="en-US"/>
        </w:rPr>
      </w:pPr>
      <w:r w:rsidRPr="0045652F">
        <w:rPr>
          <w:noProof w:val="0"/>
          <w:lang w:val="en-US"/>
        </w:rPr>
        <w:t xml:space="preserve">                                                                                </w:t>
      </w:r>
    </w:p>
    <w:p w14:paraId="4259D860" w14:textId="77777777" w:rsidR="00774472" w:rsidRPr="0045652F" w:rsidRDefault="00774472">
      <w:pPr>
        <w:pStyle w:val="Ecran80"/>
        <w:rPr>
          <w:noProof w:val="0"/>
          <w:lang w:val="en-US"/>
        </w:rPr>
      </w:pPr>
      <w:r w:rsidRPr="0045652F">
        <w:rPr>
          <w:noProof w:val="0"/>
          <w:lang w:val="en-US"/>
        </w:rPr>
        <w:t xml:space="preserve"> Internal name ===&gt; SMCICS-1               To associate with an entry point name</w:t>
      </w:r>
    </w:p>
    <w:p w14:paraId="0BCEBC83" w14:textId="77777777" w:rsidR="00774472" w:rsidRPr="0045652F" w:rsidRDefault="00774472">
      <w:pPr>
        <w:pStyle w:val="Ecran80"/>
        <w:rPr>
          <w:noProof w:val="0"/>
          <w:lang w:val="en-US"/>
        </w:rPr>
      </w:pPr>
      <w:r w:rsidRPr="0045652F">
        <w:rPr>
          <w:noProof w:val="0"/>
          <w:lang w:val="en-US"/>
        </w:rPr>
        <w:t xml:space="preserve"> External name ===&gt; MAILIN                 Name displayed on user menu          </w:t>
      </w:r>
    </w:p>
    <w:p w14:paraId="152294B5" w14:textId="77777777" w:rsidR="00774472" w:rsidRPr="0045652F" w:rsidRDefault="00774472">
      <w:pPr>
        <w:pStyle w:val="Ecran80"/>
        <w:rPr>
          <w:noProof w:val="0"/>
          <w:lang w:val="en-US"/>
        </w:rPr>
      </w:pPr>
      <w:r w:rsidRPr="0045652F">
        <w:rPr>
          <w:noProof w:val="0"/>
          <w:lang w:val="en-US"/>
        </w:rPr>
        <w:t xml:space="preserve"> Description   ===&gt; CICS transaction started by e-mail                          </w:t>
      </w:r>
    </w:p>
    <w:p w14:paraId="6AAF902F" w14:textId="77777777" w:rsidR="00774472" w:rsidRPr="0045652F" w:rsidRDefault="00774472">
      <w:pPr>
        <w:pStyle w:val="Ecran80"/>
        <w:rPr>
          <w:noProof w:val="0"/>
          <w:lang w:val="en-US"/>
        </w:rPr>
      </w:pPr>
      <w:r w:rsidRPr="0045652F">
        <w:rPr>
          <w:noProof w:val="0"/>
          <w:lang w:val="en-US"/>
        </w:rPr>
        <w:t xml:space="preserve"> Application   ===&gt; SPCICST                Application to be called             </w:t>
      </w:r>
    </w:p>
    <w:p w14:paraId="6C3B5042" w14:textId="77777777" w:rsidR="00774472" w:rsidRPr="0045652F" w:rsidRDefault="00774472">
      <w:pPr>
        <w:pStyle w:val="Ecran80"/>
        <w:rPr>
          <w:noProof w:val="0"/>
          <w:lang w:val="en-US"/>
        </w:rPr>
      </w:pPr>
      <w:r w:rsidRPr="0045652F">
        <w:rPr>
          <w:noProof w:val="0"/>
          <w:lang w:val="en-US"/>
        </w:rPr>
        <w:t xml:space="preserve"> </w:t>
      </w:r>
      <w:r w:rsidR="00402441">
        <w:rPr>
          <w:noProof w:val="0"/>
          <w:lang w:val="en-US"/>
        </w:rPr>
        <w:t xml:space="preserve">PassTicket    ===&gt; 0  Name ===&gt;           0=no 1=yes 2=unsigned                </w:t>
      </w:r>
    </w:p>
    <w:p w14:paraId="3A82F77A" w14:textId="77777777" w:rsidR="00774472" w:rsidRPr="0045652F" w:rsidRDefault="00774472">
      <w:pPr>
        <w:pStyle w:val="Ecran80"/>
        <w:rPr>
          <w:noProof w:val="0"/>
          <w:lang w:val="en-US"/>
        </w:rPr>
      </w:pPr>
      <w:r w:rsidRPr="0045652F">
        <w:rPr>
          <w:noProof w:val="0"/>
          <w:lang w:val="en-US"/>
        </w:rPr>
        <w:t xml:space="preserve"> Application type   ===&gt; 1                 1=VTAM 2=VIRTEL 3=SERV 4=PAGE 5=LINE </w:t>
      </w:r>
    </w:p>
    <w:p w14:paraId="4D5CD4C4" w14:textId="77777777" w:rsidR="00774472" w:rsidRPr="0045652F" w:rsidRDefault="00774472">
      <w:pPr>
        <w:pStyle w:val="Ecran80"/>
        <w:rPr>
          <w:noProof w:val="0"/>
          <w:lang w:val="en-US"/>
        </w:rPr>
      </w:pPr>
      <w:r w:rsidRPr="0045652F">
        <w:rPr>
          <w:noProof w:val="0"/>
          <w:lang w:val="en-US"/>
        </w:rPr>
        <w:t xml:space="preserve"> Pseudo-terminals   ===&gt;                   Prefix of name of partner terminals  </w:t>
      </w:r>
    </w:p>
    <w:p w14:paraId="7D5B4E0C" w14:textId="77777777" w:rsidR="00774472" w:rsidRPr="0045652F" w:rsidRDefault="00774472">
      <w:pPr>
        <w:pStyle w:val="Ecran80"/>
        <w:rPr>
          <w:noProof w:val="0"/>
          <w:lang w:val="en-US"/>
        </w:rPr>
      </w:pPr>
      <w:r w:rsidRPr="0045652F">
        <w:rPr>
          <w:noProof w:val="0"/>
          <w:lang w:val="en-US"/>
        </w:rPr>
        <w:t xml:space="preserve"> Logmode            ===&gt;                   Specify when LOGMODE must be changed </w:t>
      </w:r>
    </w:p>
    <w:p w14:paraId="32CE2350" w14:textId="77777777" w:rsidR="00774472" w:rsidRPr="0045652F" w:rsidRDefault="00774472">
      <w:pPr>
        <w:pStyle w:val="Ecran80"/>
        <w:rPr>
          <w:noProof w:val="0"/>
          <w:lang w:val="en-US"/>
        </w:rPr>
      </w:pPr>
      <w:r w:rsidRPr="0045652F">
        <w:rPr>
          <w:noProof w:val="0"/>
          <w:lang w:val="en-US"/>
        </w:rPr>
        <w:t xml:space="preserve"> How started        ===&gt; 1                 1=menu 2=sub-menu 3=auto             </w:t>
      </w:r>
    </w:p>
    <w:p w14:paraId="292D7EC5" w14:textId="77777777" w:rsidR="00774472" w:rsidRPr="0045652F" w:rsidRDefault="00774472">
      <w:pPr>
        <w:pStyle w:val="Ecran80"/>
        <w:rPr>
          <w:noProof w:val="0"/>
          <w:lang w:val="en-US"/>
        </w:rPr>
      </w:pPr>
      <w:r w:rsidRPr="0045652F">
        <w:rPr>
          <w:noProof w:val="0"/>
          <w:lang w:val="en-US"/>
        </w:rPr>
        <w:t xml:space="preserve"> Security           ===&gt; 1                 0=none 1=basic 2=NTLM 3=TLS 4=HTML   </w:t>
      </w:r>
    </w:p>
    <w:p w14:paraId="516502B7" w14:textId="77777777" w:rsidR="00774472" w:rsidRPr="0045652F" w:rsidRDefault="00774472">
      <w:pPr>
        <w:pStyle w:val="Ecran80"/>
        <w:rPr>
          <w:noProof w:val="0"/>
          <w:lang w:val="en-US"/>
        </w:rPr>
      </w:pPr>
      <w:r w:rsidRPr="0045652F">
        <w:rPr>
          <w:noProof w:val="0"/>
          <w:lang w:val="en-US"/>
        </w:rPr>
        <w:t xml:space="preserve"> Translation(s)     ===&gt;                   0=idem 1=8040 2=8080 3=4040 4=auto   </w:t>
      </w:r>
    </w:p>
    <w:p w14:paraId="2B25F455" w14:textId="77777777" w:rsidR="00774472" w:rsidRPr="0045652F" w:rsidRDefault="00774472">
      <w:pPr>
        <w:pStyle w:val="Ecran80"/>
        <w:rPr>
          <w:noProof w:val="0"/>
          <w:lang w:val="en-US"/>
        </w:rPr>
      </w:pPr>
      <w:r w:rsidRPr="0045652F">
        <w:rPr>
          <w:noProof w:val="0"/>
          <w:lang w:val="en-US"/>
        </w:rPr>
        <w:t xml:space="preserve"> Logon message      ===&gt;                                                        </w:t>
      </w:r>
    </w:p>
    <w:p w14:paraId="6A1B3027" w14:textId="77777777" w:rsidR="00774472" w:rsidRPr="0045652F" w:rsidRDefault="00774472">
      <w:pPr>
        <w:pStyle w:val="Ecran80"/>
        <w:rPr>
          <w:noProof w:val="0"/>
          <w:lang w:val="en-US"/>
        </w:rPr>
      </w:pPr>
      <w:r w:rsidRPr="0045652F">
        <w:rPr>
          <w:noProof w:val="0"/>
          <w:lang w:val="en-US"/>
        </w:rPr>
        <w:t xml:space="preserve">                                                                                </w:t>
      </w:r>
    </w:p>
    <w:p w14:paraId="301328C0" w14:textId="77777777" w:rsidR="00774472" w:rsidRPr="0045652F" w:rsidRDefault="00774472">
      <w:pPr>
        <w:pStyle w:val="Ecran80"/>
        <w:rPr>
          <w:noProof w:val="0"/>
          <w:lang w:val="en-US"/>
        </w:rPr>
      </w:pPr>
      <w:r w:rsidRPr="0045652F">
        <w:rPr>
          <w:noProof w:val="0"/>
          <w:lang w:val="en-US"/>
        </w:rPr>
        <w:t xml:space="preserve"> TIOA at logon      ===&gt; MELI                                                   </w:t>
      </w:r>
    </w:p>
    <w:p w14:paraId="6A0F2CC2" w14:textId="77777777" w:rsidR="00774472" w:rsidRPr="0045652F" w:rsidRDefault="00774472">
      <w:pPr>
        <w:pStyle w:val="Ecran80"/>
        <w:rPr>
          <w:noProof w:val="0"/>
          <w:lang w:val="en-US"/>
        </w:rPr>
      </w:pPr>
      <w:r w:rsidRPr="0045652F">
        <w:rPr>
          <w:noProof w:val="0"/>
          <w:lang w:val="en-US"/>
        </w:rPr>
        <w:t xml:space="preserve">                                                                                </w:t>
      </w:r>
    </w:p>
    <w:p w14:paraId="6334F49A" w14:textId="77777777" w:rsidR="00774472" w:rsidRPr="0045652F" w:rsidRDefault="00774472">
      <w:pPr>
        <w:pStyle w:val="Ecran80"/>
        <w:rPr>
          <w:noProof w:val="0"/>
          <w:lang w:val="en-US"/>
        </w:rPr>
      </w:pPr>
      <w:r w:rsidRPr="0045652F">
        <w:rPr>
          <w:noProof w:val="0"/>
          <w:lang w:val="en-US"/>
        </w:rPr>
        <w:t xml:space="preserve"> TIOA at logoff     ===&gt;                                                        </w:t>
      </w:r>
    </w:p>
    <w:p w14:paraId="0198A7E4" w14:textId="77777777" w:rsidR="00774472" w:rsidRPr="0045652F" w:rsidRDefault="00774472">
      <w:pPr>
        <w:pStyle w:val="Ecran80"/>
        <w:rPr>
          <w:noProof w:val="0"/>
          <w:lang w:val="en-US"/>
        </w:rPr>
      </w:pPr>
      <w:r w:rsidRPr="0045652F">
        <w:rPr>
          <w:noProof w:val="0"/>
          <w:lang w:val="en-US"/>
        </w:rPr>
        <w:t xml:space="preserve">                                                                                </w:t>
      </w:r>
    </w:p>
    <w:p w14:paraId="586D978A" w14:textId="77777777" w:rsidR="00774472" w:rsidRPr="0045652F" w:rsidRDefault="00774472">
      <w:pPr>
        <w:pStyle w:val="Ecran80"/>
        <w:rPr>
          <w:noProof w:val="0"/>
          <w:lang w:val="en-US"/>
        </w:rPr>
      </w:pPr>
      <w:r w:rsidRPr="0045652F">
        <w:rPr>
          <w:noProof w:val="0"/>
          <w:lang w:val="en-US"/>
        </w:rPr>
        <w:t xml:space="preserve"> Initial Scenario   ===&gt;                   Final Scenario      ===&gt;             </w:t>
      </w:r>
    </w:p>
    <w:p w14:paraId="7F5B6E6F" w14:textId="77777777" w:rsidR="00774472" w:rsidRPr="0045652F" w:rsidRDefault="00774472">
      <w:pPr>
        <w:pStyle w:val="Ecran80"/>
        <w:rPr>
          <w:noProof w:val="0"/>
          <w:lang w:val="en-US"/>
        </w:rPr>
      </w:pPr>
      <w:r w:rsidRPr="0045652F">
        <w:rPr>
          <w:noProof w:val="0"/>
          <w:lang w:val="en-US"/>
        </w:rPr>
        <w:t xml:space="preserve"> Input Scenario     ===&gt;                   Output Scenario     ===&gt;             </w:t>
      </w:r>
    </w:p>
    <w:p w14:paraId="71A893CE" w14:textId="77777777" w:rsidR="00774472" w:rsidRPr="0045652F" w:rsidRDefault="00774472">
      <w:pPr>
        <w:pStyle w:val="Ecran80"/>
        <w:rPr>
          <w:noProof w:val="0"/>
          <w:lang w:val="en-US"/>
        </w:rPr>
      </w:pPr>
      <w:r w:rsidRPr="0045652F">
        <w:rPr>
          <w:noProof w:val="0"/>
          <w:lang w:val="en-US"/>
        </w:rPr>
        <w:t xml:space="preserve">                                                                                </w:t>
      </w:r>
    </w:p>
    <w:p w14:paraId="6B3B2CDC" w14:textId="77777777" w:rsidR="00774472" w:rsidRPr="0045652F" w:rsidRDefault="00774472">
      <w:pPr>
        <w:pStyle w:val="Ecran80"/>
        <w:rPr>
          <w:noProof w:val="0"/>
          <w:lang w:val="en-US"/>
        </w:rPr>
      </w:pPr>
      <w:r w:rsidRPr="0045652F">
        <w:rPr>
          <w:noProof w:val="0"/>
          <w:lang w:val="en-US"/>
        </w:rPr>
        <w:t xml:space="preserve"> P1=Update                          P3=Return                       P12=Server  </w:t>
      </w:r>
    </w:p>
    <w:p w14:paraId="5834EAD5" w14:textId="77777777" w:rsidR="00774472" w:rsidRPr="0045652F" w:rsidRDefault="00774472">
      <w:pPr>
        <w:pStyle w:val="Ecran80"/>
        <w:rPr>
          <w:noProof w:val="0"/>
          <w:lang w:val="en-US"/>
        </w:rPr>
      </w:pPr>
      <w:r w:rsidRPr="0045652F">
        <w:rPr>
          <w:noProof w:val="0"/>
          <w:lang w:val="en-US"/>
        </w:rPr>
        <w:t xml:space="preserve">                                                                                </w:t>
      </w:r>
    </w:p>
    <w:p w14:paraId="0121D16A" w14:textId="77777777" w:rsidR="00774472" w:rsidRPr="0045652F" w:rsidRDefault="00774472">
      <w:pPr>
        <w:pStyle w:val="Caption"/>
        <w:rPr>
          <w:szCs w:val="19"/>
          <w:lang w:val="en-US"/>
        </w:rPr>
      </w:pPr>
      <w:bookmarkStart w:id="595" w:name="_Toc71540964"/>
      <w:bookmarkStart w:id="596" w:name="_Toc373485110"/>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142</w:t>
      </w:r>
      <w:r w:rsidRPr="0045652F">
        <w:rPr>
          <w:lang w:val="en-US"/>
        </w:rPr>
        <w:fldChar w:fldCharType="end"/>
      </w:r>
      <w:r w:rsidRPr="0045652F">
        <w:rPr>
          <w:szCs w:val="19"/>
          <w:lang w:val="en-US"/>
        </w:rPr>
        <w:t xml:space="preserve"> Transaction </w:t>
      </w:r>
      <w:bookmarkEnd w:id="595"/>
      <w:r w:rsidRPr="0045652F">
        <w:rPr>
          <w:szCs w:val="19"/>
          <w:lang w:val="en-US"/>
        </w:rPr>
        <w:t>for application started by SMTP</w:t>
      </w:r>
      <w:bookmarkEnd w:id="596"/>
    </w:p>
    <w:p w14:paraId="096B6F6E" w14:textId="77777777" w:rsidR="00774472" w:rsidRPr="0045652F" w:rsidRDefault="00774472">
      <w:pPr>
        <w:pStyle w:val="ecran0"/>
        <w:rPr>
          <w:lang w:val="en-US"/>
        </w:rPr>
      </w:pPr>
      <w:r w:rsidRPr="0045652F">
        <w:rPr>
          <w:lang w:val="en-US"/>
        </w:rPr>
        <w:t>The corresponding CICS definition is shown in the example below:</w:t>
      </w:r>
    </w:p>
    <w:p w14:paraId="799E90F9" w14:textId="77777777" w:rsidR="00774472" w:rsidRPr="0045652F" w:rsidRDefault="00774472">
      <w:pPr>
        <w:pStyle w:val="Listing"/>
        <w:rPr>
          <w:lang w:val="en-US"/>
        </w:rPr>
      </w:pPr>
      <w:r w:rsidRPr="0045652F">
        <w:rPr>
          <w:lang w:val="en-US"/>
        </w:rPr>
        <w:t xml:space="preserve">DEFINE PROFILE(MELPROF) GROUP(VIRTSMTP)                       </w:t>
      </w:r>
    </w:p>
    <w:p w14:paraId="532C86C5" w14:textId="77777777" w:rsidR="00774472" w:rsidRPr="0045652F" w:rsidRDefault="00774472">
      <w:pPr>
        <w:pStyle w:val="Listing"/>
        <w:rPr>
          <w:lang w:val="en-US"/>
        </w:rPr>
      </w:pPr>
      <w:r w:rsidRPr="0045652F">
        <w:rPr>
          <w:lang w:val="en-US"/>
        </w:rPr>
        <w:t xml:space="preserve">       DESCRIPTION(TRANSACTION TO PROCESS INCOMING EMAILS)    </w:t>
      </w:r>
    </w:p>
    <w:p w14:paraId="6E3B21C9" w14:textId="77777777" w:rsidR="00774472" w:rsidRPr="0045652F" w:rsidRDefault="00774472">
      <w:pPr>
        <w:pStyle w:val="Listing"/>
        <w:rPr>
          <w:lang w:val="en-US"/>
        </w:rPr>
      </w:pPr>
      <w:r w:rsidRPr="0045652F">
        <w:rPr>
          <w:lang w:val="en-US"/>
        </w:rPr>
        <w:t xml:space="preserve">       UCTRAN(NO)                                             </w:t>
      </w:r>
    </w:p>
    <w:p w14:paraId="6D8BFD46" w14:textId="77777777" w:rsidR="00774472" w:rsidRPr="0045652F" w:rsidRDefault="00774472">
      <w:pPr>
        <w:pStyle w:val="Listing"/>
        <w:rPr>
          <w:lang w:val="en-US"/>
        </w:rPr>
      </w:pPr>
      <w:r w:rsidRPr="0045652F">
        <w:rPr>
          <w:lang w:val="en-US"/>
        </w:rPr>
        <w:t xml:space="preserve">DEFINE TRANSACTION(MELI) GROUP(VIRTSMTP)                      </w:t>
      </w:r>
    </w:p>
    <w:p w14:paraId="2E805DF1" w14:textId="77777777" w:rsidR="00774472" w:rsidRPr="0045652F" w:rsidRDefault="00774472">
      <w:pPr>
        <w:pStyle w:val="Listing"/>
        <w:rPr>
          <w:lang w:val="en-US"/>
        </w:rPr>
      </w:pPr>
      <w:r w:rsidRPr="0045652F">
        <w:rPr>
          <w:lang w:val="en-US"/>
        </w:rPr>
        <w:t xml:space="preserve">       DESCRIPTION(TRANSACTION TO PROCESS INCOMING EMAILS)    </w:t>
      </w:r>
    </w:p>
    <w:p w14:paraId="0DA0B59B" w14:textId="77777777" w:rsidR="00774472" w:rsidRPr="0045652F" w:rsidRDefault="00774472">
      <w:pPr>
        <w:pStyle w:val="Listing"/>
        <w:rPr>
          <w:lang w:val="en-US"/>
        </w:rPr>
      </w:pPr>
      <w:r w:rsidRPr="0045652F">
        <w:rPr>
          <w:lang w:val="en-US"/>
        </w:rPr>
        <w:t xml:space="preserve">       PROGRAM(SMTPMELI) PROFILE(MELPROF)                     </w:t>
      </w:r>
    </w:p>
    <w:p w14:paraId="6963A09F" w14:textId="77777777" w:rsidR="00774472" w:rsidRPr="0045652F" w:rsidRDefault="00774472">
      <w:pPr>
        <w:pStyle w:val="Listing"/>
        <w:rPr>
          <w:lang w:val="en-US"/>
        </w:rPr>
      </w:pPr>
      <w:r w:rsidRPr="0045652F">
        <w:rPr>
          <w:lang w:val="en-US"/>
        </w:rPr>
        <w:t xml:space="preserve">DEFINE PROGRAM(SMTPMELI) GROUP(VIRTSMTP)                      </w:t>
      </w:r>
    </w:p>
    <w:p w14:paraId="2E15DF23" w14:textId="77777777" w:rsidR="00774472" w:rsidRPr="0045652F" w:rsidRDefault="00774472">
      <w:pPr>
        <w:pStyle w:val="Listing"/>
        <w:rPr>
          <w:lang w:val="en-US"/>
        </w:rPr>
      </w:pPr>
      <w:r w:rsidRPr="0045652F">
        <w:rPr>
          <w:lang w:val="en-US"/>
        </w:rPr>
        <w:t xml:space="preserve">       DESCRIPTION(PROGRAM TO PROCESS INCOMING EMAILS)        </w:t>
      </w:r>
    </w:p>
    <w:p w14:paraId="181E005C" w14:textId="77777777" w:rsidR="00774472" w:rsidRPr="0045652F" w:rsidRDefault="00774472">
      <w:pPr>
        <w:pStyle w:val="Caption"/>
        <w:rPr>
          <w:szCs w:val="19"/>
          <w:lang w:val="en-US"/>
        </w:rPr>
      </w:pPr>
      <w:bookmarkStart w:id="597" w:name="_Toc71540965"/>
      <w:bookmarkStart w:id="598" w:name="_Toc37348511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143</w:t>
      </w:r>
      <w:r w:rsidRPr="0045652F">
        <w:rPr>
          <w:lang w:val="en-US"/>
        </w:rPr>
        <w:fldChar w:fldCharType="end"/>
      </w:r>
      <w:r w:rsidRPr="0045652F">
        <w:rPr>
          <w:szCs w:val="19"/>
          <w:lang w:val="en-US"/>
        </w:rPr>
        <w:t xml:space="preserve"> CICS definitions for application started by e-mail</w:t>
      </w:r>
      <w:bookmarkEnd w:id="597"/>
      <w:bookmarkEnd w:id="598"/>
    </w:p>
    <w:p w14:paraId="52007734" w14:textId="77777777" w:rsidR="00774472" w:rsidRPr="0045652F" w:rsidRDefault="00774472">
      <w:pPr>
        <w:rPr>
          <w:lang w:val="en-US"/>
        </w:rPr>
      </w:pPr>
    </w:p>
    <w:p w14:paraId="76E9DF0D" w14:textId="77777777" w:rsidR="00774472" w:rsidRPr="0045652F" w:rsidRDefault="00774472">
      <w:pPr>
        <w:rPr>
          <w:lang w:val="en-US"/>
        </w:rPr>
      </w:pPr>
      <w:r w:rsidRPr="0045652F">
        <w:rPr>
          <w:lang w:val="en-US"/>
        </w:rPr>
        <w:t>Note that the UCTRAN(NO) parameter must be specified both in the PROFILE and in the TYPETERM, and that the RECEIVESIZE specified in the TYPETERM must be sufficient to contain the e-mail response data structured field.</w:t>
      </w:r>
    </w:p>
    <w:p w14:paraId="051EFBC6" w14:textId="77777777" w:rsidR="00774472" w:rsidRPr="0045652F" w:rsidRDefault="00774472">
      <w:pPr>
        <w:rPr>
          <w:lang w:val="en-US"/>
        </w:rPr>
      </w:pPr>
    </w:p>
    <w:p w14:paraId="10AD8CC3" w14:textId="77777777" w:rsidR="00774472" w:rsidRPr="0045652F" w:rsidRDefault="00774472">
      <w:pPr>
        <w:keepNext/>
        <w:keepLines/>
        <w:rPr>
          <w:szCs w:val="19"/>
          <w:lang w:val="en-US"/>
        </w:rPr>
      </w:pPr>
      <w:r w:rsidRPr="0045652F">
        <w:rPr>
          <w:szCs w:val="19"/>
          <w:lang w:val="en-US"/>
        </w:rPr>
        <w:t xml:space="preserve">One the application has been launched, it can retrieve data from the e-mail by sending an FAC8 code 12 structured field to VIRTEL via the relay LU and reading the response (see “Retrieve data from an e-mail” in the VIRTEL Programming Interface documentation </w:t>
      </w:r>
      <w:r w:rsidRPr="0045652F">
        <w:rPr>
          <w:szCs w:val="19"/>
          <w:lang w:val="en-US"/>
        </w:rPr>
        <w:fldChar w:fldCharType="begin"/>
      </w:r>
      <w:r w:rsidRPr="0045652F">
        <w:rPr>
          <w:szCs w:val="19"/>
          <w:lang w:val="en-US"/>
        </w:rPr>
        <w:instrText xml:space="preserve"> PAGEREF _Ref61779029 \p \h </w:instrText>
      </w:r>
      <w:r w:rsidRPr="0045652F">
        <w:rPr>
          <w:szCs w:val="19"/>
          <w:lang w:val="en-US"/>
        </w:rPr>
      </w:r>
      <w:r w:rsidRPr="0045652F">
        <w:rPr>
          <w:szCs w:val="19"/>
          <w:lang w:val="en-US"/>
        </w:rPr>
        <w:fldChar w:fldCharType="separate"/>
      </w:r>
      <w:r w:rsidR="00A87DE6">
        <w:rPr>
          <w:noProof/>
          <w:szCs w:val="19"/>
          <w:lang w:val="en-US"/>
        </w:rPr>
        <w:t>sur la page 290</w:t>
      </w:r>
      <w:r w:rsidRPr="0045652F">
        <w:rPr>
          <w:szCs w:val="19"/>
          <w:lang w:val="en-US"/>
        </w:rPr>
        <w:fldChar w:fldCharType="end"/>
      </w:r>
      <w:r w:rsidRPr="0045652F">
        <w:rPr>
          <w:szCs w:val="19"/>
          <w:lang w:val="en-US"/>
        </w:rPr>
        <w:t>).</w:t>
      </w:r>
    </w:p>
    <w:p w14:paraId="6CFDC04C" w14:textId="77777777" w:rsidR="00774472" w:rsidRPr="0045652F" w:rsidRDefault="00774472">
      <w:pPr>
        <w:keepNext/>
        <w:keepLines/>
        <w:rPr>
          <w:szCs w:val="19"/>
          <w:lang w:val="en-US"/>
        </w:rPr>
      </w:pPr>
    </w:p>
    <w:p w14:paraId="5DC70AEF" w14:textId="77777777" w:rsidR="00774472" w:rsidRPr="0045652F" w:rsidRDefault="00774472">
      <w:pPr>
        <w:pStyle w:val="Heading2"/>
        <w:pageBreakBefore/>
        <w:tabs>
          <w:tab w:val="num" w:pos="2424"/>
          <w:tab w:val="num" w:pos="2781"/>
        </w:tabs>
        <w:rPr>
          <w:lang w:val="en-US"/>
        </w:rPr>
      </w:pPr>
      <w:bookmarkStart w:id="599" w:name="_Toc93997018"/>
      <w:bookmarkStart w:id="600" w:name="_Toc373484930"/>
      <w:r w:rsidRPr="0045652F">
        <w:rPr>
          <w:lang w:val="en-US"/>
        </w:rPr>
        <w:t>VIRTEL Batch</w:t>
      </w:r>
      <w:bookmarkEnd w:id="600"/>
    </w:p>
    <w:p w14:paraId="37FB5F3F" w14:textId="77777777" w:rsidR="00774472" w:rsidRPr="0045652F" w:rsidRDefault="00774472">
      <w:pPr>
        <w:rPr>
          <w:lang w:val="en-US"/>
        </w:rPr>
      </w:pPr>
      <w:r w:rsidRPr="0045652F">
        <w:rPr>
          <w:lang w:val="en-US"/>
        </w:rPr>
        <w:t>The VIRTEL Batch facility allows you to run VIRTEL as a batch job to execute HTTP-like requests.  VIRTEL reads HTTP-like requests from a SYSIN dataset, executes the desired transaction, and writes an HTTP-like response to a SYSOUT dataset.  When all of the HTTP-like requests have been processed, VIRTEL terminates if requested.</w:t>
      </w:r>
    </w:p>
    <w:p w14:paraId="4181C75B" w14:textId="77777777" w:rsidR="00774472" w:rsidRPr="0045652F" w:rsidRDefault="00774472">
      <w:pPr>
        <w:rPr>
          <w:lang w:val="en-US"/>
        </w:rPr>
      </w:pPr>
    </w:p>
    <w:p w14:paraId="2AC9D53D" w14:textId="77777777" w:rsidR="00774472" w:rsidRPr="0045652F" w:rsidRDefault="00774472">
      <w:pPr>
        <w:rPr>
          <w:lang w:val="en-US"/>
        </w:rPr>
      </w:pPr>
      <w:r w:rsidRPr="0045652F">
        <w:rPr>
          <w:lang w:val="en-US"/>
        </w:rPr>
        <w:t>VIRTEL runs as a batch job when both of the following conditions are true:</w:t>
      </w:r>
    </w:p>
    <w:p w14:paraId="1C063D36" w14:textId="77777777" w:rsidR="00774472" w:rsidRPr="0045652F" w:rsidRDefault="00774472">
      <w:pPr>
        <w:rPr>
          <w:lang w:val="en-US"/>
        </w:rPr>
      </w:pPr>
      <w:r w:rsidRPr="0045652F">
        <w:rPr>
          <w:lang w:val="en-US"/>
        </w:rPr>
        <w:t xml:space="preserve">1) The VIRTCT contains a BATCH1 parameter.  For details, refer to “Parameters of the VIRTCT” in the </w:t>
      </w:r>
      <w:r w:rsidRPr="0045652F">
        <w:rPr>
          <w:i/>
          <w:iCs/>
          <w:lang w:val="en-US"/>
        </w:rPr>
        <w:t>VIRTEL Installation Guide</w:t>
      </w:r>
      <w:r w:rsidRPr="0045652F">
        <w:rPr>
          <w:lang w:val="en-US"/>
        </w:rPr>
        <w:t xml:space="preserve"> manual.</w:t>
      </w:r>
    </w:p>
    <w:p w14:paraId="3666EF00" w14:textId="77777777" w:rsidR="00774472" w:rsidRPr="0045652F" w:rsidRDefault="00774472">
      <w:pPr>
        <w:rPr>
          <w:lang w:val="en-US"/>
        </w:rPr>
      </w:pPr>
      <w:r w:rsidRPr="0045652F">
        <w:rPr>
          <w:lang w:val="en-US"/>
        </w:rPr>
        <w:t xml:space="preserve">2) A BATCH line is defined in the VIRTEL configuration in the VIRARBO file.  For details, refer to “Definition of a BATCH line” in the </w:t>
      </w:r>
      <w:r w:rsidRPr="0045652F">
        <w:rPr>
          <w:i/>
          <w:iCs/>
          <w:lang w:val="en-US"/>
        </w:rPr>
        <w:t xml:space="preserve">VIRTEL Connectivity Reference </w:t>
      </w:r>
      <w:r w:rsidRPr="0045652F">
        <w:rPr>
          <w:lang w:val="en-US"/>
        </w:rPr>
        <w:t>manual.</w:t>
      </w:r>
    </w:p>
    <w:p w14:paraId="25EB9730" w14:textId="77777777" w:rsidR="00774472" w:rsidRPr="0045652F" w:rsidRDefault="00774472">
      <w:pPr>
        <w:rPr>
          <w:lang w:val="en-US"/>
        </w:rPr>
      </w:pPr>
    </w:p>
    <w:p w14:paraId="5A13CB27" w14:textId="77777777" w:rsidR="00774472" w:rsidRPr="0045652F" w:rsidRDefault="00774472">
      <w:pPr>
        <w:rPr>
          <w:lang w:val="en-US"/>
        </w:rPr>
      </w:pPr>
      <w:r w:rsidRPr="0045652F">
        <w:rPr>
          <w:lang w:val="en-US"/>
        </w:rPr>
        <w:t>Before running a VIRTEL Batch job for the first time, several preparatory steps must be performed:</w:t>
      </w:r>
    </w:p>
    <w:p w14:paraId="44657248" w14:textId="77777777" w:rsidR="00774472" w:rsidRPr="0045652F" w:rsidRDefault="00774472">
      <w:pPr>
        <w:rPr>
          <w:lang w:val="en-US"/>
        </w:rPr>
      </w:pPr>
    </w:p>
    <w:p w14:paraId="02DE0934" w14:textId="77777777" w:rsidR="00774472" w:rsidRPr="0045652F" w:rsidRDefault="00774472">
      <w:pPr>
        <w:pStyle w:val="ListBullet"/>
        <w:rPr>
          <w:lang w:val="en-US"/>
        </w:rPr>
      </w:pPr>
      <w:r w:rsidRPr="0045652F">
        <w:rPr>
          <w:lang w:val="en-US"/>
        </w:rPr>
        <w:t>A VIRTCT for VIRTEL Batch must be assembled and link-edited into the VIRTEL load library</w:t>
      </w:r>
    </w:p>
    <w:p w14:paraId="1B13C997" w14:textId="77777777" w:rsidR="00774472" w:rsidRPr="0045652F" w:rsidRDefault="00774472">
      <w:pPr>
        <w:pStyle w:val="ListBullet"/>
        <w:rPr>
          <w:lang w:val="en-US"/>
        </w:rPr>
      </w:pPr>
      <w:r w:rsidRPr="0045652F">
        <w:rPr>
          <w:lang w:val="en-US"/>
        </w:rPr>
        <w:t>A configuration file (VIRARBO) for VIRTEL Batch must be built</w:t>
      </w:r>
    </w:p>
    <w:p w14:paraId="61295416" w14:textId="77777777" w:rsidR="00774472" w:rsidRPr="0045652F" w:rsidRDefault="00774472">
      <w:pPr>
        <w:pStyle w:val="ListBullet"/>
        <w:rPr>
          <w:lang w:val="en-US"/>
        </w:rPr>
      </w:pPr>
      <w:r w:rsidRPr="0045652F">
        <w:rPr>
          <w:lang w:val="en-US"/>
        </w:rPr>
        <w:t>A page template file (HTMLTRSF) for the VIRTEL Batch job must be allocated and loaded</w:t>
      </w:r>
    </w:p>
    <w:p w14:paraId="098BC39C" w14:textId="77777777" w:rsidR="00774472" w:rsidRPr="0045652F" w:rsidRDefault="00774472">
      <w:pPr>
        <w:pStyle w:val="ListBullet"/>
        <w:rPr>
          <w:lang w:val="en-US"/>
        </w:rPr>
      </w:pPr>
      <w:r w:rsidRPr="0045652F">
        <w:rPr>
          <w:lang w:val="en-US"/>
        </w:rPr>
        <w:t>Work files (VIRSWAP, VIRHTML) for the VIRTEL Batch job must be allocated and initialized</w:t>
      </w:r>
    </w:p>
    <w:p w14:paraId="51DBF590" w14:textId="77777777" w:rsidR="00774472" w:rsidRPr="0045652F" w:rsidRDefault="00774472">
      <w:pPr>
        <w:pStyle w:val="ListBullet"/>
        <w:numPr>
          <w:ilvl w:val="0"/>
          <w:numId w:val="0"/>
        </w:numPr>
        <w:ind w:left="1984" w:hanging="283"/>
        <w:rPr>
          <w:lang w:val="en-US"/>
        </w:rPr>
      </w:pPr>
    </w:p>
    <w:p w14:paraId="7E68707F" w14:textId="77777777" w:rsidR="00774472" w:rsidRPr="0045652F" w:rsidRDefault="00774472">
      <w:pPr>
        <w:rPr>
          <w:lang w:val="en-US"/>
        </w:rPr>
      </w:pPr>
      <w:r w:rsidRPr="0045652F">
        <w:rPr>
          <w:lang w:val="en-US"/>
        </w:rPr>
        <w:t>These preparatory steps, which in general only need to be performed once, are described in the following sections.</w:t>
      </w:r>
    </w:p>
    <w:p w14:paraId="07B0BA84" w14:textId="77777777" w:rsidR="00774472" w:rsidRPr="0045652F" w:rsidRDefault="00774472">
      <w:pPr>
        <w:pStyle w:val="Heading3"/>
        <w:rPr>
          <w:lang w:val="en-US"/>
        </w:rPr>
      </w:pPr>
      <w:bookmarkStart w:id="601" w:name="_Toc373484931"/>
      <w:r w:rsidRPr="0045652F">
        <w:rPr>
          <w:lang w:val="en-US"/>
        </w:rPr>
        <w:t>Assembling the VIRTCT for VIRTEL Batch</w:t>
      </w:r>
      <w:bookmarkEnd w:id="601"/>
    </w:p>
    <w:p w14:paraId="21F00F87" w14:textId="77777777" w:rsidR="00774472" w:rsidRPr="0045652F" w:rsidRDefault="00774472">
      <w:pPr>
        <w:pStyle w:val="ecran0"/>
        <w:rPr>
          <w:lang w:val="en-US"/>
        </w:rPr>
      </w:pPr>
      <w:r w:rsidRPr="0045652F">
        <w:rPr>
          <w:lang w:val="en-US"/>
        </w:rPr>
        <w:t>VIRTEL Batch requires a special VIRTCT which must be assembled and link-edited into the VIRTEL load library.  The figure below shows SAMPLIB member VIRTCTBA, which is an example VIRTCT suitable for running VIRTEL Batch.  The job ASMTCT in the VIRTEL SAMPLIB should be run once to assemble and link-edit this module as VIRTCTBA in the VIRTEL load library:</w:t>
      </w:r>
    </w:p>
    <w:p w14:paraId="11908304" w14:textId="77777777" w:rsidR="00774472" w:rsidRPr="0045652F" w:rsidRDefault="00774472">
      <w:pPr>
        <w:pStyle w:val="Listing"/>
        <w:rPr>
          <w:lang w:val="en-US"/>
        </w:rPr>
      </w:pPr>
      <w:r w:rsidRPr="0045652F">
        <w:rPr>
          <w:lang w:val="en-US"/>
        </w:rPr>
        <w:t xml:space="preserve">VIRTCTBA TITLE 'VIRTCT FOR VIRTEL BATCH'                                </w:t>
      </w:r>
    </w:p>
    <w:p w14:paraId="6FFEE32D" w14:textId="77777777" w:rsidR="00774472" w:rsidRPr="0045652F" w:rsidRDefault="00774472">
      <w:pPr>
        <w:pStyle w:val="Listing"/>
        <w:rPr>
          <w:lang w:val="en-US"/>
        </w:rPr>
      </w:pPr>
      <w:r w:rsidRPr="0045652F">
        <w:rPr>
          <w:lang w:val="en-US"/>
        </w:rPr>
        <w:t xml:space="preserve">         PRINT GEN                                                      </w:t>
      </w:r>
    </w:p>
    <w:p w14:paraId="205E346E" w14:textId="77777777" w:rsidR="00774472" w:rsidRPr="0045652F" w:rsidRDefault="00774472">
      <w:pPr>
        <w:pStyle w:val="Listing"/>
        <w:rPr>
          <w:lang w:val="en-US"/>
        </w:rPr>
      </w:pPr>
      <w:r w:rsidRPr="0045652F">
        <w:rPr>
          <w:lang w:val="en-US"/>
        </w:rPr>
        <w:t xml:space="preserve">         VIRTERM TYPE=INITIAL,APPLID=*NOAPPL*,                         *</w:t>
      </w:r>
    </w:p>
    <w:p w14:paraId="590E15D5" w14:textId="77777777" w:rsidR="00774472" w:rsidRPr="0045652F" w:rsidRDefault="00774472">
      <w:pPr>
        <w:pStyle w:val="Listing"/>
        <w:rPr>
          <w:lang w:val="en-US"/>
        </w:rPr>
      </w:pPr>
      <w:r w:rsidRPr="0045652F">
        <w:rPr>
          <w:lang w:val="en-US"/>
        </w:rPr>
        <w:t xml:space="preserve">               BATCH1=(SYSIN,DCBI1,SYSPRINT,DCBO1),                    *</w:t>
      </w:r>
    </w:p>
    <w:p w14:paraId="0C687D39" w14:textId="77777777" w:rsidR="00774472" w:rsidRPr="0045652F" w:rsidRDefault="00774472">
      <w:pPr>
        <w:pStyle w:val="Listing"/>
        <w:rPr>
          <w:lang w:val="en-US"/>
        </w:rPr>
      </w:pPr>
      <w:r w:rsidRPr="0045652F">
        <w:rPr>
          <w:lang w:val="en-US"/>
        </w:rPr>
        <w:t xml:space="preserve">               VIRSV1=(VIRSV),                                         *</w:t>
      </w:r>
    </w:p>
    <w:p w14:paraId="1F98BC51" w14:textId="77777777" w:rsidR="00774472" w:rsidRPr="0045652F" w:rsidRDefault="00774472">
      <w:pPr>
        <w:pStyle w:val="Listing"/>
        <w:rPr>
          <w:lang w:val="en-US"/>
        </w:rPr>
      </w:pPr>
      <w:r w:rsidRPr="0045652F">
        <w:rPr>
          <w:lang w:val="en-US"/>
        </w:rPr>
        <w:t xml:space="preserve">               HTVSAM=VIRHTML,                                         *</w:t>
      </w:r>
    </w:p>
    <w:p w14:paraId="417D2347" w14:textId="77777777" w:rsidR="00774472" w:rsidRPr="0045652F" w:rsidRDefault="00774472">
      <w:pPr>
        <w:pStyle w:val="Listing"/>
        <w:rPr>
          <w:lang w:val="en-US"/>
        </w:rPr>
      </w:pPr>
      <w:r w:rsidRPr="0045652F">
        <w:rPr>
          <w:lang w:val="en-US"/>
        </w:rPr>
        <w:t xml:space="preserve">               BUFSIZE=16000,                                          *</w:t>
      </w:r>
    </w:p>
    <w:p w14:paraId="78BF28F1" w14:textId="77777777" w:rsidR="00774472" w:rsidRPr="0045652F" w:rsidRDefault="00774472">
      <w:pPr>
        <w:pStyle w:val="Listing"/>
        <w:rPr>
          <w:lang w:val="en-US"/>
        </w:rPr>
      </w:pPr>
      <w:r w:rsidRPr="0045652F">
        <w:rPr>
          <w:lang w:val="en-US"/>
        </w:rPr>
        <w:t xml:space="preserve">               STATS=NO,                                               *</w:t>
      </w:r>
    </w:p>
    <w:p w14:paraId="589290B2" w14:textId="77777777" w:rsidR="00774472" w:rsidRPr="0045652F" w:rsidRDefault="00774472">
      <w:pPr>
        <w:pStyle w:val="Listing"/>
        <w:rPr>
          <w:lang w:val="en-US"/>
        </w:rPr>
      </w:pPr>
      <w:r w:rsidRPr="0045652F">
        <w:rPr>
          <w:lang w:val="en-US"/>
        </w:rPr>
        <w:t xml:space="preserve">               UFILE1=(HTMLTRSF,ACBH1,0,10,01),                        *</w:t>
      </w:r>
    </w:p>
    <w:p w14:paraId="09C5F347" w14:textId="77777777" w:rsidR="00774472" w:rsidRPr="0045652F" w:rsidRDefault="00774472">
      <w:pPr>
        <w:pStyle w:val="Listing"/>
        <w:rPr>
          <w:lang w:val="en-US"/>
        </w:rPr>
      </w:pPr>
      <w:r w:rsidRPr="0045652F">
        <w:rPr>
          <w:lang w:val="en-US"/>
        </w:rPr>
        <w:t xml:space="preserve">               MEMORY=ABOVE,                                           *</w:t>
      </w:r>
    </w:p>
    <w:p w14:paraId="0A12B2E1" w14:textId="77777777" w:rsidR="00774472" w:rsidRPr="0045652F" w:rsidRDefault="00774472">
      <w:pPr>
        <w:pStyle w:val="Listing"/>
        <w:rPr>
          <w:lang w:val="en-US"/>
        </w:rPr>
      </w:pPr>
      <w:r w:rsidRPr="0045652F">
        <w:rPr>
          <w:lang w:val="en-US"/>
        </w:rPr>
        <w:t xml:space="preserve">               COMPANY='YOUR COMPANY NAME',                            *</w:t>
      </w:r>
    </w:p>
    <w:p w14:paraId="0A650B2D" w14:textId="77777777" w:rsidR="00774472" w:rsidRPr="0045652F" w:rsidRDefault="00774472">
      <w:pPr>
        <w:pStyle w:val="Listing"/>
        <w:rPr>
          <w:lang w:val="en-US"/>
        </w:rPr>
      </w:pPr>
      <w:r w:rsidRPr="0045652F">
        <w:rPr>
          <w:lang w:val="en-US"/>
        </w:rPr>
        <w:t xml:space="preserve">               ADDR1='YOUR COMPANY ADDRESS',                           *</w:t>
      </w:r>
    </w:p>
    <w:p w14:paraId="616A81FB" w14:textId="77777777" w:rsidR="00774472" w:rsidRPr="0045652F" w:rsidRDefault="00774472">
      <w:pPr>
        <w:pStyle w:val="Listing"/>
        <w:rPr>
          <w:lang w:val="en-US"/>
        </w:rPr>
      </w:pPr>
      <w:r w:rsidRPr="0045652F">
        <w:rPr>
          <w:lang w:val="en-US"/>
        </w:rPr>
        <w:t xml:space="preserve">               ADDR2='YOUR COMPANY ADDRESS',                           *</w:t>
      </w:r>
    </w:p>
    <w:p w14:paraId="4E0962B5" w14:textId="77777777" w:rsidR="00774472" w:rsidRPr="0045652F" w:rsidRDefault="00774472">
      <w:pPr>
        <w:pStyle w:val="Listing"/>
        <w:rPr>
          <w:lang w:val="en-US"/>
        </w:rPr>
      </w:pPr>
      <w:r w:rsidRPr="0045652F">
        <w:rPr>
          <w:lang w:val="en-US"/>
        </w:rPr>
        <w:t xml:space="preserve">               LICENCE='YOUR LICENCE ID',                              *</w:t>
      </w:r>
    </w:p>
    <w:p w14:paraId="591CA281" w14:textId="77777777" w:rsidR="00774472" w:rsidRPr="0045652F" w:rsidRDefault="00774472">
      <w:pPr>
        <w:pStyle w:val="Listing"/>
        <w:rPr>
          <w:lang w:val="en-US"/>
        </w:rPr>
      </w:pPr>
      <w:r w:rsidRPr="0045652F">
        <w:rPr>
          <w:lang w:val="en-US"/>
        </w:rPr>
        <w:t xml:space="preserve">               EXPIRE=(2008,12,31),                                    *</w:t>
      </w:r>
    </w:p>
    <w:p w14:paraId="3A930628" w14:textId="77777777" w:rsidR="00774472" w:rsidRPr="0045652F" w:rsidRDefault="00774472">
      <w:pPr>
        <w:pStyle w:val="Listing"/>
        <w:rPr>
          <w:lang w:val="en-US"/>
        </w:rPr>
      </w:pPr>
      <w:r w:rsidRPr="0045652F">
        <w:rPr>
          <w:lang w:val="en-US"/>
        </w:rPr>
        <w:t xml:space="preserve">               CODE='00000000'                                         *</w:t>
      </w:r>
    </w:p>
    <w:p w14:paraId="355FF776" w14:textId="77777777" w:rsidR="00774472" w:rsidRPr="0045652F" w:rsidRDefault="00774472">
      <w:pPr>
        <w:pStyle w:val="Listing"/>
        <w:rPr>
          <w:lang w:val="en-US"/>
        </w:rPr>
      </w:pPr>
      <w:r w:rsidRPr="0045652F">
        <w:rPr>
          <w:lang w:val="en-US"/>
        </w:rPr>
        <w:t xml:space="preserve">               TITRE1='VIRTEL BATCH'                                    </w:t>
      </w:r>
    </w:p>
    <w:p w14:paraId="3DA535EB" w14:textId="77777777" w:rsidR="00774472" w:rsidRPr="0045652F" w:rsidRDefault="00774472">
      <w:pPr>
        <w:pStyle w:val="Listing"/>
        <w:rPr>
          <w:lang w:val="en-US"/>
        </w:rPr>
      </w:pPr>
      <w:r w:rsidRPr="0045652F">
        <w:rPr>
          <w:lang w:val="en-US"/>
        </w:rPr>
        <w:t xml:space="preserve">*---------------------------------------------------------------------* </w:t>
      </w:r>
    </w:p>
    <w:p w14:paraId="0612603A" w14:textId="77777777" w:rsidR="00774472" w:rsidRPr="0045652F" w:rsidRDefault="00774472">
      <w:pPr>
        <w:pStyle w:val="Listing"/>
        <w:rPr>
          <w:lang w:val="en-US"/>
        </w:rPr>
      </w:pPr>
      <w:r w:rsidRPr="0045652F">
        <w:rPr>
          <w:lang w:val="en-US"/>
        </w:rPr>
        <w:t>ACBH1    ACB   AM=VSAM,DDNAME=HTMLTRSF,MACRF=(SEQ,DIR,OUT,LSR),        *</w:t>
      </w:r>
    </w:p>
    <w:p w14:paraId="0A023B1C" w14:textId="77777777" w:rsidR="00774472" w:rsidRPr="0045652F" w:rsidRDefault="00774472">
      <w:pPr>
        <w:pStyle w:val="Listing"/>
        <w:rPr>
          <w:lang w:val="en-US"/>
        </w:rPr>
      </w:pPr>
      <w:r w:rsidRPr="0045652F">
        <w:rPr>
          <w:lang w:val="en-US"/>
        </w:rPr>
        <w:t xml:space="preserve">               STRNO=3                                                  </w:t>
      </w:r>
    </w:p>
    <w:p w14:paraId="12A250D4" w14:textId="77777777" w:rsidR="00774472" w:rsidRPr="0045652F" w:rsidRDefault="00774472">
      <w:pPr>
        <w:pStyle w:val="Listing"/>
        <w:rPr>
          <w:lang w:val="en-US"/>
        </w:rPr>
      </w:pPr>
      <w:r w:rsidRPr="0045652F">
        <w:rPr>
          <w:lang w:val="en-US"/>
        </w:rPr>
        <w:t xml:space="preserve">*---------------------------------------------------------------------* </w:t>
      </w:r>
    </w:p>
    <w:p w14:paraId="78039C92" w14:textId="77777777" w:rsidR="00774472" w:rsidRPr="0045652F" w:rsidRDefault="00774472">
      <w:pPr>
        <w:pStyle w:val="Listing"/>
        <w:rPr>
          <w:lang w:val="en-US"/>
        </w:rPr>
      </w:pPr>
      <w:r w:rsidRPr="0045652F">
        <w:rPr>
          <w:lang w:val="en-US"/>
        </w:rPr>
        <w:t>DCBI1    DCB   DDNAME=SYSIN,       SYSIN DD                            *</w:t>
      </w:r>
    </w:p>
    <w:p w14:paraId="3D9A78C9" w14:textId="77777777" w:rsidR="00774472" w:rsidRPr="0045652F" w:rsidRDefault="00774472">
      <w:pPr>
        <w:pStyle w:val="Listing"/>
        <w:rPr>
          <w:lang w:val="en-US"/>
        </w:rPr>
      </w:pPr>
      <w:r w:rsidRPr="0045652F">
        <w:rPr>
          <w:lang w:val="en-US"/>
        </w:rPr>
        <w:t xml:space="preserve">               DCBE=DCBI1X,                                            *</w:t>
      </w:r>
    </w:p>
    <w:p w14:paraId="6A1898A6" w14:textId="77777777" w:rsidR="00774472" w:rsidRPr="0045652F" w:rsidRDefault="00774472">
      <w:pPr>
        <w:pStyle w:val="Listing"/>
        <w:rPr>
          <w:lang w:val="en-US"/>
        </w:rPr>
      </w:pPr>
      <w:r w:rsidRPr="0045652F">
        <w:rPr>
          <w:lang w:val="en-US"/>
        </w:rPr>
        <w:t xml:space="preserve">               LRECL=80,                                               *</w:t>
      </w:r>
    </w:p>
    <w:p w14:paraId="4CA50C25" w14:textId="77777777" w:rsidR="00774472" w:rsidRPr="0045652F" w:rsidRDefault="00774472">
      <w:pPr>
        <w:pStyle w:val="Listing"/>
        <w:rPr>
          <w:lang w:val="en-US"/>
        </w:rPr>
      </w:pPr>
      <w:r w:rsidRPr="0045652F">
        <w:rPr>
          <w:lang w:val="en-US"/>
        </w:rPr>
        <w:t xml:space="preserve">               DSORG=PS,                                               *</w:t>
      </w:r>
    </w:p>
    <w:p w14:paraId="72CFBA3C" w14:textId="77777777" w:rsidR="00774472" w:rsidRPr="0045652F" w:rsidRDefault="00774472">
      <w:pPr>
        <w:pStyle w:val="Listing"/>
        <w:rPr>
          <w:lang w:val="en-US"/>
        </w:rPr>
      </w:pPr>
      <w:r w:rsidRPr="0045652F">
        <w:rPr>
          <w:lang w:val="en-US"/>
        </w:rPr>
        <w:t xml:space="preserve">               RECFM=FB,                                               *</w:t>
      </w:r>
    </w:p>
    <w:p w14:paraId="262884FD" w14:textId="77777777" w:rsidR="00774472" w:rsidRPr="0045652F" w:rsidRDefault="00774472">
      <w:pPr>
        <w:pStyle w:val="Listing"/>
        <w:rPr>
          <w:lang w:val="en-US"/>
        </w:rPr>
      </w:pPr>
      <w:r w:rsidRPr="0045652F">
        <w:rPr>
          <w:lang w:val="en-US"/>
        </w:rPr>
        <w:t xml:space="preserve">               MACRF=(GL)                                               </w:t>
      </w:r>
    </w:p>
    <w:p w14:paraId="7B8294AE" w14:textId="77777777" w:rsidR="00774472" w:rsidRPr="0045652F" w:rsidRDefault="00774472">
      <w:pPr>
        <w:pStyle w:val="Listing"/>
        <w:rPr>
          <w:lang w:val="en-US"/>
        </w:rPr>
      </w:pPr>
      <w:r w:rsidRPr="0045652F">
        <w:rPr>
          <w:lang w:val="en-US"/>
        </w:rPr>
        <w:t xml:space="preserve">DCBI1X   DCBE  EODAD=0,RMODE31=BUFF                                     </w:t>
      </w:r>
    </w:p>
    <w:p w14:paraId="5B8ECEF2" w14:textId="77777777" w:rsidR="00774472" w:rsidRPr="0045652F" w:rsidRDefault="00774472">
      <w:pPr>
        <w:pStyle w:val="Listing"/>
        <w:rPr>
          <w:lang w:val="en-US"/>
        </w:rPr>
      </w:pPr>
      <w:r w:rsidRPr="0045652F">
        <w:rPr>
          <w:lang w:val="en-US"/>
        </w:rPr>
        <w:t xml:space="preserve">*---------------------------------------------------------------------* </w:t>
      </w:r>
    </w:p>
    <w:p w14:paraId="10A5FDF2" w14:textId="77777777" w:rsidR="00774472" w:rsidRPr="0045652F" w:rsidRDefault="00774472">
      <w:pPr>
        <w:pStyle w:val="Listing"/>
        <w:rPr>
          <w:lang w:val="en-US"/>
        </w:rPr>
      </w:pPr>
      <w:r w:rsidRPr="0045652F">
        <w:rPr>
          <w:lang w:val="en-US"/>
        </w:rPr>
        <w:t>DCBO1    DCB   DDNAME=SYSPRINT,    SYSPRINT DD                         *</w:t>
      </w:r>
    </w:p>
    <w:p w14:paraId="4B0BF332" w14:textId="77777777" w:rsidR="00774472" w:rsidRPr="0045652F" w:rsidRDefault="00774472">
      <w:pPr>
        <w:pStyle w:val="Listing"/>
        <w:rPr>
          <w:lang w:val="en-US"/>
        </w:rPr>
      </w:pPr>
      <w:r w:rsidRPr="0045652F">
        <w:rPr>
          <w:lang w:val="en-US"/>
        </w:rPr>
        <w:t xml:space="preserve">               DCBE=DCBO1X,                                            *</w:t>
      </w:r>
    </w:p>
    <w:p w14:paraId="247DAD8B" w14:textId="77777777" w:rsidR="00774472" w:rsidRPr="0045652F" w:rsidRDefault="00774472">
      <w:pPr>
        <w:pStyle w:val="Listing"/>
        <w:rPr>
          <w:lang w:val="en-US"/>
        </w:rPr>
      </w:pPr>
      <w:r w:rsidRPr="0045652F">
        <w:rPr>
          <w:lang w:val="en-US"/>
        </w:rPr>
        <w:t xml:space="preserve">               LRECL=133,                                              *</w:t>
      </w:r>
    </w:p>
    <w:p w14:paraId="047761F3" w14:textId="77777777" w:rsidR="00774472" w:rsidRPr="0045652F" w:rsidRDefault="00774472">
      <w:pPr>
        <w:pStyle w:val="Listing"/>
        <w:rPr>
          <w:lang w:val="en-US"/>
        </w:rPr>
      </w:pPr>
      <w:r w:rsidRPr="0045652F">
        <w:rPr>
          <w:lang w:val="en-US"/>
        </w:rPr>
        <w:t xml:space="preserve">               DSORG=PS,                                               *</w:t>
      </w:r>
    </w:p>
    <w:p w14:paraId="72F56072" w14:textId="77777777" w:rsidR="00774472" w:rsidRPr="0045652F" w:rsidRDefault="00774472">
      <w:pPr>
        <w:pStyle w:val="Listing"/>
        <w:rPr>
          <w:lang w:val="en-US"/>
        </w:rPr>
      </w:pPr>
      <w:r w:rsidRPr="0045652F">
        <w:rPr>
          <w:lang w:val="en-US"/>
        </w:rPr>
        <w:t xml:space="preserve">               RECFM=FBA,                                              *</w:t>
      </w:r>
    </w:p>
    <w:p w14:paraId="4A81E5F5" w14:textId="77777777" w:rsidR="00774472" w:rsidRPr="0045652F" w:rsidRDefault="00774472">
      <w:pPr>
        <w:pStyle w:val="Listing"/>
        <w:rPr>
          <w:lang w:val="en-US"/>
        </w:rPr>
      </w:pPr>
      <w:r w:rsidRPr="0045652F">
        <w:rPr>
          <w:lang w:val="en-US"/>
        </w:rPr>
        <w:t xml:space="preserve">               MACRF=(PM)                                               </w:t>
      </w:r>
    </w:p>
    <w:p w14:paraId="745FBB3F" w14:textId="77777777" w:rsidR="00774472" w:rsidRPr="0045652F" w:rsidRDefault="00774472">
      <w:pPr>
        <w:pStyle w:val="Listing"/>
        <w:rPr>
          <w:lang w:val="en-US"/>
        </w:rPr>
      </w:pPr>
      <w:r w:rsidRPr="0045652F">
        <w:rPr>
          <w:lang w:val="en-US"/>
        </w:rPr>
        <w:t xml:space="preserve">DCBO1X   DCBE  RMODE31=BUFF                                             </w:t>
      </w:r>
    </w:p>
    <w:p w14:paraId="179F5886" w14:textId="77777777" w:rsidR="00774472" w:rsidRPr="0045652F" w:rsidRDefault="00774472">
      <w:pPr>
        <w:pStyle w:val="Listing"/>
        <w:rPr>
          <w:lang w:val="en-US"/>
        </w:rPr>
      </w:pPr>
      <w:r w:rsidRPr="0045652F">
        <w:rPr>
          <w:lang w:val="en-US"/>
        </w:rPr>
        <w:t xml:space="preserve">*---------------------------------------------------------------------* </w:t>
      </w:r>
    </w:p>
    <w:p w14:paraId="5713D13D" w14:textId="77777777" w:rsidR="00774472" w:rsidRPr="0045652F" w:rsidRDefault="00774472">
      <w:pPr>
        <w:pStyle w:val="Listing"/>
        <w:rPr>
          <w:lang w:val="en-US"/>
        </w:rPr>
      </w:pPr>
      <w:r w:rsidRPr="0045652F">
        <w:rPr>
          <w:lang w:val="en-US"/>
        </w:rPr>
        <w:t xml:space="preserve">         END                                                            </w:t>
      </w:r>
    </w:p>
    <w:p w14:paraId="2E4EF2B8" w14:textId="77777777" w:rsidR="00774472" w:rsidRPr="0045652F" w:rsidRDefault="00774472">
      <w:pPr>
        <w:pStyle w:val="Caption"/>
        <w:rPr>
          <w:szCs w:val="19"/>
          <w:lang w:val="en-US"/>
        </w:rPr>
      </w:pPr>
      <w:bookmarkStart w:id="602" w:name="_Toc37348511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144</w:t>
      </w:r>
      <w:r w:rsidRPr="0045652F">
        <w:rPr>
          <w:lang w:val="en-US"/>
        </w:rPr>
        <w:fldChar w:fldCharType="end"/>
      </w:r>
      <w:r w:rsidRPr="0045652F">
        <w:rPr>
          <w:szCs w:val="19"/>
          <w:lang w:val="en-US"/>
        </w:rPr>
        <w:t xml:space="preserve"> Example VIRTCT for VIRTEL Batch</w:t>
      </w:r>
      <w:bookmarkEnd w:id="602"/>
    </w:p>
    <w:p w14:paraId="25C2435A" w14:textId="77777777" w:rsidR="00774472" w:rsidRPr="0045652F" w:rsidRDefault="00774472">
      <w:pPr>
        <w:pStyle w:val="Heading3"/>
        <w:rPr>
          <w:lang w:val="en-US"/>
        </w:rPr>
      </w:pPr>
      <w:bookmarkStart w:id="603" w:name="_Toc373484932"/>
      <w:r w:rsidRPr="0045652F">
        <w:rPr>
          <w:lang w:val="en-US"/>
        </w:rPr>
        <w:t>Building the configuration file for VIRTEL Batch</w:t>
      </w:r>
      <w:bookmarkEnd w:id="603"/>
    </w:p>
    <w:p w14:paraId="289EAA9D" w14:textId="77777777" w:rsidR="00774472" w:rsidRPr="0045652F" w:rsidRDefault="00774472">
      <w:pPr>
        <w:pStyle w:val="ecran0"/>
        <w:rPr>
          <w:lang w:val="en-US"/>
        </w:rPr>
      </w:pPr>
      <w:r w:rsidRPr="0045652F">
        <w:rPr>
          <w:lang w:val="en-US"/>
        </w:rPr>
        <w:t>VIRTEL Batch requires its own configuration file (VIRARBO) which defines a Batch Line, the page template dataset, a Batch Entry Point, and the Transactions which will be executed by the VIRTEL Batch job.  The figure below shows SAMPLIB member VIRBATAR, which is an example of a job to create the VIRARBO file for use by VIRTEL Batch.  This job should be run once before the first execution of a VIRTEL Batch job:</w:t>
      </w:r>
    </w:p>
    <w:p w14:paraId="6A04177C" w14:textId="77777777" w:rsidR="00774472" w:rsidRPr="0045652F" w:rsidRDefault="00774472">
      <w:pPr>
        <w:pStyle w:val="Listing"/>
        <w:rPr>
          <w:lang w:val="en-US"/>
        </w:rPr>
      </w:pPr>
      <w:r w:rsidRPr="0045652F">
        <w:rPr>
          <w:lang w:val="en-US"/>
        </w:rPr>
        <w:t xml:space="preserve">//VIRBATAR JOB 1,VIRBATAR,CLASS=A,MSGCLASS=X,NOTIFY=&amp;SYSUID             </w:t>
      </w:r>
    </w:p>
    <w:p w14:paraId="3A05D0B4" w14:textId="77777777" w:rsidR="00774472" w:rsidRPr="0045652F" w:rsidRDefault="00774472">
      <w:pPr>
        <w:pStyle w:val="Listing"/>
        <w:rPr>
          <w:lang w:val="en-US"/>
        </w:rPr>
      </w:pPr>
      <w:r w:rsidRPr="0045652F">
        <w:rPr>
          <w:lang w:val="en-US"/>
        </w:rPr>
        <w:t xml:space="preserve">// SET LOADLIB=yourqual.VIRTnnn.LOADLIB                                 </w:t>
      </w:r>
    </w:p>
    <w:p w14:paraId="0C246F5F" w14:textId="77777777" w:rsidR="00774472" w:rsidRPr="0045652F" w:rsidRDefault="00774472">
      <w:pPr>
        <w:pStyle w:val="Listing"/>
        <w:rPr>
          <w:lang w:val="en-US"/>
        </w:rPr>
      </w:pPr>
      <w:r w:rsidRPr="0045652F">
        <w:rPr>
          <w:lang w:val="en-US"/>
        </w:rPr>
        <w:t xml:space="preserve">//DEFINE  EXEC PGM=IDCAMS                                               </w:t>
      </w:r>
    </w:p>
    <w:p w14:paraId="6CD14B27" w14:textId="77777777" w:rsidR="00774472" w:rsidRPr="0045652F" w:rsidRDefault="00774472">
      <w:pPr>
        <w:pStyle w:val="Listing"/>
        <w:rPr>
          <w:lang w:val="en-US"/>
        </w:rPr>
      </w:pPr>
      <w:r w:rsidRPr="0045652F">
        <w:rPr>
          <w:lang w:val="en-US"/>
        </w:rPr>
        <w:t xml:space="preserve">//SYSPRINT DD  SYSOUT=*                                                 </w:t>
      </w:r>
    </w:p>
    <w:p w14:paraId="343D077D" w14:textId="77777777" w:rsidR="00774472" w:rsidRPr="0045652F" w:rsidRDefault="00774472">
      <w:pPr>
        <w:pStyle w:val="Listing"/>
        <w:rPr>
          <w:lang w:val="en-US"/>
        </w:rPr>
      </w:pPr>
      <w:r w:rsidRPr="0045652F">
        <w:rPr>
          <w:lang w:val="en-US"/>
        </w:rPr>
        <w:t xml:space="preserve"> DELETE (yourqual.VIRBATCH.ARBO) CLUSTER PURGE                          </w:t>
      </w:r>
    </w:p>
    <w:p w14:paraId="245504AD" w14:textId="77777777" w:rsidR="00774472" w:rsidRPr="0045652F" w:rsidRDefault="00774472">
      <w:pPr>
        <w:pStyle w:val="Listing"/>
        <w:rPr>
          <w:lang w:val="en-US"/>
        </w:rPr>
      </w:pPr>
      <w:r w:rsidRPr="0045652F">
        <w:rPr>
          <w:lang w:val="en-US"/>
        </w:rPr>
        <w:t xml:space="preserve"> SET MAXCC = 0                                                          </w:t>
      </w:r>
    </w:p>
    <w:p w14:paraId="6CA13883" w14:textId="77777777" w:rsidR="00774472" w:rsidRPr="0045652F" w:rsidRDefault="00774472">
      <w:pPr>
        <w:pStyle w:val="Listing"/>
        <w:rPr>
          <w:lang w:val="en-US"/>
        </w:rPr>
      </w:pPr>
      <w:r w:rsidRPr="0045652F">
        <w:rPr>
          <w:lang w:val="en-US"/>
        </w:rPr>
        <w:t xml:space="preserve"> DEFINE CLUSTER(NAME(yourqual.VIRBATCH.ARBO) -                          </w:t>
      </w:r>
    </w:p>
    <w:p w14:paraId="0001E75D" w14:textId="77777777" w:rsidR="00774472" w:rsidRPr="0045652F" w:rsidRDefault="00774472">
      <w:pPr>
        <w:pStyle w:val="Listing"/>
        <w:rPr>
          <w:lang w:val="en-US"/>
        </w:rPr>
      </w:pPr>
      <w:r w:rsidRPr="0045652F">
        <w:rPr>
          <w:lang w:val="en-US"/>
        </w:rPr>
        <w:t xml:space="preserve">                KEYS(9 0) RECSZ(100 4089) FSPC(10 10) -                 </w:t>
      </w:r>
    </w:p>
    <w:p w14:paraId="6415924E" w14:textId="77777777" w:rsidR="00774472" w:rsidRPr="0045652F" w:rsidRDefault="00774472">
      <w:pPr>
        <w:pStyle w:val="Listing"/>
        <w:rPr>
          <w:lang w:val="en-US"/>
        </w:rPr>
      </w:pPr>
      <w:r w:rsidRPr="0045652F">
        <w:rPr>
          <w:lang w:val="en-US"/>
        </w:rPr>
        <w:t xml:space="preserve">                VOL(XXXXXX) REC(250,50) SHR(4) SPEED) -                 </w:t>
      </w:r>
    </w:p>
    <w:p w14:paraId="2A9AAB08" w14:textId="77777777" w:rsidR="00774472" w:rsidRPr="0045652F" w:rsidRDefault="00774472">
      <w:pPr>
        <w:pStyle w:val="Listing"/>
        <w:rPr>
          <w:lang w:val="en-US"/>
        </w:rPr>
      </w:pPr>
      <w:r w:rsidRPr="0045652F">
        <w:rPr>
          <w:lang w:val="en-US"/>
        </w:rPr>
        <w:t xml:space="preserve">        DATA(NAME(yourqual.VIRBATCH.ARBO.DATA) CISZ(4096)) -            </w:t>
      </w:r>
    </w:p>
    <w:p w14:paraId="0AA01A71" w14:textId="77777777" w:rsidR="00774472" w:rsidRPr="0045652F" w:rsidRDefault="00774472">
      <w:pPr>
        <w:pStyle w:val="Listing"/>
        <w:rPr>
          <w:lang w:val="en-US"/>
        </w:rPr>
      </w:pPr>
      <w:r w:rsidRPr="0045652F">
        <w:rPr>
          <w:lang w:val="en-US"/>
        </w:rPr>
        <w:t xml:space="preserve">        INDEX(NAME(yourqual.VIRBATCH.ARBO.INDEX))                       </w:t>
      </w:r>
    </w:p>
    <w:p w14:paraId="3B230DEF" w14:textId="77777777" w:rsidR="00774472" w:rsidRPr="0045652F" w:rsidRDefault="00774472">
      <w:pPr>
        <w:pStyle w:val="Listing"/>
        <w:rPr>
          <w:lang w:val="fr-FR"/>
        </w:rPr>
      </w:pPr>
      <w:r w:rsidRPr="0045652F">
        <w:rPr>
          <w:lang w:val="fr-FR"/>
        </w:rPr>
        <w:t xml:space="preserve">//CONFIG  EXEC PGM=VIRCONF,COND=(0,NE),PARM='LOAD,LANG=&amp;LANG'           </w:t>
      </w:r>
    </w:p>
    <w:p w14:paraId="4ADA5C18" w14:textId="77777777" w:rsidR="00774472" w:rsidRPr="0045652F" w:rsidRDefault="00774472">
      <w:pPr>
        <w:pStyle w:val="Listing"/>
        <w:rPr>
          <w:lang w:val="en-US"/>
        </w:rPr>
      </w:pPr>
      <w:r w:rsidRPr="0045652F">
        <w:rPr>
          <w:lang w:val="en-US"/>
        </w:rPr>
        <w:t xml:space="preserve">//STEPLIB  DD  DSN=&amp;LOADLIB,DISP=SHR                                    </w:t>
      </w:r>
    </w:p>
    <w:p w14:paraId="360BEF7E" w14:textId="77777777" w:rsidR="00774472" w:rsidRPr="0045652F" w:rsidRDefault="00774472">
      <w:pPr>
        <w:pStyle w:val="Listing"/>
        <w:rPr>
          <w:lang w:val="en-US"/>
        </w:rPr>
      </w:pPr>
      <w:r w:rsidRPr="0045652F">
        <w:rPr>
          <w:lang w:val="en-US"/>
        </w:rPr>
        <w:t xml:space="preserve">//SYSPRINT DD  SYSOUT=*                                                 </w:t>
      </w:r>
    </w:p>
    <w:p w14:paraId="02EF8866" w14:textId="77777777" w:rsidR="00774472" w:rsidRPr="0045652F" w:rsidRDefault="00774472">
      <w:pPr>
        <w:pStyle w:val="Listing"/>
        <w:rPr>
          <w:lang w:val="en-US"/>
        </w:rPr>
      </w:pPr>
      <w:r w:rsidRPr="0045652F">
        <w:rPr>
          <w:lang w:val="en-US"/>
        </w:rPr>
        <w:t xml:space="preserve">//VIRARBO  DD  DSN=yourqual.VIRBATCH.ARBO,DISP=SHR                      </w:t>
      </w:r>
    </w:p>
    <w:p w14:paraId="3A505971" w14:textId="77777777" w:rsidR="00774472" w:rsidRPr="0045652F" w:rsidRDefault="00774472">
      <w:pPr>
        <w:pStyle w:val="Listing"/>
        <w:rPr>
          <w:lang w:val="en-US"/>
        </w:rPr>
      </w:pPr>
      <w:r w:rsidRPr="0045652F">
        <w:rPr>
          <w:lang w:val="en-US"/>
        </w:rPr>
        <w:t xml:space="preserve">      LINE     ID=B-BT1,NAME=BATCH-L1,                                  </w:t>
      </w:r>
    </w:p>
    <w:p w14:paraId="37841A39" w14:textId="77777777" w:rsidR="00774472" w:rsidRPr="0045652F" w:rsidRDefault="00774472">
      <w:pPr>
        <w:pStyle w:val="Listing"/>
        <w:rPr>
          <w:lang w:val="en-US"/>
        </w:rPr>
      </w:pPr>
      <w:r w:rsidRPr="0045652F">
        <w:rPr>
          <w:lang w:val="en-US"/>
        </w:rPr>
        <w:t xml:space="preserve">               DESC='VIRTEL Batch line',                                </w:t>
      </w:r>
    </w:p>
    <w:p w14:paraId="61EEC2D7" w14:textId="77777777" w:rsidR="00774472" w:rsidRPr="0045652F" w:rsidRDefault="00774472">
      <w:pPr>
        <w:pStyle w:val="Listing"/>
        <w:rPr>
          <w:lang w:val="en-US"/>
        </w:rPr>
      </w:pPr>
      <w:r w:rsidRPr="0045652F">
        <w:rPr>
          <w:lang w:val="en-US"/>
        </w:rPr>
        <w:t xml:space="preserve">               TYPE=BATCH1,ENTRY=EPBATCH,TERMINAL=BT,                   </w:t>
      </w:r>
    </w:p>
    <w:p w14:paraId="1FB58C8C" w14:textId="77777777" w:rsidR="00774472" w:rsidRPr="0045652F" w:rsidRDefault="00774472">
      <w:pPr>
        <w:pStyle w:val="Listing"/>
        <w:rPr>
          <w:lang w:val="en-US"/>
        </w:rPr>
      </w:pPr>
      <w:r w:rsidRPr="0045652F">
        <w:rPr>
          <w:lang w:val="en-US"/>
        </w:rPr>
        <w:t xml:space="preserve">               INOUT=1,PROTOCOL=VIRHTTP,RULESET=B-BT1                   </w:t>
      </w:r>
    </w:p>
    <w:p w14:paraId="12DD938E" w14:textId="77777777" w:rsidR="00774472" w:rsidRPr="0045652F" w:rsidRDefault="00774472">
      <w:pPr>
        <w:pStyle w:val="Listing"/>
        <w:rPr>
          <w:lang w:val="en-US"/>
        </w:rPr>
      </w:pPr>
      <w:r w:rsidRPr="0045652F">
        <w:rPr>
          <w:lang w:val="en-US"/>
        </w:rPr>
        <w:t xml:space="preserve">      TERMINAL ID=BTLOC000,                                             </w:t>
      </w:r>
    </w:p>
    <w:p w14:paraId="59726701" w14:textId="77777777" w:rsidR="00774472" w:rsidRPr="0045652F" w:rsidRDefault="00774472">
      <w:pPr>
        <w:pStyle w:val="Listing"/>
        <w:rPr>
          <w:lang w:val="en-US"/>
        </w:rPr>
      </w:pPr>
      <w:r w:rsidRPr="0045652F">
        <w:rPr>
          <w:lang w:val="en-US"/>
        </w:rPr>
        <w:t xml:space="preserve">               DESC='VIRTEL Batch terminals (no relay)',                </w:t>
      </w:r>
    </w:p>
    <w:p w14:paraId="14E688F4" w14:textId="77777777" w:rsidR="00774472" w:rsidRPr="0045652F" w:rsidRDefault="00774472">
      <w:pPr>
        <w:pStyle w:val="Listing"/>
        <w:rPr>
          <w:lang w:val="en-US"/>
        </w:rPr>
      </w:pPr>
      <w:r w:rsidRPr="0045652F">
        <w:rPr>
          <w:lang w:val="en-US"/>
        </w:rPr>
        <w:t xml:space="preserve">               TYPE=3,COMPRESS=2,INOUT=3,STATS=12,REPEAT=4              </w:t>
      </w:r>
    </w:p>
    <w:p w14:paraId="6B20A838" w14:textId="77777777" w:rsidR="00774472" w:rsidRPr="0045652F" w:rsidRDefault="00774472">
      <w:pPr>
        <w:pStyle w:val="Listing"/>
        <w:rPr>
          <w:lang w:val="en-US"/>
        </w:rPr>
      </w:pPr>
      <w:r w:rsidRPr="0045652F">
        <w:rPr>
          <w:lang w:val="en-US"/>
        </w:rPr>
        <w:t xml:space="preserve">      TERMINAL ID=BTVTA000,RELAY=*HTTPOOL,                              </w:t>
      </w:r>
    </w:p>
    <w:p w14:paraId="5EE2534B" w14:textId="77777777" w:rsidR="00774472" w:rsidRPr="0045652F" w:rsidRDefault="00774472">
      <w:pPr>
        <w:pStyle w:val="Listing"/>
        <w:rPr>
          <w:lang w:val="en-US"/>
        </w:rPr>
      </w:pPr>
      <w:r w:rsidRPr="0045652F">
        <w:rPr>
          <w:lang w:val="en-US"/>
        </w:rPr>
        <w:t xml:space="preserve">               DESC='VIRTEL Batch terminals (with relay)',              </w:t>
      </w:r>
    </w:p>
    <w:p w14:paraId="2BA25444" w14:textId="77777777" w:rsidR="00774472" w:rsidRPr="0045652F" w:rsidRDefault="00774472">
      <w:pPr>
        <w:pStyle w:val="Listing"/>
        <w:rPr>
          <w:lang w:val="en-US"/>
        </w:rPr>
      </w:pPr>
      <w:r w:rsidRPr="0045652F">
        <w:rPr>
          <w:lang w:val="en-US"/>
        </w:rPr>
        <w:t xml:space="preserve">               TYPE=3,COMPRESS=2,INOUT=3,STATS=12,REPEAT=4              </w:t>
      </w:r>
    </w:p>
    <w:p w14:paraId="0D877D63" w14:textId="77777777" w:rsidR="00774472" w:rsidRPr="0045652F" w:rsidRDefault="00774472">
      <w:pPr>
        <w:pStyle w:val="Listing"/>
        <w:rPr>
          <w:lang w:val="en-US"/>
        </w:rPr>
      </w:pPr>
      <w:r w:rsidRPr="0045652F">
        <w:rPr>
          <w:lang w:val="en-US"/>
        </w:rPr>
        <w:t xml:space="preserve">      TERMINAL ID=BTVTP000,RELAY=RVIRBT00,POOL=*HTTPOOL,                </w:t>
      </w:r>
    </w:p>
    <w:p w14:paraId="21E1F9C9" w14:textId="77777777" w:rsidR="00774472" w:rsidRPr="0045652F" w:rsidRDefault="00774472">
      <w:pPr>
        <w:pStyle w:val="Listing"/>
        <w:rPr>
          <w:lang w:val="en-US"/>
        </w:rPr>
      </w:pPr>
      <w:r w:rsidRPr="0045652F">
        <w:rPr>
          <w:lang w:val="en-US"/>
        </w:rPr>
        <w:t xml:space="preserve">               DESC='Relay pool for HTTP',                              </w:t>
      </w:r>
    </w:p>
    <w:p w14:paraId="75385E0C" w14:textId="77777777" w:rsidR="00774472" w:rsidRPr="0045652F" w:rsidRDefault="00774472">
      <w:pPr>
        <w:pStyle w:val="Listing"/>
        <w:rPr>
          <w:lang w:val="en-US"/>
        </w:rPr>
      </w:pPr>
      <w:r w:rsidRPr="0045652F">
        <w:rPr>
          <w:lang w:val="en-US"/>
        </w:rPr>
        <w:t xml:space="preserve">               TYPE=3,COMPRESS=2,INOUT=3,STATS=12,REPEAT=4              </w:t>
      </w:r>
    </w:p>
    <w:p w14:paraId="0E7CDDE3" w14:textId="77777777" w:rsidR="00774472" w:rsidRPr="0045652F" w:rsidRDefault="00774472">
      <w:pPr>
        <w:pStyle w:val="Listing"/>
        <w:rPr>
          <w:lang w:val="en-US"/>
        </w:rPr>
      </w:pPr>
      <w:r w:rsidRPr="0045652F">
        <w:rPr>
          <w:lang w:val="en-US"/>
        </w:rPr>
        <w:t xml:space="preserve">      SUBDIR   ID=W2H-DIR,                                              </w:t>
      </w:r>
    </w:p>
    <w:p w14:paraId="6758F3C0" w14:textId="77777777" w:rsidR="00774472" w:rsidRPr="0045652F" w:rsidRDefault="00774472">
      <w:pPr>
        <w:pStyle w:val="Listing"/>
        <w:rPr>
          <w:lang w:val="en-US"/>
        </w:rPr>
      </w:pPr>
      <w:r w:rsidRPr="0045652F">
        <w:rPr>
          <w:lang w:val="en-US"/>
        </w:rPr>
        <w:t xml:space="preserve">               DESC='Pages for WEB2HOST',                               </w:t>
      </w:r>
    </w:p>
    <w:p w14:paraId="5A8C05FC" w14:textId="77777777" w:rsidR="00774472" w:rsidRPr="0045652F" w:rsidRDefault="00774472">
      <w:pPr>
        <w:pStyle w:val="Listing"/>
        <w:rPr>
          <w:lang w:val="en-US"/>
        </w:rPr>
      </w:pPr>
      <w:r w:rsidRPr="0045652F">
        <w:rPr>
          <w:lang w:val="en-US"/>
        </w:rPr>
        <w:t xml:space="preserve">               FSTYPE=V,DDNAME=HTMLTRSF,KEY=W2H-KEY,                    </w:t>
      </w:r>
    </w:p>
    <w:p w14:paraId="48CE6A57" w14:textId="77777777" w:rsidR="00774472" w:rsidRPr="0045652F" w:rsidRDefault="00774472">
      <w:pPr>
        <w:pStyle w:val="Listing"/>
        <w:rPr>
          <w:lang w:val="en-US"/>
        </w:rPr>
      </w:pPr>
      <w:r w:rsidRPr="0045652F">
        <w:rPr>
          <w:lang w:val="en-US"/>
        </w:rPr>
        <w:t xml:space="preserve">               NAMELEN=64,AUTHUP=X,AUTHDOWN=X,AUTHDEL=X                 </w:t>
      </w:r>
    </w:p>
    <w:p w14:paraId="31D2649F" w14:textId="77777777" w:rsidR="00774472" w:rsidRPr="0045652F" w:rsidRDefault="00774472">
      <w:pPr>
        <w:pStyle w:val="Listing"/>
        <w:rPr>
          <w:lang w:val="en-US"/>
        </w:rPr>
      </w:pPr>
      <w:r w:rsidRPr="0045652F">
        <w:rPr>
          <w:lang w:val="en-US"/>
        </w:rPr>
        <w:t xml:space="preserve">      ENTRY    ID=EPBATCH,                                              </w:t>
      </w:r>
    </w:p>
    <w:p w14:paraId="6F6AF982" w14:textId="77777777" w:rsidR="00774472" w:rsidRPr="0045652F" w:rsidRDefault="00774472">
      <w:pPr>
        <w:pStyle w:val="Listing"/>
        <w:rPr>
          <w:lang w:val="en-US"/>
        </w:rPr>
      </w:pPr>
      <w:r w:rsidRPr="0045652F">
        <w:rPr>
          <w:lang w:val="en-US"/>
        </w:rPr>
        <w:t xml:space="preserve">               DESC='VIRTEL Batch entry point',                         </w:t>
      </w:r>
    </w:p>
    <w:p w14:paraId="75F2D095" w14:textId="77777777" w:rsidR="00774472" w:rsidRPr="0045652F" w:rsidRDefault="00774472">
      <w:pPr>
        <w:pStyle w:val="Listing"/>
        <w:rPr>
          <w:lang w:val="en-US"/>
        </w:rPr>
      </w:pPr>
      <w:r w:rsidRPr="0045652F">
        <w:rPr>
          <w:lang w:val="en-US"/>
        </w:rPr>
        <w:t xml:space="preserve">               TRANSACT=BAT,TIMEOUT=1,ACTION=0,EXTCOLOR=X,              </w:t>
      </w:r>
    </w:p>
    <w:p w14:paraId="7F38D4BE" w14:textId="77777777" w:rsidR="00774472" w:rsidRPr="0045652F" w:rsidRDefault="00774472">
      <w:pPr>
        <w:pStyle w:val="Listing"/>
        <w:rPr>
          <w:lang w:val="en-US"/>
        </w:rPr>
      </w:pPr>
      <w:r w:rsidRPr="0045652F">
        <w:rPr>
          <w:lang w:val="en-US"/>
        </w:rPr>
        <w:t xml:space="preserve">               EMUL=HTML,SIGNON=VIR0020H,MENU=VIR0021A                  </w:t>
      </w:r>
    </w:p>
    <w:p w14:paraId="42467D87" w14:textId="77777777" w:rsidR="00774472" w:rsidRPr="0045652F" w:rsidRDefault="00774472">
      <w:pPr>
        <w:pStyle w:val="Listing"/>
        <w:rPr>
          <w:lang w:val="en-US"/>
        </w:rPr>
      </w:pPr>
      <w:r w:rsidRPr="0045652F">
        <w:rPr>
          <w:lang w:val="en-US"/>
        </w:rPr>
        <w:t xml:space="preserve">      TRANSACT ID=BAT-00,NAME=EPBATCH,                                  </w:t>
      </w:r>
    </w:p>
    <w:p w14:paraId="254A6B4D" w14:textId="77777777" w:rsidR="00774472" w:rsidRPr="0045652F" w:rsidRDefault="00774472">
      <w:pPr>
        <w:pStyle w:val="Listing"/>
        <w:rPr>
          <w:lang w:val="en-US"/>
        </w:rPr>
      </w:pPr>
      <w:r w:rsidRPr="0045652F">
        <w:rPr>
          <w:lang w:val="en-US"/>
        </w:rPr>
        <w:t xml:space="preserve">               DESC='Default directory = entry point name',             </w:t>
      </w:r>
    </w:p>
    <w:p w14:paraId="330338D9" w14:textId="77777777" w:rsidR="00774472" w:rsidRPr="0045652F" w:rsidRDefault="00774472">
      <w:pPr>
        <w:pStyle w:val="Listing"/>
        <w:rPr>
          <w:lang w:val="en-US"/>
        </w:rPr>
      </w:pPr>
      <w:r w:rsidRPr="0045652F">
        <w:rPr>
          <w:lang w:val="en-US"/>
        </w:rPr>
        <w:t xml:space="preserve">               APPL=W2H-DIR,TYPE=4,                                     </w:t>
      </w:r>
    </w:p>
    <w:p w14:paraId="1DA8A870" w14:textId="77777777" w:rsidR="00774472" w:rsidRPr="0045652F" w:rsidRDefault="00774472">
      <w:pPr>
        <w:pStyle w:val="Listing"/>
        <w:rPr>
          <w:lang w:val="en-US"/>
        </w:rPr>
      </w:pPr>
      <w:r w:rsidRPr="0045652F">
        <w:rPr>
          <w:lang w:val="en-US"/>
        </w:rPr>
        <w:t xml:space="preserve">               TERMINAL=BTLOC,STARTUP=2,SECURITY=0                      </w:t>
      </w:r>
    </w:p>
    <w:p w14:paraId="6A528EBA" w14:textId="77777777" w:rsidR="00774472" w:rsidRPr="0045652F" w:rsidRDefault="00774472">
      <w:pPr>
        <w:pStyle w:val="Listing"/>
        <w:rPr>
          <w:lang w:val="en-US"/>
        </w:rPr>
      </w:pPr>
      <w:r w:rsidRPr="0045652F">
        <w:rPr>
          <w:lang w:val="en-US"/>
        </w:rPr>
        <w:t xml:space="preserve">      TRANSACT ID=BAT-14,NAME='Protide',                                </w:t>
      </w:r>
    </w:p>
    <w:p w14:paraId="7C3A5EB1" w14:textId="77777777" w:rsidR="00774472" w:rsidRPr="0045652F" w:rsidRDefault="00774472">
      <w:pPr>
        <w:pStyle w:val="Listing"/>
        <w:rPr>
          <w:lang w:val="en-US"/>
        </w:rPr>
      </w:pPr>
      <w:r w:rsidRPr="0045652F">
        <w:rPr>
          <w:lang w:val="en-US"/>
        </w:rPr>
        <w:t xml:space="preserve">               DESC='XML conversion',                                   </w:t>
      </w:r>
    </w:p>
    <w:p w14:paraId="664FA66F" w14:textId="77777777" w:rsidR="00774472" w:rsidRPr="0045652F" w:rsidRDefault="00774472">
      <w:pPr>
        <w:pStyle w:val="Listing"/>
        <w:rPr>
          <w:lang w:val="en-US"/>
        </w:rPr>
      </w:pPr>
      <w:r w:rsidRPr="0045652F">
        <w:rPr>
          <w:lang w:val="en-US"/>
        </w:rPr>
        <w:t xml:space="preserve">               APPL=$NONE$,TYPE=2,                                      </w:t>
      </w:r>
    </w:p>
    <w:p w14:paraId="18B0CD2A" w14:textId="77777777" w:rsidR="00774472" w:rsidRPr="0045652F" w:rsidRDefault="00774472">
      <w:pPr>
        <w:pStyle w:val="Listing"/>
        <w:rPr>
          <w:lang w:val="en-US"/>
        </w:rPr>
      </w:pPr>
      <w:r w:rsidRPr="0045652F">
        <w:rPr>
          <w:lang w:val="en-US"/>
        </w:rPr>
        <w:t xml:space="preserve">               TERMINAL=BTLOC,STARTUP=1,SECURITY=0,                     </w:t>
      </w:r>
    </w:p>
    <w:p w14:paraId="51BB79C2" w14:textId="77777777" w:rsidR="00774472" w:rsidRPr="0045652F" w:rsidRDefault="00774472">
      <w:pPr>
        <w:pStyle w:val="Listing"/>
        <w:rPr>
          <w:lang w:val="en-US"/>
        </w:rPr>
      </w:pPr>
      <w:r w:rsidRPr="0045652F">
        <w:rPr>
          <w:lang w:val="en-US"/>
        </w:rPr>
        <w:t xml:space="preserve">               TIOASTA='&amp;/S OK &amp;/T',                                    </w:t>
      </w:r>
    </w:p>
    <w:p w14:paraId="203AD57B" w14:textId="77777777" w:rsidR="00774472" w:rsidRPr="0045652F" w:rsidRDefault="00774472">
      <w:pPr>
        <w:pStyle w:val="Listing"/>
        <w:rPr>
          <w:lang w:val="en-US"/>
        </w:rPr>
      </w:pPr>
      <w:r w:rsidRPr="0045652F">
        <w:rPr>
          <w:lang w:val="en-US"/>
        </w:rPr>
        <w:t xml:space="preserve">               EXITSTA=SCENSVIO                                         </w:t>
      </w:r>
    </w:p>
    <w:p w14:paraId="0C1C8689" w14:textId="77777777" w:rsidR="00774472" w:rsidRPr="0045652F" w:rsidRDefault="00774472">
      <w:pPr>
        <w:pStyle w:val="Listing"/>
        <w:rPr>
          <w:lang w:val="en-US"/>
        </w:rPr>
      </w:pPr>
      <w:r w:rsidRPr="0045652F">
        <w:rPr>
          <w:lang w:val="en-US"/>
        </w:rPr>
        <w:t xml:space="preserve">* END OF CONFIGURATION                                                  </w:t>
      </w:r>
    </w:p>
    <w:p w14:paraId="3D61E7BF" w14:textId="77777777" w:rsidR="00774472" w:rsidRPr="0045652F" w:rsidRDefault="00774472">
      <w:pPr>
        <w:pStyle w:val="Caption"/>
        <w:rPr>
          <w:szCs w:val="19"/>
          <w:lang w:val="en-US"/>
        </w:rPr>
      </w:pPr>
      <w:bookmarkStart w:id="604" w:name="_Toc37348511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145</w:t>
      </w:r>
      <w:r w:rsidRPr="0045652F">
        <w:rPr>
          <w:lang w:val="en-US"/>
        </w:rPr>
        <w:fldChar w:fldCharType="end"/>
      </w:r>
      <w:r w:rsidRPr="0045652F">
        <w:rPr>
          <w:szCs w:val="19"/>
          <w:lang w:val="en-US"/>
        </w:rPr>
        <w:t xml:space="preserve"> Job to build configuration file for VIRTEL Batch</w:t>
      </w:r>
      <w:bookmarkEnd w:id="604"/>
    </w:p>
    <w:p w14:paraId="70046A24" w14:textId="77777777" w:rsidR="00774472" w:rsidRPr="0045652F" w:rsidRDefault="00774472">
      <w:pPr>
        <w:pStyle w:val="Heading3"/>
        <w:rPr>
          <w:lang w:val="en-US"/>
        </w:rPr>
      </w:pPr>
      <w:bookmarkStart w:id="605" w:name="_Toc373484933"/>
      <w:r w:rsidRPr="0045652F">
        <w:rPr>
          <w:lang w:val="en-US"/>
        </w:rPr>
        <w:t>Allocating the page template file for VIRTEL Batch</w:t>
      </w:r>
      <w:bookmarkEnd w:id="605"/>
    </w:p>
    <w:p w14:paraId="7468EC86" w14:textId="77777777" w:rsidR="00774472" w:rsidRPr="0045652F" w:rsidRDefault="00774472">
      <w:pPr>
        <w:pStyle w:val="ecran0"/>
        <w:rPr>
          <w:lang w:val="en-US"/>
        </w:rPr>
      </w:pPr>
      <w:r w:rsidRPr="0045652F">
        <w:rPr>
          <w:lang w:val="en-US"/>
        </w:rPr>
        <w:t>Each VIRTEL Batch job requires an HTMLTRSF file which contains the page templates used by the transactions which will be executed by the VIRTEL Batch job.  The figure below shows SAMPLIB member VIRBATAT, which is an example job to allocate the HTMLTRSF file and to copy the page templates from the sample file (SAMPTRSF) distributed with VIRTEL.  This job should be run once before the first execution of a VIRTEL Batch job:</w:t>
      </w:r>
    </w:p>
    <w:p w14:paraId="7846BDD9" w14:textId="77777777" w:rsidR="00774472" w:rsidRPr="0045652F" w:rsidRDefault="00774472">
      <w:pPr>
        <w:pStyle w:val="Listing"/>
        <w:rPr>
          <w:lang w:val="en-US"/>
        </w:rPr>
      </w:pPr>
      <w:r w:rsidRPr="0045652F">
        <w:rPr>
          <w:lang w:val="en-US"/>
        </w:rPr>
        <w:t xml:space="preserve">//VIRBATAT JOB 1,VIRBATAT,CLASS=A,MSGCLASS=X,NOTIFY=&amp;SYSUID             </w:t>
      </w:r>
    </w:p>
    <w:p w14:paraId="4CEE20B2" w14:textId="77777777" w:rsidR="00774472" w:rsidRPr="0045652F" w:rsidRDefault="00774472">
      <w:pPr>
        <w:pStyle w:val="Listing"/>
        <w:rPr>
          <w:lang w:val="en-US"/>
        </w:rPr>
      </w:pPr>
      <w:r w:rsidRPr="0045652F">
        <w:rPr>
          <w:lang w:val="en-US"/>
        </w:rPr>
        <w:t xml:space="preserve">//*-------------------------------------------------------------------* </w:t>
      </w:r>
    </w:p>
    <w:p w14:paraId="66693809" w14:textId="77777777" w:rsidR="00774472" w:rsidRPr="0045652F" w:rsidRDefault="00774472">
      <w:pPr>
        <w:pStyle w:val="Listing"/>
        <w:rPr>
          <w:lang w:val="en-US"/>
        </w:rPr>
      </w:pPr>
      <w:r w:rsidRPr="0045652F">
        <w:rPr>
          <w:lang w:val="en-US"/>
        </w:rPr>
        <w:t xml:space="preserve">//* DEFINITION OF FILE HTMLTRSF                                       * </w:t>
      </w:r>
    </w:p>
    <w:p w14:paraId="6D979645" w14:textId="77777777" w:rsidR="00774472" w:rsidRPr="0045652F" w:rsidRDefault="00774472">
      <w:pPr>
        <w:pStyle w:val="Listing"/>
        <w:rPr>
          <w:lang w:val="en-US"/>
        </w:rPr>
      </w:pPr>
      <w:r w:rsidRPr="0045652F">
        <w:rPr>
          <w:lang w:val="en-US"/>
        </w:rPr>
        <w:t xml:space="preserve">//*-------------------------------------------------------------------* </w:t>
      </w:r>
    </w:p>
    <w:p w14:paraId="6B6CCF92" w14:textId="77777777" w:rsidR="00774472" w:rsidRPr="0045652F" w:rsidRDefault="00774472">
      <w:pPr>
        <w:pStyle w:val="Listing"/>
        <w:rPr>
          <w:lang w:val="en-US"/>
        </w:rPr>
      </w:pPr>
      <w:r w:rsidRPr="0045652F">
        <w:rPr>
          <w:lang w:val="en-US"/>
        </w:rPr>
        <w:t xml:space="preserve">//SAMPTRF EXEC PGM=IDCAMS                                               </w:t>
      </w:r>
    </w:p>
    <w:p w14:paraId="486413A4" w14:textId="77777777" w:rsidR="00774472" w:rsidRPr="0045652F" w:rsidRDefault="00774472">
      <w:pPr>
        <w:pStyle w:val="Listing"/>
        <w:rPr>
          <w:lang w:val="en-US"/>
        </w:rPr>
      </w:pPr>
      <w:r w:rsidRPr="0045652F">
        <w:rPr>
          <w:lang w:val="en-US"/>
        </w:rPr>
        <w:t xml:space="preserve">//SYSPRINT DD  SYSOUT=*                                                 </w:t>
      </w:r>
    </w:p>
    <w:p w14:paraId="4252614E" w14:textId="77777777" w:rsidR="00774472" w:rsidRPr="0045652F" w:rsidRDefault="00774472">
      <w:pPr>
        <w:pStyle w:val="Listing"/>
        <w:rPr>
          <w:lang w:val="en-US"/>
        </w:rPr>
      </w:pPr>
      <w:r w:rsidRPr="0045652F">
        <w:rPr>
          <w:lang w:val="en-US"/>
        </w:rPr>
        <w:t xml:space="preserve"> DELETE  (yourqual.VIRBATCH.HTMLTRSF) CLUSTER PURGE                     </w:t>
      </w:r>
    </w:p>
    <w:p w14:paraId="6D6BC84C" w14:textId="77777777" w:rsidR="00774472" w:rsidRPr="0045652F" w:rsidRDefault="00774472">
      <w:pPr>
        <w:pStyle w:val="Listing"/>
        <w:rPr>
          <w:lang w:val="en-US"/>
        </w:rPr>
      </w:pPr>
      <w:r w:rsidRPr="0045652F">
        <w:rPr>
          <w:lang w:val="en-US"/>
        </w:rPr>
        <w:t xml:space="preserve"> SET MAXCC = 0                                                          </w:t>
      </w:r>
    </w:p>
    <w:p w14:paraId="5AEFF914" w14:textId="77777777" w:rsidR="00774472" w:rsidRPr="0045652F" w:rsidRDefault="00774472">
      <w:pPr>
        <w:pStyle w:val="Listing"/>
        <w:rPr>
          <w:lang w:val="en-US"/>
        </w:rPr>
      </w:pPr>
      <w:r w:rsidRPr="0045652F">
        <w:rPr>
          <w:lang w:val="en-US"/>
        </w:rPr>
        <w:t xml:space="preserve"> DEFINE CLUSTER (NAME(yourqual.VIRBATCH.HTMLTRSF) -                     </w:t>
      </w:r>
    </w:p>
    <w:p w14:paraId="43335CA4" w14:textId="77777777" w:rsidR="00774472" w:rsidRPr="0045652F" w:rsidRDefault="00774472">
      <w:pPr>
        <w:pStyle w:val="Listing"/>
        <w:rPr>
          <w:lang w:val="en-US"/>
        </w:rPr>
      </w:pPr>
      <w:r w:rsidRPr="0045652F">
        <w:rPr>
          <w:lang w:val="en-US"/>
        </w:rPr>
        <w:t xml:space="preserve">       VOL(XXXXXX) SHR(2) KEYS(16 0) RECSZ(100 32758) REC(250 100)) -   </w:t>
      </w:r>
    </w:p>
    <w:p w14:paraId="2475DA65" w14:textId="77777777" w:rsidR="00774472" w:rsidRPr="0045652F" w:rsidRDefault="00774472">
      <w:pPr>
        <w:pStyle w:val="Listing"/>
        <w:rPr>
          <w:lang w:val="en-US"/>
        </w:rPr>
      </w:pPr>
      <w:r w:rsidRPr="0045652F">
        <w:rPr>
          <w:lang w:val="en-US"/>
        </w:rPr>
        <w:t xml:space="preserve">    DATA (NAME(yourqual.VIRBATCH.HTMLTRSF.DATA) SPANNED CISZ(4096)) -   </w:t>
      </w:r>
    </w:p>
    <w:p w14:paraId="58480DDC" w14:textId="77777777" w:rsidR="00774472" w:rsidRPr="0045652F" w:rsidRDefault="00774472">
      <w:pPr>
        <w:pStyle w:val="Listing"/>
        <w:rPr>
          <w:lang w:val="en-US"/>
        </w:rPr>
      </w:pPr>
      <w:r w:rsidRPr="0045652F">
        <w:rPr>
          <w:lang w:val="en-US"/>
        </w:rPr>
        <w:t xml:space="preserve">    INDEX (NAME(yourqual.VIRBATCH.HTMLTRSF.INDEX) CISZ(512))            </w:t>
      </w:r>
    </w:p>
    <w:p w14:paraId="5F48A176" w14:textId="77777777" w:rsidR="00774472" w:rsidRPr="0045652F" w:rsidRDefault="00774472">
      <w:pPr>
        <w:pStyle w:val="Listing"/>
        <w:rPr>
          <w:lang w:val="en-US"/>
        </w:rPr>
      </w:pPr>
      <w:r w:rsidRPr="0045652F">
        <w:rPr>
          <w:lang w:val="en-US"/>
        </w:rPr>
        <w:t xml:space="preserve">//*-------------------------------------------------------------------* </w:t>
      </w:r>
    </w:p>
    <w:p w14:paraId="00672555" w14:textId="77777777" w:rsidR="00774472" w:rsidRPr="0045652F" w:rsidRDefault="00774472">
      <w:pPr>
        <w:pStyle w:val="Listing"/>
        <w:rPr>
          <w:lang w:val="en-US"/>
        </w:rPr>
      </w:pPr>
      <w:r w:rsidRPr="0045652F">
        <w:rPr>
          <w:lang w:val="en-US"/>
        </w:rPr>
        <w:t xml:space="preserve">//* INITIALISATION OF FILE HTMLTRSF                                   * </w:t>
      </w:r>
    </w:p>
    <w:p w14:paraId="100FCBDA" w14:textId="77777777" w:rsidR="00774472" w:rsidRPr="0045652F" w:rsidRDefault="00774472">
      <w:pPr>
        <w:pStyle w:val="Listing"/>
        <w:rPr>
          <w:lang w:val="en-US"/>
        </w:rPr>
      </w:pPr>
      <w:r w:rsidRPr="0045652F">
        <w:rPr>
          <w:lang w:val="en-US"/>
        </w:rPr>
        <w:t xml:space="preserve">//*-------------------------------------------------------------------* </w:t>
      </w:r>
    </w:p>
    <w:p w14:paraId="490C36D9" w14:textId="77777777" w:rsidR="00774472" w:rsidRPr="0045652F" w:rsidRDefault="00774472">
      <w:pPr>
        <w:pStyle w:val="Listing"/>
        <w:rPr>
          <w:lang w:val="en-US"/>
        </w:rPr>
      </w:pPr>
      <w:r w:rsidRPr="0045652F">
        <w:rPr>
          <w:lang w:val="en-US"/>
        </w:rPr>
        <w:t xml:space="preserve">//SAMPTRF EXEC PGM=IDCAMS                                               </w:t>
      </w:r>
    </w:p>
    <w:p w14:paraId="74A10411" w14:textId="77777777" w:rsidR="00774472" w:rsidRPr="0045652F" w:rsidRDefault="00774472">
      <w:pPr>
        <w:pStyle w:val="Listing"/>
        <w:rPr>
          <w:lang w:val="en-US"/>
        </w:rPr>
      </w:pPr>
      <w:r w:rsidRPr="0045652F">
        <w:rPr>
          <w:lang w:val="en-US"/>
        </w:rPr>
        <w:t xml:space="preserve">//SYSPRINT DD  SYSOUT=*                                                 </w:t>
      </w:r>
    </w:p>
    <w:p w14:paraId="6025FF67" w14:textId="77777777" w:rsidR="00774472" w:rsidRPr="0045652F" w:rsidRDefault="00774472">
      <w:pPr>
        <w:pStyle w:val="Listing"/>
        <w:rPr>
          <w:lang w:val="en-US"/>
        </w:rPr>
      </w:pPr>
      <w:r w:rsidRPr="0045652F">
        <w:rPr>
          <w:lang w:val="en-US"/>
        </w:rPr>
        <w:t xml:space="preserve">//SAMPTRSF DD  DSN=yourqual.VIRTnnn.SAMP.TRSF,DISP=SHR                  </w:t>
      </w:r>
    </w:p>
    <w:p w14:paraId="2CC3FCBE" w14:textId="77777777" w:rsidR="00774472" w:rsidRPr="0045652F" w:rsidRDefault="00774472">
      <w:pPr>
        <w:pStyle w:val="Listing"/>
        <w:rPr>
          <w:lang w:val="en-US"/>
        </w:rPr>
      </w:pPr>
      <w:r w:rsidRPr="0045652F">
        <w:rPr>
          <w:lang w:val="en-US"/>
        </w:rPr>
        <w:t xml:space="preserve">//HTMLTRSF DD  DSN=yourqual.VIRBATCH.HTMLTRSF,DISP=OLD                  </w:t>
      </w:r>
    </w:p>
    <w:p w14:paraId="75C3D532" w14:textId="77777777" w:rsidR="00774472" w:rsidRPr="0045652F" w:rsidRDefault="00774472">
      <w:pPr>
        <w:pStyle w:val="Listing"/>
        <w:rPr>
          <w:lang w:val="en-US"/>
        </w:rPr>
      </w:pPr>
      <w:r w:rsidRPr="0045652F">
        <w:rPr>
          <w:lang w:val="en-US"/>
        </w:rPr>
        <w:t xml:space="preserve">//SYSIN    DD *                                                         </w:t>
      </w:r>
    </w:p>
    <w:p w14:paraId="74D6C6A3" w14:textId="77777777" w:rsidR="00774472" w:rsidRPr="0045652F" w:rsidRDefault="00774472">
      <w:pPr>
        <w:pStyle w:val="Listing"/>
        <w:rPr>
          <w:lang w:val="en-US"/>
        </w:rPr>
      </w:pPr>
      <w:r w:rsidRPr="0045652F">
        <w:rPr>
          <w:lang w:val="en-US"/>
        </w:rPr>
        <w:t xml:space="preserve"> REPRO INFILE(SAMPTRSF) OUTFILE(HTMLTRSF)                               </w:t>
      </w:r>
    </w:p>
    <w:p w14:paraId="6E8F5592" w14:textId="77777777" w:rsidR="00774472" w:rsidRPr="0045652F" w:rsidRDefault="00774472">
      <w:pPr>
        <w:pStyle w:val="Caption"/>
        <w:rPr>
          <w:szCs w:val="19"/>
          <w:lang w:val="en-US"/>
        </w:rPr>
      </w:pPr>
      <w:bookmarkStart w:id="606" w:name="_Toc373485114"/>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146</w:t>
      </w:r>
      <w:r w:rsidRPr="0045652F">
        <w:rPr>
          <w:lang w:val="en-US"/>
        </w:rPr>
        <w:fldChar w:fldCharType="end"/>
      </w:r>
      <w:r w:rsidRPr="0045652F">
        <w:rPr>
          <w:szCs w:val="19"/>
          <w:lang w:val="en-US"/>
        </w:rPr>
        <w:t xml:space="preserve"> Job to allocate page template file for VIRTEL Batch</w:t>
      </w:r>
      <w:bookmarkEnd w:id="606"/>
    </w:p>
    <w:p w14:paraId="0BD2B3B5" w14:textId="77777777" w:rsidR="00774472" w:rsidRPr="0045652F" w:rsidRDefault="00774472">
      <w:pPr>
        <w:pStyle w:val="Heading3"/>
        <w:rPr>
          <w:lang w:val="en-US"/>
        </w:rPr>
      </w:pPr>
      <w:bookmarkStart w:id="607" w:name="_Toc373484934"/>
      <w:r w:rsidRPr="0045652F">
        <w:rPr>
          <w:lang w:val="en-US"/>
        </w:rPr>
        <w:t>Allocating work files for VIRTEL Batch</w:t>
      </w:r>
      <w:bookmarkEnd w:id="607"/>
    </w:p>
    <w:p w14:paraId="2D44EF5C" w14:textId="77777777" w:rsidR="00774472" w:rsidRPr="0045652F" w:rsidRDefault="00774472">
      <w:pPr>
        <w:pStyle w:val="ecran0"/>
        <w:rPr>
          <w:lang w:val="en-US"/>
        </w:rPr>
      </w:pPr>
      <w:r w:rsidRPr="0045652F">
        <w:rPr>
          <w:lang w:val="en-US"/>
        </w:rPr>
        <w:t>Each VIRTEL Batch job requires its own VIRSWAP and VIRHTML files.  The figure below shows SAMPLIB member VIRBATAW, which is an example job to allocate these files:</w:t>
      </w:r>
    </w:p>
    <w:p w14:paraId="489F76A3" w14:textId="77777777" w:rsidR="00774472" w:rsidRPr="0045652F" w:rsidRDefault="00774472">
      <w:pPr>
        <w:pStyle w:val="Listing"/>
        <w:rPr>
          <w:lang w:val="en-US"/>
        </w:rPr>
      </w:pPr>
      <w:r w:rsidRPr="0045652F">
        <w:rPr>
          <w:lang w:val="en-US"/>
        </w:rPr>
        <w:t xml:space="preserve">//VIRBATAW JOB 1,VIRBATAW,CLASS=A,MSGCLASS=X,NOTIFY=&amp;SYSUID           </w:t>
      </w:r>
    </w:p>
    <w:p w14:paraId="2897195E" w14:textId="77777777" w:rsidR="00774472" w:rsidRPr="0045652F" w:rsidRDefault="00774472">
      <w:pPr>
        <w:pStyle w:val="Listing"/>
        <w:rPr>
          <w:lang w:val="en-US"/>
        </w:rPr>
      </w:pPr>
      <w:r w:rsidRPr="0045652F">
        <w:rPr>
          <w:lang w:val="en-US"/>
        </w:rPr>
        <w:t xml:space="preserve">//*----------------------------------------------------------------*  </w:t>
      </w:r>
    </w:p>
    <w:p w14:paraId="47B4EFEF" w14:textId="77777777" w:rsidR="00774472" w:rsidRPr="0045652F" w:rsidRDefault="00774472">
      <w:pPr>
        <w:pStyle w:val="Listing"/>
        <w:rPr>
          <w:lang w:val="en-US"/>
        </w:rPr>
      </w:pPr>
      <w:r w:rsidRPr="0045652F">
        <w:rPr>
          <w:lang w:val="en-US"/>
        </w:rPr>
        <w:t xml:space="preserve">//* DEFINITION OF FILES VIRSWAP AND VIRHTML                        *  </w:t>
      </w:r>
    </w:p>
    <w:p w14:paraId="036573ED" w14:textId="77777777" w:rsidR="00774472" w:rsidRPr="0045652F" w:rsidRDefault="00774472">
      <w:pPr>
        <w:pStyle w:val="Listing"/>
        <w:rPr>
          <w:lang w:val="en-US"/>
        </w:rPr>
      </w:pPr>
      <w:r w:rsidRPr="0045652F">
        <w:rPr>
          <w:lang w:val="en-US"/>
        </w:rPr>
        <w:t xml:space="preserve">//*----------------------------------------------------------------*  </w:t>
      </w:r>
    </w:p>
    <w:p w14:paraId="661D053D" w14:textId="77777777" w:rsidR="00774472" w:rsidRPr="0045652F" w:rsidRDefault="00774472">
      <w:pPr>
        <w:pStyle w:val="Listing"/>
        <w:rPr>
          <w:lang w:val="en-US"/>
        </w:rPr>
      </w:pPr>
      <w:r w:rsidRPr="0045652F">
        <w:rPr>
          <w:lang w:val="en-US"/>
        </w:rPr>
        <w:t xml:space="preserve">//VIRWORK EXEC PGM=IDCAMS                                             </w:t>
      </w:r>
    </w:p>
    <w:p w14:paraId="025EF391" w14:textId="77777777" w:rsidR="00774472" w:rsidRPr="0045652F" w:rsidRDefault="00774472">
      <w:pPr>
        <w:pStyle w:val="Listing"/>
        <w:rPr>
          <w:lang w:val="en-US"/>
        </w:rPr>
      </w:pPr>
      <w:r w:rsidRPr="0045652F">
        <w:rPr>
          <w:lang w:val="en-US"/>
        </w:rPr>
        <w:t xml:space="preserve">//SYSPRINT DD SYSOUT=*                                                </w:t>
      </w:r>
    </w:p>
    <w:p w14:paraId="0FB2C590" w14:textId="77777777" w:rsidR="00774472" w:rsidRPr="0045652F" w:rsidRDefault="00774472">
      <w:pPr>
        <w:pStyle w:val="Listing"/>
        <w:rPr>
          <w:lang w:val="en-US"/>
        </w:rPr>
      </w:pPr>
      <w:r w:rsidRPr="0045652F">
        <w:rPr>
          <w:lang w:val="en-US"/>
        </w:rPr>
        <w:t xml:space="preserve"> DELETE  (yourqual.VIRBATCH.SWAP) CLUSTER PURGE                       </w:t>
      </w:r>
    </w:p>
    <w:p w14:paraId="5851EE85" w14:textId="77777777" w:rsidR="00774472" w:rsidRPr="0045652F" w:rsidRDefault="00774472">
      <w:pPr>
        <w:pStyle w:val="Listing"/>
        <w:rPr>
          <w:lang w:val="en-US"/>
        </w:rPr>
      </w:pPr>
      <w:r w:rsidRPr="0045652F">
        <w:rPr>
          <w:lang w:val="en-US"/>
        </w:rPr>
        <w:t xml:space="preserve"> DELETE  (yourqual.VIRBATCH.HTML) CLUSTER PURGE                       </w:t>
      </w:r>
    </w:p>
    <w:p w14:paraId="5A38408D" w14:textId="77777777" w:rsidR="00774472" w:rsidRPr="0045652F" w:rsidRDefault="00774472">
      <w:pPr>
        <w:pStyle w:val="Listing"/>
        <w:rPr>
          <w:lang w:val="en-US"/>
        </w:rPr>
      </w:pPr>
      <w:r w:rsidRPr="0045652F">
        <w:rPr>
          <w:lang w:val="en-US"/>
        </w:rPr>
        <w:t xml:space="preserve"> SET MAXCC = 0                                                        </w:t>
      </w:r>
    </w:p>
    <w:p w14:paraId="3B115211" w14:textId="77777777" w:rsidR="00774472" w:rsidRPr="0045652F" w:rsidRDefault="00774472">
      <w:pPr>
        <w:pStyle w:val="Listing"/>
        <w:rPr>
          <w:lang w:val="en-US"/>
        </w:rPr>
      </w:pPr>
      <w:r w:rsidRPr="0045652F">
        <w:rPr>
          <w:lang w:val="en-US"/>
        </w:rPr>
        <w:t xml:space="preserve"> DEFINE CLUSTER (NAME(yourqual.VIRBATCH.SWAP) -                       </w:t>
      </w:r>
    </w:p>
    <w:p w14:paraId="22861EC9" w14:textId="77777777" w:rsidR="00774472" w:rsidRPr="0045652F" w:rsidRDefault="00774472">
      <w:pPr>
        <w:pStyle w:val="Listing"/>
        <w:rPr>
          <w:lang w:val="en-US"/>
        </w:rPr>
      </w:pPr>
      <w:r w:rsidRPr="0045652F">
        <w:rPr>
          <w:lang w:val="en-US"/>
        </w:rPr>
        <w:t xml:space="preserve">       VOL(XXXXXX) KEYS(16 0) REC(10,5) RECSZ(100 8185) -             </w:t>
      </w:r>
    </w:p>
    <w:p w14:paraId="0E57B8E0" w14:textId="77777777" w:rsidR="00774472" w:rsidRPr="0045652F" w:rsidRDefault="00774472">
      <w:pPr>
        <w:pStyle w:val="Listing"/>
        <w:rPr>
          <w:lang w:val="en-US"/>
        </w:rPr>
      </w:pPr>
      <w:r w:rsidRPr="0045652F">
        <w:rPr>
          <w:lang w:val="en-US"/>
        </w:rPr>
        <w:t xml:space="preserve">       REUSE FSPC(10 10) SHR(2) SPEED) -                              </w:t>
      </w:r>
    </w:p>
    <w:p w14:paraId="565C1129" w14:textId="77777777" w:rsidR="00774472" w:rsidRPr="0045652F" w:rsidRDefault="00774472">
      <w:pPr>
        <w:pStyle w:val="Listing"/>
        <w:rPr>
          <w:lang w:val="en-US"/>
        </w:rPr>
      </w:pPr>
      <w:r w:rsidRPr="0045652F">
        <w:rPr>
          <w:lang w:val="en-US"/>
        </w:rPr>
        <w:t xml:space="preserve">    DATA (NAME(yourqual.VIRBATCH.SWAP.DATA) CISZ(8192)) -             </w:t>
      </w:r>
    </w:p>
    <w:p w14:paraId="250B3D0B" w14:textId="77777777" w:rsidR="00774472" w:rsidRPr="0045652F" w:rsidRDefault="00774472">
      <w:pPr>
        <w:pStyle w:val="Listing"/>
        <w:rPr>
          <w:lang w:val="en-US"/>
        </w:rPr>
      </w:pPr>
      <w:r w:rsidRPr="0045652F">
        <w:rPr>
          <w:lang w:val="en-US"/>
        </w:rPr>
        <w:t xml:space="preserve">    INDEX (NAME(yourqual.VIRBATCH.SWAP.INDEX))                        </w:t>
      </w:r>
    </w:p>
    <w:p w14:paraId="3B319F18" w14:textId="77777777" w:rsidR="00774472" w:rsidRPr="0045652F" w:rsidRDefault="00774472">
      <w:pPr>
        <w:pStyle w:val="Listing"/>
        <w:rPr>
          <w:lang w:val="en-US"/>
        </w:rPr>
      </w:pPr>
      <w:r w:rsidRPr="0045652F">
        <w:rPr>
          <w:lang w:val="en-US"/>
        </w:rPr>
        <w:t xml:space="preserve"> DEFINE CLUSTER (NAME(yourqual.VIRBATCH.HTML) -                       </w:t>
      </w:r>
    </w:p>
    <w:p w14:paraId="79B13C39" w14:textId="77777777" w:rsidR="00774472" w:rsidRPr="0045652F" w:rsidRDefault="00774472">
      <w:pPr>
        <w:pStyle w:val="Listing"/>
        <w:rPr>
          <w:lang w:val="en-US"/>
        </w:rPr>
      </w:pPr>
      <w:r w:rsidRPr="0045652F">
        <w:rPr>
          <w:lang w:val="en-US"/>
        </w:rPr>
        <w:t xml:space="preserve">       VOL(XXXXXX) KEYS(64 0) REC(5 5) RECSZ(1000 4089) -             </w:t>
      </w:r>
    </w:p>
    <w:p w14:paraId="1F60551D" w14:textId="77777777" w:rsidR="00774472" w:rsidRPr="0045652F" w:rsidRDefault="00774472">
      <w:pPr>
        <w:pStyle w:val="Listing"/>
        <w:rPr>
          <w:lang w:val="en-US"/>
        </w:rPr>
      </w:pPr>
      <w:r w:rsidRPr="0045652F">
        <w:rPr>
          <w:lang w:val="en-US"/>
        </w:rPr>
        <w:t xml:space="preserve">       FSPC(10 10) SHR(4) SPEED) -                                    </w:t>
      </w:r>
    </w:p>
    <w:p w14:paraId="4DADFD7F" w14:textId="77777777" w:rsidR="00774472" w:rsidRPr="0045652F" w:rsidRDefault="00774472">
      <w:pPr>
        <w:pStyle w:val="Listing"/>
        <w:rPr>
          <w:lang w:val="en-US"/>
        </w:rPr>
      </w:pPr>
      <w:r w:rsidRPr="0045652F">
        <w:rPr>
          <w:lang w:val="en-US"/>
        </w:rPr>
        <w:t xml:space="preserve">    DATA (NAME(yourqual.VIRBATCH.HTML.DATA) CISZ(4096)) -             </w:t>
      </w:r>
    </w:p>
    <w:p w14:paraId="26E2C150" w14:textId="77777777" w:rsidR="00774472" w:rsidRPr="0045652F" w:rsidRDefault="00774472">
      <w:pPr>
        <w:pStyle w:val="Listing"/>
        <w:rPr>
          <w:lang w:val="en-US"/>
        </w:rPr>
      </w:pPr>
      <w:r w:rsidRPr="0045652F">
        <w:rPr>
          <w:lang w:val="en-US"/>
        </w:rPr>
        <w:t xml:space="preserve">    INDEX (NAME(yourqual.VIRBATCH.HTML.INDEX))                        </w:t>
      </w:r>
    </w:p>
    <w:p w14:paraId="641EDB2C" w14:textId="77777777" w:rsidR="00774472" w:rsidRPr="0045652F" w:rsidRDefault="00774472">
      <w:pPr>
        <w:pStyle w:val="Listing"/>
        <w:rPr>
          <w:lang w:val="en-US"/>
        </w:rPr>
      </w:pPr>
      <w:r w:rsidRPr="0045652F">
        <w:rPr>
          <w:lang w:val="en-US"/>
        </w:rPr>
        <w:t xml:space="preserve">//*----------------------------------------------------------------*  </w:t>
      </w:r>
    </w:p>
    <w:p w14:paraId="0ECB2145" w14:textId="77777777" w:rsidR="00774472" w:rsidRPr="0045652F" w:rsidRDefault="00774472">
      <w:pPr>
        <w:pStyle w:val="Listing"/>
        <w:rPr>
          <w:lang w:val="en-US"/>
        </w:rPr>
      </w:pPr>
      <w:r w:rsidRPr="0045652F">
        <w:rPr>
          <w:lang w:val="en-US"/>
        </w:rPr>
        <w:t xml:space="preserve">//* INITIALISATION OF FILE VIRHTML                                 *  </w:t>
      </w:r>
    </w:p>
    <w:p w14:paraId="21C81854" w14:textId="77777777" w:rsidR="00774472" w:rsidRPr="0045652F" w:rsidRDefault="00774472">
      <w:pPr>
        <w:pStyle w:val="Listing"/>
        <w:rPr>
          <w:lang w:val="en-US"/>
        </w:rPr>
      </w:pPr>
      <w:r w:rsidRPr="0045652F">
        <w:rPr>
          <w:lang w:val="en-US"/>
        </w:rPr>
        <w:t xml:space="preserve">//*----------------------------------------------------------------*  </w:t>
      </w:r>
    </w:p>
    <w:p w14:paraId="145A1434" w14:textId="77777777" w:rsidR="00774472" w:rsidRPr="0045652F" w:rsidRDefault="00774472">
      <w:pPr>
        <w:pStyle w:val="Listing"/>
        <w:rPr>
          <w:lang w:val="en-US"/>
        </w:rPr>
      </w:pPr>
      <w:r w:rsidRPr="0045652F">
        <w:rPr>
          <w:lang w:val="en-US"/>
        </w:rPr>
        <w:t xml:space="preserve">//INIHTML EXEC PGM=IDCAMS                                             </w:t>
      </w:r>
    </w:p>
    <w:p w14:paraId="5EC5BF84" w14:textId="77777777" w:rsidR="00774472" w:rsidRPr="0045652F" w:rsidRDefault="00774472">
      <w:pPr>
        <w:pStyle w:val="Listing"/>
        <w:rPr>
          <w:lang w:val="en-US"/>
        </w:rPr>
      </w:pPr>
      <w:r w:rsidRPr="0045652F">
        <w:rPr>
          <w:lang w:val="en-US"/>
        </w:rPr>
        <w:t xml:space="preserve">//SYSPRINT DD  SYSOUT=*                                               </w:t>
      </w:r>
    </w:p>
    <w:p w14:paraId="635126BC" w14:textId="77777777" w:rsidR="00774472" w:rsidRPr="0045652F" w:rsidRDefault="00774472">
      <w:pPr>
        <w:pStyle w:val="Listing"/>
        <w:rPr>
          <w:lang w:val="en-US"/>
        </w:rPr>
      </w:pPr>
      <w:r w:rsidRPr="0045652F">
        <w:rPr>
          <w:lang w:val="en-US"/>
        </w:rPr>
        <w:t xml:space="preserve">//INIT     DD  DATA,DLM=AA                                            </w:t>
      </w:r>
    </w:p>
    <w:p w14:paraId="3B47D6D5" w14:textId="77777777" w:rsidR="00774472" w:rsidRPr="0045652F" w:rsidRDefault="00774472">
      <w:pPr>
        <w:pStyle w:val="Listing"/>
        <w:rPr>
          <w:lang w:val="en-US"/>
        </w:rPr>
      </w:pPr>
      <w:r w:rsidRPr="0045652F">
        <w:rPr>
          <w:lang w:val="en-US"/>
        </w:rPr>
        <w:t xml:space="preserve">$$$$IWS.WORKREC.INW$TEMP                                              </w:t>
      </w:r>
    </w:p>
    <w:p w14:paraId="4E098FBB" w14:textId="77777777" w:rsidR="00774472" w:rsidRPr="0045652F" w:rsidRDefault="00774472">
      <w:pPr>
        <w:pStyle w:val="Listing"/>
        <w:rPr>
          <w:lang w:val="en-US"/>
        </w:rPr>
      </w:pPr>
      <w:r w:rsidRPr="0045652F">
        <w:rPr>
          <w:lang w:val="en-US"/>
        </w:rPr>
        <w:t xml:space="preserve">AA                                                                    </w:t>
      </w:r>
    </w:p>
    <w:p w14:paraId="5FDBD76B" w14:textId="77777777" w:rsidR="00774472" w:rsidRPr="0045652F" w:rsidRDefault="00774472">
      <w:pPr>
        <w:pStyle w:val="Listing"/>
        <w:rPr>
          <w:lang w:val="en-US"/>
        </w:rPr>
      </w:pPr>
      <w:r w:rsidRPr="0045652F">
        <w:rPr>
          <w:lang w:val="en-US"/>
        </w:rPr>
        <w:t xml:space="preserve">//VIRHTML  DD  DSN=yourqual.VIRBATCH.HTML,DISP=OLD                    </w:t>
      </w:r>
    </w:p>
    <w:p w14:paraId="0FE3FF96" w14:textId="77777777" w:rsidR="00774472" w:rsidRPr="0045652F" w:rsidRDefault="00774472">
      <w:pPr>
        <w:pStyle w:val="Listing"/>
        <w:rPr>
          <w:lang w:val="en-US"/>
        </w:rPr>
      </w:pPr>
      <w:r w:rsidRPr="0045652F">
        <w:rPr>
          <w:lang w:val="en-US"/>
        </w:rPr>
        <w:t xml:space="preserve"> REPRO INFILE(INIT) OUTFILE(VIRHTML)                                  </w:t>
      </w:r>
    </w:p>
    <w:p w14:paraId="38D0DD8F" w14:textId="77777777" w:rsidR="00774472" w:rsidRPr="0045652F" w:rsidRDefault="00774472">
      <w:pPr>
        <w:pStyle w:val="Caption"/>
        <w:rPr>
          <w:szCs w:val="19"/>
          <w:lang w:val="en-US"/>
        </w:rPr>
      </w:pPr>
      <w:bookmarkStart w:id="608" w:name="_Toc373485115"/>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147</w:t>
      </w:r>
      <w:r w:rsidRPr="0045652F">
        <w:rPr>
          <w:lang w:val="en-US"/>
        </w:rPr>
        <w:fldChar w:fldCharType="end"/>
      </w:r>
      <w:r w:rsidRPr="0045652F">
        <w:rPr>
          <w:szCs w:val="19"/>
          <w:lang w:val="en-US"/>
        </w:rPr>
        <w:t xml:space="preserve"> Job to allocate work files for VIRTEL Batch</w:t>
      </w:r>
      <w:bookmarkEnd w:id="608"/>
    </w:p>
    <w:p w14:paraId="3FD0760A" w14:textId="77777777" w:rsidR="00774472" w:rsidRPr="0045652F" w:rsidRDefault="00774472">
      <w:pPr>
        <w:pStyle w:val="Heading3"/>
        <w:keepLines/>
        <w:rPr>
          <w:lang w:val="en-US"/>
        </w:rPr>
      </w:pPr>
      <w:bookmarkStart w:id="609" w:name="_Toc373484935"/>
      <w:r w:rsidRPr="0045652F">
        <w:rPr>
          <w:lang w:val="en-US"/>
        </w:rPr>
        <w:t>Running the VIRTEL Batch job</w:t>
      </w:r>
      <w:bookmarkEnd w:id="609"/>
    </w:p>
    <w:p w14:paraId="3B4D3539" w14:textId="77777777" w:rsidR="00774472" w:rsidRPr="0045652F" w:rsidRDefault="00774472">
      <w:pPr>
        <w:pStyle w:val="ecran0"/>
        <w:rPr>
          <w:lang w:val="en-US"/>
        </w:rPr>
      </w:pPr>
      <w:r w:rsidRPr="0045652F">
        <w:rPr>
          <w:lang w:val="en-US"/>
        </w:rPr>
        <w:t>The figure below shows SAMPLIB member VIRBATCH, which contains an example of a VIRTEL Batch job:</w:t>
      </w:r>
    </w:p>
    <w:p w14:paraId="1BFFB283" w14:textId="77777777" w:rsidR="00774472" w:rsidRPr="0045652F" w:rsidRDefault="00774472">
      <w:pPr>
        <w:pStyle w:val="Listing"/>
        <w:rPr>
          <w:lang w:val="en-US"/>
        </w:rPr>
      </w:pPr>
      <w:r w:rsidRPr="0045652F">
        <w:rPr>
          <w:lang w:val="en-US"/>
        </w:rPr>
        <w:t xml:space="preserve">//VIRBATCH JOB 1,VIRBATCH,CLASS=G,MSGCLASS=X,NOTIFY=&amp;SYSUID         </w:t>
      </w:r>
    </w:p>
    <w:p w14:paraId="3B700729" w14:textId="77777777" w:rsidR="00774472" w:rsidRPr="0045652F" w:rsidRDefault="00774472">
      <w:pPr>
        <w:pStyle w:val="Listing"/>
        <w:rPr>
          <w:lang w:val="en-US"/>
        </w:rPr>
      </w:pPr>
      <w:r w:rsidRPr="0045652F">
        <w:rPr>
          <w:lang w:val="en-US"/>
        </w:rPr>
        <w:t xml:space="preserve">// SET TCT=BA                                                       </w:t>
      </w:r>
    </w:p>
    <w:p w14:paraId="53CF72E1" w14:textId="77777777" w:rsidR="00774472" w:rsidRPr="0045652F" w:rsidRDefault="00774472">
      <w:pPr>
        <w:pStyle w:val="Listing"/>
        <w:rPr>
          <w:lang w:val="en-US"/>
        </w:rPr>
      </w:pPr>
      <w:r w:rsidRPr="0045652F">
        <w:rPr>
          <w:lang w:val="en-US"/>
        </w:rPr>
        <w:t>// SET QUAL1=yourqual.VIRT</w:t>
      </w:r>
      <w:r w:rsidR="00A55E05">
        <w:rPr>
          <w:lang w:val="en-US"/>
        </w:rPr>
        <w:t>452</w:t>
      </w:r>
      <w:r w:rsidRPr="0045652F">
        <w:rPr>
          <w:lang w:val="en-US"/>
        </w:rPr>
        <w:t xml:space="preserve">                                       </w:t>
      </w:r>
    </w:p>
    <w:p w14:paraId="58770A69" w14:textId="77777777" w:rsidR="00774472" w:rsidRPr="0045652F" w:rsidRDefault="00774472">
      <w:pPr>
        <w:pStyle w:val="Listing"/>
        <w:rPr>
          <w:lang w:val="en-US"/>
        </w:rPr>
      </w:pPr>
      <w:r w:rsidRPr="0045652F">
        <w:rPr>
          <w:lang w:val="en-US"/>
        </w:rPr>
        <w:t xml:space="preserve">// SET QUAL2=yourqual.VIRBATCH                                      </w:t>
      </w:r>
    </w:p>
    <w:p w14:paraId="69D754D4" w14:textId="77777777" w:rsidR="00774472" w:rsidRPr="0045652F" w:rsidRDefault="00774472">
      <w:pPr>
        <w:pStyle w:val="Listing"/>
        <w:rPr>
          <w:lang w:val="en-US"/>
        </w:rPr>
      </w:pPr>
      <w:r w:rsidRPr="0045652F">
        <w:rPr>
          <w:lang w:val="en-US"/>
        </w:rPr>
        <w:t xml:space="preserve">//VIRBAT  EXEC PGM=VIR0000,REGION=64M,PARM=&amp;TCT                     </w:t>
      </w:r>
    </w:p>
    <w:p w14:paraId="04DE3E6F" w14:textId="77777777" w:rsidR="00774472" w:rsidRPr="0045652F" w:rsidRDefault="00774472">
      <w:pPr>
        <w:pStyle w:val="Listing"/>
        <w:rPr>
          <w:lang w:val="en-US"/>
        </w:rPr>
      </w:pPr>
      <w:r w:rsidRPr="0045652F">
        <w:rPr>
          <w:lang w:val="en-US"/>
        </w:rPr>
        <w:t xml:space="preserve">//STEPLIB  DD  DISP=SHR,DSN=&amp;QUAL1..LOADLIB                         </w:t>
      </w:r>
    </w:p>
    <w:p w14:paraId="5D0DCDA3" w14:textId="77777777" w:rsidR="00774472" w:rsidRPr="0045652F" w:rsidRDefault="00774472">
      <w:pPr>
        <w:pStyle w:val="Listing"/>
        <w:rPr>
          <w:lang w:val="en-US"/>
        </w:rPr>
      </w:pPr>
      <w:r w:rsidRPr="0045652F">
        <w:rPr>
          <w:lang w:val="en-US"/>
        </w:rPr>
        <w:t xml:space="preserve">//DFHRPL   DD  DISP=SHR,DSN=&amp;QUAL1..LOADLIB                         </w:t>
      </w:r>
    </w:p>
    <w:p w14:paraId="7596D196" w14:textId="77777777" w:rsidR="00774472" w:rsidRPr="0045652F" w:rsidRDefault="00774472">
      <w:pPr>
        <w:pStyle w:val="Listing"/>
        <w:rPr>
          <w:lang w:val="en-US"/>
        </w:rPr>
      </w:pPr>
      <w:r w:rsidRPr="0045652F">
        <w:rPr>
          <w:lang w:val="en-US"/>
        </w:rPr>
        <w:t xml:space="preserve">//SERVLIB  DD  DISP=SHR,DSN=&amp;QUAL1..LOADLIB                         </w:t>
      </w:r>
    </w:p>
    <w:p w14:paraId="35F34C7F" w14:textId="77777777" w:rsidR="00774472" w:rsidRPr="0045652F" w:rsidRDefault="00774472">
      <w:pPr>
        <w:pStyle w:val="Listing"/>
        <w:rPr>
          <w:lang w:val="en-US"/>
        </w:rPr>
      </w:pPr>
      <w:r w:rsidRPr="0045652F">
        <w:rPr>
          <w:lang w:val="en-US"/>
        </w:rPr>
        <w:t xml:space="preserve">//VIRARBO  DD  DISP=OLD,DSN=&amp;QUAL2..ARBO                            </w:t>
      </w:r>
    </w:p>
    <w:p w14:paraId="51CA7848" w14:textId="77777777" w:rsidR="00774472" w:rsidRPr="0045652F" w:rsidRDefault="00774472">
      <w:pPr>
        <w:pStyle w:val="Listing"/>
        <w:rPr>
          <w:lang w:val="en-US"/>
        </w:rPr>
      </w:pPr>
      <w:r w:rsidRPr="0045652F">
        <w:rPr>
          <w:lang w:val="en-US"/>
        </w:rPr>
        <w:t xml:space="preserve">//VIRSWAP  DD  DISP=OLD,DSN=&amp;QUAL2..SWAP                            </w:t>
      </w:r>
    </w:p>
    <w:p w14:paraId="5F753B52" w14:textId="77777777" w:rsidR="00774472" w:rsidRPr="0045652F" w:rsidRDefault="00774472">
      <w:pPr>
        <w:pStyle w:val="Listing"/>
        <w:rPr>
          <w:lang w:val="en-US"/>
        </w:rPr>
      </w:pPr>
      <w:r w:rsidRPr="0045652F">
        <w:rPr>
          <w:lang w:val="en-US"/>
        </w:rPr>
        <w:t xml:space="preserve">//VIRHTML  DD  DISP=OLD,DSN=&amp;QUAL2..HTML                            </w:t>
      </w:r>
    </w:p>
    <w:p w14:paraId="2F719879" w14:textId="77777777" w:rsidR="00774472" w:rsidRPr="0045652F" w:rsidRDefault="00774472">
      <w:pPr>
        <w:pStyle w:val="Listing"/>
        <w:rPr>
          <w:lang w:val="en-US"/>
        </w:rPr>
      </w:pPr>
      <w:r w:rsidRPr="0045652F">
        <w:rPr>
          <w:lang w:val="en-US"/>
        </w:rPr>
        <w:t xml:space="preserve">//HTMLTRSF DD  DISP=OLD,DSN=&amp;QUAL2..HTMLTRSF                        </w:t>
      </w:r>
    </w:p>
    <w:p w14:paraId="33F33213" w14:textId="77777777" w:rsidR="00774472" w:rsidRPr="0045652F" w:rsidRDefault="00774472">
      <w:pPr>
        <w:pStyle w:val="Listing"/>
        <w:rPr>
          <w:lang w:val="en-US"/>
        </w:rPr>
      </w:pPr>
      <w:r w:rsidRPr="0045652F">
        <w:rPr>
          <w:lang w:val="en-US"/>
        </w:rPr>
        <w:t xml:space="preserve">//SYSIN    DD  *                                                    </w:t>
      </w:r>
    </w:p>
    <w:p w14:paraId="13D4CDC2" w14:textId="77777777" w:rsidR="00774472" w:rsidRPr="0045652F" w:rsidRDefault="00774472">
      <w:pPr>
        <w:pStyle w:val="Listing"/>
        <w:rPr>
          <w:i/>
          <w:iCs/>
          <w:lang w:val="en-US"/>
        </w:rPr>
      </w:pPr>
      <w:r w:rsidRPr="0045652F">
        <w:rPr>
          <w:i/>
          <w:iCs/>
          <w:lang w:val="en-US"/>
        </w:rPr>
        <w:t xml:space="preserve"> (commands and data statements, see below)                          </w:t>
      </w:r>
    </w:p>
    <w:p w14:paraId="65E6508F" w14:textId="77777777" w:rsidR="00774472" w:rsidRPr="0045652F" w:rsidRDefault="00774472">
      <w:pPr>
        <w:pStyle w:val="Listing"/>
        <w:rPr>
          <w:lang w:val="en-US"/>
        </w:rPr>
      </w:pPr>
      <w:r w:rsidRPr="0045652F">
        <w:rPr>
          <w:lang w:val="en-US"/>
        </w:rPr>
        <w:t xml:space="preserve">//SYSPRINT DD  SYSOUT=*                                             </w:t>
      </w:r>
    </w:p>
    <w:p w14:paraId="4FAD69EC" w14:textId="77777777" w:rsidR="00774472" w:rsidRPr="0045652F" w:rsidRDefault="00774472">
      <w:pPr>
        <w:pStyle w:val="Listing"/>
        <w:rPr>
          <w:lang w:val="en-US"/>
        </w:rPr>
      </w:pPr>
      <w:r w:rsidRPr="0045652F">
        <w:rPr>
          <w:lang w:val="en-US"/>
        </w:rPr>
        <w:t xml:space="preserve">//VIRLOG   DD  SYSOUT=*                                             </w:t>
      </w:r>
    </w:p>
    <w:p w14:paraId="4AC552C2" w14:textId="77777777" w:rsidR="00774472" w:rsidRPr="0045652F" w:rsidRDefault="00774472">
      <w:pPr>
        <w:pStyle w:val="Caption"/>
        <w:keepNext/>
        <w:keepLines/>
        <w:rPr>
          <w:szCs w:val="19"/>
          <w:lang w:val="en-US"/>
        </w:rPr>
      </w:pPr>
      <w:bookmarkStart w:id="610" w:name="_Toc373485116"/>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148</w:t>
      </w:r>
      <w:r w:rsidRPr="0045652F">
        <w:rPr>
          <w:lang w:val="en-US"/>
        </w:rPr>
        <w:fldChar w:fldCharType="end"/>
      </w:r>
      <w:r w:rsidRPr="0045652F">
        <w:rPr>
          <w:szCs w:val="19"/>
          <w:lang w:val="en-US"/>
        </w:rPr>
        <w:t xml:space="preserve"> Example JCL for VIRTEL Batch</w:t>
      </w:r>
      <w:bookmarkEnd w:id="610"/>
    </w:p>
    <w:p w14:paraId="0F04B605" w14:textId="77777777" w:rsidR="00774472" w:rsidRPr="0045652F" w:rsidRDefault="00774472">
      <w:pPr>
        <w:keepNext/>
        <w:keepLines/>
        <w:rPr>
          <w:lang w:val="en-US"/>
        </w:rPr>
      </w:pPr>
      <w:r w:rsidRPr="0045652F">
        <w:rPr>
          <w:lang w:val="en-US"/>
        </w:rPr>
        <w:t>The SYSIN file contains commands and data statements.  The following commands are valid in the SYSIN file:</w:t>
      </w:r>
    </w:p>
    <w:p w14:paraId="42C7939D" w14:textId="77777777" w:rsidR="00774472" w:rsidRPr="0045652F" w:rsidRDefault="00774472">
      <w:pPr>
        <w:pStyle w:val="DtailRefChamp"/>
        <w:keepNext/>
        <w:rPr>
          <w:lang w:val="en-US"/>
        </w:rPr>
      </w:pPr>
      <w:r w:rsidRPr="0045652F">
        <w:rPr>
          <w:b/>
          <w:bCs/>
          <w:lang w:val="en-US"/>
        </w:rPr>
        <w:t>.GET</w:t>
      </w:r>
      <w:r w:rsidRPr="0045652F">
        <w:rPr>
          <w:lang w:val="en-US"/>
        </w:rPr>
        <w:t xml:space="preserve"> indicates the start of an HTTP GET command</w:t>
      </w:r>
    </w:p>
    <w:p w14:paraId="7D76D7E8" w14:textId="77777777" w:rsidR="00774472" w:rsidRPr="0045652F" w:rsidRDefault="00774472">
      <w:pPr>
        <w:pStyle w:val="DtailRefChamp"/>
        <w:keepNext/>
        <w:rPr>
          <w:lang w:val="en-US"/>
        </w:rPr>
      </w:pPr>
      <w:r w:rsidRPr="0045652F">
        <w:rPr>
          <w:b/>
          <w:bCs/>
          <w:lang w:val="en-US"/>
        </w:rPr>
        <w:t>.POST</w:t>
      </w:r>
      <w:r w:rsidRPr="0045652F">
        <w:rPr>
          <w:lang w:val="en-US"/>
        </w:rPr>
        <w:t xml:space="preserve"> indicates the start of an HTTP POST command</w:t>
      </w:r>
    </w:p>
    <w:p w14:paraId="5345D25F" w14:textId="77777777" w:rsidR="00774472" w:rsidRPr="0045652F" w:rsidRDefault="00774472">
      <w:pPr>
        <w:pStyle w:val="DtailRefChamp"/>
        <w:keepNext/>
        <w:rPr>
          <w:lang w:val="en-US"/>
        </w:rPr>
      </w:pPr>
      <w:r w:rsidRPr="0045652F">
        <w:rPr>
          <w:b/>
          <w:bCs/>
          <w:lang w:val="en-US"/>
        </w:rPr>
        <w:t>.RAW</w:t>
      </w:r>
      <w:r w:rsidRPr="0045652F">
        <w:rPr>
          <w:lang w:val="en-US"/>
        </w:rPr>
        <w:t xml:space="preserve"> indicates the start of a raw HTTP request command</w:t>
      </w:r>
    </w:p>
    <w:p w14:paraId="38A4605A" w14:textId="77777777" w:rsidR="00774472" w:rsidRPr="0045652F" w:rsidRDefault="00774472">
      <w:pPr>
        <w:pStyle w:val="DtailRefChamp"/>
        <w:keepNext/>
        <w:rPr>
          <w:lang w:val="en-US"/>
        </w:rPr>
      </w:pPr>
      <w:r w:rsidRPr="0045652F">
        <w:rPr>
          <w:b/>
          <w:bCs/>
          <w:lang w:val="en-US"/>
        </w:rPr>
        <w:t>.END</w:t>
      </w:r>
      <w:r w:rsidRPr="0045652F">
        <w:rPr>
          <w:lang w:val="en-US"/>
        </w:rPr>
        <w:t xml:space="preserve"> indicates the end of a GET, POST, or RAW command</w:t>
      </w:r>
    </w:p>
    <w:p w14:paraId="15112E5F" w14:textId="77777777" w:rsidR="00774472" w:rsidRPr="0045652F" w:rsidRDefault="00774472">
      <w:pPr>
        <w:pStyle w:val="DtailRefChamp"/>
        <w:keepNext/>
        <w:rPr>
          <w:lang w:val="en-US"/>
        </w:rPr>
      </w:pPr>
      <w:r w:rsidRPr="0045652F">
        <w:rPr>
          <w:b/>
          <w:bCs/>
          <w:lang w:val="en-US"/>
        </w:rPr>
        <w:t>.EOJ</w:t>
      </w:r>
      <w:r w:rsidRPr="0045652F">
        <w:rPr>
          <w:lang w:val="en-US"/>
        </w:rPr>
        <w:t xml:space="preserve"> causes VIRTEL to terminate</w:t>
      </w:r>
    </w:p>
    <w:p w14:paraId="4F2CA58A" w14:textId="77777777" w:rsidR="00774472" w:rsidRPr="0045652F" w:rsidRDefault="00774472">
      <w:pPr>
        <w:keepNext/>
        <w:keepLines/>
        <w:rPr>
          <w:lang w:val="en-US"/>
        </w:rPr>
      </w:pPr>
    </w:p>
    <w:p w14:paraId="7ED76D5B" w14:textId="77777777" w:rsidR="00774472" w:rsidRPr="0045652F" w:rsidRDefault="00774472">
      <w:pPr>
        <w:rPr>
          <w:lang w:val="en-US"/>
        </w:rPr>
      </w:pPr>
      <w:r w:rsidRPr="0045652F">
        <w:rPr>
          <w:lang w:val="en-US"/>
        </w:rPr>
        <w:t>These commands are described in the following sections.</w:t>
      </w:r>
    </w:p>
    <w:p w14:paraId="298B2E2D" w14:textId="77777777" w:rsidR="00774472" w:rsidRPr="0045652F" w:rsidRDefault="00774472">
      <w:pPr>
        <w:pStyle w:val="Heading3"/>
        <w:rPr>
          <w:lang w:val="en-US"/>
        </w:rPr>
      </w:pPr>
      <w:bookmarkStart w:id="611" w:name="_Toc373484936"/>
      <w:r w:rsidRPr="0045652F">
        <w:rPr>
          <w:lang w:val="en-US"/>
        </w:rPr>
        <w:t>VIRTEL Batch commands</w:t>
      </w:r>
      <w:bookmarkEnd w:id="611"/>
    </w:p>
    <w:p w14:paraId="5B774066" w14:textId="77777777" w:rsidR="00774472" w:rsidRPr="0045652F" w:rsidRDefault="00774472">
      <w:pPr>
        <w:pStyle w:val="Heading4"/>
        <w:rPr>
          <w:lang w:val="en-US"/>
        </w:rPr>
      </w:pPr>
      <w:r w:rsidRPr="0045652F">
        <w:rPr>
          <w:lang w:val="en-US"/>
        </w:rPr>
        <w:t>VIRTEL Batch GET command</w:t>
      </w:r>
    </w:p>
    <w:p w14:paraId="08EE70E9" w14:textId="77777777" w:rsidR="00774472" w:rsidRPr="0045652F" w:rsidRDefault="00774472">
      <w:pPr>
        <w:pStyle w:val="ecran0"/>
        <w:rPr>
          <w:lang w:val="en-US"/>
        </w:rPr>
      </w:pPr>
      <w:r w:rsidRPr="0045652F">
        <w:rPr>
          <w:lang w:val="en-US"/>
        </w:rPr>
        <w:t>The following figure shows an example SYSIN file containing two GET commands:</w:t>
      </w:r>
    </w:p>
    <w:p w14:paraId="3E6E44AE" w14:textId="77777777" w:rsidR="00774472" w:rsidRPr="0045652F" w:rsidRDefault="00774472">
      <w:pPr>
        <w:pStyle w:val="Listing"/>
        <w:rPr>
          <w:lang w:val="en-US"/>
        </w:rPr>
      </w:pPr>
      <w:r w:rsidRPr="0045652F">
        <w:rPr>
          <w:lang w:val="en-US"/>
        </w:rPr>
        <w:t xml:space="preserve">.GET                                                                </w:t>
      </w:r>
    </w:p>
    <w:p w14:paraId="274D9D3B" w14:textId="77777777" w:rsidR="00774472" w:rsidRPr="0045652F" w:rsidRDefault="00774472">
      <w:pPr>
        <w:pStyle w:val="Listing"/>
        <w:rPr>
          <w:lang w:val="en-US"/>
        </w:rPr>
      </w:pPr>
      <w:r w:rsidRPr="0045652F">
        <w:rPr>
          <w:lang w:val="en-US"/>
        </w:rPr>
        <w:t xml:space="preserve">/protide.htm+protide                   VIRTEL transaction name      </w:t>
      </w:r>
    </w:p>
    <w:p w14:paraId="6795A7FD" w14:textId="77777777" w:rsidR="00774472" w:rsidRPr="0045652F" w:rsidRDefault="00774472">
      <w:pPr>
        <w:pStyle w:val="Listing"/>
        <w:rPr>
          <w:lang w:val="en-US"/>
        </w:rPr>
      </w:pPr>
      <w:r w:rsidRPr="0045652F">
        <w:rPr>
          <w:lang w:val="en-US"/>
        </w:rPr>
        <w:t xml:space="preserve">schema=TCC                             Schema name                  </w:t>
      </w:r>
    </w:p>
    <w:p w14:paraId="735A80A7" w14:textId="77777777" w:rsidR="00774472" w:rsidRPr="0045652F" w:rsidRDefault="00774472">
      <w:pPr>
        <w:pStyle w:val="Listing"/>
        <w:rPr>
          <w:lang w:val="en-US"/>
        </w:rPr>
      </w:pPr>
      <w:r w:rsidRPr="0045652F">
        <w:rPr>
          <w:lang w:val="en-US"/>
        </w:rPr>
        <w:t xml:space="preserve">in='TCC.DATA'                          Input dataset name           </w:t>
      </w:r>
    </w:p>
    <w:p w14:paraId="72068E83" w14:textId="77777777" w:rsidR="00774472" w:rsidRPr="0045652F" w:rsidRDefault="00774472">
      <w:pPr>
        <w:pStyle w:val="Listing"/>
        <w:rPr>
          <w:lang w:val="en-US"/>
        </w:rPr>
      </w:pPr>
      <w:r w:rsidRPr="0045652F">
        <w:rPr>
          <w:lang w:val="en-US"/>
        </w:rPr>
        <w:t xml:space="preserve">out='TCC.XML'                          Output dataset name          </w:t>
      </w:r>
    </w:p>
    <w:p w14:paraId="00961D92" w14:textId="77777777" w:rsidR="00774472" w:rsidRPr="0045652F" w:rsidRDefault="00774472">
      <w:pPr>
        <w:pStyle w:val="Listing"/>
        <w:rPr>
          <w:lang w:val="en-US"/>
        </w:rPr>
      </w:pPr>
      <w:r w:rsidRPr="0045652F">
        <w:rPr>
          <w:lang w:val="en-US"/>
        </w:rPr>
        <w:t>mode=wb,recfm=vb,lrecl=512,space=(cyl,(10,5)) Output file attributes</w:t>
      </w:r>
    </w:p>
    <w:p w14:paraId="19F925C2" w14:textId="77777777" w:rsidR="00774472" w:rsidRPr="0045652F" w:rsidRDefault="00774472">
      <w:pPr>
        <w:pStyle w:val="Listing"/>
        <w:rPr>
          <w:lang w:val="en-US"/>
        </w:rPr>
      </w:pPr>
      <w:r w:rsidRPr="0045652F">
        <w:rPr>
          <w:lang w:val="en-US"/>
        </w:rPr>
        <w:t xml:space="preserve">output_encoding=U                      Output encoding U or E       </w:t>
      </w:r>
    </w:p>
    <w:p w14:paraId="062A5467" w14:textId="77777777" w:rsidR="00774472" w:rsidRPr="0045652F" w:rsidRDefault="00774472">
      <w:pPr>
        <w:pStyle w:val="Listing"/>
        <w:rPr>
          <w:lang w:val="en-US"/>
        </w:rPr>
      </w:pPr>
      <w:r w:rsidRPr="0045652F">
        <w:rPr>
          <w:lang w:val="en-US"/>
        </w:rPr>
        <w:t xml:space="preserve">.END                                                                </w:t>
      </w:r>
    </w:p>
    <w:p w14:paraId="20F4B8FE" w14:textId="77777777" w:rsidR="00774472" w:rsidRPr="0045652F" w:rsidRDefault="00774472">
      <w:pPr>
        <w:pStyle w:val="Listing"/>
        <w:rPr>
          <w:lang w:val="en-US"/>
        </w:rPr>
      </w:pPr>
      <w:r w:rsidRPr="0045652F">
        <w:rPr>
          <w:lang w:val="en-US"/>
        </w:rPr>
        <w:t xml:space="preserve">.GET                                                                </w:t>
      </w:r>
    </w:p>
    <w:p w14:paraId="6769A1A1" w14:textId="77777777" w:rsidR="00774472" w:rsidRPr="0045652F" w:rsidRDefault="00774472">
      <w:pPr>
        <w:pStyle w:val="Listing"/>
        <w:rPr>
          <w:lang w:val="en-US"/>
        </w:rPr>
      </w:pPr>
      <w:r w:rsidRPr="0045652F">
        <w:rPr>
          <w:lang w:val="en-US"/>
        </w:rPr>
        <w:t xml:space="preserve">/protide.htm+protide                   VIRTEL transaction name      </w:t>
      </w:r>
    </w:p>
    <w:p w14:paraId="5A6A8C45" w14:textId="77777777" w:rsidR="00774472" w:rsidRPr="0045652F" w:rsidRDefault="00774472">
      <w:pPr>
        <w:pStyle w:val="Listing"/>
        <w:rPr>
          <w:lang w:val="en-US"/>
        </w:rPr>
      </w:pPr>
      <w:r w:rsidRPr="0045652F">
        <w:rPr>
          <w:lang w:val="en-US"/>
        </w:rPr>
        <w:t xml:space="preserve">schema=CRPR                            Schema name                  </w:t>
      </w:r>
    </w:p>
    <w:p w14:paraId="44940F14" w14:textId="77777777" w:rsidR="00774472" w:rsidRPr="0045652F" w:rsidRDefault="00774472">
      <w:pPr>
        <w:pStyle w:val="Listing"/>
        <w:rPr>
          <w:lang w:val="en-US"/>
        </w:rPr>
      </w:pPr>
      <w:r w:rsidRPr="0045652F">
        <w:rPr>
          <w:lang w:val="en-US"/>
        </w:rPr>
        <w:t xml:space="preserve">in='CRPR.XML'                          Input dataset name           </w:t>
      </w:r>
    </w:p>
    <w:p w14:paraId="7F134E33" w14:textId="77777777" w:rsidR="00774472" w:rsidRPr="0045652F" w:rsidRDefault="00774472">
      <w:pPr>
        <w:pStyle w:val="Listing"/>
        <w:rPr>
          <w:lang w:val="en-US"/>
        </w:rPr>
      </w:pPr>
      <w:r w:rsidRPr="0045652F">
        <w:rPr>
          <w:lang w:val="en-US"/>
        </w:rPr>
        <w:t xml:space="preserve">out='CRPR.DATA'                        Output dataset name          </w:t>
      </w:r>
    </w:p>
    <w:p w14:paraId="22ABF5DD" w14:textId="77777777" w:rsidR="00774472" w:rsidRPr="0045652F" w:rsidRDefault="00774472">
      <w:pPr>
        <w:pStyle w:val="Listing"/>
        <w:rPr>
          <w:lang w:val="en-US"/>
        </w:rPr>
      </w:pPr>
      <w:r w:rsidRPr="0045652F">
        <w:rPr>
          <w:lang w:val="en-US"/>
        </w:rPr>
        <w:t xml:space="preserve">mode=wb,recfm=fb,lrecl=200             Output file attributes       </w:t>
      </w:r>
    </w:p>
    <w:p w14:paraId="3A03D22A" w14:textId="77777777" w:rsidR="00774472" w:rsidRPr="0045652F" w:rsidRDefault="00774472">
      <w:pPr>
        <w:pStyle w:val="Listing"/>
        <w:rPr>
          <w:lang w:val="en-US"/>
        </w:rPr>
      </w:pPr>
      <w:r w:rsidRPr="0045652F">
        <w:rPr>
          <w:lang w:val="en-US"/>
        </w:rPr>
        <w:t xml:space="preserve">input_encoding=U                       Input encoding U or E        </w:t>
      </w:r>
    </w:p>
    <w:p w14:paraId="3FA2558C" w14:textId="77777777" w:rsidR="00774472" w:rsidRPr="0045652F" w:rsidRDefault="00774472">
      <w:pPr>
        <w:pStyle w:val="Listing"/>
        <w:rPr>
          <w:lang w:val="en-US"/>
        </w:rPr>
      </w:pPr>
      <w:r w:rsidRPr="0045652F">
        <w:rPr>
          <w:lang w:val="en-US"/>
        </w:rPr>
        <w:t xml:space="preserve">.END                                                                </w:t>
      </w:r>
    </w:p>
    <w:p w14:paraId="51B8AFDA" w14:textId="77777777" w:rsidR="00774472" w:rsidRPr="0045652F" w:rsidRDefault="00774472">
      <w:pPr>
        <w:pStyle w:val="Listing"/>
        <w:rPr>
          <w:lang w:val="en-US"/>
        </w:rPr>
      </w:pPr>
      <w:r w:rsidRPr="0045652F">
        <w:rPr>
          <w:lang w:val="en-US"/>
        </w:rPr>
        <w:t xml:space="preserve">.EOJ                                                                </w:t>
      </w:r>
    </w:p>
    <w:p w14:paraId="353F2FCA" w14:textId="77777777" w:rsidR="00774472" w:rsidRPr="0045652F" w:rsidRDefault="00774472">
      <w:pPr>
        <w:pStyle w:val="Caption"/>
        <w:keepNext/>
        <w:keepLines/>
        <w:rPr>
          <w:szCs w:val="19"/>
          <w:lang w:val="en-US"/>
        </w:rPr>
      </w:pPr>
      <w:bookmarkStart w:id="612" w:name="_Toc373485117"/>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149</w:t>
      </w:r>
      <w:r w:rsidRPr="0045652F">
        <w:rPr>
          <w:lang w:val="en-US"/>
        </w:rPr>
        <w:fldChar w:fldCharType="end"/>
      </w:r>
      <w:r w:rsidRPr="0045652F">
        <w:rPr>
          <w:szCs w:val="19"/>
          <w:lang w:val="en-US"/>
        </w:rPr>
        <w:t xml:space="preserve"> Example VIRTEL Batch GET commands</w:t>
      </w:r>
      <w:bookmarkEnd w:id="612"/>
    </w:p>
    <w:p w14:paraId="541919F2" w14:textId="77777777" w:rsidR="00774472" w:rsidRPr="0045652F" w:rsidRDefault="00774472">
      <w:pPr>
        <w:keepNext/>
        <w:keepLines/>
        <w:rPr>
          <w:lang w:val="en-US"/>
        </w:rPr>
      </w:pPr>
    </w:p>
    <w:p w14:paraId="62053047" w14:textId="77777777" w:rsidR="00774472" w:rsidRPr="0045652F" w:rsidRDefault="00774472">
      <w:pPr>
        <w:keepNext/>
        <w:keepLines/>
        <w:rPr>
          <w:lang w:val="en-US"/>
        </w:rPr>
      </w:pPr>
      <w:r w:rsidRPr="0045652F">
        <w:rPr>
          <w:lang w:val="en-US"/>
        </w:rPr>
        <w:t>Each .GET command is followed by one or more data statements.</w:t>
      </w:r>
    </w:p>
    <w:p w14:paraId="7C1A0C0D" w14:textId="77777777" w:rsidR="00774472" w:rsidRPr="0045652F" w:rsidRDefault="00774472">
      <w:pPr>
        <w:keepNext/>
        <w:keepLines/>
        <w:rPr>
          <w:lang w:val="en-US"/>
        </w:rPr>
      </w:pPr>
    </w:p>
    <w:p w14:paraId="0E4D3D05" w14:textId="77777777" w:rsidR="00774472" w:rsidRPr="0045652F" w:rsidRDefault="00774472">
      <w:pPr>
        <w:keepNext/>
        <w:keepLines/>
        <w:rPr>
          <w:lang w:val="en-US"/>
        </w:rPr>
      </w:pPr>
      <w:r w:rsidRPr="0045652F">
        <w:rPr>
          <w:lang w:val="en-US"/>
        </w:rPr>
        <w:t>The first statement following the .GET command is the VIRTEL URL of the HTTP request (see “</w:t>
      </w:r>
      <w:r w:rsidRPr="0045652F">
        <w:rPr>
          <w:szCs w:val="23"/>
          <w:lang w:val="en-US"/>
        </w:rPr>
        <w:t>VIRTEL URL formats”</w:t>
      </w:r>
      <w:r w:rsidRPr="0045652F">
        <w:rPr>
          <w:lang w:val="en-US"/>
        </w:rPr>
        <w:t xml:space="preserve"> </w:t>
      </w:r>
      <w:r w:rsidRPr="0045652F">
        <w:rPr>
          <w:lang w:val="en-US"/>
        </w:rPr>
        <w:fldChar w:fldCharType="begin"/>
      </w:r>
      <w:r w:rsidRPr="0045652F">
        <w:rPr>
          <w:lang w:val="en-US"/>
        </w:rPr>
        <w:instrText xml:space="preserve"> PAGEREF _Ref206410638 \p \h </w:instrText>
      </w:r>
      <w:r w:rsidRPr="0045652F">
        <w:rPr>
          <w:lang w:val="en-US"/>
        </w:rPr>
      </w:r>
      <w:r w:rsidRPr="0045652F">
        <w:rPr>
          <w:lang w:val="en-US"/>
        </w:rPr>
        <w:fldChar w:fldCharType="separate"/>
      </w:r>
      <w:r w:rsidR="00A87DE6">
        <w:rPr>
          <w:noProof/>
          <w:lang w:val="en-US"/>
        </w:rPr>
        <w:t>sur la page 12</w:t>
      </w:r>
      <w:r w:rsidRPr="0045652F">
        <w:rPr>
          <w:lang w:val="en-US"/>
        </w:rPr>
        <w:fldChar w:fldCharType="end"/>
      </w:r>
      <w:r w:rsidRPr="0045652F">
        <w:rPr>
          <w:lang w:val="en-US"/>
        </w:rPr>
        <w:t xml:space="preserve">).  Only the </w:t>
      </w:r>
      <w:r w:rsidRPr="0045652F">
        <w:rPr>
          <w:i/>
          <w:iCs/>
          <w:lang w:val="en-US"/>
        </w:rPr>
        <w:t>pathname</w:t>
      </w:r>
      <w:r w:rsidRPr="0045652F">
        <w:rPr>
          <w:lang w:val="en-US"/>
        </w:rPr>
        <w:t xml:space="preserve">, </w:t>
      </w:r>
      <w:r w:rsidRPr="0045652F">
        <w:rPr>
          <w:i/>
          <w:iCs/>
          <w:lang w:val="en-US"/>
        </w:rPr>
        <w:t>pagename</w:t>
      </w:r>
      <w:r w:rsidRPr="0045652F">
        <w:rPr>
          <w:lang w:val="en-US"/>
        </w:rPr>
        <w:t xml:space="preserve">, and </w:t>
      </w:r>
      <w:r w:rsidRPr="0045652F">
        <w:rPr>
          <w:i/>
          <w:iCs/>
          <w:lang w:val="en-US"/>
        </w:rPr>
        <w:t>tranname</w:t>
      </w:r>
      <w:r w:rsidRPr="0045652F">
        <w:rPr>
          <w:lang w:val="en-US"/>
        </w:rPr>
        <w:t xml:space="preserve"> parts of the URL are required.  The </w:t>
      </w:r>
      <w:r w:rsidRPr="0045652F">
        <w:rPr>
          <w:i/>
          <w:iCs/>
          <w:lang w:val="en-US"/>
        </w:rPr>
        <w:t>http://ipaddr:port</w:t>
      </w:r>
      <w:r w:rsidRPr="0045652F">
        <w:rPr>
          <w:lang w:val="en-US"/>
        </w:rPr>
        <w:t xml:space="preserve"> part of the URL must be omitted.</w:t>
      </w:r>
    </w:p>
    <w:p w14:paraId="442AAAAE" w14:textId="77777777" w:rsidR="00774472" w:rsidRPr="0045652F" w:rsidRDefault="00774472">
      <w:pPr>
        <w:keepNext/>
        <w:keepLines/>
        <w:rPr>
          <w:lang w:val="en-US"/>
        </w:rPr>
      </w:pPr>
    </w:p>
    <w:p w14:paraId="33E2A217" w14:textId="77777777" w:rsidR="00774472" w:rsidRPr="0045652F" w:rsidRDefault="00774472">
      <w:pPr>
        <w:pStyle w:val="ecran0"/>
        <w:rPr>
          <w:lang w:val="en-US"/>
        </w:rPr>
      </w:pPr>
      <w:r w:rsidRPr="0045652F">
        <w:rPr>
          <w:lang w:val="en-US"/>
        </w:rPr>
        <w:t>All subsequent statements (if any) following the .GET command are appended to the URL as query parameters.  To conform with standard HTTP query syntax, VIRTEL adds a “?” before the first parameter and a “&amp;” before each subsequent parameter.  Thus, in the above example, VIRTEL generates two HTTP requests:</w:t>
      </w:r>
    </w:p>
    <w:p w14:paraId="18710DC5" w14:textId="77777777" w:rsidR="00774472" w:rsidRPr="0045652F" w:rsidRDefault="00774472">
      <w:pPr>
        <w:pStyle w:val="Listing"/>
        <w:rPr>
          <w:lang w:val="en-US"/>
        </w:rPr>
      </w:pPr>
      <w:r w:rsidRPr="0045652F">
        <w:rPr>
          <w:lang w:val="en-US"/>
        </w:rPr>
        <w:t>GET /protide.htm+protide?schema=TCC&amp;in='TCC.DATA'&amp;out='TCC.XML'&amp;mode=wb,recfm=vb,lrecl=512,space=(cyl,(10,5))&amp;output_encoding=U HTTP/1.1</w:t>
      </w:r>
    </w:p>
    <w:p w14:paraId="442A07FF" w14:textId="77777777" w:rsidR="00774472" w:rsidRPr="0045652F" w:rsidRDefault="00774472">
      <w:pPr>
        <w:pStyle w:val="Listing"/>
        <w:rPr>
          <w:lang w:val="en-US"/>
        </w:rPr>
      </w:pPr>
      <w:r w:rsidRPr="0045652F">
        <w:rPr>
          <w:lang w:val="en-US"/>
        </w:rPr>
        <w:t>GET /protide.htm+protide?schema=CRPR&amp;in='CRPR.XML'&amp;out='CRPR.DATA'&amp;mode=wb,recfm=fb,lrecl=200&amp;input_encoding=U HTTP/1.1</w:t>
      </w:r>
    </w:p>
    <w:p w14:paraId="1B819BC7" w14:textId="77777777" w:rsidR="00774472" w:rsidRPr="0045652F" w:rsidRDefault="00774472">
      <w:pPr>
        <w:pStyle w:val="Caption"/>
        <w:keepNext/>
        <w:keepLines/>
        <w:rPr>
          <w:szCs w:val="19"/>
          <w:lang w:val="en-US"/>
        </w:rPr>
      </w:pPr>
      <w:bookmarkStart w:id="613" w:name="_Toc373485118"/>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150</w:t>
      </w:r>
      <w:r w:rsidRPr="0045652F">
        <w:rPr>
          <w:lang w:val="en-US"/>
        </w:rPr>
        <w:fldChar w:fldCharType="end"/>
      </w:r>
      <w:r w:rsidRPr="0045652F">
        <w:rPr>
          <w:szCs w:val="19"/>
          <w:lang w:val="en-US"/>
        </w:rPr>
        <w:t xml:space="preserve"> Example VIRTEL Batch GET requests</w:t>
      </w:r>
      <w:bookmarkEnd w:id="613"/>
    </w:p>
    <w:p w14:paraId="5641E879" w14:textId="77777777" w:rsidR="00774472" w:rsidRPr="0045652F" w:rsidRDefault="00774472">
      <w:pPr>
        <w:rPr>
          <w:lang w:val="en-US"/>
        </w:rPr>
      </w:pPr>
    </w:p>
    <w:p w14:paraId="3980593A" w14:textId="77777777" w:rsidR="00774472" w:rsidRPr="0045652F" w:rsidRDefault="00774472">
      <w:pPr>
        <w:pStyle w:val="Heading4"/>
        <w:rPr>
          <w:lang w:val="en-US"/>
        </w:rPr>
      </w:pPr>
      <w:r w:rsidRPr="0045652F">
        <w:rPr>
          <w:lang w:val="en-US"/>
        </w:rPr>
        <w:t>VIRTEL Batch POST command</w:t>
      </w:r>
    </w:p>
    <w:p w14:paraId="0BEBD5CC" w14:textId="77777777" w:rsidR="00774472" w:rsidRPr="0045652F" w:rsidRDefault="00774472">
      <w:pPr>
        <w:pStyle w:val="ecran0"/>
        <w:rPr>
          <w:lang w:val="en-US"/>
        </w:rPr>
      </w:pPr>
      <w:r w:rsidRPr="0045652F">
        <w:rPr>
          <w:lang w:val="en-US"/>
        </w:rPr>
        <w:t>The following figure shows an example SYSIN file containing a POST command followed by XML data:</w:t>
      </w:r>
    </w:p>
    <w:p w14:paraId="7175B0C6" w14:textId="77777777" w:rsidR="00774472" w:rsidRPr="0045652F" w:rsidRDefault="00774472">
      <w:pPr>
        <w:pStyle w:val="Listing"/>
        <w:rPr>
          <w:lang w:val="en-US"/>
        </w:rPr>
      </w:pPr>
      <w:r w:rsidRPr="0045652F">
        <w:rPr>
          <w:lang w:val="en-US"/>
        </w:rPr>
        <w:t>.POST text/xml</w:t>
      </w:r>
    </w:p>
    <w:p w14:paraId="4B0B8893" w14:textId="77777777" w:rsidR="00774472" w:rsidRPr="0045652F" w:rsidRDefault="00774472">
      <w:pPr>
        <w:pStyle w:val="Listing"/>
        <w:rPr>
          <w:lang w:val="en-US"/>
        </w:rPr>
      </w:pPr>
      <w:r w:rsidRPr="0045652F">
        <w:rPr>
          <w:lang w:val="en-US"/>
        </w:rPr>
        <w:t>/xmldemo.xml+tran3</w:t>
      </w:r>
    </w:p>
    <w:p w14:paraId="148357EE" w14:textId="77777777" w:rsidR="00774472" w:rsidRPr="0045652F" w:rsidRDefault="00774472">
      <w:pPr>
        <w:pStyle w:val="Listing"/>
        <w:rPr>
          <w:lang w:val="en-US"/>
        </w:rPr>
      </w:pPr>
      <w:r w:rsidRPr="0045652F">
        <w:rPr>
          <w:lang w:val="en-US"/>
        </w:rPr>
        <w:t>&lt;?xml version="1.0" ?&gt;</w:t>
      </w:r>
    </w:p>
    <w:p w14:paraId="0DD107DA" w14:textId="77777777" w:rsidR="00774472" w:rsidRPr="0045652F" w:rsidRDefault="00774472">
      <w:pPr>
        <w:pStyle w:val="Listing"/>
        <w:rPr>
          <w:lang w:val="en-US"/>
        </w:rPr>
      </w:pPr>
      <w:r w:rsidRPr="0045652F">
        <w:rPr>
          <w:lang w:val="en-US"/>
        </w:rPr>
        <w:t>&lt;methodCall&gt;</w:t>
      </w:r>
    </w:p>
    <w:p w14:paraId="2726E720" w14:textId="77777777" w:rsidR="00774472" w:rsidRPr="0045652F" w:rsidRDefault="00774472">
      <w:pPr>
        <w:pStyle w:val="Listing"/>
        <w:rPr>
          <w:lang w:val="en-US"/>
        </w:rPr>
      </w:pPr>
      <w:r w:rsidRPr="0045652F">
        <w:rPr>
          <w:lang w:val="en-US"/>
        </w:rPr>
        <w:t>&lt;screenname&gt;T000-GAL&lt;/screenname&gt;</w:t>
      </w:r>
    </w:p>
    <w:p w14:paraId="1A7D818E" w14:textId="77777777" w:rsidR="00774472" w:rsidRPr="0045652F" w:rsidRDefault="00774472">
      <w:pPr>
        <w:pStyle w:val="Listing"/>
        <w:rPr>
          <w:lang w:val="en-US"/>
        </w:rPr>
      </w:pPr>
      <w:r w:rsidRPr="0045652F">
        <w:rPr>
          <w:lang w:val="en-US"/>
        </w:rPr>
        <w:t>&lt;screentype&gt;3270&lt;/screentype&gt;</w:t>
      </w:r>
    </w:p>
    <w:p w14:paraId="5BDFF0A3" w14:textId="77777777" w:rsidR="00774472" w:rsidRPr="0045652F" w:rsidRDefault="00774472">
      <w:pPr>
        <w:pStyle w:val="Listing"/>
        <w:rPr>
          <w:lang w:val="en-US"/>
        </w:rPr>
      </w:pPr>
      <w:r w:rsidRPr="0045652F">
        <w:rPr>
          <w:lang w:val="en-US"/>
        </w:rPr>
        <w:t>&lt;params&gt;</w:t>
      </w:r>
    </w:p>
    <w:p w14:paraId="391F8511" w14:textId="77777777" w:rsidR="00774472" w:rsidRPr="0045652F" w:rsidRDefault="00774472">
      <w:pPr>
        <w:pStyle w:val="Listing"/>
        <w:rPr>
          <w:lang w:val="en-US"/>
        </w:rPr>
      </w:pPr>
      <w:r w:rsidRPr="0045652F">
        <w:rPr>
          <w:lang w:val="en-US"/>
        </w:rPr>
        <w:t>&lt;fieldname&gt;FIELD001&lt;/fieldname&gt;</w:t>
      </w:r>
    </w:p>
    <w:p w14:paraId="0940AD94" w14:textId="77777777" w:rsidR="00774472" w:rsidRPr="0045652F" w:rsidRDefault="00774472">
      <w:pPr>
        <w:pStyle w:val="Listing"/>
        <w:rPr>
          <w:lang w:val="en-US"/>
        </w:rPr>
      </w:pPr>
      <w:r w:rsidRPr="0045652F">
        <w:rPr>
          <w:lang w:val="en-US"/>
        </w:rPr>
        <w:t>&lt;uinput&gt;A&lt;/uinput&gt;</w:t>
      </w:r>
    </w:p>
    <w:p w14:paraId="114FB66C" w14:textId="77777777" w:rsidR="00774472" w:rsidRPr="0045652F" w:rsidRDefault="00774472">
      <w:pPr>
        <w:pStyle w:val="Listing"/>
        <w:rPr>
          <w:lang w:val="en-US"/>
        </w:rPr>
      </w:pPr>
      <w:r w:rsidRPr="0045652F">
        <w:rPr>
          <w:lang w:val="en-US"/>
        </w:rPr>
        <w:t>&lt;/params&gt;</w:t>
      </w:r>
    </w:p>
    <w:p w14:paraId="3A1614CB" w14:textId="77777777" w:rsidR="00774472" w:rsidRPr="0045652F" w:rsidRDefault="00774472">
      <w:pPr>
        <w:pStyle w:val="Listing"/>
        <w:rPr>
          <w:lang w:val="en-US"/>
        </w:rPr>
      </w:pPr>
      <w:r w:rsidRPr="0045652F">
        <w:rPr>
          <w:lang w:val="en-US"/>
        </w:rPr>
        <w:t>&lt;/methodCall&gt;</w:t>
      </w:r>
    </w:p>
    <w:p w14:paraId="7C287520" w14:textId="77777777" w:rsidR="00774472" w:rsidRPr="0045652F" w:rsidRDefault="00774472">
      <w:pPr>
        <w:pStyle w:val="Listing"/>
        <w:rPr>
          <w:lang w:val="en-US"/>
        </w:rPr>
      </w:pPr>
      <w:r w:rsidRPr="0045652F">
        <w:rPr>
          <w:lang w:val="en-US"/>
        </w:rPr>
        <w:t>.END</w:t>
      </w:r>
    </w:p>
    <w:p w14:paraId="37225479" w14:textId="77777777" w:rsidR="00774472" w:rsidRPr="0045652F" w:rsidRDefault="00774472">
      <w:pPr>
        <w:pStyle w:val="Listing"/>
        <w:rPr>
          <w:lang w:val="en-US"/>
        </w:rPr>
      </w:pPr>
      <w:r w:rsidRPr="0045652F">
        <w:rPr>
          <w:lang w:val="en-US"/>
        </w:rPr>
        <w:t>.EOJ</w:t>
      </w:r>
    </w:p>
    <w:p w14:paraId="3B0F6592" w14:textId="77777777" w:rsidR="00774472" w:rsidRPr="0045652F" w:rsidRDefault="00774472">
      <w:pPr>
        <w:pStyle w:val="Caption"/>
        <w:keepNext/>
        <w:keepLines/>
        <w:rPr>
          <w:szCs w:val="19"/>
          <w:lang w:val="en-US"/>
        </w:rPr>
      </w:pPr>
      <w:bookmarkStart w:id="614" w:name="_Toc373485119"/>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151</w:t>
      </w:r>
      <w:r w:rsidRPr="0045652F">
        <w:rPr>
          <w:lang w:val="en-US"/>
        </w:rPr>
        <w:fldChar w:fldCharType="end"/>
      </w:r>
      <w:r w:rsidRPr="0045652F">
        <w:rPr>
          <w:szCs w:val="19"/>
          <w:lang w:val="en-US"/>
        </w:rPr>
        <w:t xml:space="preserve"> Example VIRTEL Batch POST command</w:t>
      </w:r>
      <w:bookmarkEnd w:id="614"/>
    </w:p>
    <w:p w14:paraId="58B8740B" w14:textId="77777777" w:rsidR="00774472" w:rsidRPr="0045652F" w:rsidRDefault="00774472">
      <w:pPr>
        <w:keepNext/>
        <w:keepLines/>
        <w:rPr>
          <w:lang w:val="en-US"/>
        </w:rPr>
      </w:pPr>
    </w:p>
    <w:p w14:paraId="3748BA51" w14:textId="77777777" w:rsidR="00774472" w:rsidRPr="0045652F" w:rsidRDefault="00774472">
      <w:pPr>
        <w:keepNext/>
        <w:keepLines/>
        <w:rPr>
          <w:lang w:val="en-US"/>
        </w:rPr>
      </w:pPr>
      <w:r w:rsidRPr="0045652F">
        <w:rPr>
          <w:lang w:val="en-US"/>
        </w:rPr>
        <w:t>Each .POST command is followed by two or more data statements containing the URL and the request body.</w:t>
      </w:r>
    </w:p>
    <w:p w14:paraId="7C20739D" w14:textId="77777777" w:rsidR="00774472" w:rsidRPr="0045652F" w:rsidRDefault="00774472">
      <w:pPr>
        <w:keepNext/>
        <w:keepLines/>
        <w:rPr>
          <w:lang w:val="en-US"/>
        </w:rPr>
      </w:pPr>
    </w:p>
    <w:p w14:paraId="0400451A" w14:textId="77777777" w:rsidR="00774472" w:rsidRPr="0045652F" w:rsidRDefault="00774472">
      <w:pPr>
        <w:keepNext/>
        <w:keepLines/>
        <w:rPr>
          <w:lang w:val="en-US"/>
        </w:rPr>
      </w:pPr>
      <w:r w:rsidRPr="0045652F">
        <w:rPr>
          <w:lang w:val="en-US"/>
        </w:rPr>
        <w:t>The first statement following the .POST command is the VIRTEL URL of the HTTP request (see “</w:t>
      </w:r>
      <w:r w:rsidRPr="0045652F">
        <w:rPr>
          <w:szCs w:val="23"/>
          <w:lang w:val="en-US"/>
        </w:rPr>
        <w:t>VIRTEL URL formats”</w:t>
      </w:r>
      <w:r w:rsidRPr="0045652F">
        <w:rPr>
          <w:lang w:val="en-US"/>
        </w:rPr>
        <w:t xml:space="preserve"> </w:t>
      </w:r>
      <w:r w:rsidRPr="0045652F">
        <w:rPr>
          <w:lang w:val="en-US"/>
        </w:rPr>
        <w:fldChar w:fldCharType="begin"/>
      </w:r>
      <w:r w:rsidRPr="0045652F">
        <w:rPr>
          <w:lang w:val="en-US"/>
        </w:rPr>
        <w:instrText xml:space="preserve"> PAGEREF _Ref206410638 \p \h </w:instrText>
      </w:r>
      <w:r w:rsidRPr="0045652F">
        <w:rPr>
          <w:lang w:val="en-US"/>
        </w:rPr>
      </w:r>
      <w:r w:rsidRPr="0045652F">
        <w:rPr>
          <w:lang w:val="en-US"/>
        </w:rPr>
        <w:fldChar w:fldCharType="separate"/>
      </w:r>
      <w:r w:rsidR="00A87DE6">
        <w:rPr>
          <w:noProof/>
          <w:lang w:val="en-US"/>
        </w:rPr>
        <w:t>sur la page 12</w:t>
      </w:r>
      <w:r w:rsidRPr="0045652F">
        <w:rPr>
          <w:lang w:val="en-US"/>
        </w:rPr>
        <w:fldChar w:fldCharType="end"/>
      </w:r>
      <w:r w:rsidRPr="0045652F">
        <w:rPr>
          <w:lang w:val="en-US"/>
        </w:rPr>
        <w:t xml:space="preserve">).  Only the </w:t>
      </w:r>
      <w:r w:rsidRPr="0045652F">
        <w:rPr>
          <w:i/>
          <w:iCs/>
          <w:lang w:val="en-US"/>
        </w:rPr>
        <w:t>pathname</w:t>
      </w:r>
      <w:r w:rsidRPr="0045652F">
        <w:rPr>
          <w:lang w:val="en-US"/>
        </w:rPr>
        <w:t xml:space="preserve">, </w:t>
      </w:r>
      <w:r w:rsidRPr="0045652F">
        <w:rPr>
          <w:i/>
          <w:iCs/>
          <w:lang w:val="en-US"/>
        </w:rPr>
        <w:t>pagename</w:t>
      </w:r>
      <w:r w:rsidRPr="0045652F">
        <w:rPr>
          <w:lang w:val="en-US"/>
        </w:rPr>
        <w:t xml:space="preserve">, and </w:t>
      </w:r>
      <w:r w:rsidRPr="0045652F">
        <w:rPr>
          <w:i/>
          <w:iCs/>
          <w:lang w:val="en-US"/>
        </w:rPr>
        <w:t>tranname</w:t>
      </w:r>
      <w:r w:rsidRPr="0045652F">
        <w:rPr>
          <w:lang w:val="en-US"/>
        </w:rPr>
        <w:t xml:space="preserve"> parts of the URL are required.  The </w:t>
      </w:r>
      <w:r w:rsidRPr="0045652F">
        <w:rPr>
          <w:i/>
          <w:iCs/>
          <w:lang w:val="en-US"/>
        </w:rPr>
        <w:t>http://ipaddr:port</w:t>
      </w:r>
      <w:r w:rsidRPr="0045652F">
        <w:rPr>
          <w:lang w:val="en-US"/>
        </w:rPr>
        <w:t xml:space="preserve"> part of the URL must be omitted.</w:t>
      </w:r>
    </w:p>
    <w:p w14:paraId="19679BB0" w14:textId="77777777" w:rsidR="00774472" w:rsidRPr="0045652F" w:rsidRDefault="00774472">
      <w:pPr>
        <w:keepNext/>
        <w:keepLines/>
        <w:rPr>
          <w:lang w:val="en-US"/>
        </w:rPr>
      </w:pPr>
    </w:p>
    <w:p w14:paraId="36CC6CFB" w14:textId="77777777" w:rsidR="00774472" w:rsidRPr="0045652F" w:rsidRDefault="00774472">
      <w:pPr>
        <w:pStyle w:val="ecran0"/>
        <w:rPr>
          <w:lang w:val="en-US"/>
        </w:rPr>
      </w:pPr>
      <w:r w:rsidRPr="0045652F">
        <w:rPr>
          <w:lang w:val="en-US"/>
        </w:rPr>
        <w:t>All subsequent statements following the .POST command are considered to be the request body.  VIRTEL automatically generates a Content-length: header corresponding to the size of the request body.  VIRTEL also adds a Content-type: header if the content type is specified as an operand of the .POST command as shown in the example.  Thus, in the above example, VIRTEL generates the following HTTP request:</w:t>
      </w:r>
    </w:p>
    <w:p w14:paraId="5B7D9BF1" w14:textId="77777777" w:rsidR="00774472" w:rsidRPr="0045652F" w:rsidRDefault="00774472">
      <w:pPr>
        <w:pStyle w:val="Listing"/>
        <w:rPr>
          <w:lang w:val="en-US"/>
        </w:rPr>
      </w:pPr>
      <w:r w:rsidRPr="0045652F">
        <w:rPr>
          <w:lang w:val="en-US"/>
        </w:rPr>
        <w:t>POST /xmldemo.xml+tran3 HTTP/1.1</w:t>
      </w:r>
    </w:p>
    <w:p w14:paraId="7CD466AE" w14:textId="77777777" w:rsidR="00774472" w:rsidRPr="0045652F" w:rsidRDefault="00774472">
      <w:pPr>
        <w:pStyle w:val="Listing"/>
        <w:rPr>
          <w:lang w:val="en-US"/>
        </w:rPr>
      </w:pPr>
      <w:r w:rsidRPr="0045652F">
        <w:rPr>
          <w:lang w:val="en-US"/>
        </w:rPr>
        <w:t>Content-Length: 00000201</w:t>
      </w:r>
    </w:p>
    <w:p w14:paraId="7B742442" w14:textId="77777777" w:rsidR="00774472" w:rsidRPr="0045652F" w:rsidRDefault="00774472">
      <w:pPr>
        <w:pStyle w:val="Listing"/>
        <w:rPr>
          <w:lang w:val="en-US"/>
        </w:rPr>
      </w:pPr>
      <w:r w:rsidRPr="0045652F">
        <w:rPr>
          <w:lang w:val="en-US"/>
        </w:rPr>
        <w:t>Content-Type: text/xml</w:t>
      </w:r>
    </w:p>
    <w:p w14:paraId="319FEC57" w14:textId="77777777" w:rsidR="00774472" w:rsidRPr="0045652F" w:rsidRDefault="00774472">
      <w:pPr>
        <w:pStyle w:val="Listing"/>
        <w:rPr>
          <w:lang w:val="en-US"/>
        </w:rPr>
      </w:pPr>
      <w:r w:rsidRPr="0045652F">
        <w:rPr>
          <w:lang w:val="en-US"/>
        </w:rPr>
        <w:t>Special: GIVE-LENGTH-PREFIX</w:t>
      </w:r>
    </w:p>
    <w:p w14:paraId="5F3AA2E4" w14:textId="77777777" w:rsidR="00774472" w:rsidRPr="0045652F" w:rsidRDefault="00774472">
      <w:pPr>
        <w:pStyle w:val="Listing"/>
        <w:rPr>
          <w:lang w:val="en-US"/>
        </w:rPr>
      </w:pPr>
    </w:p>
    <w:p w14:paraId="6787E423" w14:textId="77777777" w:rsidR="00774472" w:rsidRPr="0045652F" w:rsidRDefault="00774472">
      <w:pPr>
        <w:pStyle w:val="Listing"/>
        <w:rPr>
          <w:lang w:val="en-US"/>
        </w:rPr>
      </w:pPr>
      <w:r w:rsidRPr="0045652F">
        <w:rPr>
          <w:lang w:val="en-US"/>
        </w:rPr>
        <w:t>&lt;?xml version="1.0" ?&gt;</w:t>
      </w:r>
    </w:p>
    <w:p w14:paraId="6347EE5A" w14:textId="77777777" w:rsidR="00774472" w:rsidRPr="0045652F" w:rsidRDefault="00774472">
      <w:pPr>
        <w:pStyle w:val="Listing"/>
        <w:rPr>
          <w:lang w:val="en-US"/>
        </w:rPr>
      </w:pPr>
      <w:r w:rsidRPr="0045652F">
        <w:rPr>
          <w:lang w:val="en-US"/>
        </w:rPr>
        <w:t>&lt;methodCall&gt;</w:t>
      </w:r>
    </w:p>
    <w:p w14:paraId="598FD227" w14:textId="77777777" w:rsidR="00774472" w:rsidRPr="0045652F" w:rsidRDefault="00774472">
      <w:pPr>
        <w:pStyle w:val="Listing"/>
        <w:rPr>
          <w:lang w:val="en-US"/>
        </w:rPr>
      </w:pPr>
      <w:r w:rsidRPr="0045652F">
        <w:rPr>
          <w:lang w:val="en-US"/>
        </w:rPr>
        <w:t>&lt;screenname&gt;T000-GAL&lt;/screenname&gt;</w:t>
      </w:r>
    </w:p>
    <w:p w14:paraId="7D7E0BBD" w14:textId="77777777" w:rsidR="00774472" w:rsidRPr="0045652F" w:rsidRDefault="00774472">
      <w:pPr>
        <w:pStyle w:val="Listing"/>
        <w:rPr>
          <w:lang w:val="en-US"/>
        </w:rPr>
      </w:pPr>
      <w:r w:rsidRPr="0045652F">
        <w:rPr>
          <w:lang w:val="en-US"/>
        </w:rPr>
        <w:t>&lt;screentype&gt;3270&lt;/screentype&gt;</w:t>
      </w:r>
    </w:p>
    <w:p w14:paraId="67954F3D" w14:textId="77777777" w:rsidR="00774472" w:rsidRPr="0045652F" w:rsidRDefault="00774472">
      <w:pPr>
        <w:pStyle w:val="Listing"/>
        <w:rPr>
          <w:lang w:val="en-US"/>
        </w:rPr>
      </w:pPr>
      <w:r w:rsidRPr="0045652F">
        <w:rPr>
          <w:lang w:val="en-US"/>
        </w:rPr>
        <w:t>&lt;params&gt;</w:t>
      </w:r>
    </w:p>
    <w:p w14:paraId="660DC17B" w14:textId="77777777" w:rsidR="00774472" w:rsidRPr="0045652F" w:rsidRDefault="00774472">
      <w:pPr>
        <w:pStyle w:val="Listing"/>
        <w:rPr>
          <w:lang w:val="en-US"/>
        </w:rPr>
      </w:pPr>
      <w:r w:rsidRPr="0045652F">
        <w:rPr>
          <w:lang w:val="en-US"/>
        </w:rPr>
        <w:t>&lt;fieldname&gt;FIELD001&lt;/fieldname&gt;</w:t>
      </w:r>
    </w:p>
    <w:p w14:paraId="38C48239" w14:textId="77777777" w:rsidR="00774472" w:rsidRPr="0045652F" w:rsidRDefault="00774472">
      <w:pPr>
        <w:pStyle w:val="Listing"/>
        <w:rPr>
          <w:lang w:val="en-US"/>
        </w:rPr>
      </w:pPr>
      <w:r w:rsidRPr="0045652F">
        <w:rPr>
          <w:lang w:val="en-US"/>
        </w:rPr>
        <w:t>&lt;uinput&gt;A&lt;/uinput&gt;</w:t>
      </w:r>
    </w:p>
    <w:p w14:paraId="65C485D1" w14:textId="77777777" w:rsidR="00774472" w:rsidRPr="0045652F" w:rsidRDefault="00774472">
      <w:pPr>
        <w:pStyle w:val="Listing"/>
        <w:rPr>
          <w:lang w:val="en-US"/>
        </w:rPr>
      </w:pPr>
      <w:r w:rsidRPr="0045652F">
        <w:rPr>
          <w:lang w:val="en-US"/>
        </w:rPr>
        <w:t>&lt;/params&gt;</w:t>
      </w:r>
    </w:p>
    <w:p w14:paraId="3F4E9D36" w14:textId="77777777" w:rsidR="00774472" w:rsidRPr="0045652F" w:rsidRDefault="00774472">
      <w:pPr>
        <w:pStyle w:val="Listing"/>
        <w:rPr>
          <w:lang w:val="en-US"/>
        </w:rPr>
      </w:pPr>
      <w:r w:rsidRPr="0045652F">
        <w:rPr>
          <w:lang w:val="en-US"/>
        </w:rPr>
        <w:t>&lt;/methodCall&gt;</w:t>
      </w:r>
    </w:p>
    <w:p w14:paraId="45F1E4E0" w14:textId="77777777" w:rsidR="00774472" w:rsidRPr="0045652F" w:rsidRDefault="00774472">
      <w:pPr>
        <w:pStyle w:val="Caption"/>
        <w:keepNext/>
        <w:keepLines/>
        <w:rPr>
          <w:szCs w:val="19"/>
          <w:lang w:val="en-US"/>
        </w:rPr>
      </w:pPr>
      <w:bookmarkStart w:id="615" w:name="_Toc373485120"/>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152</w:t>
      </w:r>
      <w:r w:rsidRPr="0045652F">
        <w:rPr>
          <w:lang w:val="en-US"/>
        </w:rPr>
        <w:fldChar w:fldCharType="end"/>
      </w:r>
      <w:r w:rsidRPr="0045652F">
        <w:rPr>
          <w:szCs w:val="19"/>
          <w:lang w:val="en-US"/>
        </w:rPr>
        <w:t xml:space="preserve"> Example VIRTEL Batch POST request</w:t>
      </w:r>
      <w:bookmarkEnd w:id="615"/>
    </w:p>
    <w:p w14:paraId="6BE6516B" w14:textId="77777777" w:rsidR="00774472" w:rsidRPr="0045652F" w:rsidRDefault="00774472">
      <w:pPr>
        <w:rPr>
          <w:lang w:val="en-US"/>
        </w:rPr>
      </w:pPr>
    </w:p>
    <w:p w14:paraId="7DCE7339" w14:textId="77777777" w:rsidR="00774472" w:rsidRPr="0045652F" w:rsidRDefault="00774472">
      <w:pPr>
        <w:pStyle w:val="Heading4"/>
        <w:rPr>
          <w:lang w:val="en-US"/>
        </w:rPr>
      </w:pPr>
      <w:r w:rsidRPr="0045652F">
        <w:rPr>
          <w:lang w:val="en-US"/>
        </w:rPr>
        <w:t>VIRTEL Batch RAW command</w:t>
      </w:r>
    </w:p>
    <w:p w14:paraId="74274D90" w14:textId="77777777" w:rsidR="00774472" w:rsidRPr="0045652F" w:rsidRDefault="00774472">
      <w:pPr>
        <w:pStyle w:val="ecran0"/>
        <w:rPr>
          <w:lang w:val="en-US"/>
        </w:rPr>
      </w:pPr>
      <w:r w:rsidRPr="0045652F">
        <w:rPr>
          <w:lang w:val="en-US"/>
        </w:rPr>
        <w:t>The following figure shows an example SYSIN file containing a RAW command followed by HTTP request data:</w:t>
      </w:r>
    </w:p>
    <w:p w14:paraId="22D770E5" w14:textId="77777777" w:rsidR="00774472" w:rsidRPr="0045652F" w:rsidRDefault="00774472">
      <w:pPr>
        <w:pStyle w:val="Listing"/>
        <w:rPr>
          <w:lang w:val="en-US"/>
        </w:rPr>
      </w:pPr>
      <w:r w:rsidRPr="0045652F">
        <w:rPr>
          <w:lang w:val="en-US"/>
        </w:rPr>
        <w:t>.RAW</w:t>
      </w:r>
    </w:p>
    <w:p w14:paraId="3E12C41A" w14:textId="77777777" w:rsidR="00774472" w:rsidRPr="0045652F" w:rsidRDefault="00774472">
      <w:pPr>
        <w:pStyle w:val="Listing"/>
        <w:rPr>
          <w:lang w:val="en-US"/>
        </w:rPr>
      </w:pPr>
      <w:r w:rsidRPr="0045652F">
        <w:rPr>
          <w:lang w:val="en-US"/>
        </w:rPr>
        <w:t>POST /virmsg.txt+uplw2h HTTP/1.1</w:t>
      </w:r>
    </w:p>
    <w:p w14:paraId="70F9FB26" w14:textId="77777777" w:rsidR="00774472" w:rsidRPr="0045652F" w:rsidRDefault="00774472">
      <w:pPr>
        <w:pStyle w:val="Listing"/>
        <w:rPr>
          <w:lang w:val="en-US"/>
        </w:rPr>
      </w:pPr>
      <w:r w:rsidRPr="0045652F">
        <w:rPr>
          <w:lang w:val="en-US"/>
        </w:rPr>
        <w:t>Content-Type: multipart/form-data; boundary=-----------------9503744825200</w:t>
      </w:r>
    </w:p>
    <w:p w14:paraId="4124DB9D" w14:textId="77777777" w:rsidR="00774472" w:rsidRPr="0045652F" w:rsidRDefault="00774472">
      <w:pPr>
        <w:pStyle w:val="Listing"/>
        <w:rPr>
          <w:lang w:val="en-US"/>
        </w:rPr>
      </w:pPr>
      <w:r w:rsidRPr="0045652F">
        <w:rPr>
          <w:lang w:val="en-US"/>
        </w:rPr>
        <w:t>Content-Length: 227</w:t>
      </w:r>
    </w:p>
    <w:p w14:paraId="3E09E4C9" w14:textId="77777777" w:rsidR="00774472" w:rsidRPr="0045652F" w:rsidRDefault="00774472">
      <w:pPr>
        <w:pStyle w:val="Listing"/>
        <w:rPr>
          <w:lang w:val="en-US"/>
        </w:rPr>
      </w:pPr>
    </w:p>
    <w:p w14:paraId="1C9AC931" w14:textId="77777777" w:rsidR="00774472" w:rsidRPr="0045652F" w:rsidRDefault="00774472">
      <w:pPr>
        <w:pStyle w:val="Listing"/>
        <w:rPr>
          <w:lang w:val="en-US"/>
        </w:rPr>
      </w:pPr>
      <w:r w:rsidRPr="0045652F">
        <w:rPr>
          <w:lang w:val="en-US"/>
        </w:rPr>
        <w:t>-------------------9503744825200</w:t>
      </w:r>
    </w:p>
    <w:p w14:paraId="79250BED" w14:textId="77777777" w:rsidR="00774472" w:rsidRPr="0045652F" w:rsidRDefault="00774472">
      <w:pPr>
        <w:pStyle w:val="Listing"/>
        <w:rPr>
          <w:lang w:val="en-US"/>
        </w:rPr>
      </w:pPr>
      <w:r w:rsidRPr="0045652F">
        <w:rPr>
          <w:lang w:val="en-US"/>
        </w:rPr>
        <w:t>Content-Disposition: form-data; name="file"; filename="test.txt"</w:t>
      </w:r>
    </w:p>
    <w:p w14:paraId="1D478CF8" w14:textId="77777777" w:rsidR="00774472" w:rsidRPr="0045652F" w:rsidRDefault="00774472">
      <w:pPr>
        <w:pStyle w:val="Listing"/>
        <w:rPr>
          <w:lang w:val="en-US"/>
        </w:rPr>
      </w:pPr>
      <w:r w:rsidRPr="0045652F">
        <w:rPr>
          <w:lang w:val="en-US"/>
        </w:rPr>
        <w:t>Content-Type: text/plain</w:t>
      </w:r>
    </w:p>
    <w:p w14:paraId="5CF7C1F6" w14:textId="77777777" w:rsidR="00774472" w:rsidRPr="0045652F" w:rsidRDefault="00774472">
      <w:pPr>
        <w:pStyle w:val="Listing"/>
        <w:rPr>
          <w:lang w:val="en-US"/>
        </w:rPr>
      </w:pPr>
    </w:p>
    <w:p w14:paraId="27D8D93A" w14:textId="77777777" w:rsidR="00774472" w:rsidRPr="0045652F" w:rsidRDefault="00774472">
      <w:pPr>
        <w:pStyle w:val="Listing"/>
        <w:rPr>
          <w:lang w:val="en-US"/>
        </w:rPr>
      </w:pPr>
      <w:r w:rsidRPr="0045652F">
        <w:rPr>
          <w:lang w:val="en-US"/>
        </w:rPr>
        <w:t>This is the test data file for upload</w:t>
      </w:r>
    </w:p>
    <w:p w14:paraId="45125E43" w14:textId="77777777" w:rsidR="00774472" w:rsidRPr="0045652F" w:rsidRDefault="00774472">
      <w:pPr>
        <w:pStyle w:val="Listing"/>
        <w:rPr>
          <w:lang w:val="en-US"/>
        </w:rPr>
      </w:pPr>
      <w:r w:rsidRPr="0045652F">
        <w:rPr>
          <w:lang w:val="en-US"/>
        </w:rPr>
        <w:t>More test data here</w:t>
      </w:r>
    </w:p>
    <w:p w14:paraId="6CB70229" w14:textId="77777777" w:rsidR="00774472" w:rsidRPr="0045652F" w:rsidRDefault="00774472">
      <w:pPr>
        <w:pStyle w:val="Listing"/>
        <w:rPr>
          <w:lang w:val="en-US"/>
        </w:rPr>
      </w:pPr>
      <w:r w:rsidRPr="0045652F">
        <w:rPr>
          <w:lang w:val="en-US"/>
        </w:rPr>
        <w:t>-------------------9503744825200--</w:t>
      </w:r>
    </w:p>
    <w:p w14:paraId="43DAC639" w14:textId="77777777" w:rsidR="00774472" w:rsidRPr="0045652F" w:rsidRDefault="00774472">
      <w:pPr>
        <w:pStyle w:val="Listing"/>
        <w:rPr>
          <w:lang w:val="en-US"/>
        </w:rPr>
      </w:pPr>
      <w:r w:rsidRPr="0045652F">
        <w:rPr>
          <w:lang w:val="en-US"/>
        </w:rPr>
        <w:t>.END</w:t>
      </w:r>
    </w:p>
    <w:p w14:paraId="3AF33EC4" w14:textId="77777777" w:rsidR="00774472" w:rsidRPr="0045652F" w:rsidRDefault="00774472">
      <w:pPr>
        <w:pStyle w:val="Listing"/>
        <w:rPr>
          <w:lang w:val="en-US"/>
        </w:rPr>
      </w:pPr>
      <w:r w:rsidRPr="0045652F">
        <w:rPr>
          <w:lang w:val="en-US"/>
        </w:rPr>
        <w:t>.EOJ</w:t>
      </w:r>
    </w:p>
    <w:p w14:paraId="20BBB8AD" w14:textId="77777777" w:rsidR="00774472" w:rsidRPr="0045652F" w:rsidRDefault="00774472">
      <w:pPr>
        <w:pStyle w:val="Caption"/>
        <w:keepNext/>
        <w:keepLines/>
        <w:rPr>
          <w:szCs w:val="19"/>
          <w:lang w:val="en-US"/>
        </w:rPr>
      </w:pPr>
      <w:bookmarkStart w:id="616" w:name="_Toc37348512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1</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153</w:t>
      </w:r>
      <w:r w:rsidRPr="0045652F">
        <w:rPr>
          <w:lang w:val="en-US"/>
        </w:rPr>
        <w:fldChar w:fldCharType="end"/>
      </w:r>
      <w:r w:rsidRPr="0045652F">
        <w:rPr>
          <w:szCs w:val="19"/>
          <w:lang w:val="en-US"/>
        </w:rPr>
        <w:t xml:space="preserve"> Example VIRTEL Batch RAW command</w:t>
      </w:r>
      <w:bookmarkEnd w:id="616"/>
    </w:p>
    <w:p w14:paraId="5CA885A9" w14:textId="77777777" w:rsidR="00774472" w:rsidRPr="0045652F" w:rsidRDefault="00774472">
      <w:pPr>
        <w:keepNext/>
        <w:keepLines/>
        <w:rPr>
          <w:lang w:val="en-US"/>
        </w:rPr>
      </w:pPr>
    </w:p>
    <w:p w14:paraId="481C82CE" w14:textId="77777777" w:rsidR="00774472" w:rsidRPr="0045652F" w:rsidRDefault="00774472">
      <w:pPr>
        <w:keepNext/>
        <w:keepLines/>
        <w:rPr>
          <w:lang w:val="en-US"/>
        </w:rPr>
      </w:pPr>
      <w:r w:rsidRPr="0045652F">
        <w:rPr>
          <w:lang w:val="en-US"/>
        </w:rPr>
        <w:t>Each .RAW command is followed by one or more data statements containing the HTTP request line, the request headers, and the request body.  A blank line separates the request headers from the request body.  VIRTEL generates an HTTP request exactly as contained in the data statements.</w:t>
      </w:r>
    </w:p>
    <w:p w14:paraId="08D2ED95" w14:textId="77777777" w:rsidR="00774472" w:rsidRPr="0045652F" w:rsidRDefault="00774472">
      <w:pPr>
        <w:rPr>
          <w:lang w:val="en-US"/>
        </w:rPr>
      </w:pPr>
    </w:p>
    <w:p w14:paraId="1EF13151" w14:textId="77777777" w:rsidR="00774472" w:rsidRPr="0045652F" w:rsidRDefault="00774472">
      <w:pPr>
        <w:pStyle w:val="Heading3"/>
        <w:keepLines/>
        <w:rPr>
          <w:lang w:val="en-US"/>
        </w:rPr>
      </w:pPr>
      <w:bookmarkStart w:id="617" w:name="_Toc373484937"/>
      <w:r w:rsidRPr="0045652F">
        <w:rPr>
          <w:lang w:val="en-US"/>
        </w:rPr>
        <w:t>VIRTEL Batch return codes</w:t>
      </w:r>
      <w:bookmarkEnd w:id="617"/>
    </w:p>
    <w:p w14:paraId="25FDAF25" w14:textId="77777777" w:rsidR="00774472" w:rsidRPr="0045652F" w:rsidRDefault="00774472">
      <w:pPr>
        <w:keepNext/>
        <w:keepLines/>
        <w:rPr>
          <w:lang w:val="en-US"/>
        </w:rPr>
      </w:pPr>
      <w:r w:rsidRPr="0045652F">
        <w:rPr>
          <w:lang w:val="en-US"/>
        </w:rPr>
        <w:t>When a VIRTEL Batch job terminates, the condition code is set to the highest ERROR$ code set by the of the scenarios executed (value 0 to 255).</w:t>
      </w:r>
    </w:p>
    <w:p w14:paraId="1034D332" w14:textId="77777777" w:rsidR="00774472" w:rsidRPr="0045652F" w:rsidRDefault="00774472">
      <w:pPr>
        <w:keepNext/>
        <w:keepLines/>
        <w:rPr>
          <w:lang w:val="en-US"/>
        </w:rPr>
      </w:pPr>
    </w:p>
    <w:p w14:paraId="5596D3D8" w14:textId="77777777" w:rsidR="00774472" w:rsidRPr="0045652F" w:rsidRDefault="00774472">
      <w:pPr>
        <w:keepNext/>
        <w:keepLines/>
        <w:rPr>
          <w:lang w:val="en-US"/>
        </w:rPr>
      </w:pPr>
      <w:r w:rsidRPr="0045652F">
        <w:rPr>
          <w:lang w:val="en-US"/>
        </w:rPr>
        <w:t>The condition code may also be set to 4 or 5 (unless a scenario has indicated a higher value) if a request executed by the batch job produced an HTTP response code in the range 4xx or 5xx.</w:t>
      </w:r>
    </w:p>
    <w:p w14:paraId="1649E588" w14:textId="77777777" w:rsidR="00774472" w:rsidRPr="0045652F" w:rsidRDefault="00774472">
      <w:pPr>
        <w:keepNext/>
        <w:keepLines/>
        <w:rPr>
          <w:lang w:val="en-US"/>
        </w:rPr>
      </w:pPr>
    </w:p>
    <w:p w14:paraId="2BF740A3" w14:textId="77777777" w:rsidR="00774472" w:rsidRPr="0045652F" w:rsidRDefault="00774472">
      <w:pPr>
        <w:keepNext/>
        <w:keepLines/>
        <w:rPr>
          <w:lang w:val="en-US"/>
        </w:rPr>
      </w:pPr>
      <w:r w:rsidRPr="0045652F">
        <w:rPr>
          <w:lang w:val="en-US"/>
        </w:rPr>
        <w:t>In the case of a scenario abend, the completion code contains the offset of the abend within the scenario.</w:t>
      </w:r>
    </w:p>
    <w:p w14:paraId="477789D3" w14:textId="77777777" w:rsidR="00774472" w:rsidRPr="0045652F" w:rsidRDefault="00774472">
      <w:pPr>
        <w:keepNext/>
        <w:keepLines/>
        <w:rPr>
          <w:lang w:val="en-US"/>
        </w:rPr>
      </w:pPr>
    </w:p>
    <w:p w14:paraId="4FEF50F9" w14:textId="77777777" w:rsidR="00774472" w:rsidRPr="0045652F" w:rsidRDefault="00774472">
      <w:pPr>
        <w:keepNext/>
        <w:keepLines/>
        <w:rPr>
          <w:lang w:val="en-US"/>
        </w:rPr>
      </w:pPr>
      <w:r w:rsidRPr="0045652F">
        <w:rPr>
          <w:lang w:val="en-US"/>
        </w:rPr>
        <w:t>If the VIRTEL Batch job terminates because of an error condition (for example, an invalid batch command, missing DD statement, or insufficient memory) then the condition code is set to 16.</w:t>
      </w:r>
    </w:p>
    <w:p w14:paraId="2B023AD2" w14:textId="77777777" w:rsidR="00774472" w:rsidRPr="0045652F" w:rsidRDefault="00774472">
      <w:pPr>
        <w:rPr>
          <w:lang w:val="en-US"/>
        </w:rPr>
      </w:pPr>
    </w:p>
    <w:p w14:paraId="0F976661" w14:textId="77777777" w:rsidR="00774472" w:rsidRPr="0045652F" w:rsidRDefault="00774472">
      <w:pPr>
        <w:pStyle w:val="Heading1"/>
        <w:pageBreakBefore/>
        <w:rPr>
          <w:szCs w:val="35"/>
          <w:lang w:val="en-US"/>
        </w:rPr>
      </w:pPr>
      <w:bookmarkStart w:id="618" w:name="_Toc373484938"/>
      <w:r w:rsidRPr="0045652F">
        <w:rPr>
          <w:szCs w:val="35"/>
          <w:lang w:val="en-US"/>
        </w:rPr>
        <w:t>Outgoing Calls</w:t>
      </w:r>
      <w:bookmarkEnd w:id="599"/>
      <w:bookmarkEnd w:id="618"/>
    </w:p>
    <w:p w14:paraId="3E3F53C8" w14:textId="77777777" w:rsidR="00774472" w:rsidRPr="0045652F" w:rsidRDefault="00774472">
      <w:pPr>
        <w:pStyle w:val="Heading2"/>
        <w:tabs>
          <w:tab w:val="num" w:pos="2424"/>
          <w:tab w:val="num" w:pos="2781"/>
        </w:tabs>
        <w:rPr>
          <w:lang w:val="en-US"/>
        </w:rPr>
      </w:pPr>
      <w:bookmarkStart w:id="619" w:name="_Toc93919475"/>
      <w:bookmarkStart w:id="620" w:name="_Toc93997019"/>
      <w:bookmarkStart w:id="621" w:name="_Toc373484939"/>
      <w:r w:rsidRPr="0045652F">
        <w:rPr>
          <w:lang w:val="en-US"/>
        </w:rPr>
        <w:t>Outgoing E-mails</w:t>
      </w:r>
      <w:bookmarkEnd w:id="619"/>
      <w:bookmarkEnd w:id="620"/>
      <w:bookmarkEnd w:id="621"/>
    </w:p>
    <w:p w14:paraId="1E7DF082" w14:textId="77777777" w:rsidR="00774472" w:rsidRPr="0045652F" w:rsidRDefault="00774472">
      <w:pPr>
        <w:rPr>
          <w:lang w:val="en-US"/>
        </w:rPr>
      </w:pPr>
      <w:r w:rsidRPr="0045652F">
        <w:rPr>
          <w:lang w:val="en-US"/>
        </w:rPr>
        <w:t xml:space="preserve">The FAD4 structured field allows a host application to send an e-mail.  This function is described in the </w:t>
      </w:r>
      <w:r w:rsidRPr="0045652F">
        <w:rPr>
          <w:szCs w:val="19"/>
          <w:lang w:val="en-US"/>
        </w:rPr>
        <w:t xml:space="preserve">VIRTEL Programming Interface documentation </w:t>
      </w:r>
      <w:r w:rsidRPr="0045652F">
        <w:rPr>
          <w:szCs w:val="19"/>
          <w:lang w:val="en-US"/>
        </w:rPr>
        <w:fldChar w:fldCharType="begin"/>
      </w:r>
      <w:r w:rsidRPr="0045652F">
        <w:rPr>
          <w:szCs w:val="19"/>
          <w:lang w:val="en-US"/>
        </w:rPr>
        <w:instrText xml:space="preserve"> PAGEREF _Ref93990444 \p \h </w:instrText>
      </w:r>
      <w:r w:rsidRPr="0045652F">
        <w:rPr>
          <w:szCs w:val="19"/>
          <w:lang w:val="en-US"/>
        </w:rPr>
      </w:r>
      <w:r w:rsidRPr="0045652F">
        <w:rPr>
          <w:szCs w:val="19"/>
          <w:lang w:val="en-US"/>
        </w:rPr>
        <w:fldChar w:fldCharType="separate"/>
      </w:r>
      <w:r w:rsidR="00A87DE6">
        <w:rPr>
          <w:noProof/>
          <w:szCs w:val="19"/>
          <w:lang w:val="en-US"/>
        </w:rPr>
        <w:t>sur la page 294</w:t>
      </w:r>
      <w:r w:rsidRPr="0045652F">
        <w:rPr>
          <w:szCs w:val="19"/>
          <w:lang w:val="en-US"/>
        </w:rPr>
        <w:fldChar w:fldCharType="end"/>
      </w:r>
      <w:r w:rsidRPr="0045652F">
        <w:rPr>
          <w:lang w:val="en-US"/>
        </w:rPr>
        <w:t>.</w:t>
      </w:r>
    </w:p>
    <w:p w14:paraId="60805E53" w14:textId="77777777" w:rsidR="00774472" w:rsidRPr="0045652F" w:rsidRDefault="00774472">
      <w:pPr>
        <w:rPr>
          <w:lang w:val="en-US"/>
        </w:rPr>
      </w:pPr>
    </w:p>
    <w:p w14:paraId="37AF91B6" w14:textId="77777777" w:rsidR="00774472" w:rsidRPr="0045652F" w:rsidRDefault="00774472">
      <w:pPr>
        <w:rPr>
          <w:szCs w:val="19"/>
          <w:lang w:val="en-US"/>
        </w:rPr>
      </w:pPr>
      <w:r w:rsidRPr="0045652F">
        <w:rPr>
          <w:szCs w:val="19"/>
          <w:lang w:val="en-US"/>
        </w:rPr>
        <w:t>The entry point used to invoke the host application must contain a type-3 transaction with external name $MAIL$.  The “Application” field must contain the name of the SMTP line to be used for sending the outgoing e-mail.</w:t>
      </w:r>
    </w:p>
    <w:p w14:paraId="6575BABF" w14:textId="77777777" w:rsidR="00774472" w:rsidRPr="0045652F" w:rsidRDefault="00774472">
      <w:pPr>
        <w:pStyle w:val="ecran0"/>
        <w:rPr>
          <w:lang w:val="en-US"/>
        </w:rPr>
      </w:pPr>
      <w:r w:rsidRPr="0045652F">
        <w:rPr>
          <w:lang w:val="en-US"/>
        </w:rPr>
        <w:t>An example transaction is shown below:</w:t>
      </w:r>
    </w:p>
    <w:p w14:paraId="708A2419" w14:textId="77777777" w:rsidR="00774472" w:rsidRPr="0045652F" w:rsidRDefault="00774472">
      <w:pPr>
        <w:pStyle w:val="Ecran80"/>
        <w:rPr>
          <w:lang w:val="en-US"/>
        </w:rPr>
      </w:pPr>
      <w:r w:rsidRPr="0045652F">
        <w:rPr>
          <w:lang w:val="en-US"/>
        </w:rPr>
        <w:t xml:space="preserve"> TRANSACTION DETAIL DEFINITION ---------------------- Applid: SPVIRE2  13:43:23 </w:t>
      </w:r>
    </w:p>
    <w:p w14:paraId="7E97D6CD" w14:textId="77777777" w:rsidR="00774472" w:rsidRPr="0045652F" w:rsidRDefault="00774472">
      <w:pPr>
        <w:pStyle w:val="Ecran80"/>
        <w:rPr>
          <w:lang w:val="en-US"/>
        </w:rPr>
      </w:pPr>
      <w:r w:rsidRPr="0045652F">
        <w:rPr>
          <w:lang w:val="en-US"/>
        </w:rPr>
        <w:t xml:space="preserve">                                                                                </w:t>
      </w:r>
    </w:p>
    <w:p w14:paraId="22188344" w14:textId="77777777" w:rsidR="00774472" w:rsidRPr="0045652F" w:rsidRDefault="00774472">
      <w:pPr>
        <w:pStyle w:val="Ecran80"/>
        <w:rPr>
          <w:lang w:val="en-US"/>
        </w:rPr>
      </w:pPr>
      <w:r w:rsidRPr="0045652F">
        <w:rPr>
          <w:lang w:val="en-US"/>
        </w:rPr>
        <w:t xml:space="preserve"> Internal name ===&gt; W2H-75                 To associate with an entry point name</w:t>
      </w:r>
    </w:p>
    <w:p w14:paraId="217086DF" w14:textId="77777777" w:rsidR="00774472" w:rsidRPr="0045652F" w:rsidRDefault="00774472">
      <w:pPr>
        <w:pStyle w:val="Ecran80"/>
        <w:rPr>
          <w:lang w:val="en-US"/>
        </w:rPr>
      </w:pPr>
      <w:r w:rsidRPr="0045652F">
        <w:rPr>
          <w:lang w:val="en-US"/>
        </w:rPr>
        <w:t xml:space="preserve"> External name ===&gt; $mail$                 Name displayed on user menu          </w:t>
      </w:r>
    </w:p>
    <w:p w14:paraId="74F2D134" w14:textId="77777777" w:rsidR="00774472" w:rsidRPr="0045652F" w:rsidRDefault="00774472">
      <w:pPr>
        <w:pStyle w:val="Ecran80"/>
        <w:rPr>
          <w:lang w:val="en-US"/>
        </w:rPr>
      </w:pPr>
      <w:r w:rsidRPr="0045652F">
        <w:rPr>
          <w:lang w:val="en-US"/>
        </w:rPr>
        <w:t xml:space="preserve"> Description   ===&gt; Send messages via SMTP                                      </w:t>
      </w:r>
    </w:p>
    <w:p w14:paraId="2250C0F0" w14:textId="77777777" w:rsidR="00774472" w:rsidRPr="0045652F" w:rsidRDefault="00774472">
      <w:pPr>
        <w:pStyle w:val="Ecran80"/>
        <w:rPr>
          <w:lang w:val="en-US"/>
        </w:rPr>
      </w:pPr>
      <w:r w:rsidRPr="0045652F">
        <w:rPr>
          <w:lang w:val="en-US"/>
        </w:rPr>
        <w:t xml:space="preserve"> Application   ===&gt; S-SMTP                 Application to be called             </w:t>
      </w:r>
    </w:p>
    <w:p w14:paraId="0F067335" w14:textId="77777777" w:rsidR="00774472" w:rsidRPr="0045652F" w:rsidRDefault="00774472">
      <w:pPr>
        <w:pStyle w:val="Ecran80"/>
        <w:rPr>
          <w:lang w:val="en-US"/>
        </w:rPr>
      </w:pPr>
      <w:r w:rsidRPr="0045652F">
        <w:rPr>
          <w:lang w:val="en-US"/>
        </w:rPr>
        <w:t xml:space="preserve"> </w:t>
      </w:r>
      <w:r w:rsidR="00402441">
        <w:rPr>
          <w:lang w:val="en-US"/>
        </w:rPr>
        <w:t xml:space="preserve">PassTicket    ===&gt; 0  Name ===&gt;           0=no 1=yes 2=unsigned                </w:t>
      </w:r>
    </w:p>
    <w:p w14:paraId="057E7EB1" w14:textId="77777777" w:rsidR="00774472" w:rsidRPr="0045652F" w:rsidRDefault="00774472">
      <w:pPr>
        <w:pStyle w:val="Ecran80"/>
        <w:rPr>
          <w:lang w:val="en-US"/>
        </w:rPr>
      </w:pPr>
      <w:r w:rsidRPr="0045652F">
        <w:rPr>
          <w:lang w:val="en-US"/>
        </w:rPr>
        <w:t xml:space="preserve"> Application type   ===&gt; 3                 1=VTAM 2=VIRTEL 3=SERV 4=PAGE 5=LINE </w:t>
      </w:r>
    </w:p>
    <w:p w14:paraId="60CEF5E2" w14:textId="77777777" w:rsidR="00774472" w:rsidRPr="0045652F" w:rsidRDefault="00774472">
      <w:pPr>
        <w:pStyle w:val="Ecran80"/>
        <w:rPr>
          <w:lang w:val="en-US"/>
        </w:rPr>
      </w:pPr>
      <w:r w:rsidRPr="0045652F">
        <w:rPr>
          <w:lang w:val="en-US"/>
        </w:rPr>
        <w:t xml:space="preserve"> Pseudo-terminals   ===&gt;                   Prefix of name of partner terminals  </w:t>
      </w:r>
    </w:p>
    <w:p w14:paraId="7EBBD808" w14:textId="77777777" w:rsidR="00774472" w:rsidRPr="0045652F" w:rsidRDefault="00774472">
      <w:pPr>
        <w:pStyle w:val="Ecran80"/>
        <w:rPr>
          <w:lang w:val="en-US"/>
        </w:rPr>
      </w:pPr>
      <w:r w:rsidRPr="0045652F">
        <w:rPr>
          <w:lang w:val="en-US"/>
        </w:rPr>
        <w:t xml:space="preserve"> Logmode            ===&gt;                   Specify when LOGMODE must be changed </w:t>
      </w:r>
    </w:p>
    <w:p w14:paraId="075BB18E" w14:textId="77777777" w:rsidR="00774472" w:rsidRPr="0045652F" w:rsidRDefault="00774472">
      <w:pPr>
        <w:pStyle w:val="Ecran80"/>
        <w:rPr>
          <w:lang w:val="en-US"/>
        </w:rPr>
      </w:pPr>
      <w:r w:rsidRPr="0045652F">
        <w:rPr>
          <w:lang w:val="en-US"/>
        </w:rPr>
        <w:t xml:space="preserve"> How started        ===&gt; 2                 1=menu 2=sub-menu 3=auto             </w:t>
      </w:r>
    </w:p>
    <w:p w14:paraId="63B757CB" w14:textId="77777777" w:rsidR="00774472" w:rsidRPr="0045652F" w:rsidRDefault="00774472">
      <w:pPr>
        <w:pStyle w:val="Ecran80"/>
        <w:rPr>
          <w:lang w:val="en-US"/>
        </w:rPr>
      </w:pPr>
      <w:r w:rsidRPr="0045652F">
        <w:rPr>
          <w:lang w:val="en-US"/>
        </w:rPr>
        <w:t xml:space="preserve"> Security           ===&gt; 1                 0=none 1=basic 2=NTLM 3=TLS 4=HTML   </w:t>
      </w:r>
    </w:p>
    <w:p w14:paraId="0BB00454" w14:textId="77777777" w:rsidR="00774472" w:rsidRPr="0045652F" w:rsidRDefault="00774472">
      <w:pPr>
        <w:pStyle w:val="Ecran80"/>
        <w:rPr>
          <w:lang w:val="en-US"/>
        </w:rPr>
      </w:pPr>
      <w:r w:rsidRPr="0045652F">
        <w:rPr>
          <w:lang w:val="en-US"/>
        </w:rPr>
        <w:t xml:space="preserve"> H4W commands ?     ===&gt;                   0=no 1=yes 2=if2VIRTEL 4=auto        </w:t>
      </w:r>
    </w:p>
    <w:p w14:paraId="7AA2CE79" w14:textId="77777777" w:rsidR="00774472" w:rsidRPr="0045652F" w:rsidRDefault="00774472">
      <w:pPr>
        <w:pStyle w:val="Ecran80"/>
        <w:rPr>
          <w:lang w:val="en-US"/>
        </w:rPr>
      </w:pPr>
      <w:r w:rsidRPr="0045652F">
        <w:rPr>
          <w:lang w:val="en-US"/>
        </w:rPr>
        <w:t xml:space="preserve"> Logon message      ===&gt;                                                        </w:t>
      </w:r>
    </w:p>
    <w:p w14:paraId="52D7EE7E" w14:textId="77777777" w:rsidR="00774472" w:rsidRPr="0045652F" w:rsidRDefault="00774472">
      <w:pPr>
        <w:pStyle w:val="Ecran80"/>
        <w:rPr>
          <w:lang w:val="en-US"/>
        </w:rPr>
      </w:pPr>
      <w:r w:rsidRPr="0045652F">
        <w:rPr>
          <w:lang w:val="en-US"/>
        </w:rPr>
        <w:t xml:space="preserve">                                                                                </w:t>
      </w:r>
    </w:p>
    <w:p w14:paraId="40E53F66" w14:textId="77777777" w:rsidR="00774472" w:rsidRPr="0045652F" w:rsidRDefault="00774472">
      <w:pPr>
        <w:pStyle w:val="Ecran80"/>
        <w:rPr>
          <w:lang w:val="en-US"/>
        </w:rPr>
      </w:pPr>
      <w:r w:rsidRPr="0045652F">
        <w:rPr>
          <w:lang w:val="en-US"/>
        </w:rPr>
        <w:t xml:space="preserve"> TIOA at logon      ===&gt;                                                        </w:t>
      </w:r>
    </w:p>
    <w:p w14:paraId="35BE0DE9" w14:textId="77777777" w:rsidR="00774472" w:rsidRPr="0045652F" w:rsidRDefault="00774472">
      <w:pPr>
        <w:pStyle w:val="Ecran80"/>
        <w:rPr>
          <w:lang w:val="en-US"/>
        </w:rPr>
      </w:pPr>
      <w:r w:rsidRPr="0045652F">
        <w:rPr>
          <w:lang w:val="en-US"/>
        </w:rPr>
        <w:t xml:space="preserve">                                                                                </w:t>
      </w:r>
    </w:p>
    <w:p w14:paraId="57288606" w14:textId="77777777" w:rsidR="00774472" w:rsidRPr="0045652F" w:rsidRDefault="00774472">
      <w:pPr>
        <w:pStyle w:val="Ecran80"/>
        <w:rPr>
          <w:lang w:val="en-US"/>
        </w:rPr>
      </w:pPr>
      <w:r w:rsidRPr="0045652F">
        <w:rPr>
          <w:lang w:val="en-US"/>
        </w:rPr>
        <w:t xml:space="preserve"> TIOA at logoff     ===&gt;                                                        </w:t>
      </w:r>
    </w:p>
    <w:p w14:paraId="48AA80FA" w14:textId="77777777" w:rsidR="00774472" w:rsidRPr="0045652F" w:rsidRDefault="00774472">
      <w:pPr>
        <w:pStyle w:val="Ecran80"/>
        <w:rPr>
          <w:lang w:val="en-US"/>
        </w:rPr>
      </w:pPr>
      <w:r w:rsidRPr="0045652F">
        <w:rPr>
          <w:lang w:val="en-US"/>
        </w:rPr>
        <w:t xml:space="preserve">                                                                                </w:t>
      </w:r>
    </w:p>
    <w:p w14:paraId="5022C6C5" w14:textId="77777777" w:rsidR="00774472" w:rsidRPr="0045652F" w:rsidRDefault="00774472">
      <w:pPr>
        <w:pStyle w:val="Ecran80"/>
        <w:rPr>
          <w:lang w:val="en-US"/>
        </w:rPr>
      </w:pPr>
      <w:r w:rsidRPr="0045652F">
        <w:rPr>
          <w:lang w:val="en-US"/>
        </w:rPr>
        <w:t xml:space="preserve"> Initial Scenario   ===&gt;                   Final Scenario      ===&gt;             </w:t>
      </w:r>
    </w:p>
    <w:p w14:paraId="61304623" w14:textId="77777777" w:rsidR="00774472" w:rsidRPr="0045652F" w:rsidRDefault="00774472">
      <w:pPr>
        <w:pStyle w:val="Ecran80"/>
        <w:rPr>
          <w:lang w:val="en-US"/>
        </w:rPr>
      </w:pPr>
      <w:r w:rsidRPr="0045652F">
        <w:rPr>
          <w:lang w:val="en-US"/>
        </w:rPr>
        <w:t xml:space="preserve"> Input Scenario     ===&gt;                   Output Scenario     ===&gt;             </w:t>
      </w:r>
    </w:p>
    <w:p w14:paraId="13FF8D00" w14:textId="77777777" w:rsidR="00774472" w:rsidRPr="0045652F" w:rsidRDefault="00774472">
      <w:pPr>
        <w:pStyle w:val="Ecran80"/>
        <w:rPr>
          <w:lang w:val="en-US"/>
        </w:rPr>
      </w:pPr>
      <w:r w:rsidRPr="0045652F">
        <w:rPr>
          <w:lang w:val="en-US"/>
        </w:rPr>
        <w:t xml:space="preserve">                                                                                </w:t>
      </w:r>
    </w:p>
    <w:p w14:paraId="4DD0FC23" w14:textId="77777777" w:rsidR="00774472" w:rsidRPr="0045652F" w:rsidRDefault="00774472">
      <w:pPr>
        <w:pStyle w:val="Ecran80"/>
        <w:rPr>
          <w:lang w:val="en-US"/>
        </w:rPr>
      </w:pPr>
      <w:r w:rsidRPr="0045652F">
        <w:rPr>
          <w:lang w:val="en-US"/>
        </w:rPr>
        <w:t xml:space="preserve"> P1=Update                          P3=Return                       P12=Server  </w:t>
      </w:r>
    </w:p>
    <w:p w14:paraId="65659AF6" w14:textId="77777777" w:rsidR="00774472" w:rsidRPr="0045652F" w:rsidRDefault="00774472">
      <w:pPr>
        <w:pStyle w:val="Ecran80"/>
        <w:rPr>
          <w:lang w:val="en-US"/>
        </w:rPr>
      </w:pPr>
      <w:r w:rsidRPr="0045652F">
        <w:rPr>
          <w:lang w:val="en-US"/>
        </w:rPr>
        <w:t xml:space="preserve">                                                                                </w:t>
      </w:r>
    </w:p>
    <w:p w14:paraId="05F6BDD1" w14:textId="77777777" w:rsidR="00774472" w:rsidRPr="0045652F" w:rsidRDefault="00774472">
      <w:pPr>
        <w:pStyle w:val="Caption"/>
        <w:rPr>
          <w:szCs w:val="19"/>
          <w:lang w:val="en-US"/>
        </w:rPr>
      </w:pPr>
      <w:bookmarkStart w:id="622" w:name="_Toc37348512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2</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w:t>
      </w:r>
      <w:r w:rsidRPr="0045652F">
        <w:rPr>
          <w:lang w:val="en-US"/>
        </w:rPr>
        <w:fldChar w:fldCharType="end"/>
      </w:r>
      <w:r w:rsidRPr="0045652F">
        <w:rPr>
          <w:szCs w:val="19"/>
          <w:lang w:val="en-US"/>
        </w:rPr>
        <w:t xml:space="preserve"> Transaction definition for outgoing e-mails</w:t>
      </w:r>
      <w:bookmarkEnd w:id="622"/>
    </w:p>
    <w:p w14:paraId="65DCA45C" w14:textId="77777777" w:rsidR="00774472" w:rsidRPr="0045652F" w:rsidRDefault="00774472">
      <w:pPr>
        <w:rPr>
          <w:lang w:val="en-US"/>
        </w:rPr>
      </w:pPr>
      <w:r w:rsidRPr="0045652F">
        <w:rPr>
          <w:szCs w:val="19"/>
          <w:lang w:val="en-US"/>
        </w:rPr>
        <w:t>Refer to the VIRTEL Connectivity Reference documentation for details of defining transactions, entry points, and SMTP lines.</w:t>
      </w:r>
    </w:p>
    <w:p w14:paraId="5C9A486B" w14:textId="77777777" w:rsidR="00774472" w:rsidRPr="0045652F" w:rsidRDefault="00774472">
      <w:pPr>
        <w:rPr>
          <w:lang w:val="en-US"/>
        </w:rPr>
      </w:pPr>
    </w:p>
    <w:p w14:paraId="25D91966" w14:textId="77777777" w:rsidR="00774472" w:rsidRPr="0045652F" w:rsidRDefault="00774472">
      <w:pPr>
        <w:pStyle w:val="Heading1"/>
        <w:pageBreakBefore/>
        <w:rPr>
          <w:szCs w:val="35"/>
          <w:lang w:val="en-US"/>
        </w:rPr>
      </w:pPr>
      <w:bookmarkStart w:id="623" w:name="_Toc93997020"/>
      <w:bookmarkStart w:id="624" w:name="_Ref94000280"/>
      <w:bookmarkStart w:id="625" w:name="_Toc373484940"/>
      <w:r w:rsidRPr="0045652F">
        <w:rPr>
          <w:lang w:val="en-US"/>
        </w:rPr>
        <w:t>Programming Interfaces</w:t>
      </w:r>
      <w:bookmarkEnd w:id="623"/>
      <w:bookmarkEnd w:id="624"/>
      <w:bookmarkEnd w:id="625"/>
    </w:p>
    <w:p w14:paraId="14B02072" w14:textId="77777777" w:rsidR="00774472" w:rsidRPr="0045652F" w:rsidRDefault="00774472">
      <w:pPr>
        <w:pStyle w:val="Heading2"/>
        <w:tabs>
          <w:tab w:val="num" w:pos="2424"/>
        </w:tabs>
        <w:rPr>
          <w:lang w:val="en-US"/>
        </w:rPr>
      </w:pPr>
      <w:bookmarkStart w:id="626" w:name="_Toc505770004"/>
      <w:bookmarkStart w:id="627" w:name="_Toc506115625"/>
      <w:bookmarkStart w:id="628" w:name="_Toc509742736"/>
      <w:bookmarkStart w:id="629" w:name="_Toc511102362"/>
      <w:bookmarkStart w:id="630" w:name="_Toc523121765"/>
      <w:bookmarkStart w:id="631" w:name="_Toc523630137"/>
      <w:bookmarkStart w:id="632" w:name="_Toc527368240"/>
      <w:bookmarkStart w:id="633" w:name="_Toc532728142"/>
      <w:bookmarkStart w:id="634" w:name="_Toc16581362"/>
      <w:bookmarkStart w:id="635" w:name="_Toc60565907"/>
      <w:bookmarkStart w:id="636" w:name="_Toc93919535"/>
      <w:bookmarkStart w:id="637" w:name="_Toc93997021"/>
      <w:bookmarkStart w:id="638" w:name="_Toc373484941"/>
      <w:r w:rsidRPr="0045652F">
        <w:rPr>
          <w:lang w:val="en-US"/>
        </w:rPr>
        <w:t>Introduction</w:t>
      </w:r>
      <w:bookmarkEnd w:id="626"/>
      <w:bookmarkEnd w:id="627"/>
      <w:bookmarkEnd w:id="628"/>
      <w:bookmarkEnd w:id="629"/>
      <w:bookmarkEnd w:id="630"/>
      <w:bookmarkEnd w:id="631"/>
      <w:bookmarkEnd w:id="632"/>
      <w:bookmarkEnd w:id="633"/>
      <w:bookmarkEnd w:id="634"/>
      <w:bookmarkEnd w:id="635"/>
      <w:bookmarkEnd w:id="636"/>
      <w:bookmarkEnd w:id="637"/>
      <w:bookmarkEnd w:id="638"/>
    </w:p>
    <w:p w14:paraId="43D96658" w14:textId="77777777" w:rsidR="00774472" w:rsidRPr="0045652F" w:rsidRDefault="00774472">
      <w:pPr>
        <w:rPr>
          <w:szCs w:val="19"/>
          <w:lang w:val="en-US"/>
        </w:rPr>
      </w:pPr>
      <w:r w:rsidRPr="0045652F">
        <w:rPr>
          <w:szCs w:val="19"/>
          <w:lang w:val="en-US"/>
        </w:rPr>
        <w:t>Certain VIRTEL functions can be driven by application programs.  These functions are generally requested by sending specially formatted commands to VIRTEL on the same 3270 session through which the application communicates with the end user.</w:t>
      </w:r>
    </w:p>
    <w:p w14:paraId="063808E7" w14:textId="77777777" w:rsidR="00774472" w:rsidRPr="0045652F" w:rsidRDefault="00774472">
      <w:pPr>
        <w:rPr>
          <w:szCs w:val="19"/>
          <w:lang w:val="en-US"/>
        </w:rPr>
      </w:pPr>
    </w:p>
    <w:p w14:paraId="2EBA2B9C" w14:textId="77777777" w:rsidR="00774472" w:rsidRPr="0045652F" w:rsidRDefault="00774472">
      <w:pPr>
        <w:rPr>
          <w:szCs w:val="19"/>
          <w:lang w:val="en-US"/>
        </w:rPr>
      </w:pPr>
      <w:r w:rsidRPr="0045652F">
        <w:rPr>
          <w:szCs w:val="19"/>
          <w:lang w:val="en-US"/>
        </w:rPr>
        <w:t>An application can request VIRTEL functions in the following ways:</w:t>
      </w:r>
    </w:p>
    <w:p w14:paraId="3727C129" w14:textId="77777777" w:rsidR="00774472" w:rsidRPr="0045652F" w:rsidRDefault="00774472">
      <w:pPr>
        <w:rPr>
          <w:szCs w:val="19"/>
          <w:lang w:val="en-US"/>
        </w:rPr>
      </w:pPr>
    </w:p>
    <w:p w14:paraId="0B2A124C" w14:textId="77777777" w:rsidR="00774472" w:rsidRPr="0045652F" w:rsidRDefault="00774472">
      <w:pPr>
        <w:pStyle w:val="ListBullet"/>
        <w:rPr>
          <w:szCs w:val="19"/>
          <w:lang w:val="en-US"/>
        </w:rPr>
      </w:pPr>
      <w:r w:rsidRPr="0045652F">
        <w:rPr>
          <w:szCs w:val="19"/>
          <w:lang w:val="en-US"/>
        </w:rPr>
        <w:t>By sending a message containing structured fields recognized by VIRTEL</w:t>
      </w:r>
    </w:p>
    <w:p w14:paraId="680C9D43" w14:textId="77777777" w:rsidR="00774472" w:rsidRPr="0045652F" w:rsidRDefault="00774472">
      <w:pPr>
        <w:pStyle w:val="ListBullet"/>
        <w:rPr>
          <w:szCs w:val="19"/>
          <w:lang w:val="en-US"/>
        </w:rPr>
      </w:pPr>
      <w:r w:rsidRPr="0045652F">
        <w:rPr>
          <w:szCs w:val="19"/>
          <w:lang w:val="en-US"/>
        </w:rPr>
        <w:t>By embedding HOST4WEB commands in the 3270 screen (available from VIRTEL version 4.28 onwards)</w:t>
      </w:r>
    </w:p>
    <w:p w14:paraId="46FA0142" w14:textId="77777777" w:rsidR="00774472" w:rsidRPr="0045652F" w:rsidRDefault="00774472">
      <w:pPr>
        <w:pStyle w:val="Heading3"/>
        <w:tabs>
          <w:tab w:val="num" w:pos="2781"/>
        </w:tabs>
        <w:rPr>
          <w:szCs w:val="23"/>
          <w:lang w:val="en-US"/>
        </w:rPr>
      </w:pPr>
      <w:bookmarkStart w:id="639" w:name="_Toc509742737"/>
      <w:bookmarkStart w:id="640" w:name="_Toc511102363"/>
      <w:bookmarkStart w:id="641" w:name="_Toc523121766"/>
      <w:bookmarkStart w:id="642" w:name="_Toc523630138"/>
      <w:bookmarkStart w:id="643" w:name="_Toc527368241"/>
      <w:bookmarkStart w:id="644" w:name="_Toc532728143"/>
      <w:bookmarkStart w:id="645" w:name="_Toc16581363"/>
      <w:bookmarkStart w:id="646" w:name="_Toc60565908"/>
      <w:bookmarkStart w:id="647" w:name="_Toc93919536"/>
      <w:bookmarkStart w:id="648" w:name="_Toc93997022"/>
      <w:bookmarkStart w:id="649" w:name="_Toc373484942"/>
      <w:r w:rsidRPr="0045652F">
        <w:rPr>
          <w:szCs w:val="23"/>
          <w:lang w:val="en-US"/>
        </w:rPr>
        <w:t>Structured fields</w:t>
      </w:r>
      <w:bookmarkEnd w:id="639"/>
      <w:bookmarkEnd w:id="640"/>
      <w:bookmarkEnd w:id="641"/>
      <w:bookmarkEnd w:id="642"/>
      <w:bookmarkEnd w:id="643"/>
      <w:bookmarkEnd w:id="644"/>
      <w:bookmarkEnd w:id="645"/>
      <w:bookmarkEnd w:id="646"/>
      <w:bookmarkEnd w:id="647"/>
      <w:bookmarkEnd w:id="648"/>
      <w:bookmarkEnd w:id="649"/>
    </w:p>
    <w:p w14:paraId="000F2CBA" w14:textId="77777777" w:rsidR="00774472" w:rsidRPr="0045652F" w:rsidRDefault="00774472">
      <w:pPr>
        <w:rPr>
          <w:szCs w:val="19"/>
          <w:lang w:val="en-US"/>
        </w:rPr>
      </w:pPr>
      <w:r w:rsidRPr="0045652F">
        <w:rPr>
          <w:szCs w:val="19"/>
          <w:lang w:val="en-US"/>
        </w:rPr>
        <w:fldChar w:fldCharType="begin"/>
      </w:r>
      <w:r w:rsidRPr="0045652F">
        <w:rPr>
          <w:szCs w:val="19"/>
          <w:lang w:val="en-US"/>
        </w:rPr>
        <w:instrText xml:space="preserve"> XE "Structured Field" </w:instrText>
      </w:r>
      <w:r w:rsidRPr="0045652F">
        <w:rPr>
          <w:szCs w:val="19"/>
          <w:lang w:val="en-US"/>
        </w:rPr>
        <w:fldChar w:fldCharType="end"/>
      </w:r>
      <w:r w:rsidRPr="0045652F">
        <w:rPr>
          <w:szCs w:val="19"/>
          <w:lang w:val="en-US"/>
        </w:rPr>
        <w:fldChar w:fldCharType="begin"/>
      </w:r>
      <w:r w:rsidRPr="0045652F">
        <w:rPr>
          <w:szCs w:val="19"/>
          <w:lang w:val="en-US"/>
        </w:rPr>
        <w:instrText xml:space="preserve"> XE "Structured field:Presentation" </w:instrText>
      </w:r>
      <w:r w:rsidRPr="0045652F">
        <w:rPr>
          <w:szCs w:val="19"/>
          <w:lang w:val="en-US"/>
        </w:rPr>
        <w:fldChar w:fldCharType="end"/>
      </w:r>
      <w:r w:rsidRPr="0045652F">
        <w:rPr>
          <w:szCs w:val="19"/>
          <w:lang w:val="en-US"/>
        </w:rPr>
        <w:t>In addition to sending normal screen display data, a 3270 application may also send data in specially formatted fields known as “structured fields”.  Structured fields are sent using a special 3270 command “Write Structured Field” (code X'F3').  Each structured field contains a 2-byte identification code.  VIRTEL intercepts structured fields whose code begins with X'FA'.  By sending structured fields to VIRTEL on the 3270 session, the VIRTEL Web Integration application can direct VIRTEL to perform certain functions.</w:t>
      </w:r>
    </w:p>
    <w:p w14:paraId="613396B0" w14:textId="77777777" w:rsidR="00774472" w:rsidRPr="0045652F" w:rsidRDefault="00774472">
      <w:pPr>
        <w:rPr>
          <w:szCs w:val="19"/>
          <w:lang w:val="en-US"/>
        </w:rPr>
      </w:pPr>
    </w:p>
    <w:p w14:paraId="1328C3D8" w14:textId="77777777" w:rsidR="00774472" w:rsidRPr="0045652F" w:rsidRDefault="00774472">
      <w:pPr>
        <w:keepNext/>
        <w:rPr>
          <w:szCs w:val="19"/>
          <w:lang w:val="en-US"/>
        </w:rPr>
      </w:pPr>
      <w:r w:rsidRPr="0045652F">
        <w:rPr>
          <w:szCs w:val="19"/>
          <w:lang w:val="en-US"/>
        </w:rPr>
        <w:t>The operations available to VIRTEL Web Integration applications via structured fields are as follows:</w:t>
      </w:r>
    </w:p>
    <w:p w14:paraId="1DEDF7C8" w14:textId="77777777" w:rsidR="00774472" w:rsidRPr="0045652F" w:rsidRDefault="00774472">
      <w:pPr>
        <w:keepNext/>
        <w:rPr>
          <w:szCs w:val="19"/>
          <w:lang w:val="en-US"/>
        </w:rPr>
      </w:pPr>
    </w:p>
    <w:p w14:paraId="4D4783FB" w14:textId="77777777" w:rsidR="00774472" w:rsidRPr="0045652F" w:rsidRDefault="00774472">
      <w:pPr>
        <w:pStyle w:val="ListBullet"/>
        <w:keepNext/>
        <w:rPr>
          <w:szCs w:val="19"/>
          <w:lang w:val="en-US"/>
        </w:rPr>
      </w:pPr>
      <w:r w:rsidRPr="0045652F">
        <w:rPr>
          <w:szCs w:val="19"/>
          <w:lang w:val="en-US"/>
        </w:rPr>
        <w:t>Specify the HTML page template to be used to format 3270 screens for the browser</w:t>
      </w:r>
    </w:p>
    <w:p w14:paraId="4B9F033C" w14:textId="77777777" w:rsidR="00774472" w:rsidRPr="0045652F" w:rsidRDefault="00774472">
      <w:pPr>
        <w:pStyle w:val="ListBullet"/>
        <w:keepNext/>
        <w:rPr>
          <w:szCs w:val="19"/>
          <w:lang w:val="en-US"/>
        </w:rPr>
      </w:pPr>
      <w:r w:rsidRPr="0045652F">
        <w:rPr>
          <w:szCs w:val="19"/>
          <w:lang w:val="en-US"/>
        </w:rPr>
        <w:t>Specify the directory from which HTML page templates are to be retrieved</w:t>
      </w:r>
    </w:p>
    <w:p w14:paraId="2E4BE07A" w14:textId="77777777" w:rsidR="00774472" w:rsidRPr="0045652F" w:rsidRDefault="00774472">
      <w:pPr>
        <w:pStyle w:val="ListBullet"/>
        <w:rPr>
          <w:lang w:val="en-US"/>
        </w:rPr>
      </w:pPr>
      <w:r w:rsidRPr="0045652F">
        <w:rPr>
          <w:lang w:val="en-US"/>
        </w:rPr>
        <w:t>Send a list of values (a table variable) to an HTML page</w:t>
      </w:r>
    </w:p>
    <w:p w14:paraId="2FEF6D55" w14:textId="77777777" w:rsidR="00774472" w:rsidRPr="0045652F" w:rsidRDefault="00774472">
      <w:pPr>
        <w:pStyle w:val="ListBullet"/>
        <w:keepNext/>
        <w:rPr>
          <w:szCs w:val="19"/>
          <w:lang w:val="en-US"/>
        </w:rPr>
      </w:pPr>
      <w:r w:rsidRPr="0045652F">
        <w:rPr>
          <w:szCs w:val="19"/>
          <w:lang w:val="en-US"/>
        </w:rPr>
        <w:t>Send an outgoing e-mail</w:t>
      </w:r>
    </w:p>
    <w:p w14:paraId="0F421486" w14:textId="77777777" w:rsidR="00774472" w:rsidRPr="0045652F" w:rsidRDefault="00774472">
      <w:pPr>
        <w:pStyle w:val="ListBullet"/>
        <w:keepNext/>
        <w:rPr>
          <w:szCs w:val="19"/>
          <w:lang w:val="en-US"/>
        </w:rPr>
      </w:pPr>
      <w:r w:rsidRPr="0045652F">
        <w:rPr>
          <w:szCs w:val="19"/>
          <w:lang w:val="en-US"/>
        </w:rPr>
        <w:t>Retrieve the contents of an incoming e-mail</w:t>
      </w:r>
    </w:p>
    <w:p w14:paraId="751A0675" w14:textId="77777777" w:rsidR="00774472" w:rsidRPr="0045652F" w:rsidRDefault="00774472">
      <w:pPr>
        <w:pStyle w:val="Heading4"/>
        <w:keepLines/>
        <w:rPr>
          <w:lang w:val="en-US"/>
        </w:rPr>
      </w:pPr>
      <w:bookmarkStart w:id="650" w:name="_Toc93997023"/>
      <w:r w:rsidRPr="0045652F">
        <w:rPr>
          <w:lang w:val="en-US"/>
        </w:rPr>
        <w:t>General format of a 3270 structured field</w:t>
      </w:r>
      <w:bookmarkEnd w:id="650"/>
    </w:p>
    <w:p w14:paraId="0276B609" w14:textId="77777777" w:rsidR="00774472" w:rsidRPr="0045652F" w:rsidRDefault="00774472">
      <w:pPr>
        <w:keepNext/>
        <w:keepLines/>
        <w:rPr>
          <w:szCs w:val="19"/>
          <w:lang w:val="en-US"/>
        </w:rPr>
      </w:pPr>
      <w:r w:rsidRPr="0045652F">
        <w:rPr>
          <w:szCs w:val="19"/>
          <w:lang w:val="en-US"/>
        </w:rPr>
        <w:t>As a general rule, the format of a structured field is as shown below:</w:t>
      </w:r>
    </w:p>
    <w:p w14:paraId="1F3230BE" w14:textId="77777777" w:rsidR="00774472" w:rsidRPr="0045652F" w:rsidRDefault="00774472">
      <w:pPr>
        <w:keepNext/>
        <w:keepLines/>
        <w:rPr>
          <w:szCs w:val="19"/>
          <w:lang w:val="en-US"/>
        </w:rPr>
      </w:pPr>
    </w:p>
    <w:p w14:paraId="6384A8B7" w14:textId="77777777" w:rsidR="00774472" w:rsidRPr="0045652F" w:rsidRDefault="00774472">
      <w:pPr>
        <w:pStyle w:val="Listing"/>
        <w:rPr>
          <w:lang w:val="en-US"/>
        </w:rPr>
      </w:pPr>
      <w:r w:rsidRPr="0045652F">
        <w:rPr>
          <w:lang w:val="en-US"/>
        </w:rPr>
        <w:t>X'nnnnccccdd....dd'</w:t>
      </w:r>
    </w:p>
    <w:p w14:paraId="73494E18" w14:textId="77777777" w:rsidR="00774472" w:rsidRPr="0045652F" w:rsidRDefault="00774472">
      <w:pPr>
        <w:keepNext/>
        <w:keepLines/>
        <w:rPr>
          <w:szCs w:val="19"/>
          <w:lang w:val="en-US"/>
        </w:rPr>
      </w:pPr>
    </w:p>
    <w:p w14:paraId="5E45D1D9" w14:textId="77777777" w:rsidR="00774472" w:rsidRPr="0045652F" w:rsidRDefault="00774472">
      <w:pPr>
        <w:rPr>
          <w:szCs w:val="19"/>
          <w:lang w:val="en-US"/>
        </w:rPr>
      </w:pPr>
      <w:r w:rsidRPr="0045652F">
        <w:rPr>
          <w:szCs w:val="19"/>
          <w:lang w:val="en-US"/>
        </w:rPr>
        <w:t xml:space="preserve">where </w:t>
      </w:r>
      <w:r w:rsidRPr="0045652F">
        <w:rPr>
          <w:b/>
          <w:bCs/>
          <w:i/>
          <w:iCs/>
          <w:szCs w:val="19"/>
          <w:lang w:val="en-US"/>
        </w:rPr>
        <w:t>nnnn</w:t>
      </w:r>
      <w:r w:rsidRPr="0045652F">
        <w:rPr>
          <w:szCs w:val="19"/>
          <w:lang w:val="en-US"/>
        </w:rPr>
        <w:t xml:space="preserve"> represents the length, </w:t>
      </w:r>
      <w:r w:rsidRPr="0045652F">
        <w:rPr>
          <w:b/>
          <w:bCs/>
          <w:i/>
          <w:iCs/>
          <w:szCs w:val="19"/>
          <w:lang w:val="en-US"/>
        </w:rPr>
        <w:t>cccc</w:t>
      </w:r>
      <w:r w:rsidRPr="0045652F">
        <w:rPr>
          <w:szCs w:val="19"/>
          <w:lang w:val="en-US"/>
        </w:rPr>
        <w:t xml:space="preserve"> is the identification code, and </w:t>
      </w:r>
      <w:r w:rsidRPr="0045652F">
        <w:rPr>
          <w:b/>
          <w:bCs/>
          <w:i/>
          <w:iCs/>
          <w:szCs w:val="19"/>
          <w:lang w:val="en-US"/>
        </w:rPr>
        <w:t>dd....dd</w:t>
      </w:r>
      <w:r w:rsidRPr="0045652F">
        <w:rPr>
          <w:szCs w:val="19"/>
          <w:lang w:val="en-US"/>
        </w:rPr>
        <w:t xml:space="preserve"> is the data.  The length includes the length of the </w:t>
      </w:r>
      <w:r w:rsidRPr="0045652F">
        <w:rPr>
          <w:b/>
          <w:bCs/>
          <w:i/>
          <w:iCs/>
          <w:szCs w:val="19"/>
          <w:lang w:val="en-US"/>
        </w:rPr>
        <w:t>nnnn</w:t>
      </w:r>
      <w:r w:rsidRPr="0045652F">
        <w:rPr>
          <w:szCs w:val="19"/>
          <w:lang w:val="en-US"/>
        </w:rPr>
        <w:t xml:space="preserve"> and </w:t>
      </w:r>
      <w:r w:rsidRPr="0045652F">
        <w:rPr>
          <w:b/>
          <w:bCs/>
          <w:i/>
          <w:iCs/>
          <w:szCs w:val="19"/>
          <w:lang w:val="en-US"/>
        </w:rPr>
        <w:t>cccc</w:t>
      </w:r>
      <w:r w:rsidRPr="0045652F">
        <w:rPr>
          <w:szCs w:val="19"/>
          <w:lang w:val="en-US"/>
        </w:rPr>
        <w:t xml:space="preserve"> fields, thus </w:t>
      </w:r>
      <w:r w:rsidRPr="0045652F">
        <w:rPr>
          <w:b/>
          <w:bCs/>
          <w:i/>
          <w:iCs/>
          <w:szCs w:val="19"/>
          <w:lang w:val="en-US"/>
        </w:rPr>
        <w:t>nnnn</w:t>
      </w:r>
      <w:r w:rsidRPr="0045652F">
        <w:rPr>
          <w:szCs w:val="19"/>
          <w:lang w:val="en-US"/>
        </w:rPr>
        <w:t xml:space="preserve"> is always 4 more than the length of the data.</w:t>
      </w:r>
    </w:p>
    <w:p w14:paraId="379057A9" w14:textId="77777777" w:rsidR="00774472" w:rsidRPr="0045652F" w:rsidRDefault="00774472">
      <w:pPr>
        <w:pStyle w:val="Heading4"/>
        <w:keepLines/>
        <w:rPr>
          <w:lang w:val="en-US"/>
        </w:rPr>
      </w:pPr>
      <w:bookmarkStart w:id="651" w:name="_Toc93997024"/>
      <w:r w:rsidRPr="0045652F">
        <w:rPr>
          <w:lang w:val="en-US"/>
        </w:rPr>
        <w:t>Sending structured fields via the Write Structured Field command</w:t>
      </w:r>
      <w:bookmarkEnd w:id="651"/>
    </w:p>
    <w:p w14:paraId="377FC277" w14:textId="77777777" w:rsidR="00774472" w:rsidRPr="0045652F" w:rsidRDefault="00774472">
      <w:pPr>
        <w:keepNext/>
        <w:keepLines/>
        <w:rPr>
          <w:szCs w:val="19"/>
          <w:lang w:val="en-US"/>
        </w:rPr>
      </w:pPr>
      <w:r w:rsidRPr="0045652F">
        <w:rPr>
          <w:szCs w:val="19"/>
          <w:lang w:val="en-US"/>
        </w:rPr>
        <w:t>VIRTEL recognizes that a message contains structured fields whenever the application uses the 3270 command X'F3' (Write Structured Field) to send the message to the terminal.</w:t>
      </w:r>
    </w:p>
    <w:p w14:paraId="3B54216D" w14:textId="77777777" w:rsidR="00774472" w:rsidRPr="0045652F" w:rsidRDefault="00774472">
      <w:pPr>
        <w:keepNext/>
        <w:keepLines/>
        <w:rPr>
          <w:szCs w:val="19"/>
          <w:lang w:val="en-US"/>
        </w:rPr>
      </w:pPr>
    </w:p>
    <w:p w14:paraId="25933667" w14:textId="77777777" w:rsidR="00774472" w:rsidRPr="0045652F" w:rsidRDefault="00774472">
      <w:pPr>
        <w:keepNext/>
        <w:keepLines/>
        <w:tabs>
          <w:tab w:val="left" w:pos="2090"/>
          <w:tab w:val="left" w:pos="2270"/>
          <w:tab w:val="left" w:pos="3170"/>
        </w:tabs>
        <w:rPr>
          <w:szCs w:val="19"/>
          <w:lang w:val="en-US"/>
        </w:rPr>
      </w:pPr>
      <w:r w:rsidRPr="0045652F">
        <w:rPr>
          <w:szCs w:val="19"/>
          <w:lang w:val="en-US"/>
        </w:rPr>
        <w:fldChar w:fldCharType="begin"/>
      </w:r>
      <w:r w:rsidRPr="0045652F">
        <w:rPr>
          <w:szCs w:val="19"/>
          <w:lang w:val="en-US"/>
        </w:rPr>
        <w:instrText xml:space="preserve"> XE "STRFIELD" </w:instrText>
      </w:r>
      <w:r w:rsidRPr="0045652F">
        <w:rPr>
          <w:szCs w:val="19"/>
          <w:lang w:val="en-US"/>
        </w:rPr>
        <w:fldChar w:fldCharType="end"/>
      </w:r>
      <w:r w:rsidRPr="0045652F">
        <w:rPr>
          <w:szCs w:val="19"/>
          <w:lang w:val="en-US"/>
        </w:rPr>
        <w:t>For CICS applications, the STRFIELD option of the EXEC CICS SEND command requests CICS to send the message using command code X'F3':</w:t>
      </w:r>
    </w:p>
    <w:p w14:paraId="1B9AE529" w14:textId="77777777" w:rsidR="00774472" w:rsidRPr="0045652F" w:rsidRDefault="00774472">
      <w:pPr>
        <w:keepNext/>
        <w:keepLines/>
        <w:tabs>
          <w:tab w:val="left" w:pos="2090"/>
          <w:tab w:val="left" w:pos="2270"/>
          <w:tab w:val="left" w:pos="3170"/>
        </w:tabs>
        <w:rPr>
          <w:lang w:val="en-US"/>
        </w:rPr>
      </w:pPr>
    </w:p>
    <w:p w14:paraId="20562446" w14:textId="77777777" w:rsidR="00774472" w:rsidRPr="0045652F" w:rsidRDefault="00774472">
      <w:pPr>
        <w:pStyle w:val="Listing"/>
        <w:rPr>
          <w:lang w:val="en-US"/>
        </w:rPr>
      </w:pPr>
      <w:r w:rsidRPr="0045652F">
        <w:rPr>
          <w:lang w:val="en-US"/>
        </w:rPr>
        <w:tab/>
      </w:r>
      <w:r w:rsidRPr="0045652F">
        <w:rPr>
          <w:lang w:val="en-US"/>
        </w:rPr>
        <w:tab/>
        <w:t xml:space="preserve">EXEC CICS SEND </w:t>
      </w:r>
      <w:r w:rsidRPr="0045652F">
        <w:rPr>
          <w:lang w:val="en-US"/>
        </w:rPr>
        <w:tab/>
        <w:t>FROM(DATA1)</w:t>
      </w:r>
    </w:p>
    <w:p w14:paraId="23BA44C2" w14:textId="77777777" w:rsidR="00774472" w:rsidRPr="0045652F" w:rsidRDefault="00774472">
      <w:pPr>
        <w:pStyle w:val="Listing"/>
        <w:rPr>
          <w:lang w:val="en-US"/>
        </w:rPr>
      </w:pPr>
      <w:r w:rsidRPr="0045652F">
        <w:rPr>
          <w:lang w:val="en-US"/>
        </w:rPr>
        <w:tab/>
      </w:r>
      <w:r w:rsidRPr="0045652F">
        <w:rPr>
          <w:lang w:val="en-US"/>
        </w:rPr>
        <w:tab/>
      </w:r>
      <w:r w:rsidRPr="0045652F">
        <w:rPr>
          <w:lang w:val="en-US"/>
        </w:rPr>
        <w:tab/>
      </w:r>
      <w:r w:rsidRPr="0045652F">
        <w:rPr>
          <w:lang w:val="en-US"/>
        </w:rPr>
        <w:tab/>
      </w:r>
      <w:r w:rsidRPr="0045652F">
        <w:rPr>
          <w:lang w:val="en-US"/>
        </w:rPr>
        <w:tab/>
        <w:t>LENGTH(LENGTH OF DATA1)</w:t>
      </w:r>
    </w:p>
    <w:p w14:paraId="3BEC8A36" w14:textId="77777777" w:rsidR="00774472" w:rsidRPr="0045652F" w:rsidRDefault="00774472">
      <w:pPr>
        <w:pStyle w:val="Listing"/>
        <w:rPr>
          <w:lang w:val="en-US"/>
        </w:rPr>
      </w:pPr>
      <w:r w:rsidRPr="0045652F">
        <w:rPr>
          <w:lang w:val="en-US"/>
        </w:rPr>
        <w:tab/>
      </w:r>
      <w:r w:rsidRPr="0045652F">
        <w:rPr>
          <w:lang w:val="en-US"/>
        </w:rPr>
        <w:tab/>
      </w:r>
      <w:r w:rsidRPr="0045652F">
        <w:rPr>
          <w:lang w:val="en-US"/>
        </w:rPr>
        <w:tab/>
      </w:r>
      <w:r w:rsidRPr="0045652F">
        <w:rPr>
          <w:lang w:val="en-US"/>
        </w:rPr>
        <w:tab/>
      </w:r>
      <w:r w:rsidRPr="0045652F">
        <w:rPr>
          <w:lang w:val="en-US"/>
        </w:rPr>
        <w:tab/>
        <w:t>STRFIELD</w:t>
      </w:r>
    </w:p>
    <w:p w14:paraId="7C7F1B3F" w14:textId="77777777" w:rsidR="00774472" w:rsidRPr="0045652F" w:rsidRDefault="00774472">
      <w:pPr>
        <w:pStyle w:val="Listing"/>
        <w:rPr>
          <w:lang w:val="en-US"/>
        </w:rPr>
      </w:pPr>
      <w:r w:rsidRPr="0045652F">
        <w:rPr>
          <w:lang w:val="en-US"/>
        </w:rPr>
        <w:tab/>
      </w:r>
      <w:r w:rsidRPr="0045652F">
        <w:rPr>
          <w:lang w:val="en-US"/>
        </w:rPr>
        <w:tab/>
        <w:t>END-EXEC.</w:t>
      </w:r>
    </w:p>
    <w:p w14:paraId="334533BA" w14:textId="77777777" w:rsidR="00774472" w:rsidRPr="0045652F" w:rsidRDefault="00774472">
      <w:pPr>
        <w:keepNext/>
        <w:keepLines/>
        <w:rPr>
          <w:szCs w:val="19"/>
          <w:lang w:val="en-US"/>
        </w:rPr>
      </w:pPr>
    </w:p>
    <w:p w14:paraId="00DE3985" w14:textId="77777777" w:rsidR="00774472" w:rsidRPr="0045652F" w:rsidRDefault="00774472">
      <w:pPr>
        <w:rPr>
          <w:szCs w:val="19"/>
          <w:lang w:val="en-US"/>
        </w:rPr>
      </w:pPr>
      <w:r w:rsidRPr="0045652F">
        <w:rPr>
          <w:szCs w:val="19"/>
          <w:lang w:val="en-US"/>
        </w:rPr>
        <w:t>For non-CICS applications, the appropriate method of generating a Write Structured Field command should be used.  It is also possible to convert a normal message into a structured field message by means of VIRTEL exit 4 (outbound message exit).</w:t>
      </w:r>
    </w:p>
    <w:p w14:paraId="685159B6" w14:textId="77777777" w:rsidR="00774472" w:rsidRPr="0045652F" w:rsidRDefault="00774472">
      <w:pPr>
        <w:pStyle w:val="Heading4"/>
        <w:keepLines/>
        <w:rPr>
          <w:lang w:val="en-US"/>
        </w:rPr>
      </w:pPr>
      <w:bookmarkStart w:id="652" w:name="_Toc93997025"/>
      <w:r w:rsidRPr="0045652F">
        <w:rPr>
          <w:lang w:val="en-US"/>
        </w:rPr>
        <w:t>Sending structured fields using the SRTVIRTEL prefix</w:t>
      </w:r>
      <w:bookmarkEnd w:id="652"/>
    </w:p>
    <w:p w14:paraId="13EB9661" w14:textId="77777777" w:rsidR="00774472" w:rsidRPr="0045652F" w:rsidRDefault="00774472">
      <w:pPr>
        <w:keepNext/>
        <w:keepLines/>
        <w:rPr>
          <w:szCs w:val="19"/>
          <w:lang w:val="en-US"/>
        </w:rPr>
      </w:pPr>
      <w:r w:rsidRPr="0045652F">
        <w:rPr>
          <w:szCs w:val="19"/>
          <w:lang w:val="en-US"/>
        </w:rPr>
        <w:fldChar w:fldCharType="begin"/>
      </w:r>
      <w:r w:rsidRPr="0045652F">
        <w:rPr>
          <w:szCs w:val="19"/>
          <w:lang w:val="en-US"/>
        </w:rPr>
        <w:instrText xml:space="preserve"> XE "Structured field:SRTVIRTEL" </w:instrText>
      </w:r>
      <w:r w:rsidRPr="0045652F">
        <w:rPr>
          <w:szCs w:val="19"/>
          <w:lang w:val="en-US"/>
        </w:rPr>
        <w:fldChar w:fldCharType="end"/>
      </w:r>
      <w:r w:rsidRPr="0045652F">
        <w:rPr>
          <w:szCs w:val="19"/>
          <w:lang w:val="en-US"/>
        </w:rPr>
        <w:fldChar w:fldCharType="begin"/>
      </w:r>
      <w:r w:rsidRPr="0045652F">
        <w:rPr>
          <w:szCs w:val="19"/>
          <w:lang w:val="en-US"/>
        </w:rPr>
        <w:instrText xml:space="preserve"> XE "SRTVIRTEL" </w:instrText>
      </w:r>
      <w:r w:rsidRPr="0045652F">
        <w:rPr>
          <w:szCs w:val="19"/>
          <w:lang w:val="en-US"/>
        </w:rPr>
        <w:fldChar w:fldCharType="end"/>
      </w:r>
      <w:r w:rsidRPr="0045652F">
        <w:rPr>
          <w:szCs w:val="19"/>
          <w:lang w:val="en-US"/>
        </w:rPr>
        <w:t>If the application monitor does not support the X'F3' (Write Structured Field) command for sending structured fields (for example, IMS), VIRTEL provides an alternative method for processing structured field data.  If the 3270 message begins with the special header:</w:t>
      </w:r>
      <w:r w:rsidRPr="0045652F">
        <w:rPr>
          <w:szCs w:val="19"/>
          <w:lang w:val="en-US"/>
        </w:rPr>
        <w:cr/>
      </w:r>
    </w:p>
    <w:p w14:paraId="4FF4BE76" w14:textId="77777777" w:rsidR="00774472" w:rsidRPr="0045652F" w:rsidRDefault="00774472">
      <w:pPr>
        <w:pStyle w:val="Listing"/>
        <w:rPr>
          <w:lang w:val="en-US"/>
        </w:rPr>
      </w:pPr>
      <w:r w:rsidRPr="0045652F">
        <w:rPr>
          <w:lang w:val="en-US"/>
        </w:rPr>
        <w:t>X'1140401D40',C'SRTVIRTEL',X'11404B'</w:t>
      </w:r>
    </w:p>
    <w:p w14:paraId="7B3B89AF" w14:textId="77777777" w:rsidR="00774472" w:rsidRPr="0045652F" w:rsidRDefault="00774472">
      <w:pPr>
        <w:keepNext/>
        <w:keepLines/>
        <w:rPr>
          <w:szCs w:val="19"/>
          <w:lang w:val="en-US"/>
        </w:rPr>
      </w:pPr>
    </w:p>
    <w:p w14:paraId="361DF017" w14:textId="77777777" w:rsidR="00774472" w:rsidRPr="0045652F" w:rsidRDefault="00774472">
      <w:pPr>
        <w:keepNext/>
        <w:keepLines/>
        <w:rPr>
          <w:szCs w:val="19"/>
          <w:lang w:val="en-US"/>
        </w:rPr>
      </w:pPr>
      <w:r w:rsidRPr="0045652F">
        <w:rPr>
          <w:szCs w:val="19"/>
          <w:lang w:val="en-US"/>
        </w:rPr>
        <w:t>then VIRTEL treats the remainder of the message as structured fields.</w:t>
      </w:r>
      <w:r w:rsidRPr="0045652F">
        <w:rPr>
          <w:szCs w:val="19"/>
          <w:lang w:val="en-US"/>
        </w:rPr>
        <w:cr/>
      </w:r>
    </w:p>
    <w:p w14:paraId="35908363" w14:textId="77777777" w:rsidR="00774472" w:rsidRPr="0045652F" w:rsidRDefault="00774472">
      <w:pPr>
        <w:keepNext/>
        <w:keepLines/>
        <w:rPr>
          <w:szCs w:val="19"/>
          <w:lang w:val="en-US"/>
        </w:rPr>
      </w:pPr>
      <w:r w:rsidRPr="0045652F">
        <w:rPr>
          <w:szCs w:val="19"/>
          <w:lang w:val="en-US"/>
        </w:rPr>
        <w:t>The SRTVIRTEL header is built by the application, and the application monitor adds 3270 command byte X'F1' (Write), X'F5' (Erase/Write), or X'7E' (Erase/Write Alternate), followed by an appropriate WCC (Write Control Character).</w:t>
      </w:r>
    </w:p>
    <w:p w14:paraId="040D4F6D" w14:textId="77777777" w:rsidR="00774472" w:rsidRPr="0045652F" w:rsidRDefault="00774472">
      <w:pPr>
        <w:keepNext/>
        <w:keepLines/>
        <w:rPr>
          <w:szCs w:val="19"/>
          <w:lang w:val="en-US"/>
        </w:rPr>
      </w:pPr>
    </w:p>
    <w:p w14:paraId="0DACAFA4" w14:textId="77777777" w:rsidR="00774472" w:rsidRPr="0045652F" w:rsidRDefault="00774472">
      <w:pPr>
        <w:keepNext/>
        <w:keepLines/>
        <w:rPr>
          <w:szCs w:val="19"/>
          <w:lang w:val="en-US"/>
        </w:rPr>
      </w:pPr>
      <w:r w:rsidRPr="0045652F">
        <w:rPr>
          <w:szCs w:val="19"/>
          <w:lang w:val="en-US"/>
        </w:rPr>
        <w:t>For example,</w:t>
      </w:r>
      <w:r w:rsidRPr="0045652F">
        <w:rPr>
          <w:szCs w:val="19"/>
          <w:lang w:val="en-US"/>
        </w:rPr>
        <w:cr/>
      </w:r>
    </w:p>
    <w:p w14:paraId="34DACC0B" w14:textId="77777777" w:rsidR="00774472" w:rsidRPr="0045652F" w:rsidRDefault="00774472">
      <w:pPr>
        <w:keepNext/>
        <w:keepLines/>
        <w:rPr>
          <w:szCs w:val="19"/>
          <w:lang w:val="en-US"/>
        </w:rPr>
      </w:pPr>
      <w:r w:rsidRPr="0045652F">
        <w:rPr>
          <w:szCs w:val="19"/>
          <w:lang w:val="en-US"/>
        </w:rPr>
        <w:t>F1 C3 1140401D40 C'SRTVIRTEL' 11404B 0016 FAE5 08 08 E3D9F0F0F0F0F0F1 818683A796A34040</w:t>
      </w:r>
      <w:r w:rsidRPr="0045652F">
        <w:rPr>
          <w:szCs w:val="19"/>
          <w:lang w:val="en-US"/>
        </w:rPr>
        <w:cr/>
      </w:r>
    </w:p>
    <w:p w14:paraId="48D294F1" w14:textId="77777777" w:rsidR="00774472" w:rsidRPr="0045652F" w:rsidRDefault="00774472">
      <w:pPr>
        <w:keepNext/>
        <w:keepLines/>
        <w:rPr>
          <w:szCs w:val="19"/>
          <w:lang w:val="en-US"/>
        </w:rPr>
      </w:pPr>
      <w:r w:rsidRPr="0045652F">
        <w:rPr>
          <w:szCs w:val="19"/>
          <w:lang w:val="en-US"/>
        </w:rPr>
        <w:t>is processed identically to:</w:t>
      </w:r>
      <w:r w:rsidRPr="0045652F">
        <w:rPr>
          <w:szCs w:val="19"/>
          <w:lang w:val="en-US"/>
        </w:rPr>
        <w:cr/>
      </w:r>
      <w:r w:rsidRPr="0045652F">
        <w:rPr>
          <w:szCs w:val="19"/>
          <w:lang w:val="en-US"/>
        </w:rPr>
        <w:cr/>
        <w:t>F3 0016 FAE5 08 08 E3D9F0F0F0F0F0F1 818683A796A34040</w:t>
      </w:r>
      <w:r w:rsidRPr="0045652F">
        <w:rPr>
          <w:szCs w:val="19"/>
          <w:lang w:val="en-US"/>
        </w:rPr>
        <w:cr/>
      </w:r>
    </w:p>
    <w:p w14:paraId="51A8BE50" w14:textId="77777777" w:rsidR="00774472" w:rsidRPr="0045652F" w:rsidRDefault="00774472">
      <w:pPr>
        <w:pStyle w:val="Heading3"/>
        <w:pageBreakBefore/>
        <w:tabs>
          <w:tab w:val="num" w:pos="2781"/>
        </w:tabs>
        <w:rPr>
          <w:szCs w:val="23"/>
          <w:lang w:val="en-US"/>
        </w:rPr>
      </w:pPr>
      <w:bookmarkStart w:id="653" w:name="_Toc373484943"/>
      <w:r w:rsidRPr="0045652F">
        <w:rPr>
          <w:szCs w:val="23"/>
          <w:lang w:val="en-US"/>
        </w:rPr>
        <w:t>How to determine if running under VIRTEL</w:t>
      </w:r>
      <w:bookmarkEnd w:id="653"/>
    </w:p>
    <w:p w14:paraId="5199D7F5" w14:textId="77777777" w:rsidR="00774472" w:rsidRPr="0045652F" w:rsidRDefault="00774472">
      <w:pPr>
        <w:rPr>
          <w:szCs w:val="19"/>
          <w:lang w:val="en-US"/>
        </w:rPr>
      </w:pPr>
      <w:r w:rsidRPr="0045652F">
        <w:rPr>
          <w:szCs w:val="19"/>
          <w:lang w:val="en-US"/>
        </w:rPr>
        <w:fldChar w:fldCharType="begin"/>
      </w:r>
      <w:r w:rsidRPr="0045652F">
        <w:rPr>
          <w:szCs w:val="19"/>
          <w:lang w:val="en-US"/>
        </w:rPr>
        <w:instrText xml:space="preserve"> XE "Detecting Virtel" </w:instrText>
      </w:r>
      <w:r w:rsidRPr="0045652F">
        <w:rPr>
          <w:szCs w:val="19"/>
          <w:lang w:val="en-US"/>
        </w:rPr>
        <w:fldChar w:fldCharType="end"/>
      </w:r>
      <w:r w:rsidRPr="0045652F">
        <w:rPr>
          <w:szCs w:val="19"/>
          <w:lang w:val="en-US"/>
        </w:rPr>
        <w:fldChar w:fldCharType="begin"/>
      </w:r>
      <w:r w:rsidRPr="0045652F">
        <w:rPr>
          <w:szCs w:val="19"/>
          <w:lang w:val="en-US"/>
        </w:rPr>
        <w:instrText xml:space="preserve"> XE "Structured field:How to detect Virtel" </w:instrText>
      </w:r>
      <w:r w:rsidRPr="0045652F">
        <w:rPr>
          <w:szCs w:val="19"/>
          <w:lang w:val="en-US"/>
        </w:rPr>
        <w:fldChar w:fldCharType="end"/>
      </w:r>
      <w:r w:rsidRPr="0045652F">
        <w:rPr>
          <w:szCs w:val="19"/>
          <w:lang w:val="en-US"/>
        </w:rPr>
        <w:t>Because the structured fields described in this chapter are understood only by VIRTEL and not by regular 3270 terminals, your application will need to determine whether it is communicating with a VIRTEL pseudo-terminal before writing a VIRTEL structured field. This section describes some techniques that your application can use to decide if it is communicating with VIRTEL pseudo-terminal or with a regular 3270 terminal.</w:t>
      </w:r>
    </w:p>
    <w:p w14:paraId="15FEA421" w14:textId="77777777" w:rsidR="00774472" w:rsidRPr="0045652F" w:rsidRDefault="00774472">
      <w:pPr>
        <w:pStyle w:val="Heading4"/>
        <w:keepLines/>
        <w:rPr>
          <w:lang w:val="en-US"/>
        </w:rPr>
      </w:pPr>
      <w:r w:rsidRPr="0045652F">
        <w:rPr>
          <w:lang w:val="en-US"/>
        </w:rPr>
        <w:t>Use a different transaction code</w:t>
      </w:r>
    </w:p>
    <w:p w14:paraId="64EB3C76" w14:textId="77777777" w:rsidR="00774472" w:rsidRPr="0045652F" w:rsidRDefault="00774472">
      <w:pPr>
        <w:keepNext/>
        <w:keepLines/>
        <w:rPr>
          <w:lang w:val="en-US"/>
        </w:rPr>
      </w:pPr>
      <w:r w:rsidRPr="0045652F">
        <w:rPr>
          <w:lang w:val="en-US"/>
        </w:rPr>
        <w:t>By defining two different transaction codes which invoke the same CICS application program (for example, DEMO for 3270, and VEMO for VIRTEL), the application can test the field EIBTRNID to determine if it is running under VIRTEL.</w:t>
      </w:r>
    </w:p>
    <w:p w14:paraId="2F7B56BB" w14:textId="77777777" w:rsidR="00774472" w:rsidRPr="0045652F" w:rsidRDefault="00774472">
      <w:pPr>
        <w:pStyle w:val="ecran0"/>
        <w:rPr>
          <w:lang w:val="en-US"/>
        </w:rPr>
      </w:pPr>
      <w:r w:rsidRPr="0045652F">
        <w:rPr>
          <w:lang w:val="en-US"/>
        </w:rPr>
        <w:t>The figure below shows sample DFHCSDUP statements to associate two transaction codes (DEMO and VEMO) with a single application program DEMOPROG:</w:t>
      </w:r>
    </w:p>
    <w:p w14:paraId="29BB11F0" w14:textId="77777777" w:rsidR="00774472" w:rsidRPr="0045652F" w:rsidRDefault="00774472">
      <w:pPr>
        <w:pStyle w:val="Listing"/>
        <w:rPr>
          <w:lang w:val="en-US"/>
        </w:rPr>
      </w:pPr>
      <w:r w:rsidRPr="0045652F">
        <w:rPr>
          <w:lang w:val="en-US"/>
        </w:rPr>
        <w:t xml:space="preserve">DEFINE TRANSACTION(DEMO) GROUP(DEMOGRP)                              </w:t>
      </w:r>
    </w:p>
    <w:p w14:paraId="08ABDB0A" w14:textId="77777777" w:rsidR="00774472" w:rsidRPr="0045652F" w:rsidRDefault="00774472">
      <w:pPr>
        <w:pStyle w:val="Listing"/>
        <w:rPr>
          <w:lang w:val="en-US"/>
        </w:rPr>
      </w:pPr>
      <w:r w:rsidRPr="0045652F">
        <w:rPr>
          <w:lang w:val="en-US"/>
        </w:rPr>
        <w:t xml:space="preserve">       PROGRAM(DEMOPROG) PROFILE(DFHCICST) STATUS(ENABLED)           </w:t>
      </w:r>
    </w:p>
    <w:p w14:paraId="43FEC09C" w14:textId="77777777" w:rsidR="00774472" w:rsidRPr="0045652F" w:rsidRDefault="00774472">
      <w:pPr>
        <w:pStyle w:val="Listing"/>
        <w:rPr>
          <w:lang w:val="en-US"/>
        </w:rPr>
      </w:pPr>
      <w:r w:rsidRPr="0045652F">
        <w:rPr>
          <w:lang w:val="en-US"/>
        </w:rPr>
        <w:t>DEFINE TRANSACTION(</w:t>
      </w:r>
      <w:r w:rsidRPr="0045652F">
        <w:rPr>
          <w:b/>
          <w:bCs/>
          <w:lang w:val="en-US"/>
        </w:rPr>
        <w:t>VEMO</w:t>
      </w:r>
      <w:r w:rsidRPr="0045652F">
        <w:rPr>
          <w:lang w:val="en-US"/>
        </w:rPr>
        <w:t xml:space="preserve">) GROUP(DEMOGRP)                              </w:t>
      </w:r>
    </w:p>
    <w:p w14:paraId="1F30006F" w14:textId="77777777" w:rsidR="00774472" w:rsidRPr="0045652F" w:rsidRDefault="00774472">
      <w:pPr>
        <w:pStyle w:val="Listing"/>
        <w:rPr>
          <w:lang w:val="en-US"/>
        </w:rPr>
      </w:pPr>
      <w:r w:rsidRPr="0045652F">
        <w:rPr>
          <w:lang w:val="en-US"/>
        </w:rPr>
        <w:t xml:space="preserve">       PROGRAM(DEMOPROG) PROFILE(DFHCICST) STATUS(ENABLED)           </w:t>
      </w:r>
    </w:p>
    <w:p w14:paraId="0F8D5B0C" w14:textId="77777777" w:rsidR="00774472" w:rsidRPr="0045652F" w:rsidRDefault="00774472">
      <w:pPr>
        <w:pStyle w:val="Caption"/>
        <w:keepNext/>
        <w:keepLines/>
        <w:rPr>
          <w:szCs w:val="19"/>
          <w:lang w:val="en-US"/>
        </w:rPr>
      </w:pPr>
      <w:bookmarkStart w:id="654" w:name="_Toc37348512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w:t>
      </w:r>
      <w:r w:rsidRPr="0045652F">
        <w:rPr>
          <w:lang w:val="en-US"/>
        </w:rPr>
        <w:fldChar w:fldCharType="end"/>
      </w:r>
      <w:r w:rsidRPr="0045652F">
        <w:rPr>
          <w:szCs w:val="19"/>
          <w:lang w:val="en-US"/>
        </w:rPr>
        <w:t xml:space="preserve"> Defining an alternate CICS transaction code for an application</w:t>
      </w:r>
      <w:bookmarkEnd w:id="654"/>
    </w:p>
    <w:p w14:paraId="3CEAA218" w14:textId="77777777" w:rsidR="00774472" w:rsidRPr="0045652F" w:rsidRDefault="00774472">
      <w:pPr>
        <w:pStyle w:val="ecran0"/>
        <w:rPr>
          <w:lang w:val="en-US"/>
        </w:rPr>
      </w:pPr>
      <w:r w:rsidRPr="0045652F">
        <w:rPr>
          <w:lang w:val="en-US"/>
        </w:rPr>
        <w:t>The figure below shows sample VIRCONF statements to define a VIRTEL transaction which starts the application using the CICS transaction code VEMO:</w:t>
      </w:r>
    </w:p>
    <w:p w14:paraId="1059382E" w14:textId="77777777" w:rsidR="00774472" w:rsidRPr="0045652F" w:rsidRDefault="00774472">
      <w:pPr>
        <w:pStyle w:val="Listing"/>
        <w:rPr>
          <w:lang w:val="en-US"/>
        </w:rPr>
      </w:pPr>
      <w:r w:rsidRPr="0045652F">
        <w:rPr>
          <w:lang w:val="en-US"/>
        </w:rPr>
        <w:t xml:space="preserve">      TRANSACT ID=CLI-10,                                               </w:t>
      </w:r>
    </w:p>
    <w:p w14:paraId="49CCFECC" w14:textId="77777777" w:rsidR="00774472" w:rsidRPr="0045652F" w:rsidRDefault="00774472">
      <w:pPr>
        <w:pStyle w:val="Listing"/>
        <w:rPr>
          <w:lang w:val="en-US"/>
        </w:rPr>
      </w:pPr>
      <w:r w:rsidRPr="0045652F">
        <w:rPr>
          <w:lang w:val="en-US"/>
        </w:rPr>
        <w:t xml:space="preserve">               NAME='CICS',                                             </w:t>
      </w:r>
    </w:p>
    <w:p w14:paraId="5857B9E4" w14:textId="77777777" w:rsidR="00774472" w:rsidRPr="0045652F" w:rsidRDefault="00774472">
      <w:pPr>
        <w:pStyle w:val="Listing"/>
        <w:rPr>
          <w:lang w:val="en-US"/>
        </w:rPr>
      </w:pPr>
      <w:r w:rsidRPr="0045652F">
        <w:rPr>
          <w:lang w:val="en-US"/>
        </w:rPr>
        <w:t xml:space="preserve">               DESC='Logon to DEMO application',                        </w:t>
      </w:r>
    </w:p>
    <w:p w14:paraId="38833B3E" w14:textId="77777777" w:rsidR="00774472" w:rsidRPr="0045652F" w:rsidRDefault="00774472">
      <w:pPr>
        <w:pStyle w:val="Listing"/>
        <w:rPr>
          <w:lang w:val="en-US"/>
        </w:rPr>
      </w:pPr>
      <w:r w:rsidRPr="0045652F">
        <w:rPr>
          <w:lang w:val="en-US"/>
        </w:rPr>
        <w:t xml:space="preserve">               APPL=DBDCCICS,                                           </w:t>
      </w:r>
    </w:p>
    <w:p w14:paraId="1D848414" w14:textId="77777777" w:rsidR="00774472" w:rsidRPr="0045652F" w:rsidRDefault="00774472">
      <w:pPr>
        <w:pStyle w:val="Listing"/>
        <w:rPr>
          <w:lang w:val="en-US"/>
        </w:rPr>
      </w:pPr>
      <w:r w:rsidRPr="0045652F">
        <w:rPr>
          <w:lang w:val="en-US"/>
        </w:rPr>
        <w:t xml:space="preserve">               TYPE=1,                                                  </w:t>
      </w:r>
    </w:p>
    <w:p w14:paraId="7FCBC2D6" w14:textId="77777777" w:rsidR="00774472" w:rsidRPr="0045652F" w:rsidRDefault="00774472">
      <w:pPr>
        <w:pStyle w:val="Listing"/>
        <w:rPr>
          <w:lang w:val="en-US"/>
        </w:rPr>
      </w:pPr>
      <w:r w:rsidRPr="0045652F">
        <w:rPr>
          <w:lang w:val="en-US"/>
        </w:rPr>
        <w:t xml:space="preserve">               TERMINAL=CLVTA,                                          </w:t>
      </w:r>
    </w:p>
    <w:p w14:paraId="46FE8833" w14:textId="77777777" w:rsidR="00774472" w:rsidRPr="0045652F" w:rsidRDefault="00774472">
      <w:pPr>
        <w:pStyle w:val="Listing"/>
        <w:rPr>
          <w:lang w:val="en-US"/>
        </w:rPr>
      </w:pPr>
      <w:r w:rsidRPr="0045652F">
        <w:rPr>
          <w:lang w:val="en-US"/>
        </w:rPr>
        <w:t xml:space="preserve">               STARTUP=1,                                               </w:t>
      </w:r>
    </w:p>
    <w:p w14:paraId="2DBBDB21" w14:textId="77777777" w:rsidR="00774472" w:rsidRPr="0045652F" w:rsidRDefault="00774472">
      <w:pPr>
        <w:pStyle w:val="Listing"/>
        <w:rPr>
          <w:lang w:val="en-US"/>
        </w:rPr>
      </w:pPr>
      <w:r w:rsidRPr="0045652F">
        <w:rPr>
          <w:lang w:val="en-US"/>
        </w:rPr>
        <w:t xml:space="preserve">               SECURITY=1,                                              </w:t>
      </w:r>
    </w:p>
    <w:p w14:paraId="1AD24939" w14:textId="77777777" w:rsidR="00774472" w:rsidRPr="0045652F" w:rsidRDefault="00774472">
      <w:pPr>
        <w:pStyle w:val="Listing"/>
        <w:rPr>
          <w:lang w:val="en-US"/>
        </w:rPr>
      </w:pPr>
      <w:r w:rsidRPr="0045652F">
        <w:rPr>
          <w:lang w:val="en-US"/>
        </w:rPr>
        <w:t xml:space="preserve">               TIOASTA="Signon&amp;/W&amp;*7D4C7D&amp;'114BE9'&amp;U&amp;'114CF9'&amp;P&amp;/Acompl-</w:t>
      </w:r>
    </w:p>
    <w:p w14:paraId="104FC715" w14:textId="77777777" w:rsidR="00774472" w:rsidRPr="0045652F" w:rsidRDefault="00774472">
      <w:pPr>
        <w:pStyle w:val="Listing"/>
        <w:rPr>
          <w:lang w:val="en-US"/>
        </w:rPr>
      </w:pPr>
      <w:r w:rsidRPr="0045652F">
        <w:rPr>
          <w:lang w:val="en-US"/>
        </w:rPr>
        <w:t xml:space="preserve">               ete&amp;/W </w:t>
      </w:r>
      <w:r w:rsidRPr="0045652F">
        <w:rPr>
          <w:b/>
          <w:bCs/>
          <w:lang w:val="en-US"/>
        </w:rPr>
        <w:t>VEMO</w:t>
      </w:r>
      <w:r w:rsidRPr="0045652F">
        <w:rPr>
          <w:lang w:val="en-US"/>
        </w:rPr>
        <w:t xml:space="preserve">&amp;/A"                                          </w:t>
      </w:r>
    </w:p>
    <w:p w14:paraId="5F952D05" w14:textId="77777777" w:rsidR="00774472" w:rsidRPr="0045652F" w:rsidRDefault="00774472">
      <w:pPr>
        <w:pStyle w:val="Caption"/>
        <w:keepNext/>
        <w:keepLines/>
        <w:rPr>
          <w:szCs w:val="19"/>
          <w:lang w:val="en-US"/>
        </w:rPr>
      </w:pPr>
      <w:bookmarkStart w:id="655" w:name="_Toc373485124"/>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w:t>
      </w:r>
      <w:r w:rsidRPr="0045652F">
        <w:rPr>
          <w:lang w:val="en-US"/>
        </w:rPr>
        <w:fldChar w:fldCharType="end"/>
      </w:r>
      <w:r w:rsidRPr="0045652F">
        <w:rPr>
          <w:szCs w:val="19"/>
          <w:lang w:val="en-US"/>
        </w:rPr>
        <w:t xml:space="preserve"> Invoking the alternate transaction code from VIRTEL</w:t>
      </w:r>
      <w:bookmarkEnd w:id="655"/>
    </w:p>
    <w:p w14:paraId="78ED0216" w14:textId="77777777" w:rsidR="00774472" w:rsidRPr="0045652F" w:rsidRDefault="00774472">
      <w:pPr>
        <w:pStyle w:val="ecran0"/>
        <w:rPr>
          <w:lang w:val="en-US"/>
        </w:rPr>
      </w:pPr>
      <w:r w:rsidRPr="0045652F">
        <w:rPr>
          <w:lang w:val="en-US"/>
        </w:rPr>
        <w:t>The figure below shows sample COBOL statements which allow the DEMOPROG program to take different actions based upon the CICS transaction code:</w:t>
      </w:r>
    </w:p>
    <w:p w14:paraId="37760E10" w14:textId="77777777" w:rsidR="00774472" w:rsidRPr="0045652F" w:rsidRDefault="00774472">
      <w:pPr>
        <w:pStyle w:val="Listing"/>
        <w:rPr>
          <w:rFonts w:ascii="Verdana" w:hAnsi="Verdana"/>
          <w:b/>
          <w:bCs/>
          <w:i/>
          <w:iCs/>
          <w:lang w:val="en-US"/>
        </w:rPr>
      </w:pPr>
      <w:r w:rsidRPr="0045652F">
        <w:rPr>
          <w:rFonts w:ascii="Verdana" w:hAnsi="Verdana"/>
          <w:b/>
          <w:bCs/>
          <w:i/>
          <w:iCs/>
          <w:lang w:val="en-US"/>
        </w:rPr>
        <w:t>in Working-Storage:</w:t>
      </w:r>
    </w:p>
    <w:p w14:paraId="47065042" w14:textId="77777777" w:rsidR="00774472" w:rsidRPr="0045652F" w:rsidRDefault="00774472">
      <w:pPr>
        <w:pStyle w:val="Listing"/>
        <w:rPr>
          <w:lang w:val="en-US"/>
        </w:rPr>
      </w:pPr>
      <w:r w:rsidRPr="0045652F">
        <w:rPr>
          <w:lang w:val="en-US"/>
        </w:rPr>
        <w:t xml:space="preserve">       01  THIS-IS-VIRTEL-CALL-SW       PIC X.                          </w:t>
      </w:r>
    </w:p>
    <w:p w14:paraId="5841C2A6" w14:textId="77777777" w:rsidR="00774472" w:rsidRPr="0045652F" w:rsidRDefault="00774472">
      <w:pPr>
        <w:pStyle w:val="Listing"/>
        <w:rPr>
          <w:lang w:val="en-US"/>
        </w:rPr>
      </w:pPr>
      <w:r w:rsidRPr="0045652F">
        <w:rPr>
          <w:lang w:val="en-US"/>
        </w:rPr>
        <w:t xml:space="preserve">           88  THIS-IS-VIRTEL-CALL      VALUE 'Y'.                      </w:t>
      </w:r>
    </w:p>
    <w:p w14:paraId="6DD54FDD" w14:textId="77777777" w:rsidR="00774472" w:rsidRPr="0045652F" w:rsidRDefault="00774472">
      <w:pPr>
        <w:pStyle w:val="Listing"/>
        <w:keepNext w:val="0"/>
        <w:keepLines w:val="0"/>
        <w:rPr>
          <w:lang w:val="en-US"/>
        </w:rPr>
      </w:pPr>
      <w:r w:rsidRPr="0045652F">
        <w:rPr>
          <w:lang w:val="en-US"/>
        </w:rPr>
        <w:t xml:space="preserve">           88  THIS-IS-NOT-VIRTEL-CALL  VALUE 'N'.                      </w:t>
      </w:r>
    </w:p>
    <w:p w14:paraId="2B65D144" w14:textId="77777777" w:rsidR="00774472" w:rsidRPr="0045652F" w:rsidRDefault="00774472">
      <w:pPr>
        <w:pStyle w:val="Listing"/>
        <w:keepNext w:val="0"/>
        <w:keepLines w:val="0"/>
        <w:rPr>
          <w:rFonts w:ascii="Verdana" w:hAnsi="Verdana"/>
          <w:b/>
          <w:bCs/>
          <w:i/>
          <w:iCs/>
          <w:lang w:val="en-US"/>
        </w:rPr>
      </w:pPr>
    </w:p>
    <w:p w14:paraId="7C19DA77" w14:textId="77777777" w:rsidR="00774472" w:rsidRPr="0045652F" w:rsidRDefault="00774472">
      <w:pPr>
        <w:pStyle w:val="Listing"/>
        <w:keepNext w:val="0"/>
        <w:keepLines w:val="0"/>
        <w:rPr>
          <w:rFonts w:ascii="Verdana" w:hAnsi="Verdana"/>
          <w:b/>
          <w:bCs/>
          <w:i/>
          <w:iCs/>
          <w:lang w:val="en-US"/>
        </w:rPr>
      </w:pPr>
      <w:r w:rsidRPr="0045652F">
        <w:rPr>
          <w:rFonts w:ascii="Verdana" w:hAnsi="Verdana"/>
          <w:b/>
          <w:bCs/>
          <w:i/>
          <w:iCs/>
          <w:lang w:val="en-US"/>
        </w:rPr>
        <w:t>in the Procedure Division:</w:t>
      </w:r>
    </w:p>
    <w:p w14:paraId="06DF135A" w14:textId="77777777" w:rsidR="00774472" w:rsidRPr="0045652F" w:rsidRDefault="00774472">
      <w:pPr>
        <w:pStyle w:val="Listing"/>
        <w:rPr>
          <w:lang w:val="en-US"/>
        </w:rPr>
      </w:pPr>
      <w:r w:rsidRPr="0045652F">
        <w:rPr>
          <w:lang w:val="en-US"/>
        </w:rPr>
        <w:t xml:space="preserve">           IF EIBTRNID (1 : 1) = '</w:t>
      </w:r>
      <w:r w:rsidRPr="0045652F">
        <w:rPr>
          <w:b/>
          <w:bCs/>
          <w:lang w:val="en-US"/>
        </w:rPr>
        <w:t>V</w:t>
      </w:r>
      <w:r w:rsidRPr="0045652F">
        <w:rPr>
          <w:lang w:val="en-US"/>
        </w:rPr>
        <w:t xml:space="preserve">'                                    </w:t>
      </w:r>
    </w:p>
    <w:p w14:paraId="36F60A95" w14:textId="77777777" w:rsidR="00774472" w:rsidRPr="0045652F" w:rsidRDefault="00774472">
      <w:pPr>
        <w:pStyle w:val="Listing"/>
        <w:rPr>
          <w:lang w:val="en-US"/>
        </w:rPr>
      </w:pPr>
      <w:r w:rsidRPr="0045652F">
        <w:rPr>
          <w:lang w:val="en-US"/>
        </w:rPr>
        <w:t xml:space="preserve">              MOVE 'Y' TO THIS-IS-VIRTEL-CALL-SW                        </w:t>
      </w:r>
    </w:p>
    <w:p w14:paraId="1800DA63" w14:textId="77777777" w:rsidR="00774472" w:rsidRPr="0045652F" w:rsidRDefault="00774472">
      <w:pPr>
        <w:pStyle w:val="Listing"/>
        <w:rPr>
          <w:lang w:val="en-US"/>
        </w:rPr>
      </w:pPr>
      <w:r w:rsidRPr="0045652F">
        <w:rPr>
          <w:lang w:val="en-US"/>
        </w:rPr>
        <w:t xml:space="preserve">           ELSE                                                         </w:t>
      </w:r>
    </w:p>
    <w:p w14:paraId="73C6BCC9" w14:textId="77777777" w:rsidR="00774472" w:rsidRPr="0045652F" w:rsidRDefault="00774472">
      <w:pPr>
        <w:pStyle w:val="Listing"/>
        <w:rPr>
          <w:lang w:val="en-US"/>
        </w:rPr>
      </w:pPr>
      <w:r w:rsidRPr="0045652F">
        <w:rPr>
          <w:lang w:val="en-US"/>
        </w:rPr>
        <w:t xml:space="preserve">              MOVE 'N' TO THIS-IS-VIRTEL-CALL-SW                        </w:t>
      </w:r>
    </w:p>
    <w:p w14:paraId="2A456D65" w14:textId="77777777" w:rsidR="00774472" w:rsidRPr="0045652F" w:rsidRDefault="00774472">
      <w:pPr>
        <w:pStyle w:val="Listing"/>
        <w:rPr>
          <w:lang w:val="en-US"/>
        </w:rPr>
      </w:pPr>
      <w:r w:rsidRPr="0045652F">
        <w:rPr>
          <w:lang w:val="en-US"/>
        </w:rPr>
        <w:t xml:space="preserve">           END-IF                                                       </w:t>
      </w:r>
    </w:p>
    <w:p w14:paraId="448297A1" w14:textId="77777777" w:rsidR="00774472" w:rsidRPr="0045652F" w:rsidRDefault="00774472">
      <w:pPr>
        <w:pStyle w:val="Caption"/>
        <w:rPr>
          <w:szCs w:val="19"/>
          <w:lang w:val="en-US"/>
        </w:rPr>
      </w:pPr>
      <w:bookmarkStart w:id="656" w:name="_Toc373485125"/>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3</w:t>
      </w:r>
      <w:r w:rsidRPr="0045652F">
        <w:rPr>
          <w:lang w:val="en-US"/>
        </w:rPr>
        <w:fldChar w:fldCharType="end"/>
      </w:r>
      <w:r w:rsidRPr="0045652F">
        <w:rPr>
          <w:szCs w:val="19"/>
          <w:lang w:val="en-US"/>
        </w:rPr>
        <w:t xml:space="preserve"> Detecting VIRTEL by testing the transaction code</w:t>
      </w:r>
      <w:bookmarkEnd w:id="656"/>
    </w:p>
    <w:p w14:paraId="60FFD075" w14:textId="77777777" w:rsidR="00774472" w:rsidRPr="0045652F" w:rsidRDefault="00774472">
      <w:pPr>
        <w:pStyle w:val="Heading4"/>
        <w:keepLines/>
        <w:rPr>
          <w:lang w:val="en-US"/>
        </w:rPr>
      </w:pPr>
      <w:r w:rsidRPr="0045652F">
        <w:rPr>
          <w:lang w:val="en-US"/>
        </w:rPr>
        <w:t>Include parameters after the transaction code</w:t>
      </w:r>
    </w:p>
    <w:p w14:paraId="50ECF198" w14:textId="77777777" w:rsidR="00774472" w:rsidRPr="0045652F" w:rsidRDefault="00774472">
      <w:pPr>
        <w:keepNext/>
        <w:keepLines/>
        <w:rPr>
          <w:lang w:val="en-US"/>
        </w:rPr>
      </w:pPr>
      <w:r w:rsidRPr="0045652F">
        <w:rPr>
          <w:lang w:val="en-US"/>
        </w:rPr>
        <w:t>By adding additional data after the transaction code when the transaction is invoked by VIRTEL, the application can receive the parameter data to verify whether it is running under VIRTEL. In the following example we add a V after the transaction code when the application is called via VIRTEL.</w:t>
      </w:r>
    </w:p>
    <w:p w14:paraId="2CFD2CEF" w14:textId="77777777" w:rsidR="00774472" w:rsidRPr="0045652F" w:rsidRDefault="00774472">
      <w:pPr>
        <w:pStyle w:val="ecran0"/>
        <w:rPr>
          <w:lang w:val="en-US"/>
        </w:rPr>
      </w:pPr>
      <w:r w:rsidRPr="0045652F">
        <w:rPr>
          <w:lang w:val="en-US"/>
        </w:rPr>
        <w:t>The figure below shows sample VIRCONF statements to define a VIRTEL transaction which starts the CICS transaction DEMO with an additional parameter (“V”):</w:t>
      </w:r>
    </w:p>
    <w:p w14:paraId="07B1A911" w14:textId="77777777" w:rsidR="00774472" w:rsidRPr="0045652F" w:rsidRDefault="00774472">
      <w:pPr>
        <w:pStyle w:val="Listing"/>
        <w:rPr>
          <w:lang w:val="en-US"/>
        </w:rPr>
      </w:pPr>
      <w:r w:rsidRPr="0045652F">
        <w:rPr>
          <w:lang w:val="en-US"/>
        </w:rPr>
        <w:t xml:space="preserve">      TRANSACT ID=CLI-10,                                               </w:t>
      </w:r>
    </w:p>
    <w:p w14:paraId="45AF954B" w14:textId="77777777" w:rsidR="00774472" w:rsidRPr="0045652F" w:rsidRDefault="00774472">
      <w:pPr>
        <w:pStyle w:val="Listing"/>
        <w:rPr>
          <w:lang w:val="en-US"/>
        </w:rPr>
      </w:pPr>
      <w:r w:rsidRPr="0045652F">
        <w:rPr>
          <w:lang w:val="en-US"/>
        </w:rPr>
        <w:t xml:space="preserve">               NAME='CICS',                                             </w:t>
      </w:r>
    </w:p>
    <w:p w14:paraId="7BFF26D9" w14:textId="77777777" w:rsidR="00774472" w:rsidRPr="0045652F" w:rsidRDefault="00774472">
      <w:pPr>
        <w:pStyle w:val="Listing"/>
        <w:rPr>
          <w:lang w:val="en-US"/>
        </w:rPr>
      </w:pPr>
      <w:r w:rsidRPr="0045652F">
        <w:rPr>
          <w:lang w:val="en-US"/>
        </w:rPr>
        <w:t xml:space="preserve">               DESC='Logon to DEMO application',                        </w:t>
      </w:r>
    </w:p>
    <w:p w14:paraId="0682536A" w14:textId="77777777" w:rsidR="00774472" w:rsidRPr="0045652F" w:rsidRDefault="00774472">
      <w:pPr>
        <w:pStyle w:val="Listing"/>
        <w:rPr>
          <w:lang w:val="en-US"/>
        </w:rPr>
      </w:pPr>
      <w:r w:rsidRPr="0045652F">
        <w:rPr>
          <w:lang w:val="en-US"/>
        </w:rPr>
        <w:t xml:space="preserve">               APPL=DBDCCICS,                                           </w:t>
      </w:r>
    </w:p>
    <w:p w14:paraId="50C6B14B" w14:textId="77777777" w:rsidR="00774472" w:rsidRPr="0045652F" w:rsidRDefault="00774472">
      <w:pPr>
        <w:pStyle w:val="Listing"/>
        <w:rPr>
          <w:lang w:val="en-US"/>
        </w:rPr>
      </w:pPr>
      <w:r w:rsidRPr="0045652F">
        <w:rPr>
          <w:lang w:val="en-US"/>
        </w:rPr>
        <w:t xml:space="preserve">               TYPE=1,                                                  </w:t>
      </w:r>
    </w:p>
    <w:p w14:paraId="718C7564" w14:textId="77777777" w:rsidR="00774472" w:rsidRPr="0045652F" w:rsidRDefault="00774472">
      <w:pPr>
        <w:pStyle w:val="Listing"/>
        <w:rPr>
          <w:lang w:val="en-US"/>
        </w:rPr>
      </w:pPr>
      <w:r w:rsidRPr="0045652F">
        <w:rPr>
          <w:lang w:val="en-US"/>
        </w:rPr>
        <w:t xml:space="preserve">               TERMINAL=CLVTA,                                          </w:t>
      </w:r>
    </w:p>
    <w:p w14:paraId="348073CA" w14:textId="77777777" w:rsidR="00774472" w:rsidRPr="0045652F" w:rsidRDefault="00774472">
      <w:pPr>
        <w:pStyle w:val="Listing"/>
        <w:rPr>
          <w:lang w:val="en-US"/>
        </w:rPr>
      </w:pPr>
      <w:r w:rsidRPr="0045652F">
        <w:rPr>
          <w:lang w:val="en-US"/>
        </w:rPr>
        <w:t xml:space="preserve">               STARTUP=1,                                               </w:t>
      </w:r>
    </w:p>
    <w:p w14:paraId="3EE6ECF7" w14:textId="77777777" w:rsidR="00774472" w:rsidRPr="0045652F" w:rsidRDefault="00774472">
      <w:pPr>
        <w:pStyle w:val="Listing"/>
        <w:rPr>
          <w:lang w:val="en-US"/>
        </w:rPr>
      </w:pPr>
      <w:r w:rsidRPr="0045652F">
        <w:rPr>
          <w:lang w:val="en-US"/>
        </w:rPr>
        <w:t xml:space="preserve">               SECURITY=1,                                              </w:t>
      </w:r>
    </w:p>
    <w:p w14:paraId="3C1D9EBD" w14:textId="77777777" w:rsidR="00774472" w:rsidRPr="0045652F" w:rsidRDefault="00774472">
      <w:pPr>
        <w:pStyle w:val="Listing"/>
        <w:rPr>
          <w:lang w:val="en-US"/>
        </w:rPr>
      </w:pPr>
      <w:r w:rsidRPr="0045652F">
        <w:rPr>
          <w:lang w:val="en-US"/>
        </w:rPr>
        <w:t xml:space="preserve">               TIOASTA="Signon&amp;/W&amp;*7D4C7D&amp;'114BE9'&amp;U&amp;'114CF9'&amp;P&amp;/Acompl-</w:t>
      </w:r>
    </w:p>
    <w:p w14:paraId="575F9EC9" w14:textId="77777777" w:rsidR="00774472" w:rsidRPr="0045652F" w:rsidRDefault="00774472">
      <w:pPr>
        <w:pStyle w:val="Listing"/>
        <w:rPr>
          <w:lang w:val="en-US"/>
        </w:rPr>
      </w:pPr>
      <w:r w:rsidRPr="0045652F">
        <w:rPr>
          <w:lang w:val="en-US"/>
        </w:rPr>
        <w:t xml:space="preserve">               ete&amp;/W DEMO</w:t>
      </w:r>
      <w:r w:rsidRPr="0045652F">
        <w:rPr>
          <w:b/>
          <w:bCs/>
          <w:lang w:val="en-US"/>
        </w:rPr>
        <w:t>V</w:t>
      </w:r>
      <w:r w:rsidRPr="0045652F">
        <w:rPr>
          <w:lang w:val="en-US"/>
        </w:rPr>
        <w:t xml:space="preserve">&amp;/A"                                         </w:t>
      </w:r>
    </w:p>
    <w:p w14:paraId="0A5B74F7" w14:textId="77777777" w:rsidR="00774472" w:rsidRPr="0045652F" w:rsidRDefault="00774472">
      <w:pPr>
        <w:pStyle w:val="Caption"/>
        <w:keepNext/>
        <w:keepLines/>
        <w:rPr>
          <w:szCs w:val="19"/>
          <w:lang w:val="en-US"/>
        </w:rPr>
      </w:pPr>
      <w:bookmarkStart w:id="657" w:name="_Toc373485126"/>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4</w:t>
      </w:r>
      <w:r w:rsidRPr="0045652F">
        <w:rPr>
          <w:lang w:val="en-US"/>
        </w:rPr>
        <w:fldChar w:fldCharType="end"/>
      </w:r>
      <w:r w:rsidRPr="0045652F">
        <w:rPr>
          <w:szCs w:val="19"/>
          <w:lang w:val="en-US"/>
        </w:rPr>
        <w:t xml:space="preserve"> Invoking a CICS transaction with additional parameters</w:t>
      </w:r>
      <w:bookmarkEnd w:id="657"/>
    </w:p>
    <w:p w14:paraId="71A2E971" w14:textId="77777777" w:rsidR="00774472" w:rsidRPr="0045652F" w:rsidRDefault="00774472">
      <w:pPr>
        <w:pStyle w:val="ecran0"/>
        <w:rPr>
          <w:lang w:val="en-US"/>
        </w:rPr>
      </w:pPr>
      <w:r w:rsidRPr="0045652F">
        <w:rPr>
          <w:lang w:val="en-US"/>
        </w:rPr>
        <w:t>The figure below shows sample COBOL statements which must be added to the DEMOPROG program to receive and test the parameter data. When the transaction is started by VIRTEL, the parameter field contains “V”. When the transaction is started from a terminal, using the transaction code DEMO with no additional parameters, the parameter field contains spaces:</w:t>
      </w:r>
    </w:p>
    <w:p w14:paraId="11E2795B" w14:textId="77777777" w:rsidR="00774472" w:rsidRPr="0045652F" w:rsidRDefault="00774472">
      <w:pPr>
        <w:pStyle w:val="Listing"/>
        <w:rPr>
          <w:rFonts w:ascii="Verdana" w:hAnsi="Verdana"/>
          <w:b/>
          <w:bCs/>
          <w:i/>
          <w:iCs/>
          <w:lang w:val="en-US"/>
        </w:rPr>
      </w:pPr>
      <w:r w:rsidRPr="0045652F">
        <w:rPr>
          <w:rFonts w:ascii="Verdana" w:hAnsi="Verdana"/>
          <w:b/>
          <w:bCs/>
          <w:i/>
          <w:iCs/>
          <w:lang w:val="en-US"/>
        </w:rPr>
        <w:t>in Working-Storage:</w:t>
      </w:r>
    </w:p>
    <w:p w14:paraId="385661B7" w14:textId="77777777" w:rsidR="00774472" w:rsidRPr="0045652F" w:rsidRDefault="00774472">
      <w:pPr>
        <w:pStyle w:val="Listing"/>
        <w:rPr>
          <w:lang w:val="en-US"/>
        </w:rPr>
      </w:pPr>
      <w:r w:rsidRPr="0045652F">
        <w:rPr>
          <w:lang w:val="en-US"/>
        </w:rPr>
        <w:t xml:space="preserve">       01  CICS-TIOA.                                                   </w:t>
      </w:r>
    </w:p>
    <w:p w14:paraId="64EF7229" w14:textId="77777777" w:rsidR="00774472" w:rsidRPr="0045652F" w:rsidRDefault="00774472">
      <w:pPr>
        <w:pStyle w:val="Listing"/>
        <w:rPr>
          <w:lang w:val="en-US"/>
        </w:rPr>
      </w:pPr>
      <w:r w:rsidRPr="0045652F">
        <w:rPr>
          <w:lang w:val="en-US"/>
        </w:rPr>
        <w:t xml:space="preserve">           02  CICS-TIOA-TRANID         PIC X(4)  VALUE SPACES.         </w:t>
      </w:r>
    </w:p>
    <w:p w14:paraId="50FB7013" w14:textId="77777777" w:rsidR="00774472" w:rsidRPr="0045652F" w:rsidRDefault="00774472">
      <w:pPr>
        <w:pStyle w:val="Listing"/>
        <w:rPr>
          <w:lang w:val="en-US"/>
        </w:rPr>
      </w:pPr>
      <w:r w:rsidRPr="0045652F">
        <w:rPr>
          <w:lang w:val="en-US"/>
        </w:rPr>
        <w:t xml:space="preserve">           02  CICS-TIOA-PARAMV         PIC X(1)  VALUE SPACES.         </w:t>
      </w:r>
    </w:p>
    <w:p w14:paraId="5907794B" w14:textId="77777777" w:rsidR="00774472" w:rsidRPr="0045652F" w:rsidRDefault="00774472">
      <w:pPr>
        <w:pStyle w:val="Listing"/>
        <w:rPr>
          <w:lang w:val="en-US"/>
        </w:rPr>
      </w:pPr>
      <w:r w:rsidRPr="0045652F">
        <w:rPr>
          <w:lang w:val="en-US"/>
        </w:rPr>
        <w:t xml:space="preserve">           02  FILLER                   PIC X(75) VALUE SPACES.         </w:t>
      </w:r>
    </w:p>
    <w:p w14:paraId="0EC51DC6" w14:textId="77777777" w:rsidR="00774472" w:rsidRPr="0045652F" w:rsidRDefault="00774472">
      <w:pPr>
        <w:pStyle w:val="Listing"/>
        <w:rPr>
          <w:lang w:val="en-US"/>
        </w:rPr>
      </w:pPr>
      <w:r w:rsidRPr="0045652F">
        <w:rPr>
          <w:lang w:val="en-US"/>
        </w:rPr>
        <w:t xml:space="preserve">       01  THIS-IS-VIRTEL-CALL-SW       PIC X.                          </w:t>
      </w:r>
    </w:p>
    <w:p w14:paraId="3B13DB25" w14:textId="77777777" w:rsidR="00774472" w:rsidRPr="0045652F" w:rsidRDefault="00774472">
      <w:pPr>
        <w:pStyle w:val="Listing"/>
        <w:rPr>
          <w:lang w:val="en-US"/>
        </w:rPr>
      </w:pPr>
      <w:r w:rsidRPr="0045652F">
        <w:rPr>
          <w:lang w:val="en-US"/>
        </w:rPr>
        <w:t xml:space="preserve">           88  THIS-IS-VIRTEL-CALL      VALUE 'Y'.                      </w:t>
      </w:r>
    </w:p>
    <w:p w14:paraId="03CAE659" w14:textId="77777777" w:rsidR="00774472" w:rsidRPr="0045652F" w:rsidRDefault="00774472">
      <w:pPr>
        <w:pStyle w:val="Listing"/>
        <w:rPr>
          <w:lang w:val="en-US"/>
        </w:rPr>
      </w:pPr>
      <w:r w:rsidRPr="0045652F">
        <w:rPr>
          <w:lang w:val="en-US"/>
        </w:rPr>
        <w:t xml:space="preserve">           88  THIS-IS-NOT-VIRTEL-CALL  VALUE 'N'.                      </w:t>
      </w:r>
    </w:p>
    <w:p w14:paraId="19F397E3" w14:textId="77777777" w:rsidR="00774472" w:rsidRPr="0045652F" w:rsidRDefault="00774472">
      <w:pPr>
        <w:pStyle w:val="Listing"/>
        <w:rPr>
          <w:rFonts w:ascii="Verdana" w:hAnsi="Verdana"/>
          <w:b/>
          <w:bCs/>
          <w:i/>
          <w:iCs/>
          <w:lang w:val="en-US"/>
        </w:rPr>
      </w:pPr>
    </w:p>
    <w:p w14:paraId="311691BE" w14:textId="77777777" w:rsidR="00774472" w:rsidRPr="0045652F" w:rsidRDefault="00774472">
      <w:pPr>
        <w:pStyle w:val="Listing"/>
        <w:rPr>
          <w:rFonts w:ascii="Verdana" w:hAnsi="Verdana"/>
          <w:b/>
          <w:bCs/>
          <w:i/>
          <w:iCs/>
          <w:lang w:val="en-US"/>
        </w:rPr>
      </w:pPr>
      <w:r w:rsidRPr="0045652F">
        <w:rPr>
          <w:rFonts w:ascii="Verdana" w:hAnsi="Verdana"/>
          <w:b/>
          <w:bCs/>
          <w:i/>
          <w:iCs/>
          <w:lang w:val="en-US"/>
        </w:rPr>
        <w:t>in the Procedure Division:</w:t>
      </w:r>
    </w:p>
    <w:p w14:paraId="49E1FB4B" w14:textId="77777777" w:rsidR="00774472" w:rsidRPr="0045652F" w:rsidRDefault="00774472">
      <w:pPr>
        <w:pStyle w:val="Listing"/>
        <w:rPr>
          <w:lang w:val="en-US"/>
        </w:rPr>
      </w:pPr>
      <w:r w:rsidRPr="0045652F">
        <w:rPr>
          <w:lang w:val="en-US"/>
        </w:rPr>
        <w:t xml:space="preserve">           EXEC CICS RECEIVE                                            </w:t>
      </w:r>
    </w:p>
    <w:p w14:paraId="7D723AD8" w14:textId="77777777" w:rsidR="00774472" w:rsidRPr="0045652F" w:rsidRDefault="00774472">
      <w:pPr>
        <w:pStyle w:val="Listing"/>
        <w:rPr>
          <w:lang w:val="en-US"/>
        </w:rPr>
      </w:pPr>
      <w:r w:rsidRPr="0045652F">
        <w:rPr>
          <w:lang w:val="en-US"/>
        </w:rPr>
        <w:t xml:space="preserve">                     INTO(CICS-TIOA)                                    </w:t>
      </w:r>
    </w:p>
    <w:p w14:paraId="22485F11" w14:textId="77777777" w:rsidR="00774472" w:rsidRPr="0045652F" w:rsidRDefault="00774472">
      <w:pPr>
        <w:pStyle w:val="Listing"/>
        <w:rPr>
          <w:lang w:val="en-US"/>
        </w:rPr>
      </w:pPr>
      <w:r w:rsidRPr="0045652F">
        <w:rPr>
          <w:lang w:val="en-US"/>
        </w:rPr>
        <w:t xml:space="preserve">           END-EXEC                                                     </w:t>
      </w:r>
    </w:p>
    <w:p w14:paraId="4D73C68C" w14:textId="77777777" w:rsidR="00774472" w:rsidRPr="0045652F" w:rsidRDefault="00774472">
      <w:pPr>
        <w:pStyle w:val="Listing"/>
        <w:rPr>
          <w:lang w:val="en-US"/>
        </w:rPr>
      </w:pPr>
      <w:r w:rsidRPr="0045652F">
        <w:rPr>
          <w:lang w:val="en-US"/>
        </w:rPr>
        <w:t xml:space="preserve">           IF CICS-TIOA-PARAMV = '</w:t>
      </w:r>
      <w:r w:rsidRPr="0045652F">
        <w:rPr>
          <w:b/>
          <w:bCs/>
          <w:lang w:val="en-US"/>
        </w:rPr>
        <w:t>V</w:t>
      </w:r>
      <w:r w:rsidRPr="0045652F">
        <w:rPr>
          <w:lang w:val="en-US"/>
        </w:rPr>
        <w:t xml:space="preserve">'                                    </w:t>
      </w:r>
    </w:p>
    <w:p w14:paraId="6D94CB9D" w14:textId="77777777" w:rsidR="00774472" w:rsidRPr="0045652F" w:rsidRDefault="00774472">
      <w:pPr>
        <w:pStyle w:val="Listing"/>
        <w:rPr>
          <w:lang w:val="en-US"/>
        </w:rPr>
      </w:pPr>
      <w:r w:rsidRPr="0045652F">
        <w:rPr>
          <w:lang w:val="en-US"/>
        </w:rPr>
        <w:t xml:space="preserve">              MOVE 'Y' TO THIS-IS-VIRTEL-CALL-SW                        </w:t>
      </w:r>
    </w:p>
    <w:p w14:paraId="00542F50" w14:textId="77777777" w:rsidR="00774472" w:rsidRPr="0045652F" w:rsidRDefault="00774472">
      <w:pPr>
        <w:pStyle w:val="Listing"/>
        <w:rPr>
          <w:lang w:val="en-US"/>
        </w:rPr>
      </w:pPr>
      <w:r w:rsidRPr="0045652F">
        <w:rPr>
          <w:lang w:val="en-US"/>
        </w:rPr>
        <w:t xml:space="preserve">           ELSE                                                         </w:t>
      </w:r>
    </w:p>
    <w:p w14:paraId="38A7CB7B" w14:textId="77777777" w:rsidR="00774472" w:rsidRPr="0045652F" w:rsidRDefault="00774472">
      <w:pPr>
        <w:pStyle w:val="Listing"/>
        <w:rPr>
          <w:lang w:val="en-US"/>
        </w:rPr>
      </w:pPr>
      <w:r w:rsidRPr="0045652F">
        <w:rPr>
          <w:lang w:val="en-US"/>
        </w:rPr>
        <w:t xml:space="preserve">              MOVE 'N' TO THIS-IS-VIRTEL-CALL-SW                        </w:t>
      </w:r>
    </w:p>
    <w:p w14:paraId="1836091A" w14:textId="77777777" w:rsidR="00774472" w:rsidRPr="0045652F" w:rsidRDefault="00774472">
      <w:pPr>
        <w:pStyle w:val="Listing"/>
        <w:rPr>
          <w:lang w:val="en-US"/>
        </w:rPr>
      </w:pPr>
      <w:r w:rsidRPr="0045652F">
        <w:rPr>
          <w:lang w:val="en-US"/>
        </w:rPr>
        <w:t xml:space="preserve">           END-IF                                                       </w:t>
      </w:r>
    </w:p>
    <w:p w14:paraId="6C07DD05" w14:textId="77777777" w:rsidR="00774472" w:rsidRPr="0045652F" w:rsidRDefault="00774472">
      <w:pPr>
        <w:pStyle w:val="Caption"/>
        <w:rPr>
          <w:szCs w:val="19"/>
          <w:lang w:val="en-US"/>
        </w:rPr>
      </w:pPr>
      <w:bookmarkStart w:id="658" w:name="_Toc373485127"/>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5</w:t>
      </w:r>
      <w:r w:rsidRPr="0045652F">
        <w:rPr>
          <w:lang w:val="en-US"/>
        </w:rPr>
        <w:fldChar w:fldCharType="end"/>
      </w:r>
      <w:r w:rsidRPr="0045652F">
        <w:rPr>
          <w:szCs w:val="19"/>
          <w:lang w:val="en-US"/>
        </w:rPr>
        <w:t xml:space="preserve"> Detecting VIRTEL by inspecting the contents of the TIOA</w:t>
      </w:r>
      <w:bookmarkEnd w:id="658"/>
    </w:p>
    <w:p w14:paraId="04B6F9F6" w14:textId="77777777" w:rsidR="00774472" w:rsidRPr="0045652F" w:rsidRDefault="00774472">
      <w:pPr>
        <w:pStyle w:val="Heading4"/>
        <w:keepLines/>
        <w:rPr>
          <w:lang w:val="en-US"/>
        </w:rPr>
      </w:pPr>
      <w:r w:rsidRPr="0045652F">
        <w:rPr>
          <w:lang w:val="en-US"/>
        </w:rPr>
        <w:t>Use a specific range of terminal names</w:t>
      </w:r>
    </w:p>
    <w:p w14:paraId="7AA010A1" w14:textId="77777777" w:rsidR="00774472" w:rsidRPr="0045652F" w:rsidRDefault="00774472">
      <w:pPr>
        <w:pStyle w:val="ecran0"/>
        <w:rPr>
          <w:lang w:val="en-US"/>
        </w:rPr>
      </w:pPr>
      <w:r w:rsidRPr="0045652F">
        <w:rPr>
          <w:lang w:val="en-US"/>
        </w:rPr>
        <w:t>Since all VIRTEL requests are made from the VIRTEL terminal pool, the application program can test the CICS terminal id or the VTAM LU name to determine if it is running under VIRTEL, as shown in the following example:</w:t>
      </w:r>
    </w:p>
    <w:p w14:paraId="69AAEE84" w14:textId="77777777" w:rsidR="00774472" w:rsidRPr="0045652F" w:rsidRDefault="00774472">
      <w:pPr>
        <w:pStyle w:val="Listing"/>
        <w:rPr>
          <w:lang w:val="en-US"/>
        </w:rPr>
      </w:pPr>
      <w:r w:rsidRPr="0045652F">
        <w:rPr>
          <w:lang w:val="en-US"/>
        </w:rPr>
        <w:t xml:space="preserve">      TERMINAL ID=W2HTP000,                                             </w:t>
      </w:r>
    </w:p>
    <w:p w14:paraId="5D8D2BDF" w14:textId="77777777" w:rsidR="00774472" w:rsidRPr="0045652F" w:rsidRDefault="00774472">
      <w:pPr>
        <w:pStyle w:val="Listing"/>
        <w:rPr>
          <w:lang w:val="en-US"/>
        </w:rPr>
      </w:pPr>
      <w:r w:rsidRPr="0045652F">
        <w:rPr>
          <w:lang w:val="en-US"/>
        </w:rPr>
        <w:t xml:space="preserve">               RELAY=</w:t>
      </w:r>
      <w:r w:rsidRPr="0045652F">
        <w:rPr>
          <w:b/>
          <w:bCs/>
          <w:lang w:val="en-US"/>
        </w:rPr>
        <w:t>VIRTVT00</w:t>
      </w:r>
      <w:r w:rsidRPr="0045652F">
        <w:rPr>
          <w:lang w:val="en-US"/>
        </w:rPr>
        <w:t xml:space="preserve">,                                          </w:t>
      </w:r>
    </w:p>
    <w:p w14:paraId="0BD8F5C3" w14:textId="77777777" w:rsidR="00774472" w:rsidRPr="0045652F" w:rsidRDefault="00774472">
      <w:pPr>
        <w:pStyle w:val="Listing"/>
        <w:rPr>
          <w:lang w:val="en-US"/>
        </w:rPr>
      </w:pPr>
      <w:r w:rsidRPr="0045652F">
        <w:rPr>
          <w:lang w:val="en-US"/>
        </w:rPr>
        <w:t xml:space="preserve">               POOL=*W2HPOOL,                                           </w:t>
      </w:r>
    </w:p>
    <w:p w14:paraId="1D58F4F6" w14:textId="77777777" w:rsidR="00774472" w:rsidRPr="0045652F" w:rsidRDefault="00774472">
      <w:pPr>
        <w:pStyle w:val="Listing"/>
        <w:rPr>
          <w:lang w:val="en-US"/>
        </w:rPr>
      </w:pPr>
      <w:r w:rsidRPr="0045652F">
        <w:rPr>
          <w:lang w:val="en-US"/>
        </w:rPr>
        <w:t xml:space="preserve">               DESC='Relay pool for HTTP',                              </w:t>
      </w:r>
    </w:p>
    <w:p w14:paraId="78BA40E7" w14:textId="77777777" w:rsidR="00774472" w:rsidRPr="0045652F" w:rsidRDefault="00774472">
      <w:pPr>
        <w:pStyle w:val="Listing"/>
        <w:rPr>
          <w:lang w:val="en-US"/>
        </w:rPr>
      </w:pPr>
      <w:r w:rsidRPr="0045652F">
        <w:rPr>
          <w:lang w:val="en-US"/>
        </w:rPr>
        <w:t xml:space="preserve">               RELAY2=VIRTPR00,                                         </w:t>
      </w:r>
    </w:p>
    <w:p w14:paraId="1C58DF52" w14:textId="77777777" w:rsidR="00774472" w:rsidRPr="0045652F" w:rsidRDefault="00774472">
      <w:pPr>
        <w:pStyle w:val="Listing"/>
        <w:rPr>
          <w:lang w:val="en-US"/>
        </w:rPr>
      </w:pPr>
      <w:r w:rsidRPr="0045652F">
        <w:rPr>
          <w:lang w:val="en-US"/>
        </w:rPr>
        <w:t xml:space="preserve">               TYPE=3,                                                  </w:t>
      </w:r>
    </w:p>
    <w:p w14:paraId="187C1AF1" w14:textId="77777777" w:rsidR="00774472" w:rsidRPr="0045652F" w:rsidRDefault="00774472">
      <w:pPr>
        <w:pStyle w:val="Listing"/>
        <w:rPr>
          <w:lang w:val="en-US"/>
        </w:rPr>
      </w:pPr>
      <w:r w:rsidRPr="0045652F">
        <w:rPr>
          <w:lang w:val="en-US"/>
        </w:rPr>
        <w:t xml:space="preserve">               COMPRESS=2,                                              </w:t>
      </w:r>
    </w:p>
    <w:p w14:paraId="6C225455" w14:textId="77777777" w:rsidR="00774472" w:rsidRPr="0045652F" w:rsidRDefault="00774472">
      <w:pPr>
        <w:pStyle w:val="Listing"/>
        <w:rPr>
          <w:lang w:val="en-US"/>
        </w:rPr>
      </w:pPr>
      <w:r w:rsidRPr="0045652F">
        <w:rPr>
          <w:lang w:val="en-US"/>
        </w:rPr>
        <w:t xml:space="preserve">               INOUT=3,                                                 </w:t>
      </w:r>
    </w:p>
    <w:p w14:paraId="7C0A3756" w14:textId="77777777" w:rsidR="00774472" w:rsidRPr="0045652F" w:rsidRDefault="00774472">
      <w:pPr>
        <w:pStyle w:val="Listing"/>
        <w:rPr>
          <w:lang w:val="en-US"/>
        </w:rPr>
      </w:pPr>
      <w:r w:rsidRPr="0045652F">
        <w:rPr>
          <w:lang w:val="en-US"/>
        </w:rPr>
        <w:t xml:space="preserve">               STATS=12,                                                </w:t>
      </w:r>
    </w:p>
    <w:p w14:paraId="2EF9E530" w14:textId="77777777" w:rsidR="00774472" w:rsidRPr="0045652F" w:rsidRDefault="00774472">
      <w:pPr>
        <w:pStyle w:val="Listing"/>
        <w:rPr>
          <w:lang w:val="en-US"/>
        </w:rPr>
      </w:pPr>
      <w:r w:rsidRPr="0045652F">
        <w:rPr>
          <w:lang w:val="en-US"/>
        </w:rPr>
        <w:t xml:space="preserve">               REPEAT=0080                                              </w:t>
      </w:r>
    </w:p>
    <w:p w14:paraId="43DA4186" w14:textId="77777777" w:rsidR="00774472" w:rsidRPr="0045652F" w:rsidRDefault="00774472">
      <w:pPr>
        <w:pStyle w:val="Caption"/>
        <w:keepNext/>
        <w:keepLines/>
        <w:rPr>
          <w:szCs w:val="19"/>
          <w:lang w:val="en-US"/>
        </w:rPr>
      </w:pPr>
      <w:bookmarkStart w:id="659" w:name="_Toc373485128"/>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6</w:t>
      </w:r>
      <w:r w:rsidRPr="0045652F">
        <w:rPr>
          <w:lang w:val="en-US"/>
        </w:rPr>
        <w:fldChar w:fldCharType="end"/>
      </w:r>
      <w:r w:rsidRPr="0045652F">
        <w:rPr>
          <w:szCs w:val="19"/>
          <w:lang w:val="en-US"/>
        </w:rPr>
        <w:t xml:space="preserve"> Defining the VIRTEL terminal pool</w:t>
      </w:r>
      <w:bookmarkEnd w:id="659"/>
    </w:p>
    <w:p w14:paraId="2710786A" w14:textId="77777777" w:rsidR="00774472" w:rsidRPr="0045652F" w:rsidRDefault="00774472">
      <w:pPr>
        <w:pStyle w:val="Listing"/>
        <w:rPr>
          <w:lang w:val="en-US"/>
        </w:rPr>
      </w:pPr>
      <w:r w:rsidRPr="0045652F">
        <w:rPr>
          <w:b/>
          <w:bCs/>
          <w:lang w:val="en-US"/>
        </w:rPr>
        <w:t>VIRTVT</w:t>
      </w:r>
      <w:r w:rsidRPr="0045652F">
        <w:rPr>
          <w:lang w:val="en-US"/>
        </w:rPr>
        <w:t>?? APPL  AUTH=(ACQ,PASS),MODETAB=ISTINCLM,DLOGMOD=SNX32702,EAS=1</w:t>
      </w:r>
    </w:p>
    <w:p w14:paraId="3DE83FF7" w14:textId="77777777" w:rsidR="00774472" w:rsidRPr="0045652F" w:rsidRDefault="00774472">
      <w:pPr>
        <w:pStyle w:val="Caption"/>
        <w:keepNext/>
        <w:keepLines/>
        <w:rPr>
          <w:szCs w:val="19"/>
          <w:lang w:val="en-US"/>
        </w:rPr>
      </w:pPr>
      <w:bookmarkStart w:id="660" w:name="_Toc373485129"/>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7</w:t>
      </w:r>
      <w:r w:rsidRPr="0045652F">
        <w:rPr>
          <w:lang w:val="en-US"/>
        </w:rPr>
        <w:fldChar w:fldCharType="end"/>
      </w:r>
      <w:r w:rsidRPr="0045652F">
        <w:rPr>
          <w:szCs w:val="19"/>
          <w:lang w:val="en-US"/>
        </w:rPr>
        <w:t xml:space="preserve"> VTAM definition for the VIRTEL terminal pool</w:t>
      </w:r>
      <w:bookmarkEnd w:id="660"/>
    </w:p>
    <w:p w14:paraId="11EACF2F" w14:textId="77777777" w:rsidR="00774472" w:rsidRPr="0045652F" w:rsidRDefault="00774472">
      <w:pPr>
        <w:pStyle w:val="Listing"/>
        <w:rPr>
          <w:rFonts w:ascii="Verdana" w:hAnsi="Verdana"/>
          <w:b/>
          <w:bCs/>
          <w:i/>
          <w:iCs/>
          <w:lang w:val="en-US"/>
        </w:rPr>
      </w:pPr>
      <w:r w:rsidRPr="0045652F">
        <w:rPr>
          <w:rFonts w:ascii="Verdana" w:hAnsi="Verdana"/>
          <w:b/>
          <w:bCs/>
          <w:i/>
          <w:iCs/>
          <w:lang w:val="en-US"/>
        </w:rPr>
        <w:t>in Working-Storage:</w:t>
      </w:r>
    </w:p>
    <w:p w14:paraId="781AF97D" w14:textId="77777777" w:rsidR="00774472" w:rsidRPr="0045652F" w:rsidRDefault="00774472">
      <w:pPr>
        <w:pStyle w:val="Listing"/>
        <w:rPr>
          <w:lang w:val="en-US"/>
        </w:rPr>
      </w:pPr>
      <w:r w:rsidRPr="0045652F">
        <w:rPr>
          <w:lang w:val="en-US"/>
        </w:rPr>
        <w:t xml:space="preserve">       01  THIS-IS-VIRTEL-CALL-SW       PIC X.                          </w:t>
      </w:r>
    </w:p>
    <w:p w14:paraId="3DE23230" w14:textId="77777777" w:rsidR="00774472" w:rsidRPr="0045652F" w:rsidRDefault="00774472">
      <w:pPr>
        <w:pStyle w:val="Listing"/>
        <w:rPr>
          <w:lang w:val="en-US"/>
        </w:rPr>
      </w:pPr>
      <w:r w:rsidRPr="0045652F">
        <w:rPr>
          <w:lang w:val="en-US"/>
        </w:rPr>
        <w:t xml:space="preserve">           88  THIS-IS-VIRTEL-CALL      VALUE 'Y'.                      </w:t>
      </w:r>
    </w:p>
    <w:p w14:paraId="29AC25FE" w14:textId="77777777" w:rsidR="00774472" w:rsidRPr="0045652F" w:rsidRDefault="00774472">
      <w:pPr>
        <w:pStyle w:val="Listing"/>
        <w:keepNext w:val="0"/>
        <w:keepLines w:val="0"/>
        <w:rPr>
          <w:lang w:val="en-US"/>
        </w:rPr>
      </w:pPr>
      <w:r w:rsidRPr="0045652F">
        <w:rPr>
          <w:lang w:val="en-US"/>
        </w:rPr>
        <w:t xml:space="preserve">           88  THIS-IS-NOT-VIRTEL-CALL  VALUE 'N'.                      </w:t>
      </w:r>
    </w:p>
    <w:p w14:paraId="4C3A50D9" w14:textId="77777777" w:rsidR="00774472" w:rsidRPr="0045652F" w:rsidRDefault="00774472">
      <w:pPr>
        <w:pStyle w:val="Listing"/>
        <w:keepNext w:val="0"/>
        <w:keepLines w:val="0"/>
        <w:rPr>
          <w:rFonts w:ascii="Verdana" w:hAnsi="Verdana"/>
          <w:b/>
          <w:bCs/>
          <w:i/>
          <w:iCs/>
          <w:lang w:val="en-US"/>
        </w:rPr>
      </w:pPr>
    </w:p>
    <w:p w14:paraId="743C6AEC" w14:textId="77777777" w:rsidR="00774472" w:rsidRPr="0045652F" w:rsidRDefault="00774472">
      <w:pPr>
        <w:pStyle w:val="Listing"/>
        <w:keepNext w:val="0"/>
        <w:keepLines w:val="0"/>
        <w:rPr>
          <w:rFonts w:ascii="Verdana" w:hAnsi="Verdana"/>
          <w:b/>
          <w:bCs/>
          <w:i/>
          <w:iCs/>
          <w:lang w:val="en-US"/>
        </w:rPr>
      </w:pPr>
      <w:r w:rsidRPr="0045652F">
        <w:rPr>
          <w:rFonts w:ascii="Verdana" w:hAnsi="Verdana"/>
          <w:b/>
          <w:bCs/>
          <w:i/>
          <w:iCs/>
          <w:lang w:val="en-US"/>
        </w:rPr>
        <w:t>in the Procedure Division:</w:t>
      </w:r>
    </w:p>
    <w:p w14:paraId="4CDED49F" w14:textId="77777777" w:rsidR="00774472" w:rsidRPr="0045652F" w:rsidRDefault="00774472">
      <w:pPr>
        <w:pStyle w:val="Listing"/>
        <w:rPr>
          <w:lang w:val="en-US"/>
        </w:rPr>
      </w:pPr>
      <w:r w:rsidRPr="0045652F">
        <w:rPr>
          <w:lang w:val="en-US"/>
        </w:rPr>
        <w:t xml:space="preserve">           IF EIBTRMID (1 : 2)  =   '</w:t>
      </w:r>
      <w:r w:rsidRPr="0045652F">
        <w:rPr>
          <w:b/>
          <w:bCs/>
          <w:lang w:val="en-US"/>
        </w:rPr>
        <w:t>VT</w:t>
      </w:r>
      <w:r w:rsidRPr="0045652F">
        <w:rPr>
          <w:lang w:val="en-US"/>
        </w:rPr>
        <w:t xml:space="preserve">'                                </w:t>
      </w:r>
    </w:p>
    <w:p w14:paraId="1B8FBF64" w14:textId="77777777" w:rsidR="00774472" w:rsidRPr="0045652F" w:rsidRDefault="00774472">
      <w:pPr>
        <w:pStyle w:val="Listing"/>
        <w:rPr>
          <w:lang w:val="en-US"/>
        </w:rPr>
      </w:pPr>
      <w:r w:rsidRPr="0045652F">
        <w:rPr>
          <w:lang w:val="en-US"/>
        </w:rPr>
        <w:t xml:space="preserve">              MOVE 'Y' TO THIS-IS-VIRTEL-CALL-SW                        </w:t>
      </w:r>
    </w:p>
    <w:p w14:paraId="74AE1AD1" w14:textId="77777777" w:rsidR="00774472" w:rsidRPr="0045652F" w:rsidRDefault="00774472">
      <w:pPr>
        <w:pStyle w:val="Listing"/>
        <w:rPr>
          <w:lang w:val="en-US"/>
        </w:rPr>
      </w:pPr>
      <w:r w:rsidRPr="0045652F">
        <w:rPr>
          <w:lang w:val="en-US"/>
        </w:rPr>
        <w:t xml:space="preserve">           ELSE                                                         </w:t>
      </w:r>
    </w:p>
    <w:p w14:paraId="5647CCAB" w14:textId="77777777" w:rsidR="00774472" w:rsidRPr="0045652F" w:rsidRDefault="00774472">
      <w:pPr>
        <w:pStyle w:val="Listing"/>
        <w:rPr>
          <w:lang w:val="en-US"/>
        </w:rPr>
      </w:pPr>
      <w:r w:rsidRPr="0045652F">
        <w:rPr>
          <w:lang w:val="en-US"/>
        </w:rPr>
        <w:t xml:space="preserve">              MOVE 'N' TO THIS-IS-VIRTEL-CALL-SW                        </w:t>
      </w:r>
    </w:p>
    <w:p w14:paraId="1B83A8FF" w14:textId="77777777" w:rsidR="00774472" w:rsidRPr="0045652F" w:rsidRDefault="00774472">
      <w:pPr>
        <w:pStyle w:val="Listing"/>
        <w:rPr>
          <w:lang w:val="en-US"/>
        </w:rPr>
      </w:pPr>
      <w:r w:rsidRPr="0045652F">
        <w:rPr>
          <w:lang w:val="en-US"/>
        </w:rPr>
        <w:t xml:space="preserve">           END-IF                                                       </w:t>
      </w:r>
    </w:p>
    <w:p w14:paraId="24F6EF31" w14:textId="77777777" w:rsidR="00774472" w:rsidRPr="0045652F" w:rsidRDefault="00774472">
      <w:pPr>
        <w:pStyle w:val="Caption"/>
        <w:keepNext/>
        <w:keepLines/>
        <w:rPr>
          <w:szCs w:val="19"/>
          <w:lang w:val="en-US"/>
        </w:rPr>
      </w:pPr>
      <w:bookmarkStart w:id="661" w:name="_Toc373485130"/>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8</w:t>
      </w:r>
      <w:r w:rsidRPr="0045652F">
        <w:rPr>
          <w:lang w:val="en-US"/>
        </w:rPr>
        <w:fldChar w:fldCharType="end"/>
      </w:r>
      <w:r w:rsidRPr="0045652F">
        <w:rPr>
          <w:szCs w:val="19"/>
          <w:lang w:val="en-US"/>
        </w:rPr>
        <w:t xml:space="preserve"> Detecting VIRTEL by testing the CICS terminal id</w:t>
      </w:r>
      <w:bookmarkEnd w:id="661"/>
    </w:p>
    <w:p w14:paraId="3042F941" w14:textId="77777777" w:rsidR="00774472" w:rsidRPr="0045652F" w:rsidRDefault="00774472">
      <w:pPr>
        <w:pStyle w:val="Listing"/>
        <w:rPr>
          <w:rFonts w:ascii="Verdana" w:hAnsi="Verdana"/>
          <w:b/>
          <w:bCs/>
          <w:i/>
          <w:iCs/>
          <w:lang w:val="en-US"/>
        </w:rPr>
      </w:pPr>
      <w:r w:rsidRPr="0045652F">
        <w:rPr>
          <w:rFonts w:ascii="Verdana" w:hAnsi="Verdana"/>
          <w:b/>
          <w:bCs/>
          <w:i/>
          <w:iCs/>
          <w:lang w:val="en-US"/>
        </w:rPr>
        <w:t>in Working-Storage:</w:t>
      </w:r>
    </w:p>
    <w:p w14:paraId="1460ECE9" w14:textId="77777777" w:rsidR="00774472" w:rsidRPr="0045652F" w:rsidRDefault="00774472">
      <w:pPr>
        <w:pStyle w:val="Listing"/>
        <w:rPr>
          <w:lang w:val="en-US"/>
        </w:rPr>
      </w:pPr>
      <w:r w:rsidRPr="0045652F">
        <w:rPr>
          <w:lang w:val="en-US"/>
        </w:rPr>
        <w:t xml:space="preserve">       01  MYLUNAME                     PIC X(8).                       </w:t>
      </w:r>
    </w:p>
    <w:p w14:paraId="656D6642" w14:textId="77777777" w:rsidR="00774472" w:rsidRPr="0045652F" w:rsidRDefault="00774472">
      <w:pPr>
        <w:pStyle w:val="Listing"/>
        <w:rPr>
          <w:lang w:val="en-US"/>
        </w:rPr>
      </w:pPr>
      <w:r w:rsidRPr="0045652F">
        <w:rPr>
          <w:lang w:val="en-US"/>
        </w:rPr>
        <w:t xml:space="preserve">       01  THIS-IS-VIRTEL-CALL-SW       PIC X.                          </w:t>
      </w:r>
    </w:p>
    <w:p w14:paraId="30F8D3FC" w14:textId="77777777" w:rsidR="00774472" w:rsidRPr="0045652F" w:rsidRDefault="00774472">
      <w:pPr>
        <w:pStyle w:val="Listing"/>
        <w:rPr>
          <w:lang w:val="en-US"/>
        </w:rPr>
      </w:pPr>
      <w:r w:rsidRPr="0045652F">
        <w:rPr>
          <w:lang w:val="en-US"/>
        </w:rPr>
        <w:t xml:space="preserve">           88  THIS-IS-VIRTEL-CALL      VALUE 'Y'.                      </w:t>
      </w:r>
    </w:p>
    <w:p w14:paraId="54E93480" w14:textId="77777777" w:rsidR="00774472" w:rsidRPr="0045652F" w:rsidRDefault="00774472">
      <w:pPr>
        <w:pStyle w:val="Listing"/>
        <w:keepNext w:val="0"/>
        <w:keepLines w:val="0"/>
        <w:rPr>
          <w:lang w:val="en-US"/>
        </w:rPr>
      </w:pPr>
      <w:r w:rsidRPr="0045652F">
        <w:rPr>
          <w:lang w:val="en-US"/>
        </w:rPr>
        <w:t xml:space="preserve">           88  THIS-IS-NOT-VIRTEL-CALL  VALUE 'N'.                      </w:t>
      </w:r>
    </w:p>
    <w:p w14:paraId="118FF70F" w14:textId="77777777" w:rsidR="00774472" w:rsidRPr="0045652F" w:rsidRDefault="00774472">
      <w:pPr>
        <w:pStyle w:val="Listing"/>
        <w:keepNext w:val="0"/>
        <w:keepLines w:val="0"/>
        <w:rPr>
          <w:rFonts w:ascii="Verdana" w:hAnsi="Verdana"/>
          <w:b/>
          <w:bCs/>
          <w:i/>
          <w:iCs/>
          <w:lang w:val="en-US"/>
        </w:rPr>
      </w:pPr>
    </w:p>
    <w:p w14:paraId="5B05A4C8" w14:textId="77777777" w:rsidR="00774472" w:rsidRPr="0045652F" w:rsidRDefault="00774472">
      <w:pPr>
        <w:pStyle w:val="Listing"/>
        <w:keepNext w:val="0"/>
        <w:keepLines w:val="0"/>
        <w:rPr>
          <w:rFonts w:ascii="Verdana" w:hAnsi="Verdana"/>
          <w:b/>
          <w:bCs/>
          <w:i/>
          <w:iCs/>
          <w:lang w:val="en-US"/>
        </w:rPr>
      </w:pPr>
      <w:r w:rsidRPr="0045652F">
        <w:rPr>
          <w:rFonts w:ascii="Verdana" w:hAnsi="Verdana"/>
          <w:b/>
          <w:bCs/>
          <w:i/>
          <w:iCs/>
          <w:lang w:val="en-US"/>
        </w:rPr>
        <w:t>in the Procedure Division:</w:t>
      </w:r>
    </w:p>
    <w:p w14:paraId="028F7E8D" w14:textId="77777777" w:rsidR="00774472" w:rsidRPr="0045652F" w:rsidRDefault="00774472">
      <w:pPr>
        <w:pStyle w:val="Listing"/>
        <w:rPr>
          <w:lang w:val="en-US"/>
        </w:rPr>
      </w:pPr>
      <w:r w:rsidRPr="0045652F">
        <w:rPr>
          <w:lang w:val="en-US"/>
        </w:rPr>
        <w:t xml:space="preserve">           EXEC CICS ASSIGN                                             </w:t>
      </w:r>
    </w:p>
    <w:p w14:paraId="55F69E4B" w14:textId="77777777" w:rsidR="00774472" w:rsidRPr="0045652F" w:rsidRDefault="00774472">
      <w:pPr>
        <w:pStyle w:val="Listing"/>
        <w:rPr>
          <w:lang w:val="en-US"/>
        </w:rPr>
      </w:pPr>
      <w:r w:rsidRPr="0045652F">
        <w:rPr>
          <w:lang w:val="en-US"/>
        </w:rPr>
        <w:t xml:space="preserve">                     NETNAME(MYLUNAME)                                  </w:t>
      </w:r>
    </w:p>
    <w:p w14:paraId="7123907E" w14:textId="77777777" w:rsidR="00774472" w:rsidRPr="0045652F" w:rsidRDefault="00774472">
      <w:pPr>
        <w:pStyle w:val="Listing"/>
        <w:rPr>
          <w:lang w:val="en-US"/>
        </w:rPr>
      </w:pPr>
      <w:r w:rsidRPr="0045652F">
        <w:rPr>
          <w:lang w:val="en-US"/>
        </w:rPr>
        <w:t xml:space="preserve">           END-EXEC                                                     </w:t>
      </w:r>
    </w:p>
    <w:p w14:paraId="7C6B1C2B" w14:textId="77777777" w:rsidR="00774472" w:rsidRPr="0045652F" w:rsidRDefault="00774472">
      <w:pPr>
        <w:pStyle w:val="Listing"/>
        <w:rPr>
          <w:lang w:val="en-US"/>
        </w:rPr>
      </w:pPr>
      <w:r w:rsidRPr="0045652F">
        <w:rPr>
          <w:lang w:val="en-US"/>
        </w:rPr>
        <w:t xml:space="preserve">           IF MYLUNAME (1 : 4)  =   '</w:t>
      </w:r>
      <w:r w:rsidRPr="0045652F">
        <w:rPr>
          <w:b/>
          <w:bCs/>
          <w:lang w:val="en-US"/>
        </w:rPr>
        <w:t>VIRT</w:t>
      </w:r>
      <w:r w:rsidRPr="0045652F">
        <w:rPr>
          <w:lang w:val="en-US"/>
        </w:rPr>
        <w:t xml:space="preserve">'                              </w:t>
      </w:r>
    </w:p>
    <w:p w14:paraId="34249B21" w14:textId="77777777" w:rsidR="00774472" w:rsidRPr="0045652F" w:rsidRDefault="00774472">
      <w:pPr>
        <w:pStyle w:val="Listing"/>
        <w:rPr>
          <w:lang w:val="en-US"/>
        </w:rPr>
      </w:pPr>
      <w:r w:rsidRPr="0045652F">
        <w:rPr>
          <w:lang w:val="en-US"/>
        </w:rPr>
        <w:t xml:space="preserve">              MOVE 'Y' TO THIS-IS-VIRTEL-CALL-SW                        </w:t>
      </w:r>
    </w:p>
    <w:p w14:paraId="7B5FFE0D" w14:textId="77777777" w:rsidR="00774472" w:rsidRPr="0045652F" w:rsidRDefault="00774472">
      <w:pPr>
        <w:pStyle w:val="Listing"/>
        <w:rPr>
          <w:lang w:val="en-US"/>
        </w:rPr>
      </w:pPr>
      <w:r w:rsidRPr="0045652F">
        <w:rPr>
          <w:lang w:val="en-US"/>
        </w:rPr>
        <w:t xml:space="preserve">           ELSE                                                         </w:t>
      </w:r>
    </w:p>
    <w:p w14:paraId="2CA23A5A" w14:textId="77777777" w:rsidR="00774472" w:rsidRPr="0045652F" w:rsidRDefault="00774472">
      <w:pPr>
        <w:pStyle w:val="Listing"/>
        <w:rPr>
          <w:lang w:val="en-US"/>
        </w:rPr>
      </w:pPr>
      <w:r w:rsidRPr="0045652F">
        <w:rPr>
          <w:lang w:val="en-US"/>
        </w:rPr>
        <w:t xml:space="preserve">              MOVE 'N' TO THIS-IS-VIRTEL-CALL-SW                        </w:t>
      </w:r>
    </w:p>
    <w:p w14:paraId="66A54B76" w14:textId="77777777" w:rsidR="00774472" w:rsidRPr="0045652F" w:rsidRDefault="00774472">
      <w:pPr>
        <w:pStyle w:val="Listing"/>
        <w:rPr>
          <w:lang w:val="en-US"/>
        </w:rPr>
      </w:pPr>
      <w:r w:rsidRPr="0045652F">
        <w:rPr>
          <w:lang w:val="en-US"/>
        </w:rPr>
        <w:t xml:space="preserve">           END-IF                                                       </w:t>
      </w:r>
    </w:p>
    <w:p w14:paraId="6E4CD39E" w14:textId="77777777" w:rsidR="00774472" w:rsidRPr="0045652F" w:rsidRDefault="00774472">
      <w:pPr>
        <w:pStyle w:val="Caption"/>
        <w:rPr>
          <w:szCs w:val="19"/>
          <w:lang w:val="en-US"/>
        </w:rPr>
      </w:pPr>
      <w:bookmarkStart w:id="662" w:name="_Toc37348513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9</w:t>
      </w:r>
      <w:r w:rsidRPr="0045652F">
        <w:rPr>
          <w:lang w:val="en-US"/>
        </w:rPr>
        <w:fldChar w:fldCharType="end"/>
      </w:r>
      <w:r w:rsidRPr="0045652F">
        <w:rPr>
          <w:szCs w:val="19"/>
          <w:lang w:val="en-US"/>
        </w:rPr>
        <w:t xml:space="preserve"> Detecting VIRTEL by testing the VTAM LU name</w:t>
      </w:r>
      <w:bookmarkEnd w:id="662"/>
    </w:p>
    <w:p w14:paraId="145F47DE" w14:textId="77777777" w:rsidR="00774472" w:rsidRPr="0045652F" w:rsidRDefault="00774472">
      <w:pPr>
        <w:pStyle w:val="Heading2"/>
        <w:pageBreakBefore/>
        <w:tabs>
          <w:tab w:val="num" w:pos="2424"/>
        </w:tabs>
        <w:rPr>
          <w:lang w:val="en-US"/>
        </w:rPr>
      </w:pPr>
      <w:bookmarkStart w:id="663" w:name="_Toc373484944"/>
      <w:r w:rsidRPr="0045652F">
        <w:rPr>
          <w:lang w:val="en-US"/>
        </w:rPr>
        <w:t>VIRTEL Web Integration</w:t>
      </w:r>
      <w:bookmarkEnd w:id="663"/>
    </w:p>
    <w:p w14:paraId="2654BFAE" w14:textId="77777777" w:rsidR="00774472" w:rsidRPr="0045652F" w:rsidRDefault="00774472">
      <w:pPr>
        <w:pStyle w:val="Heading3"/>
        <w:tabs>
          <w:tab w:val="num" w:pos="2781"/>
        </w:tabs>
        <w:rPr>
          <w:lang w:val="en-US"/>
        </w:rPr>
      </w:pPr>
      <w:bookmarkStart w:id="664" w:name="_Toc16581365"/>
      <w:bookmarkStart w:id="665" w:name="_Ref59272632"/>
      <w:bookmarkStart w:id="666" w:name="_Ref59272637"/>
      <w:bookmarkStart w:id="667" w:name="_Toc60565910"/>
      <w:bookmarkStart w:id="668" w:name="_Toc93919538"/>
      <w:bookmarkStart w:id="669" w:name="_Toc93997027"/>
      <w:bookmarkStart w:id="670" w:name="_Toc373484945"/>
      <w:r w:rsidRPr="0045652F">
        <w:rPr>
          <w:lang w:val="en-US"/>
        </w:rPr>
        <w:t>FA88: Transmit large data message to application</w:t>
      </w:r>
      <w:bookmarkEnd w:id="670"/>
    </w:p>
    <w:p w14:paraId="1C4A3A40" w14:textId="77777777" w:rsidR="00774472" w:rsidRPr="0045652F" w:rsidRDefault="00774472">
      <w:pPr>
        <w:rPr>
          <w:szCs w:val="19"/>
          <w:lang w:val="en-US"/>
        </w:rPr>
      </w:pPr>
      <w:r w:rsidRPr="0045652F">
        <w:rPr>
          <w:szCs w:val="19"/>
          <w:lang w:val="en-US"/>
        </w:rPr>
        <w:fldChar w:fldCharType="begin"/>
      </w:r>
      <w:r w:rsidRPr="0045652F">
        <w:rPr>
          <w:szCs w:val="19"/>
          <w:lang w:val="en-US"/>
        </w:rPr>
        <w:instrText xml:space="preserve"> XE "Structured field:Web-to-Host" </w:instrText>
      </w:r>
      <w:r w:rsidRPr="0045652F">
        <w:rPr>
          <w:szCs w:val="19"/>
          <w:lang w:val="en-US"/>
        </w:rPr>
        <w:fldChar w:fldCharType="end"/>
      </w:r>
      <w:r w:rsidRPr="0045652F">
        <w:rPr>
          <w:szCs w:val="19"/>
          <w:lang w:val="en-US"/>
        </w:rPr>
        <w:fldChar w:fldCharType="begin"/>
      </w:r>
      <w:r w:rsidRPr="0045652F">
        <w:rPr>
          <w:szCs w:val="19"/>
          <w:lang w:val="en-US"/>
        </w:rPr>
        <w:instrText xml:space="preserve"> XE "Structured field:FA88" </w:instrText>
      </w:r>
      <w:r w:rsidRPr="0045652F">
        <w:rPr>
          <w:szCs w:val="19"/>
          <w:lang w:val="en-US"/>
        </w:rPr>
        <w:fldChar w:fldCharType="end"/>
      </w:r>
      <w:r w:rsidRPr="0045652F">
        <w:rPr>
          <w:szCs w:val="19"/>
          <w:lang w:val="en-US"/>
        </w:rPr>
        <w:t xml:space="preserve">By using the </w:t>
      </w:r>
      <w:r w:rsidRPr="0045652F">
        <w:rPr>
          <w:b/>
          <w:szCs w:val="19"/>
          <w:lang w:val="en-US"/>
        </w:rPr>
        <w:t xml:space="preserve">FA88 </w:t>
      </w:r>
      <w:r w:rsidRPr="0045652F">
        <w:rPr>
          <w:szCs w:val="19"/>
          <w:lang w:val="en-US"/>
        </w:rPr>
        <w:t>structured field, an application can request data from an HTTP terminal without being limited to the size of a 3270 screen.</w:t>
      </w:r>
    </w:p>
    <w:p w14:paraId="66A95A07" w14:textId="77777777" w:rsidR="00774472" w:rsidRPr="0045652F" w:rsidRDefault="00774472">
      <w:pPr>
        <w:rPr>
          <w:szCs w:val="19"/>
          <w:lang w:val="en-US"/>
        </w:rPr>
      </w:pPr>
    </w:p>
    <w:p w14:paraId="09EFA1E7" w14:textId="77777777" w:rsidR="00774472" w:rsidRPr="0045652F" w:rsidRDefault="00774472">
      <w:pPr>
        <w:rPr>
          <w:szCs w:val="19"/>
          <w:lang w:val="en-US"/>
        </w:rPr>
      </w:pPr>
      <w:r w:rsidRPr="0045652F">
        <w:rPr>
          <w:szCs w:val="19"/>
          <w:lang w:val="en-US"/>
        </w:rPr>
        <w:t>The application sends an FA88 structured field containing the name of a URL parameter to be retrieved.  The “send message to terminal” flag causes VIRTEL to send an HTTP response to the terminal.  When the terminal sends its next URL, VIRTEL sends to the application an FA88 structured field response containing the value of the URL parameter.  The application may retrieve the value in multiple segments.  If the value exceeds 32K in size then it must be retrieved in multiple segments.  Once the first segment has been received, the application requests subsequent segments by sending another FA88 structured field containing the “immediate answer” flag and the offset of the segment requested.  VIRTEL responds with an FA88 structured field response containing the segment requested.  In each response VIRTEL sets the flag byte to indicate whether there is more data to be retrieved, and if so the number of bytes remaining.  The application continues the procedure until there is no more data to be retrieved.</w:t>
      </w:r>
    </w:p>
    <w:p w14:paraId="4922C8D9" w14:textId="77777777" w:rsidR="00774472" w:rsidRPr="0045652F" w:rsidRDefault="00774472">
      <w:pPr>
        <w:rPr>
          <w:szCs w:val="19"/>
          <w:lang w:val="en-US"/>
        </w:rPr>
      </w:pPr>
    </w:p>
    <w:p w14:paraId="568013EF" w14:textId="77777777" w:rsidR="00774472" w:rsidRPr="0045652F" w:rsidRDefault="00774472">
      <w:pPr>
        <w:pStyle w:val="ecran0"/>
        <w:rPr>
          <w:lang w:val="en-US"/>
        </w:rPr>
      </w:pPr>
      <w:r w:rsidRPr="0045652F">
        <w:rPr>
          <w:lang w:val="en-US"/>
        </w:rPr>
        <w:t>The format of the FA88 structured field sent by the application is shown below:</w:t>
      </w:r>
    </w:p>
    <w:p w14:paraId="0A898F45" w14:textId="77777777" w:rsidR="00774472" w:rsidRPr="0045652F" w:rsidRDefault="00774472">
      <w:pPr>
        <w:pStyle w:val="Listing"/>
        <w:rPr>
          <w:lang w:val="en-US"/>
        </w:rPr>
      </w:pPr>
    </w:p>
    <w:p w14:paraId="5A49FC91" w14:textId="77777777" w:rsidR="00774472" w:rsidRPr="0045652F" w:rsidRDefault="00774472">
      <w:pPr>
        <w:pStyle w:val="Listing"/>
        <w:rPr>
          <w:lang w:val="en-US"/>
        </w:rPr>
      </w:pPr>
      <w:r w:rsidRPr="0045652F">
        <w:rPr>
          <w:lang w:val="en-US"/>
        </w:rPr>
        <w:t>- 2 bytes</w:t>
      </w:r>
      <w:r w:rsidRPr="0045652F">
        <w:rPr>
          <w:lang w:val="en-US"/>
        </w:rPr>
        <w:tab/>
      </w:r>
      <w:r w:rsidRPr="0045652F">
        <w:rPr>
          <w:lang w:val="en-US"/>
        </w:rPr>
        <w:tab/>
        <w:t>Length of structured field = 14 + n</w:t>
      </w:r>
    </w:p>
    <w:p w14:paraId="636B30D9" w14:textId="77777777" w:rsidR="00774472" w:rsidRPr="0045652F" w:rsidRDefault="00774472">
      <w:pPr>
        <w:pStyle w:val="Listing"/>
        <w:rPr>
          <w:lang w:val="en-US"/>
        </w:rPr>
      </w:pPr>
      <w:r w:rsidRPr="0045652F">
        <w:rPr>
          <w:lang w:val="en-US"/>
        </w:rPr>
        <w:t>- 2 bytes</w:t>
      </w:r>
      <w:r w:rsidRPr="0045652F">
        <w:rPr>
          <w:lang w:val="en-US"/>
        </w:rPr>
        <w:tab/>
      </w:r>
      <w:r w:rsidRPr="0045652F">
        <w:rPr>
          <w:lang w:val="en-US"/>
        </w:rPr>
        <w:tab/>
        <w:t>Structured field identification code = X'FA88'</w:t>
      </w:r>
    </w:p>
    <w:p w14:paraId="223DDD6F" w14:textId="77777777" w:rsidR="00774472" w:rsidRPr="0045652F" w:rsidRDefault="00774472">
      <w:pPr>
        <w:pStyle w:val="Listing"/>
        <w:rPr>
          <w:lang w:val="en-US"/>
        </w:rPr>
      </w:pPr>
      <w:r w:rsidRPr="0045652F">
        <w:rPr>
          <w:lang w:val="en-US"/>
        </w:rPr>
        <w:t>- 1 bytes</w:t>
      </w:r>
      <w:r w:rsidRPr="0045652F">
        <w:rPr>
          <w:lang w:val="en-US"/>
        </w:rPr>
        <w:tab/>
      </w:r>
      <w:r w:rsidRPr="0045652F">
        <w:rPr>
          <w:lang w:val="en-US"/>
        </w:rPr>
        <w:tab/>
        <w:t>X'00'</w:t>
      </w:r>
    </w:p>
    <w:p w14:paraId="3A64B4AE" w14:textId="77777777" w:rsidR="00774472" w:rsidRPr="0045652F" w:rsidRDefault="00774472">
      <w:pPr>
        <w:pStyle w:val="Listing"/>
        <w:rPr>
          <w:lang w:val="en-US"/>
        </w:rPr>
      </w:pPr>
      <w:r w:rsidRPr="0045652F">
        <w:rPr>
          <w:lang w:val="en-US"/>
        </w:rPr>
        <w:t>- 1 bytes</w:t>
      </w:r>
      <w:r w:rsidRPr="0045652F">
        <w:rPr>
          <w:lang w:val="en-US"/>
        </w:rPr>
        <w:tab/>
      </w:r>
      <w:r w:rsidRPr="0045652F">
        <w:rPr>
          <w:lang w:val="en-US"/>
        </w:rPr>
        <w:tab/>
        <w:t>Flags:</w:t>
      </w:r>
    </w:p>
    <w:p w14:paraId="44744A62" w14:textId="77777777" w:rsidR="00774472" w:rsidRPr="0045652F" w:rsidRDefault="00774472">
      <w:pPr>
        <w:pStyle w:val="Listing"/>
        <w:rPr>
          <w:lang w:val="en-US"/>
        </w:rPr>
      </w:pPr>
      <w:r w:rsidRPr="0045652F">
        <w:rPr>
          <w:lang w:val="en-US"/>
        </w:rPr>
        <w:tab/>
      </w:r>
      <w:r w:rsidRPr="0045652F">
        <w:rPr>
          <w:lang w:val="en-US"/>
        </w:rPr>
        <w:tab/>
      </w:r>
      <w:r w:rsidRPr="0045652F">
        <w:rPr>
          <w:lang w:val="en-US"/>
        </w:rPr>
        <w:tab/>
      </w:r>
      <w:r w:rsidRPr="0045652F">
        <w:rPr>
          <w:lang w:val="en-US"/>
        </w:rPr>
        <w:tab/>
      </w:r>
      <w:r w:rsidRPr="0045652F">
        <w:rPr>
          <w:lang w:val="en-US"/>
        </w:rPr>
        <w:tab/>
        <w:t>X'01' = immediate answer</w:t>
      </w:r>
    </w:p>
    <w:p w14:paraId="3C565CE8" w14:textId="77777777" w:rsidR="00774472" w:rsidRPr="0045652F" w:rsidRDefault="00774472">
      <w:pPr>
        <w:pStyle w:val="Listing"/>
        <w:rPr>
          <w:lang w:val="en-US"/>
        </w:rPr>
      </w:pPr>
      <w:r w:rsidRPr="0045652F">
        <w:rPr>
          <w:lang w:val="en-US"/>
        </w:rPr>
        <w:tab/>
      </w:r>
      <w:r w:rsidRPr="0045652F">
        <w:rPr>
          <w:lang w:val="en-US"/>
        </w:rPr>
        <w:tab/>
      </w:r>
      <w:r w:rsidRPr="0045652F">
        <w:rPr>
          <w:lang w:val="en-US"/>
        </w:rPr>
        <w:tab/>
      </w:r>
      <w:r w:rsidRPr="0045652F">
        <w:rPr>
          <w:lang w:val="en-US"/>
        </w:rPr>
        <w:tab/>
      </w:r>
      <w:r w:rsidRPr="0045652F">
        <w:rPr>
          <w:lang w:val="en-US"/>
        </w:rPr>
        <w:tab/>
        <w:t>X'04' = send message to terminal</w:t>
      </w:r>
    </w:p>
    <w:p w14:paraId="5836F8D0" w14:textId="77777777" w:rsidR="00774472" w:rsidRPr="0045652F" w:rsidRDefault="00774472">
      <w:pPr>
        <w:pStyle w:val="Listing"/>
        <w:rPr>
          <w:lang w:val="en-US"/>
        </w:rPr>
      </w:pPr>
      <w:r w:rsidRPr="0045652F">
        <w:rPr>
          <w:lang w:val="en-US"/>
        </w:rPr>
        <w:t>- 2 bytes</w:t>
      </w:r>
      <w:r w:rsidRPr="0045652F">
        <w:rPr>
          <w:lang w:val="en-US"/>
        </w:rPr>
        <w:tab/>
      </w:r>
      <w:r w:rsidRPr="0045652F">
        <w:rPr>
          <w:lang w:val="en-US"/>
        </w:rPr>
        <w:tab/>
        <w:t>Maximum segment size requested (m)</w:t>
      </w:r>
    </w:p>
    <w:p w14:paraId="4FF416CF" w14:textId="77777777" w:rsidR="00774472" w:rsidRPr="0045652F" w:rsidRDefault="00774472">
      <w:pPr>
        <w:pStyle w:val="Listing"/>
        <w:rPr>
          <w:lang w:val="en-US"/>
        </w:rPr>
      </w:pPr>
      <w:r w:rsidRPr="0045652F">
        <w:rPr>
          <w:lang w:val="en-US"/>
        </w:rPr>
        <w:t>- 4 bytes</w:t>
      </w:r>
      <w:r w:rsidRPr="0045652F">
        <w:rPr>
          <w:lang w:val="en-US"/>
        </w:rPr>
        <w:tab/>
      </w:r>
      <w:r w:rsidRPr="0045652F">
        <w:rPr>
          <w:lang w:val="en-US"/>
        </w:rPr>
        <w:tab/>
        <w:t>Offset of requested segment (o)</w:t>
      </w:r>
    </w:p>
    <w:p w14:paraId="621BD578" w14:textId="77777777" w:rsidR="00774472" w:rsidRPr="0045652F" w:rsidRDefault="00774472">
      <w:pPr>
        <w:pStyle w:val="Listing"/>
        <w:rPr>
          <w:lang w:val="en-US"/>
        </w:rPr>
      </w:pPr>
      <w:r w:rsidRPr="0045652F">
        <w:rPr>
          <w:lang w:val="en-US"/>
        </w:rPr>
        <w:t>- 2 bytes</w:t>
      </w:r>
      <w:r w:rsidRPr="0045652F">
        <w:rPr>
          <w:lang w:val="en-US"/>
        </w:rPr>
        <w:tab/>
      </w:r>
      <w:r w:rsidRPr="0045652F">
        <w:rPr>
          <w:lang w:val="en-US"/>
        </w:rPr>
        <w:tab/>
        <w:t>Length of name (n)</w:t>
      </w:r>
    </w:p>
    <w:p w14:paraId="60D9475D" w14:textId="77777777" w:rsidR="00774472" w:rsidRPr="0045652F" w:rsidRDefault="00774472">
      <w:pPr>
        <w:pStyle w:val="Listing"/>
        <w:rPr>
          <w:lang w:val="en-US"/>
        </w:rPr>
      </w:pPr>
      <w:r w:rsidRPr="0045652F">
        <w:rPr>
          <w:lang w:val="en-US"/>
        </w:rPr>
        <w:t>- n bytes</w:t>
      </w:r>
      <w:r w:rsidRPr="0045652F">
        <w:rPr>
          <w:lang w:val="en-US"/>
        </w:rPr>
        <w:tab/>
      </w:r>
      <w:r w:rsidRPr="0045652F">
        <w:rPr>
          <w:lang w:val="en-US"/>
        </w:rPr>
        <w:tab/>
        <w:t>Name of URL parameter</w:t>
      </w:r>
    </w:p>
    <w:p w14:paraId="0A93B4C6" w14:textId="77777777" w:rsidR="00774472" w:rsidRPr="0045652F" w:rsidRDefault="00774472">
      <w:pPr>
        <w:pStyle w:val="Listing"/>
        <w:rPr>
          <w:lang w:val="en-US"/>
        </w:rPr>
      </w:pPr>
    </w:p>
    <w:p w14:paraId="5F8AB850" w14:textId="77777777" w:rsidR="00774472" w:rsidRPr="0045652F" w:rsidRDefault="00774472">
      <w:pPr>
        <w:pStyle w:val="Caption"/>
        <w:rPr>
          <w:szCs w:val="19"/>
          <w:lang w:val="en-US"/>
        </w:rPr>
      </w:pPr>
      <w:bookmarkStart w:id="671" w:name="_Toc37348513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10</w:t>
      </w:r>
      <w:r w:rsidRPr="0045652F">
        <w:rPr>
          <w:lang w:val="en-US"/>
        </w:rPr>
        <w:fldChar w:fldCharType="end"/>
      </w:r>
      <w:r w:rsidRPr="0045652F">
        <w:rPr>
          <w:szCs w:val="19"/>
          <w:lang w:val="en-US"/>
        </w:rPr>
        <w:t xml:space="preserve"> Format of structured field FA88</w:t>
      </w:r>
      <w:bookmarkEnd w:id="671"/>
    </w:p>
    <w:p w14:paraId="67CDD197" w14:textId="77777777" w:rsidR="00774472" w:rsidRPr="0045652F" w:rsidRDefault="00774472">
      <w:pPr>
        <w:pStyle w:val="ecran0"/>
        <w:rPr>
          <w:lang w:val="en-US"/>
        </w:rPr>
      </w:pPr>
      <w:r w:rsidRPr="0045652F">
        <w:rPr>
          <w:lang w:val="en-US"/>
        </w:rPr>
        <w:t>The format of the FA88 structured field response returned by VIRTEL is shown below:</w:t>
      </w:r>
    </w:p>
    <w:p w14:paraId="5DEE89B6" w14:textId="77777777" w:rsidR="00774472" w:rsidRPr="0045652F" w:rsidRDefault="00774472">
      <w:pPr>
        <w:pStyle w:val="Listing"/>
        <w:rPr>
          <w:lang w:val="en-US"/>
        </w:rPr>
      </w:pPr>
    </w:p>
    <w:p w14:paraId="2325EEA0" w14:textId="77777777" w:rsidR="00774472" w:rsidRPr="0045652F" w:rsidRDefault="00774472">
      <w:pPr>
        <w:pStyle w:val="Listing"/>
        <w:rPr>
          <w:lang w:val="en-US"/>
        </w:rPr>
      </w:pPr>
      <w:r w:rsidRPr="0045652F">
        <w:rPr>
          <w:lang w:val="en-US"/>
        </w:rPr>
        <w:t>- 2 bytes</w:t>
      </w:r>
      <w:r w:rsidRPr="0045652F">
        <w:rPr>
          <w:lang w:val="en-US"/>
        </w:rPr>
        <w:tab/>
      </w:r>
      <w:r w:rsidRPr="0045652F">
        <w:rPr>
          <w:lang w:val="en-US"/>
        </w:rPr>
        <w:tab/>
        <w:t>Length of structured field = 14 + n + x</w:t>
      </w:r>
    </w:p>
    <w:p w14:paraId="01402BFF" w14:textId="77777777" w:rsidR="00774472" w:rsidRPr="0045652F" w:rsidRDefault="00774472">
      <w:pPr>
        <w:pStyle w:val="Listing"/>
        <w:rPr>
          <w:lang w:val="en-US"/>
        </w:rPr>
      </w:pPr>
      <w:r w:rsidRPr="0045652F">
        <w:rPr>
          <w:lang w:val="en-US"/>
        </w:rPr>
        <w:t>- 2 bytes</w:t>
      </w:r>
      <w:r w:rsidRPr="0045652F">
        <w:rPr>
          <w:lang w:val="en-US"/>
        </w:rPr>
        <w:tab/>
      </w:r>
      <w:r w:rsidRPr="0045652F">
        <w:rPr>
          <w:lang w:val="en-US"/>
        </w:rPr>
        <w:tab/>
        <w:t>Structured field identification code = X'FA88'</w:t>
      </w:r>
    </w:p>
    <w:p w14:paraId="15E48E23" w14:textId="77777777" w:rsidR="00774472" w:rsidRPr="0045652F" w:rsidRDefault="00774472">
      <w:pPr>
        <w:pStyle w:val="Listing"/>
        <w:rPr>
          <w:lang w:val="en-US"/>
        </w:rPr>
      </w:pPr>
      <w:r w:rsidRPr="0045652F">
        <w:rPr>
          <w:lang w:val="en-US"/>
        </w:rPr>
        <w:t>- 1 bytes</w:t>
      </w:r>
      <w:r w:rsidRPr="0045652F">
        <w:rPr>
          <w:lang w:val="en-US"/>
        </w:rPr>
        <w:tab/>
      </w:r>
      <w:r w:rsidRPr="0045652F">
        <w:rPr>
          <w:lang w:val="en-US"/>
        </w:rPr>
        <w:tab/>
        <w:t>X'00'</w:t>
      </w:r>
    </w:p>
    <w:p w14:paraId="7C2D868A" w14:textId="77777777" w:rsidR="00774472" w:rsidRPr="0045652F" w:rsidRDefault="00774472">
      <w:pPr>
        <w:pStyle w:val="Listing"/>
        <w:rPr>
          <w:lang w:val="en-US"/>
        </w:rPr>
      </w:pPr>
      <w:r w:rsidRPr="0045652F">
        <w:rPr>
          <w:lang w:val="en-US"/>
        </w:rPr>
        <w:t>- 1 bytes</w:t>
      </w:r>
      <w:r w:rsidRPr="0045652F">
        <w:rPr>
          <w:lang w:val="en-US"/>
        </w:rPr>
        <w:tab/>
      </w:r>
      <w:r w:rsidRPr="0045652F">
        <w:rPr>
          <w:lang w:val="en-US"/>
        </w:rPr>
        <w:tab/>
        <w:t>Flags:</w:t>
      </w:r>
    </w:p>
    <w:p w14:paraId="798F5FD1" w14:textId="77777777" w:rsidR="00774472" w:rsidRPr="0045652F" w:rsidRDefault="00774472">
      <w:pPr>
        <w:pStyle w:val="Listing"/>
        <w:rPr>
          <w:lang w:val="en-US"/>
        </w:rPr>
      </w:pPr>
      <w:r w:rsidRPr="0045652F">
        <w:rPr>
          <w:lang w:val="en-US"/>
        </w:rPr>
        <w:tab/>
      </w:r>
      <w:r w:rsidRPr="0045652F">
        <w:rPr>
          <w:lang w:val="en-US"/>
        </w:rPr>
        <w:tab/>
      </w:r>
      <w:r w:rsidRPr="0045652F">
        <w:rPr>
          <w:lang w:val="en-US"/>
        </w:rPr>
        <w:tab/>
      </w:r>
      <w:r w:rsidRPr="0045652F">
        <w:rPr>
          <w:lang w:val="en-US"/>
        </w:rPr>
        <w:tab/>
      </w:r>
      <w:r w:rsidRPr="0045652F">
        <w:rPr>
          <w:lang w:val="en-US"/>
        </w:rPr>
        <w:tab/>
        <w:t>X'02' = there is more data</w:t>
      </w:r>
    </w:p>
    <w:p w14:paraId="0C5BCAF1" w14:textId="77777777" w:rsidR="00774472" w:rsidRPr="0045652F" w:rsidRDefault="00774472">
      <w:pPr>
        <w:pStyle w:val="Listing"/>
        <w:rPr>
          <w:lang w:val="en-US"/>
        </w:rPr>
      </w:pPr>
      <w:r w:rsidRPr="0045652F">
        <w:rPr>
          <w:lang w:val="en-US"/>
        </w:rPr>
        <w:t>- 2 bytes</w:t>
      </w:r>
      <w:r w:rsidRPr="0045652F">
        <w:rPr>
          <w:lang w:val="en-US"/>
        </w:rPr>
        <w:tab/>
      </w:r>
      <w:r w:rsidRPr="0045652F">
        <w:rPr>
          <w:lang w:val="en-US"/>
        </w:rPr>
        <w:tab/>
        <w:t>Length of segment returned (x)</w:t>
      </w:r>
    </w:p>
    <w:p w14:paraId="38853653" w14:textId="77777777" w:rsidR="00774472" w:rsidRPr="0045652F" w:rsidRDefault="00774472">
      <w:pPr>
        <w:pStyle w:val="Listing"/>
        <w:rPr>
          <w:lang w:val="en-US"/>
        </w:rPr>
      </w:pPr>
      <w:r w:rsidRPr="0045652F">
        <w:rPr>
          <w:lang w:val="en-US"/>
        </w:rPr>
        <w:t>- 4 bytes</w:t>
      </w:r>
      <w:r w:rsidRPr="0045652F">
        <w:rPr>
          <w:lang w:val="en-US"/>
        </w:rPr>
        <w:tab/>
      </w:r>
      <w:r w:rsidRPr="0045652F">
        <w:rPr>
          <w:lang w:val="en-US"/>
        </w:rPr>
        <w:tab/>
        <w:t>Number of bytes remaining (r)</w:t>
      </w:r>
    </w:p>
    <w:p w14:paraId="6981DF86" w14:textId="77777777" w:rsidR="00774472" w:rsidRPr="0045652F" w:rsidRDefault="00774472">
      <w:pPr>
        <w:pStyle w:val="Listing"/>
        <w:rPr>
          <w:lang w:val="en-US"/>
        </w:rPr>
      </w:pPr>
      <w:r w:rsidRPr="0045652F">
        <w:rPr>
          <w:lang w:val="en-US"/>
        </w:rPr>
        <w:t>- 2 bytes</w:t>
      </w:r>
      <w:r w:rsidRPr="0045652F">
        <w:rPr>
          <w:lang w:val="en-US"/>
        </w:rPr>
        <w:tab/>
      </w:r>
      <w:r w:rsidRPr="0045652F">
        <w:rPr>
          <w:lang w:val="en-US"/>
        </w:rPr>
        <w:tab/>
        <w:t>Length of name (n)</w:t>
      </w:r>
    </w:p>
    <w:p w14:paraId="3668FB8F" w14:textId="77777777" w:rsidR="00774472" w:rsidRPr="0045652F" w:rsidRDefault="00774472">
      <w:pPr>
        <w:pStyle w:val="Listing"/>
        <w:rPr>
          <w:lang w:val="en-US"/>
        </w:rPr>
      </w:pPr>
      <w:r w:rsidRPr="0045652F">
        <w:rPr>
          <w:lang w:val="en-US"/>
        </w:rPr>
        <w:t>- n bytes</w:t>
      </w:r>
      <w:r w:rsidRPr="0045652F">
        <w:rPr>
          <w:lang w:val="en-US"/>
        </w:rPr>
        <w:tab/>
      </w:r>
      <w:r w:rsidRPr="0045652F">
        <w:rPr>
          <w:lang w:val="en-US"/>
        </w:rPr>
        <w:tab/>
        <w:t>Name of variable</w:t>
      </w:r>
    </w:p>
    <w:p w14:paraId="74877BA8" w14:textId="77777777" w:rsidR="00774472" w:rsidRPr="0045652F" w:rsidRDefault="00774472">
      <w:pPr>
        <w:pStyle w:val="Listing"/>
        <w:rPr>
          <w:lang w:val="en-US"/>
        </w:rPr>
      </w:pPr>
      <w:r w:rsidRPr="0045652F">
        <w:rPr>
          <w:lang w:val="en-US"/>
        </w:rPr>
        <w:t>- x bytes</w:t>
      </w:r>
      <w:r w:rsidRPr="0045652F">
        <w:rPr>
          <w:lang w:val="en-US"/>
        </w:rPr>
        <w:tab/>
      </w:r>
      <w:r w:rsidRPr="0045652F">
        <w:rPr>
          <w:lang w:val="en-US"/>
        </w:rPr>
        <w:tab/>
        <w:t>Requested data segment</w:t>
      </w:r>
    </w:p>
    <w:p w14:paraId="0C9FCCA7" w14:textId="77777777" w:rsidR="00774472" w:rsidRPr="0045652F" w:rsidRDefault="00774472">
      <w:pPr>
        <w:pStyle w:val="Listing"/>
        <w:rPr>
          <w:lang w:val="en-US"/>
        </w:rPr>
      </w:pPr>
    </w:p>
    <w:p w14:paraId="697AD671" w14:textId="77777777" w:rsidR="00774472" w:rsidRPr="0045652F" w:rsidRDefault="00774472">
      <w:pPr>
        <w:pStyle w:val="Caption"/>
        <w:rPr>
          <w:szCs w:val="19"/>
          <w:lang w:val="en-US"/>
        </w:rPr>
      </w:pPr>
      <w:bookmarkStart w:id="672" w:name="_Toc37348513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11</w:t>
      </w:r>
      <w:r w:rsidRPr="0045652F">
        <w:rPr>
          <w:lang w:val="en-US"/>
        </w:rPr>
        <w:fldChar w:fldCharType="end"/>
      </w:r>
      <w:r w:rsidRPr="0045652F">
        <w:rPr>
          <w:szCs w:val="19"/>
          <w:lang w:val="en-US"/>
        </w:rPr>
        <w:t xml:space="preserve"> Format of structured field response FA88</w:t>
      </w:r>
      <w:bookmarkEnd w:id="672"/>
    </w:p>
    <w:p w14:paraId="28819A99" w14:textId="77777777" w:rsidR="00774472" w:rsidRPr="0045652F" w:rsidRDefault="00774472">
      <w:pPr>
        <w:pStyle w:val="Heading3"/>
        <w:keepLines/>
        <w:tabs>
          <w:tab w:val="num" w:pos="2781"/>
        </w:tabs>
        <w:rPr>
          <w:lang w:val="en-US"/>
        </w:rPr>
      </w:pPr>
      <w:bookmarkStart w:id="673" w:name="_Toc373484946"/>
      <w:r w:rsidRPr="0045652F">
        <w:rPr>
          <w:lang w:val="en-US"/>
        </w:rPr>
        <w:t>FAC8</w:t>
      </w:r>
      <w:bookmarkEnd w:id="664"/>
      <w:bookmarkEnd w:id="665"/>
      <w:bookmarkEnd w:id="666"/>
      <w:bookmarkEnd w:id="667"/>
      <w:r w:rsidRPr="0045652F">
        <w:rPr>
          <w:lang w:val="en-US"/>
        </w:rPr>
        <w:t>: Selection of page</w:t>
      </w:r>
      <w:bookmarkEnd w:id="668"/>
      <w:r w:rsidRPr="0045652F">
        <w:rPr>
          <w:lang w:val="en-US"/>
        </w:rPr>
        <w:t xml:space="preserve"> template</w:t>
      </w:r>
      <w:bookmarkEnd w:id="669"/>
      <w:bookmarkEnd w:id="673"/>
    </w:p>
    <w:p w14:paraId="0F14A87E" w14:textId="77777777" w:rsidR="00774472" w:rsidRPr="0045652F" w:rsidRDefault="00774472">
      <w:pPr>
        <w:keepNext/>
        <w:keepLines/>
        <w:rPr>
          <w:szCs w:val="19"/>
          <w:lang w:val="en-US"/>
        </w:rPr>
      </w:pPr>
      <w:r w:rsidRPr="0045652F">
        <w:rPr>
          <w:szCs w:val="19"/>
          <w:lang w:val="en-US"/>
        </w:rPr>
        <w:fldChar w:fldCharType="begin"/>
      </w:r>
      <w:r w:rsidRPr="0045652F">
        <w:rPr>
          <w:szCs w:val="19"/>
          <w:lang w:val="en-US"/>
        </w:rPr>
        <w:instrText xml:space="preserve"> XE "Structured field:Web-to-Host</w:instrText>
      </w:r>
      <w:r w:rsidRPr="0045652F">
        <w:rPr>
          <w:szCs w:val="19"/>
          <w:lang w:val="en-US"/>
        </w:rPr>
        <w:instrText xml:space="preserve">" </w:instrText>
      </w:r>
      <w:r w:rsidRPr="0045652F">
        <w:rPr>
          <w:szCs w:val="19"/>
          <w:lang w:val="en-US"/>
        </w:rPr>
        <w:fldChar w:fldCharType="end"/>
      </w:r>
      <w:r w:rsidRPr="0045652F">
        <w:rPr>
          <w:szCs w:val="19"/>
          <w:lang w:val="en-US"/>
        </w:rPr>
        <w:fldChar w:fldCharType="begin"/>
      </w:r>
      <w:r w:rsidRPr="0045652F">
        <w:rPr>
          <w:szCs w:val="19"/>
          <w:lang w:val="en-US"/>
        </w:rPr>
        <w:instrText xml:space="preserve"> XE "Structured field:FAC8" </w:instrText>
      </w:r>
      <w:r w:rsidRPr="0045652F">
        <w:rPr>
          <w:szCs w:val="19"/>
          <w:lang w:val="en-US"/>
        </w:rPr>
        <w:fldChar w:fldCharType="end"/>
      </w:r>
      <w:r w:rsidRPr="0045652F">
        <w:rPr>
          <w:szCs w:val="19"/>
          <w:lang w:val="en-US"/>
        </w:rPr>
        <w:t xml:space="preserve">VIRTEL recognizes the </w:t>
      </w:r>
      <w:r w:rsidRPr="0045652F">
        <w:rPr>
          <w:b/>
          <w:szCs w:val="19"/>
          <w:lang w:val="en-US"/>
        </w:rPr>
        <w:t xml:space="preserve">FAC8 </w:t>
      </w:r>
      <w:r w:rsidRPr="0045652F">
        <w:rPr>
          <w:szCs w:val="19"/>
          <w:lang w:val="en-US"/>
        </w:rPr>
        <w:t>structured field for the following operations:</w:t>
      </w:r>
    </w:p>
    <w:p w14:paraId="26909323" w14:textId="77777777" w:rsidR="00774472" w:rsidRPr="0045652F" w:rsidRDefault="00774472">
      <w:pPr>
        <w:keepNext/>
        <w:keepLines/>
        <w:ind w:firstLine="720"/>
        <w:rPr>
          <w:szCs w:val="19"/>
          <w:lang w:val="en-US"/>
        </w:rPr>
      </w:pPr>
    </w:p>
    <w:p w14:paraId="13696362" w14:textId="77777777" w:rsidR="00774472" w:rsidRPr="0045652F" w:rsidRDefault="00774472">
      <w:pPr>
        <w:pStyle w:val="ListBullet"/>
        <w:keepNext/>
        <w:keepLines/>
        <w:rPr>
          <w:vanish/>
        </w:rPr>
      </w:pPr>
      <w:commentRangeStart w:id="674"/>
      <w:r w:rsidRPr="0045652F">
        <w:rPr>
          <w:vanish/>
        </w:rPr>
        <w:t>Identifier un utilisateur à partir de sa signature Windows</w:t>
      </w:r>
    </w:p>
    <w:p w14:paraId="4D166CE2" w14:textId="77777777" w:rsidR="00774472" w:rsidRPr="0045652F" w:rsidRDefault="00774472">
      <w:pPr>
        <w:pStyle w:val="ListBullet"/>
        <w:keepNext/>
        <w:keepLines/>
        <w:rPr>
          <w:vanish/>
        </w:rPr>
      </w:pPr>
      <w:r w:rsidRPr="0045652F">
        <w:rPr>
          <w:vanish/>
        </w:rPr>
        <w:t>Retourner vers la page d’accueil sur déconnexion de l’application</w:t>
      </w:r>
      <w:commentRangeEnd w:id="674"/>
      <w:r w:rsidRPr="0045652F">
        <w:rPr>
          <w:rStyle w:val="CommentReference"/>
          <w:vanish/>
          <w:lang w:val="en-US"/>
        </w:rPr>
        <w:commentReference w:id="674"/>
      </w:r>
    </w:p>
    <w:p w14:paraId="705C0279" w14:textId="77777777" w:rsidR="00774472" w:rsidRPr="0045652F" w:rsidRDefault="00774472">
      <w:pPr>
        <w:pStyle w:val="ListBullet"/>
        <w:keepNext/>
        <w:keepLines/>
        <w:rPr>
          <w:lang w:val="en-US"/>
        </w:rPr>
      </w:pPr>
      <w:r w:rsidRPr="0045652F">
        <w:rPr>
          <w:lang w:val="en-US"/>
        </w:rPr>
        <w:t>Change of directory for HTML page templates</w:t>
      </w:r>
    </w:p>
    <w:p w14:paraId="14D7DD23" w14:textId="77777777" w:rsidR="00774472" w:rsidRPr="0045652F" w:rsidRDefault="00774472">
      <w:pPr>
        <w:pStyle w:val="ListBullet"/>
        <w:keepNext/>
        <w:keepLines/>
        <w:rPr>
          <w:lang w:val="en-US"/>
        </w:rPr>
      </w:pPr>
      <w:r w:rsidRPr="0045652F">
        <w:rPr>
          <w:lang w:val="en-US"/>
        </w:rPr>
        <w:t>Change of HTML page template</w:t>
      </w:r>
    </w:p>
    <w:p w14:paraId="384B40E3" w14:textId="77777777" w:rsidR="00774472" w:rsidRPr="0045652F" w:rsidRDefault="00774472">
      <w:pPr>
        <w:pStyle w:val="Nfj"/>
        <w:keepNext/>
        <w:rPr>
          <w:szCs w:val="19"/>
          <w:lang w:val="en-US"/>
        </w:rPr>
      </w:pPr>
      <w:r w:rsidRPr="0045652F">
        <w:rPr>
          <w:szCs w:val="19"/>
          <w:lang w:val="en-US"/>
        </w:rPr>
        <w:t>To perform more than one function at a time, multiple FAC8 structured fields can be sent in the same message.</w:t>
      </w:r>
    </w:p>
    <w:p w14:paraId="3A050EA5" w14:textId="77777777" w:rsidR="00774472" w:rsidRPr="0045652F" w:rsidRDefault="00774472">
      <w:pPr>
        <w:pStyle w:val="Heading4"/>
        <w:rPr>
          <w:lang w:val="en-US"/>
        </w:rPr>
      </w:pPr>
      <w:bookmarkStart w:id="675" w:name="_Toc93997028"/>
      <w:r w:rsidRPr="0045652F">
        <w:rPr>
          <w:lang w:val="en-US"/>
        </w:rPr>
        <w:t>Structured field FAC8 code 06</w:t>
      </w:r>
      <w:bookmarkEnd w:id="675"/>
    </w:p>
    <w:p w14:paraId="6F0FA309" w14:textId="77777777" w:rsidR="00774472" w:rsidRPr="0045652F" w:rsidRDefault="00774472">
      <w:pPr>
        <w:keepNext/>
        <w:keepLines/>
        <w:rPr>
          <w:lang w:val="en-US"/>
        </w:rPr>
      </w:pPr>
      <w:r w:rsidRPr="0045652F">
        <w:rPr>
          <w:lang w:val="en-US"/>
        </w:rPr>
        <w:t>Structured field FAC8 code 06 allows the application to specify the name of the VIRTEL directory to be used to retrieve the page template for the current 3270 screen and all subsequent screens.</w:t>
      </w:r>
    </w:p>
    <w:p w14:paraId="45EE7AF8" w14:textId="77777777" w:rsidR="00774472" w:rsidRPr="0045652F" w:rsidRDefault="00774472">
      <w:pPr>
        <w:pStyle w:val="ecran0"/>
        <w:rPr>
          <w:lang w:val="en-US"/>
        </w:rPr>
      </w:pPr>
      <w:r w:rsidRPr="0045652F">
        <w:rPr>
          <w:lang w:val="en-US"/>
        </w:rPr>
        <w:t>The format of a structured field FAC8 code 06 is:</w:t>
      </w:r>
    </w:p>
    <w:p w14:paraId="68F048BE" w14:textId="77777777" w:rsidR="00774472" w:rsidRPr="0045652F" w:rsidRDefault="00774472">
      <w:pPr>
        <w:pStyle w:val="Listing"/>
        <w:tabs>
          <w:tab w:val="clear" w:pos="1276"/>
          <w:tab w:val="left" w:pos="3960"/>
        </w:tabs>
        <w:ind w:left="3960" w:hanging="1975"/>
        <w:rPr>
          <w:lang w:val="en-US"/>
        </w:rPr>
      </w:pPr>
    </w:p>
    <w:p w14:paraId="65239A41" w14:textId="77777777" w:rsidR="00774472" w:rsidRPr="0045652F" w:rsidRDefault="00774472">
      <w:pPr>
        <w:pStyle w:val="Listing"/>
        <w:tabs>
          <w:tab w:val="clear" w:pos="1276"/>
          <w:tab w:val="left" w:pos="3960"/>
        </w:tabs>
        <w:ind w:left="3960" w:hanging="1975"/>
        <w:rPr>
          <w:lang w:val="en-US"/>
        </w:rPr>
      </w:pPr>
      <w:r w:rsidRPr="0045652F">
        <w:rPr>
          <w:lang w:val="en-US"/>
        </w:rPr>
        <w:t>- 2 bytes</w:t>
      </w:r>
      <w:r w:rsidRPr="0045652F">
        <w:rPr>
          <w:lang w:val="en-US"/>
        </w:rPr>
        <w:tab/>
        <w:t>Length of structured field = X'000D'</w:t>
      </w:r>
    </w:p>
    <w:p w14:paraId="21E1ABC6" w14:textId="77777777" w:rsidR="00774472" w:rsidRPr="0045652F" w:rsidRDefault="00774472">
      <w:pPr>
        <w:pStyle w:val="Listing"/>
        <w:tabs>
          <w:tab w:val="clear" w:pos="1276"/>
          <w:tab w:val="left" w:pos="3960"/>
        </w:tabs>
        <w:ind w:left="3960" w:hanging="1975"/>
        <w:rPr>
          <w:lang w:val="en-US"/>
        </w:rPr>
      </w:pPr>
      <w:r w:rsidRPr="0045652F">
        <w:rPr>
          <w:lang w:val="en-US"/>
        </w:rPr>
        <w:t>- 2 bytes</w:t>
      </w:r>
      <w:r w:rsidRPr="0045652F">
        <w:rPr>
          <w:lang w:val="en-US"/>
        </w:rPr>
        <w:tab/>
        <w:t>Structured field identification code = X'FAC8'</w:t>
      </w:r>
    </w:p>
    <w:p w14:paraId="69877D94" w14:textId="77777777" w:rsidR="00774472" w:rsidRPr="0045652F" w:rsidRDefault="00774472">
      <w:pPr>
        <w:pStyle w:val="Listing"/>
        <w:tabs>
          <w:tab w:val="clear" w:pos="1276"/>
          <w:tab w:val="left" w:pos="3960"/>
        </w:tabs>
        <w:ind w:left="3960" w:hanging="1975"/>
        <w:rPr>
          <w:lang w:val="fr-FR"/>
        </w:rPr>
      </w:pPr>
      <w:r w:rsidRPr="0045652F">
        <w:rPr>
          <w:lang w:val="fr-FR"/>
        </w:rPr>
        <w:t>- 1 bytes</w:t>
      </w:r>
      <w:r w:rsidRPr="0045652F">
        <w:rPr>
          <w:lang w:val="fr-FR"/>
        </w:rPr>
        <w:tab/>
        <w:t>Code = X'06' (</w:t>
      </w:r>
      <w:r w:rsidRPr="0045652F">
        <w:rPr>
          <w:rFonts w:eastAsia="MS Mincho"/>
          <w:lang w:val="fr-FR"/>
        </w:rPr>
        <w:t>change VIRTEL directory</w:t>
      </w:r>
      <w:r w:rsidRPr="0045652F">
        <w:rPr>
          <w:lang w:val="fr-FR"/>
        </w:rPr>
        <w:t>)</w:t>
      </w:r>
    </w:p>
    <w:p w14:paraId="0DE98EE1" w14:textId="77777777" w:rsidR="00774472" w:rsidRPr="0045652F" w:rsidRDefault="00774472">
      <w:pPr>
        <w:pStyle w:val="Listing"/>
        <w:tabs>
          <w:tab w:val="clear" w:pos="1276"/>
          <w:tab w:val="left" w:pos="3960"/>
        </w:tabs>
        <w:ind w:left="3960" w:hanging="1975"/>
        <w:rPr>
          <w:lang w:val="en-US"/>
        </w:rPr>
      </w:pPr>
      <w:r w:rsidRPr="0045652F">
        <w:rPr>
          <w:lang w:val="en-US"/>
        </w:rPr>
        <w:t>- 8 bytes</w:t>
      </w:r>
      <w:r w:rsidRPr="0045652F">
        <w:rPr>
          <w:lang w:val="en-US"/>
        </w:rPr>
        <w:tab/>
        <w:t>Directory name</w:t>
      </w:r>
    </w:p>
    <w:p w14:paraId="541B07BB" w14:textId="77777777" w:rsidR="00774472" w:rsidRPr="0045652F" w:rsidRDefault="00774472">
      <w:pPr>
        <w:pStyle w:val="Listing"/>
        <w:tabs>
          <w:tab w:val="clear" w:pos="1276"/>
          <w:tab w:val="left" w:pos="3960"/>
        </w:tabs>
        <w:ind w:left="3960" w:hanging="1975"/>
        <w:rPr>
          <w:lang w:val="en-US"/>
        </w:rPr>
      </w:pPr>
    </w:p>
    <w:p w14:paraId="2C048167" w14:textId="77777777" w:rsidR="00774472" w:rsidRPr="0045652F" w:rsidRDefault="00774472">
      <w:pPr>
        <w:pStyle w:val="Caption"/>
        <w:rPr>
          <w:szCs w:val="19"/>
          <w:lang w:val="en-US"/>
        </w:rPr>
      </w:pPr>
      <w:bookmarkStart w:id="676" w:name="_Toc93919844"/>
      <w:bookmarkStart w:id="677" w:name="_Toc373485134"/>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12</w:t>
      </w:r>
      <w:r w:rsidRPr="0045652F">
        <w:rPr>
          <w:lang w:val="en-US"/>
        </w:rPr>
        <w:fldChar w:fldCharType="end"/>
      </w:r>
      <w:r w:rsidRPr="0045652F">
        <w:rPr>
          <w:szCs w:val="19"/>
          <w:lang w:val="en-US"/>
        </w:rPr>
        <w:t xml:space="preserve"> Format of structured field FAC8 code 06</w:t>
      </w:r>
      <w:bookmarkEnd w:id="676"/>
      <w:bookmarkEnd w:id="677"/>
    </w:p>
    <w:p w14:paraId="43E5188C" w14:textId="77777777" w:rsidR="00774472" w:rsidRPr="0045652F" w:rsidRDefault="00774472">
      <w:pPr>
        <w:pStyle w:val="Heading4"/>
        <w:rPr>
          <w:lang w:val="en-US"/>
        </w:rPr>
      </w:pPr>
      <w:bookmarkStart w:id="678" w:name="_Toc93997029"/>
      <w:r w:rsidRPr="0045652F">
        <w:rPr>
          <w:lang w:val="en-US"/>
        </w:rPr>
        <w:t>Structured field FAC8 code 07</w:t>
      </w:r>
      <w:bookmarkEnd w:id="678"/>
    </w:p>
    <w:p w14:paraId="46EB7B51" w14:textId="77777777" w:rsidR="00774472" w:rsidRPr="0045652F" w:rsidRDefault="00774472">
      <w:pPr>
        <w:keepNext/>
        <w:keepLines/>
        <w:rPr>
          <w:lang w:val="en-US"/>
        </w:rPr>
      </w:pPr>
      <w:r w:rsidRPr="0045652F">
        <w:rPr>
          <w:lang w:val="en-US"/>
        </w:rPr>
        <w:t>Structured field FAC8 code 07 allows the application to specify the name of the page template for the current 3270 screen and all subsequent screens.</w:t>
      </w:r>
    </w:p>
    <w:p w14:paraId="52E69EB4" w14:textId="77777777" w:rsidR="00774472" w:rsidRPr="0045652F" w:rsidRDefault="00774472">
      <w:pPr>
        <w:pStyle w:val="ecran0"/>
        <w:rPr>
          <w:lang w:val="en-US"/>
        </w:rPr>
      </w:pPr>
      <w:r w:rsidRPr="0045652F">
        <w:rPr>
          <w:lang w:val="en-US"/>
        </w:rPr>
        <w:t>The format of a structured field FAC8 code 07 is:</w:t>
      </w:r>
    </w:p>
    <w:p w14:paraId="746335C8" w14:textId="77777777" w:rsidR="00774472" w:rsidRPr="0045652F" w:rsidRDefault="00774472">
      <w:pPr>
        <w:pStyle w:val="Listing"/>
        <w:tabs>
          <w:tab w:val="clear" w:pos="1276"/>
          <w:tab w:val="left" w:pos="3960"/>
        </w:tabs>
        <w:ind w:left="3960" w:hanging="1975"/>
        <w:rPr>
          <w:lang w:val="en-US"/>
        </w:rPr>
      </w:pPr>
    </w:p>
    <w:p w14:paraId="1D13240F" w14:textId="77777777" w:rsidR="00774472" w:rsidRPr="0045652F" w:rsidRDefault="00774472">
      <w:pPr>
        <w:pStyle w:val="Listing"/>
        <w:tabs>
          <w:tab w:val="clear" w:pos="1276"/>
          <w:tab w:val="left" w:pos="3960"/>
        </w:tabs>
        <w:ind w:left="3960" w:hanging="1975"/>
        <w:rPr>
          <w:lang w:val="en-US"/>
        </w:rPr>
      </w:pPr>
      <w:r w:rsidRPr="0045652F">
        <w:rPr>
          <w:lang w:val="en-US"/>
        </w:rPr>
        <w:t>- 2 bytes</w:t>
      </w:r>
      <w:r w:rsidRPr="0045652F">
        <w:rPr>
          <w:lang w:val="en-US"/>
        </w:rPr>
        <w:tab/>
        <w:t>Length of structured field = variable (n+5)</w:t>
      </w:r>
    </w:p>
    <w:p w14:paraId="025B043B" w14:textId="77777777" w:rsidR="00774472" w:rsidRPr="0045652F" w:rsidRDefault="00774472">
      <w:pPr>
        <w:pStyle w:val="Listing"/>
        <w:tabs>
          <w:tab w:val="clear" w:pos="1276"/>
          <w:tab w:val="left" w:pos="3960"/>
        </w:tabs>
        <w:ind w:left="3960" w:hanging="1975"/>
        <w:rPr>
          <w:lang w:val="en-US"/>
        </w:rPr>
      </w:pPr>
      <w:r w:rsidRPr="0045652F">
        <w:rPr>
          <w:lang w:val="en-US"/>
        </w:rPr>
        <w:t>- 2 bytes</w:t>
      </w:r>
      <w:r w:rsidRPr="0045652F">
        <w:rPr>
          <w:lang w:val="en-US"/>
        </w:rPr>
        <w:tab/>
        <w:t>Structured field identification code = X'FAC8'</w:t>
      </w:r>
    </w:p>
    <w:p w14:paraId="78BE086C" w14:textId="77777777" w:rsidR="00774472" w:rsidRPr="0045652F" w:rsidRDefault="00774472">
      <w:pPr>
        <w:pStyle w:val="Listing"/>
        <w:tabs>
          <w:tab w:val="clear" w:pos="1276"/>
          <w:tab w:val="left" w:pos="3960"/>
        </w:tabs>
        <w:ind w:left="3960" w:hanging="1975"/>
        <w:rPr>
          <w:lang w:val="fr-FR"/>
        </w:rPr>
      </w:pPr>
      <w:r w:rsidRPr="0045652F">
        <w:rPr>
          <w:lang w:val="fr-FR"/>
        </w:rPr>
        <w:t>- 1 bytes</w:t>
      </w:r>
      <w:r w:rsidRPr="0045652F">
        <w:rPr>
          <w:lang w:val="fr-FR"/>
        </w:rPr>
        <w:tab/>
        <w:t>Code = X'07' (</w:t>
      </w:r>
      <w:r w:rsidRPr="0045652F">
        <w:rPr>
          <w:rFonts w:eastAsia="MS Mincho"/>
          <w:lang w:val="fr-FR"/>
        </w:rPr>
        <w:t>change HTML page template</w:t>
      </w:r>
      <w:r w:rsidRPr="0045652F">
        <w:rPr>
          <w:lang w:val="fr-FR"/>
        </w:rPr>
        <w:t>)</w:t>
      </w:r>
    </w:p>
    <w:p w14:paraId="2D5611E5" w14:textId="77777777" w:rsidR="00774472" w:rsidRPr="0045652F" w:rsidRDefault="00774472">
      <w:pPr>
        <w:pStyle w:val="Listing"/>
        <w:tabs>
          <w:tab w:val="clear" w:pos="1276"/>
          <w:tab w:val="left" w:pos="3960"/>
        </w:tabs>
        <w:ind w:left="3960" w:hanging="1975"/>
        <w:rPr>
          <w:lang w:val="en-US"/>
        </w:rPr>
      </w:pPr>
      <w:r w:rsidRPr="0045652F">
        <w:rPr>
          <w:lang w:val="en-US"/>
        </w:rPr>
        <w:t>- n bytes</w:t>
      </w:r>
      <w:r w:rsidRPr="0045652F">
        <w:rPr>
          <w:lang w:val="en-US"/>
        </w:rPr>
        <w:tab/>
        <w:t>Page template name</w:t>
      </w:r>
    </w:p>
    <w:p w14:paraId="59F955EE" w14:textId="77777777" w:rsidR="00774472" w:rsidRPr="0045652F" w:rsidRDefault="00774472">
      <w:pPr>
        <w:pStyle w:val="Listing"/>
        <w:tabs>
          <w:tab w:val="clear" w:pos="1276"/>
          <w:tab w:val="left" w:pos="3960"/>
        </w:tabs>
        <w:ind w:left="3960" w:hanging="1975"/>
        <w:rPr>
          <w:lang w:val="en-US"/>
        </w:rPr>
      </w:pPr>
    </w:p>
    <w:p w14:paraId="4D628033" w14:textId="77777777" w:rsidR="00774472" w:rsidRPr="0045652F" w:rsidRDefault="00774472">
      <w:pPr>
        <w:pStyle w:val="Caption"/>
        <w:rPr>
          <w:szCs w:val="19"/>
          <w:lang w:val="en-US"/>
        </w:rPr>
      </w:pPr>
      <w:bookmarkStart w:id="679" w:name="_Toc93919845"/>
      <w:bookmarkStart w:id="680" w:name="_Toc373485135"/>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13</w:t>
      </w:r>
      <w:r w:rsidRPr="0045652F">
        <w:rPr>
          <w:lang w:val="en-US"/>
        </w:rPr>
        <w:fldChar w:fldCharType="end"/>
      </w:r>
      <w:r w:rsidRPr="0045652F">
        <w:rPr>
          <w:szCs w:val="19"/>
          <w:lang w:val="en-US"/>
        </w:rPr>
        <w:t xml:space="preserve"> Format of structured field FAC8 code 07</w:t>
      </w:r>
      <w:bookmarkEnd w:id="679"/>
      <w:bookmarkEnd w:id="680"/>
    </w:p>
    <w:p w14:paraId="56DCFE37" w14:textId="77777777" w:rsidR="00774472" w:rsidRPr="0045652F" w:rsidRDefault="00774472">
      <w:pPr>
        <w:pStyle w:val="Heading4"/>
        <w:rPr>
          <w:bCs/>
          <w:lang w:val="en-US"/>
        </w:rPr>
      </w:pPr>
      <w:bookmarkStart w:id="681" w:name="_Toc93997030"/>
      <w:r w:rsidRPr="0045652F">
        <w:rPr>
          <w:lang w:val="en-US"/>
        </w:rPr>
        <w:t>COBOL example</w:t>
      </w:r>
      <w:bookmarkEnd w:id="681"/>
    </w:p>
    <w:p w14:paraId="77116E13" w14:textId="77777777" w:rsidR="00774472" w:rsidRPr="0045652F" w:rsidRDefault="00774472">
      <w:pPr>
        <w:pStyle w:val="Listing"/>
        <w:rPr>
          <w:rFonts w:ascii="Verdana" w:hAnsi="Verdana"/>
          <w:b/>
          <w:bCs/>
          <w:i/>
          <w:iCs/>
          <w:lang w:val="en-US"/>
        </w:rPr>
      </w:pPr>
    </w:p>
    <w:p w14:paraId="72B8D6E5" w14:textId="77777777" w:rsidR="00774472" w:rsidRPr="0045652F" w:rsidRDefault="00774472">
      <w:pPr>
        <w:pStyle w:val="Listing"/>
        <w:rPr>
          <w:rFonts w:ascii="Verdana" w:hAnsi="Verdana"/>
          <w:b/>
          <w:bCs/>
          <w:i/>
          <w:iCs/>
          <w:lang w:val="en-US"/>
        </w:rPr>
      </w:pPr>
      <w:r w:rsidRPr="0045652F">
        <w:rPr>
          <w:rFonts w:ascii="Verdana" w:hAnsi="Verdana"/>
          <w:b/>
          <w:bCs/>
          <w:i/>
          <w:iCs/>
          <w:lang w:val="en-US"/>
        </w:rPr>
        <w:t xml:space="preserve">in Working-Storage: </w:t>
      </w:r>
    </w:p>
    <w:p w14:paraId="3819031B" w14:textId="77777777" w:rsidR="00774472" w:rsidRPr="0045652F" w:rsidRDefault="00774472">
      <w:pPr>
        <w:pStyle w:val="Listing"/>
        <w:rPr>
          <w:rFonts w:ascii="Verdana" w:hAnsi="Verdana"/>
          <w:b/>
          <w:bCs/>
          <w:i/>
          <w:iCs/>
          <w:lang w:val="en-US"/>
        </w:rPr>
      </w:pPr>
    </w:p>
    <w:p w14:paraId="3298FCA6" w14:textId="77777777" w:rsidR="00774472" w:rsidRPr="0045652F" w:rsidRDefault="00774472">
      <w:pPr>
        <w:pStyle w:val="Listing"/>
        <w:rPr>
          <w:rFonts w:eastAsia="MS Mincho"/>
          <w:lang w:val="en-US"/>
        </w:rPr>
      </w:pPr>
      <w:r w:rsidRPr="0045652F">
        <w:rPr>
          <w:rFonts w:eastAsia="MS Mincho"/>
          <w:lang w:val="en-US"/>
        </w:rPr>
        <w:t xml:space="preserve">      *////////////////////////////////////////////////////////////////*</w:t>
      </w:r>
    </w:p>
    <w:p w14:paraId="32213DFA" w14:textId="77777777" w:rsidR="00774472" w:rsidRPr="0045652F" w:rsidRDefault="00774472">
      <w:pPr>
        <w:pStyle w:val="Listing"/>
        <w:rPr>
          <w:rFonts w:eastAsia="MS Mincho"/>
          <w:lang w:val="en-US"/>
        </w:rPr>
      </w:pPr>
      <w:r w:rsidRPr="0045652F">
        <w:rPr>
          <w:rFonts w:eastAsia="MS Mincho"/>
          <w:lang w:val="en-US"/>
        </w:rPr>
        <w:t xml:space="preserve">      *///* - FAC8 request to VIRTEL (HTML page management)        *///*</w:t>
      </w:r>
    </w:p>
    <w:p w14:paraId="40537936" w14:textId="77777777" w:rsidR="00774472" w:rsidRPr="0045652F" w:rsidRDefault="00774472">
      <w:pPr>
        <w:pStyle w:val="Listing"/>
        <w:rPr>
          <w:rFonts w:eastAsia="MS Mincho"/>
          <w:lang w:val="en-US"/>
        </w:rPr>
      </w:pPr>
      <w:r w:rsidRPr="0045652F">
        <w:rPr>
          <w:rFonts w:eastAsia="MS Mincho"/>
          <w:lang w:val="en-US"/>
        </w:rPr>
        <w:t xml:space="preserve">      *///* - send structured field:                               *///*</w:t>
      </w:r>
    </w:p>
    <w:p w14:paraId="5D5DDAD7" w14:textId="77777777" w:rsidR="00774472" w:rsidRPr="0045652F" w:rsidRDefault="00774472">
      <w:pPr>
        <w:pStyle w:val="Listing"/>
        <w:rPr>
          <w:rFonts w:eastAsia="MS Mincho"/>
          <w:lang w:val="en-US"/>
        </w:rPr>
      </w:pPr>
      <w:r w:rsidRPr="0045652F">
        <w:rPr>
          <w:rFonts w:eastAsia="MS Mincho"/>
          <w:lang w:val="en-US"/>
        </w:rPr>
        <w:t xml:space="preserve">      *///*   F3 LLLL FAC8 F PAGE or DIRECTORY                     *///*</w:t>
      </w:r>
    </w:p>
    <w:p w14:paraId="74A15C38" w14:textId="77777777" w:rsidR="00774472" w:rsidRPr="0045652F" w:rsidRDefault="00774472">
      <w:pPr>
        <w:pStyle w:val="Listing"/>
        <w:rPr>
          <w:rFonts w:eastAsia="MS Mincho"/>
          <w:lang w:val="en-US"/>
        </w:rPr>
      </w:pPr>
      <w:r w:rsidRPr="0045652F">
        <w:rPr>
          <w:rFonts w:eastAsia="MS Mincho"/>
          <w:lang w:val="en-US"/>
        </w:rPr>
        <w:t xml:space="preserve">      *///*      LLLL: Length of structured field (2 BYTES)        *///*</w:t>
      </w:r>
    </w:p>
    <w:p w14:paraId="6D5BC2AF" w14:textId="77777777" w:rsidR="00774472" w:rsidRPr="0045652F" w:rsidRDefault="00774472">
      <w:pPr>
        <w:pStyle w:val="Listing"/>
        <w:rPr>
          <w:rFonts w:eastAsia="MS Mincho"/>
          <w:lang w:val="en-US"/>
        </w:rPr>
      </w:pPr>
      <w:r w:rsidRPr="0045652F">
        <w:rPr>
          <w:rFonts w:eastAsia="MS Mincho"/>
          <w:lang w:val="en-US"/>
        </w:rPr>
        <w:t xml:space="preserve">      *///*      FAC8: Structured field id code (2 BYTES)          *///*</w:t>
      </w:r>
    </w:p>
    <w:p w14:paraId="7448949A" w14:textId="77777777" w:rsidR="00774472" w:rsidRPr="0045652F" w:rsidRDefault="00774472">
      <w:pPr>
        <w:pStyle w:val="Listing"/>
        <w:rPr>
          <w:rFonts w:eastAsia="MS Mincho"/>
          <w:lang w:val="en-US"/>
        </w:rPr>
      </w:pPr>
      <w:r w:rsidRPr="0045652F">
        <w:rPr>
          <w:rFonts w:eastAsia="MS Mincho"/>
          <w:lang w:val="en-US"/>
        </w:rPr>
        <w:t xml:space="preserve">      *///*      F   : Requested function (1 BYTE BINARY)          *///*</w:t>
      </w:r>
    </w:p>
    <w:p w14:paraId="1F79E0D7" w14:textId="77777777" w:rsidR="00774472" w:rsidRPr="005B2419" w:rsidRDefault="00774472">
      <w:pPr>
        <w:pStyle w:val="Listing"/>
        <w:rPr>
          <w:rFonts w:eastAsia="MS Mincho"/>
          <w:vanish/>
          <w:lang w:val="fr-FR"/>
        </w:rPr>
      </w:pPr>
      <w:commentRangeStart w:id="682"/>
      <w:r w:rsidRPr="0045652F">
        <w:rPr>
          <w:rFonts w:eastAsia="MS Mincho"/>
          <w:vanish/>
          <w:lang w:val="en-US"/>
        </w:rPr>
        <w:t xml:space="preserve">      </w:t>
      </w:r>
      <w:r w:rsidRPr="005B2419">
        <w:rPr>
          <w:rFonts w:eastAsia="MS Mincho"/>
          <w:vanish/>
          <w:lang w:val="fr-FR"/>
        </w:rPr>
        <w:t>*///*            01: identifier l'utilisateur                *///*</w:t>
      </w:r>
    </w:p>
    <w:p w14:paraId="21B36C8D" w14:textId="77777777" w:rsidR="00774472" w:rsidRPr="005B2419" w:rsidRDefault="00774472">
      <w:pPr>
        <w:pStyle w:val="Listing"/>
        <w:rPr>
          <w:rFonts w:eastAsia="MS Mincho"/>
          <w:vanish/>
          <w:lang w:val="fr-FR"/>
        </w:rPr>
      </w:pPr>
      <w:r w:rsidRPr="005B2419">
        <w:rPr>
          <w:rFonts w:eastAsia="MS Mincho"/>
          <w:vanish/>
          <w:lang w:val="fr-FR"/>
        </w:rPr>
        <w:t xml:space="preserve">      *///*            05: fonction "sommaire"                     *///*</w:t>
      </w:r>
      <w:commentRangeEnd w:id="682"/>
      <w:r w:rsidRPr="0045652F">
        <w:rPr>
          <w:rStyle w:val="CommentReference"/>
          <w:rFonts w:ascii="Verdana" w:hAnsi="Verdana"/>
          <w:vanish/>
          <w:lang w:val="en-US"/>
        </w:rPr>
        <w:commentReference w:id="682"/>
      </w:r>
    </w:p>
    <w:p w14:paraId="7B582BE5" w14:textId="77777777" w:rsidR="00774472" w:rsidRPr="005B2419" w:rsidRDefault="00774472">
      <w:pPr>
        <w:pStyle w:val="Listing"/>
        <w:rPr>
          <w:rFonts w:eastAsia="MS Mincho"/>
          <w:lang w:val="fr-FR"/>
        </w:rPr>
      </w:pPr>
      <w:r w:rsidRPr="005B2419">
        <w:rPr>
          <w:rFonts w:eastAsia="MS Mincho"/>
          <w:lang w:val="fr-FR"/>
        </w:rPr>
        <w:t xml:space="preserve">      *///*            06: change VIRTEL directory                 *///*</w:t>
      </w:r>
    </w:p>
    <w:p w14:paraId="0098E5C2" w14:textId="77777777" w:rsidR="00774472" w:rsidRPr="0045652F" w:rsidRDefault="00774472">
      <w:pPr>
        <w:pStyle w:val="Listing"/>
        <w:rPr>
          <w:rFonts w:eastAsia="MS Mincho"/>
          <w:lang w:val="en-US"/>
        </w:rPr>
      </w:pPr>
      <w:r w:rsidRPr="005B2419">
        <w:rPr>
          <w:rFonts w:eastAsia="MS Mincho"/>
          <w:lang w:val="fr-FR"/>
        </w:rPr>
        <w:t xml:space="preserve">      </w:t>
      </w:r>
      <w:r w:rsidRPr="0045652F">
        <w:rPr>
          <w:rFonts w:eastAsia="MS Mincho"/>
          <w:lang w:val="en-US"/>
        </w:rPr>
        <w:t>*///*            07: change HTML page template               *///*</w:t>
      </w:r>
    </w:p>
    <w:p w14:paraId="04B2F6CE" w14:textId="77777777" w:rsidR="00774472" w:rsidRPr="0045652F" w:rsidRDefault="00774472">
      <w:pPr>
        <w:pStyle w:val="Listing"/>
        <w:rPr>
          <w:rFonts w:eastAsia="MS Mincho"/>
          <w:lang w:val="en-US"/>
        </w:rPr>
      </w:pPr>
      <w:r w:rsidRPr="0045652F">
        <w:rPr>
          <w:rFonts w:eastAsia="MS Mincho"/>
          <w:lang w:val="en-US"/>
        </w:rPr>
        <w:t xml:space="preserve">      *///*      PAGE or DIRECTORY: name (8 bytes)                 *///*</w:t>
      </w:r>
    </w:p>
    <w:p w14:paraId="60B30092"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w:t>
      </w:r>
    </w:p>
    <w:p w14:paraId="4E29CE2B"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w:t>
      </w:r>
    </w:p>
    <w:p w14:paraId="34D71C24"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01  FAC8-DEM.                                                    </w:t>
      </w:r>
    </w:p>
    <w:p w14:paraId="3B5F66B9"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FAC8-LONG                PIC S9(4)   COMP VALUE +5.        </w:t>
      </w:r>
    </w:p>
    <w:p w14:paraId="55F49249"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FAC8-FILL1               PIC X(02)   VALUE X'FAC8'.        </w:t>
      </w:r>
    </w:p>
    <w:p w14:paraId="229CD483"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FAC8-FONCTION            PIC X(01)   VALUE ' '.            </w:t>
      </w:r>
    </w:p>
    <w:p w14:paraId="75915ED5"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FAC8-ARGUMENT            PIC X(08)   VALUE SPACES.         </w:t>
      </w:r>
    </w:p>
    <w:p w14:paraId="64F008E3"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w:t>
      </w:r>
    </w:p>
    <w:p w14:paraId="6791E1E0" w14:textId="77777777" w:rsidR="00774472" w:rsidRPr="0045652F" w:rsidRDefault="00774472">
      <w:pPr>
        <w:pStyle w:val="Listing"/>
        <w:keepNext w:val="0"/>
        <w:keepLines w:val="0"/>
        <w:rPr>
          <w:rFonts w:eastAsia="MS Mincho"/>
          <w:vanish/>
          <w:lang w:val="en-US"/>
        </w:rPr>
      </w:pPr>
      <w:commentRangeStart w:id="683"/>
      <w:r w:rsidRPr="0045652F">
        <w:rPr>
          <w:rFonts w:eastAsia="MS Mincho"/>
          <w:vanish/>
          <w:lang w:val="en-US"/>
        </w:rPr>
        <w:t xml:space="preserve">       01  FAC8-DEM-IDENT-USER        PIC X(01)   VALUE X'01'.          </w:t>
      </w:r>
    </w:p>
    <w:p w14:paraId="6293406A" w14:textId="77777777" w:rsidR="00774472" w:rsidRPr="0045652F" w:rsidRDefault="00774472">
      <w:pPr>
        <w:pStyle w:val="Listing"/>
        <w:keepNext w:val="0"/>
        <w:keepLines w:val="0"/>
        <w:rPr>
          <w:rFonts w:eastAsia="MS Mincho"/>
          <w:vanish/>
          <w:lang w:val="en-US"/>
        </w:rPr>
      </w:pPr>
      <w:r w:rsidRPr="0045652F">
        <w:rPr>
          <w:rFonts w:eastAsia="MS Mincho"/>
          <w:vanish/>
          <w:lang w:val="en-US"/>
        </w:rPr>
        <w:t xml:space="preserve">       01  FAC8-DEM-SOMMAIRE          PIC X(01)   VALUE X'05'.          </w:t>
      </w:r>
      <w:commentRangeEnd w:id="683"/>
      <w:r w:rsidRPr="0045652F">
        <w:rPr>
          <w:rStyle w:val="CommentReference"/>
          <w:rFonts w:ascii="Verdana" w:hAnsi="Verdana"/>
          <w:vanish/>
          <w:lang w:val="en-US"/>
        </w:rPr>
        <w:commentReference w:id="683"/>
      </w:r>
    </w:p>
    <w:p w14:paraId="461B0DE1"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01  FAC8-DEM-REPERTOIRE        PIC X(01)   VALUE X'06'.          </w:t>
      </w:r>
    </w:p>
    <w:p w14:paraId="16F055BF"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01  FAC8-DEM-PAGE-HTML         PIC X(01)   VALUE X'07'.          </w:t>
      </w:r>
    </w:p>
    <w:p w14:paraId="1D162E2C" w14:textId="77777777" w:rsidR="00774472" w:rsidRPr="0045652F" w:rsidRDefault="00774472">
      <w:pPr>
        <w:pStyle w:val="Listing"/>
        <w:keepNext w:val="0"/>
        <w:keepLines w:val="0"/>
        <w:rPr>
          <w:rFonts w:ascii="Verdana" w:hAnsi="Verdana"/>
          <w:b/>
          <w:bCs/>
          <w:i/>
          <w:iCs/>
          <w:lang w:val="en-US"/>
        </w:rPr>
      </w:pPr>
    </w:p>
    <w:p w14:paraId="76F600C8" w14:textId="77777777" w:rsidR="00774472" w:rsidRPr="0045652F" w:rsidRDefault="00774472">
      <w:pPr>
        <w:pStyle w:val="Listing"/>
        <w:keepNext w:val="0"/>
        <w:keepLines w:val="0"/>
        <w:rPr>
          <w:rFonts w:ascii="Verdana" w:hAnsi="Verdana"/>
          <w:b/>
          <w:bCs/>
          <w:i/>
          <w:iCs/>
          <w:lang w:val="en-US"/>
        </w:rPr>
      </w:pPr>
      <w:r w:rsidRPr="0045652F">
        <w:rPr>
          <w:rFonts w:ascii="Verdana" w:hAnsi="Verdana"/>
          <w:b/>
          <w:bCs/>
          <w:i/>
          <w:iCs/>
          <w:lang w:val="en-US"/>
        </w:rPr>
        <w:t>in the Procedure Division:</w:t>
      </w:r>
    </w:p>
    <w:p w14:paraId="5688FEB4" w14:textId="77777777" w:rsidR="00774472" w:rsidRPr="0045652F" w:rsidRDefault="00774472">
      <w:pPr>
        <w:pStyle w:val="Listing"/>
        <w:keepNext w:val="0"/>
        <w:keepLines w:val="0"/>
        <w:rPr>
          <w:rFonts w:ascii="Verdana" w:hAnsi="Verdana"/>
          <w:b/>
          <w:bCs/>
          <w:i/>
          <w:iCs/>
          <w:lang w:val="en-US"/>
        </w:rPr>
      </w:pPr>
    </w:p>
    <w:p w14:paraId="60A01794"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MOVE LENGTH OF FAC8-DEM    TO          FAC8-LONG.</w:t>
      </w:r>
    </w:p>
    <w:p w14:paraId="78B580F3"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MOVE FAC8-DEM-PAGE-HTML    TO          FAC8-FONCTION.</w:t>
      </w:r>
    </w:p>
    <w:p w14:paraId="6620D19A"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MOVE 'TOUTNOIR'            TO          FAC8-ARGUMENT.</w:t>
      </w:r>
    </w:p>
    <w:p w14:paraId="1415ED5F" w14:textId="77777777" w:rsidR="00774472" w:rsidRPr="0045652F" w:rsidRDefault="00774472">
      <w:pPr>
        <w:pStyle w:val="Listing"/>
        <w:keepNext w:val="0"/>
        <w:keepLines w:val="0"/>
        <w:rPr>
          <w:rFonts w:eastAsia="MS Mincho"/>
          <w:lang w:val="fr-FR"/>
        </w:rPr>
      </w:pPr>
      <w:r w:rsidRPr="0045652F">
        <w:rPr>
          <w:rFonts w:eastAsia="MS Mincho"/>
          <w:lang w:val="en-US"/>
        </w:rPr>
        <w:t xml:space="preserve">           </w:t>
      </w:r>
      <w:r w:rsidRPr="0045652F">
        <w:rPr>
          <w:rFonts w:eastAsia="MS Mincho"/>
          <w:lang w:val="fr-FR"/>
        </w:rPr>
        <w:t>PERFORM 8150-ENVOI-FAC8   THRU         8150-FIN</w:t>
      </w:r>
    </w:p>
    <w:p w14:paraId="2840029F" w14:textId="77777777" w:rsidR="00774472" w:rsidRPr="0045652F" w:rsidRDefault="00774472">
      <w:pPr>
        <w:pStyle w:val="Listing"/>
        <w:keepNext w:val="0"/>
        <w:keepLines w:val="0"/>
        <w:rPr>
          <w:rFonts w:eastAsia="MS Mincho"/>
          <w:lang w:val="fr-FR"/>
        </w:rPr>
      </w:pPr>
      <w:r w:rsidRPr="0045652F">
        <w:rPr>
          <w:rFonts w:eastAsia="MS Mincho"/>
          <w:lang w:val="fr-FR"/>
        </w:rPr>
        <w:t xml:space="preserve">           PERFORM 8830-ENVOI-MAP    THRU         8830-FIN.</w:t>
      </w:r>
    </w:p>
    <w:p w14:paraId="3AB14E93" w14:textId="77777777" w:rsidR="00774472" w:rsidRPr="0045652F" w:rsidRDefault="00774472">
      <w:pPr>
        <w:pStyle w:val="Listing"/>
        <w:keepNext w:val="0"/>
        <w:keepLines w:val="0"/>
        <w:rPr>
          <w:rFonts w:eastAsia="MS Mincho"/>
          <w:lang w:val="fr-FR"/>
        </w:rPr>
      </w:pPr>
    </w:p>
    <w:p w14:paraId="3F203BD0" w14:textId="77777777" w:rsidR="00774472" w:rsidRPr="0045652F" w:rsidRDefault="00774472">
      <w:pPr>
        <w:pStyle w:val="Listing"/>
        <w:keepNext w:val="0"/>
        <w:keepLines w:val="0"/>
        <w:rPr>
          <w:rFonts w:eastAsia="MS Mincho"/>
          <w:lang w:val="en-US"/>
        </w:rPr>
      </w:pPr>
      <w:r w:rsidRPr="0045652F">
        <w:rPr>
          <w:rFonts w:eastAsia="MS Mincho"/>
          <w:lang w:val="fr-FR"/>
        </w:rPr>
        <w:t xml:space="preserve">      </w:t>
      </w:r>
      <w:r w:rsidRPr="0045652F">
        <w:rPr>
          <w:rFonts w:eastAsia="MS Mincho"/>
          <w:lang w:val="en-US"/>
        </w:rPr>
        <w:t>*////////////////////// SEND STRUCTURED FIELD ///////////////////*</w:t>
      </w:r>
    </w:p>
    <w:p w14:paraId="52A36F4E" w14:textId="77777777" w:rsidR="00774472" w:rsidRPr="0045652F" w:rsidRDefault="00774472">
      <w:pPr>
        <w:pStyle w:val="Listing"/>
        <w:keepNext w:val="0"/>
        <w:keepLines w:val="0"/>
        <w:rPr>
          <w:rFonts w:eastAsia="MS Mincho"/>
          <w:lang w:val="en-US"/>
        </w:rPr>
      </w:pPr>
    </w:p>
    <w:p w14:paraId="62F1EDE2"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8150-ENVOI-FAC8.                                                 </w:t>
      </w:r>
    </w:p>
    <w:p w14:paraId="763FDC2D"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w:t>
      </w:r>
    </w:p>
    <w:p w14:paraId="0AEEABD4"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EXEC CICS SEND             FROM       (FAC8-DEM)</w:t>
      </w:r>
    </w:p>
    <w:p w14:paraId="014292B3"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FROMLENGTH (FAC8-LONG)</w:t>
      </w:r>
    </w:p>
    <w:p w14:paraId="720296B8"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STRFIELD</w:t>
      </w:r>
    </w:p>
    <w:p w14:paraId="685D0BCD"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END-EXEC.</w:t>
      </w:r>
    </w:p>
    <w:p w14:paraId="549A9FB2" w14:textId="77777777" w:rsidR="00774472" w:rsidRPr="0045652F" w:rsidRDefault="00774472">
      <w:pPr>
        <w:pStyle w:val="Listing"/>
        <w:keepNext w:val="0"/>
        <w:keepLines w:val="0"/>
        <w:rPr>
          <w:rFonts w:eastAsia="MS Mincho"/>
          <w:lang w:val="en-US"/>
        </w:rPr>
      </w:pPr>
    </w:p>
    <w:p w14:paraId="4AED62E7" w14:textId="77777777" w:rsidR="00774472" w:rsidRPr="0045652F" w:rsidRDefault="00774472">
      <w:pPr>
        <w:pStyle w:val="Listing"/>
        <w:rPr>
          <w:rFonts w:eastAsia="MS Mincho"/>
          <w:lang w:val="fr-FR"/>
        </w:rPr>
      </w:pPr>
      <w:r w:rsidRPr="0045652F">
        <w:rPr>
          <w:rFonts w:eastAsia="MS Mincho"/>
          <w:lang w:val="en-US"/>
        </w:rPr>
        <w:t xml:space="preserve">       </w:t>
      </w:r>
      <w:r w:rsidRPr="0045652F">
        <w:rPr>
          <w:rFonts w:eastAsia="MS Mincho"/>
          <w:lang w:val="fr-FR"/>
        </w:rPr>
        <w:t xml:space="preserve">8150-FIN.                                                        </w:t>
      </w:r>
    </w:p>
    <w:p w14:paraId="0FF81FB2" w14:textId="77777777" w:rsidR="00774472" w:rsidRPr="0045652F" w:rsidRDefault="00774472">
      <w:pPr>
        <w:pStyle w:val="Listing"/>
        <w:rPr>
          <w:rFonts w:eastAsia="MS Mincho"/>
          <w:lang w:val="fr-FR"/>
        </w:rPr>
      </w:pPr>
      <w:r w:rsidRPr="0045652F">
        <w:rPr>
          <w:rFonts w:eastAsia="MS Mincho"/>
          <w:lang w:val="fr-FR"/>
        </w:rPr>
        <w:t xml:space="preserve">                                                                        </w:t>
      </w:r>
    </w:p>
    <w:p w14:paraId="3CE4B918" w14:textId="77777777" w:rsidR="00774472" w:rsidRPr="0045652F" w:rsidRDefault="00774472">
      <w:pPr>
        <w:pStyle w:val="Listing"/>
        <w:rPr>
          <w:rFonts w:eastAsia="MS Mincho"/>
          <w:lang w:val="fr-FR"/>
        </w:rPr>
      </w:pPr>
      <w:r w:rsidRPr="0045652F">
        <w:rPr>
          <w:rFonts w:eastAsia="MS Mincho"/>
          <w:lang w:val="fr-FR"/>
        </w:rPr>
        <w:t xml:space="preserve">      */////////////////////// SEND MESSAGE 3270 ///////////////////////* </w:t>
      </w:r>
    </w:p>
    <w:p w14:paraId="2D9DA7DC" w14:textId="77777777" w:rsidR="00774472" w:rsidRPr="0045652F" w:rsidRDefault="00774472">
      <w:pPr>
        <w:pStyle w:val="Listing"/>
        <w:rPr>
          <w:rFonts w:eastAsia="MS Mincho"/>
          <w:lang w:val="fr-FR"/>
        </w:rPr>
      </w:pPr>
    </w:p>
    <w:p w14:paraId="143D6A1B" w14:textId="77777777" w:rsidR="00774472" w:rsidRPr="0045652F" w:rsidRDefault="00774472">
      <w:pPr>
        <w:pStyle w:val="Listing"/>
        <w:rPr>
          <w:rFonts w:eastAsia="MS Mincho"/>
          <w:lang w:val="fr-FR"/>
        </w:rPr>
      </w:pPr>
      <w:r w:rsidRPr="0045652F">
        <w:rPr>
          <w:rFonts w:eastAsia="MS Mincho"/>
          <w:lang w:val="fr-FR"/>
        </w:rPr>
        <w:t xml:space="preserve">       8830-ENVOI-MAP.                                                  </w:t>
      </w:r>
    </w:p>
    <w:p w14:paraId="131C56B8" w14:textId="77777777" w:rsidR="00774472" w:rsidRPr="0045652F" w:rsidRDefault="00774472">
      <w:pPr>
        <w:pStyle w:val="Listing"/>
        <w:rPr>
          <w:rFonts w:eastAsia="MS Mincho"/>
          <w:lang w:val="fr-FR"/>
        </w:rPr>
      </w:pPr>
      <w:r w:rsidRPr="0045652F">
        <w:rPr>
          <w:rFonts w:eastAsia="MS Mincho"/>
          <w:lang w:val="fr-FR"/>
        </w:rPr>
        <w:t xml:space="preserve">                                                                        </w:t>
      </w:r>
    </w:p>
    <w:p w14:paraId="41377A34" w14:textId="77777777" w:rsidR="00774472" w:rsidRPr="0045652F" w:rsidRDefault="00774472">
      <w:pPr>
        <w:pStyle w:val="Listing"/>
        <w:rPr>
          <w:rFonts w:eastAsia="MS Mincho"/>
          <w:lang w:val="en-US"/>
        </w:rPr>
      </w:pPr>
      <w:r w:rsidRPr="0045652F">
        <w:rPr>
          <w:rFonts w:eastAsia="MS Mincho"/>
          <w:lang w:val="fr-FR"/>
        </w:rPr>
        <w:t xml:space="preserve">           </w:t>
      </w:r>
      <w:r w:rsidRPr="0045652F">
        <w:rPr>
          <w:rFonts w:eastAsia="MS Mincho"/>
          <w:lang w:val="en-US"/>
        </w:rPr>
        <w:t xml:space="preserve">EXEC CICS SEND              MAP       ('NOMMAP2')            </w:t>
      </w:r>
    </w:p>
    <w:p w14:paraId="085800EC" w14:textId="77777777" w:rsidR="00774472" w:rsidRPr="0045652F" w:rsidRDefault="00774472">
      <w:pPr>
        <w:pStyle w:val="Listing"/>
        <w:rPr>
          <w:rFonts w:eastAsia="MS Mincho"/>
          <w:lang w:val="en-US"/>
        </w:rPr>
      </w:pPr>
      <w:r w:rsidRPr="0045652F">
        <w:rPr>
          <w:rFonts w:eastAsia="MS Mincho"/>
          <w:lang w:val="en-US"/>
        </w:rPr>
        <w:t xml:space="preserve">                                       MAPSET    ('NONMAP2')            </w:t>
      </w:r>
    </w:p>
    <w:p w14:paraId="33282405" w14:textId="77777777" w:rsidR="00774472" w:rsidRPr="0045652F" w:rsidRDefault="00774472">
      <w:pPr>
        <w:pStyle w:val="Listing"/>
        <w:rPr>
          <w:rFonts w:eastAsia="MS Mincho"/>
          <w:lang w:val="en-US"/>
        </w:rPr>
      </w:pPr>
      <w:r w:rsidRPr="0045652F">
        <w:rPr>
          <w:rFonts w:eastAsia="MS Mincho"/>
          <w:lang w:val="en-US"/>
        </w:rPr>
        <w:t xml:space="preserve">                                       ERASE                            </w:t>
      </w:r>
    </w:p>
    <w:p w14:paraId="25FA95D5" w14:textId="77777777" w:rsidR="00774472" w:rsidRPr="0045652F" w:rsidRDefault="00774472">
      <w:pPr>
        <w:pStyle w:val="Listing"/>
        <w:rPr>
          <w:rFonts w:eastAsia="MS Mincho"/>
          <w:lang w:val="en-US"/>
        </w:rPr>
      </w:pPr>
      <w:r w:rsidRPr="0045652F">
        <w:rPr>
          <w:rFonts w:eastAsia="MS Mincho"/>
          <w:lang w:val="en-US"/>
        </w:rPr>
        <w:t xml:space="preserve">                                       CURSOR    (CICS-TS-POS-CURS)</w:t>
      </w:r>
    </w:p>
    <w:p w14:paraId="1952C0D5" w14:textId="77777777" w:rsidR="00774472" w:rsidRPr="0045652F" w:rsidRDefault="00774472">
      <w:pPr>
        <w:pStyle w:val="Listing"/>
        <w:rPr>
          <w:rFonts w:eastAsia="MS Mincho"/>
          <w:lang w:val="en-US"/>
        </w:rPr>
      </w:pPr>
      <w:r w:rsidRPr="0045652F">
        <w:rPr>
          <w:rFonts w:eastAsia="MS Mincho"/>
          <w:lang w:val="en-US"/>
        </w:rPr>
        <w:t xml:space="preserve">                                       END-EXEC.</w:t>
      </w:r>
    </w:p>
    <w:p w14:paraId="16BC648D" w14:textId="77777777" w:rsidR="00774472" w:rsidRPr="0045652F" w:rsidRDefault="00774472">
      <w:pPr>
        <w:pStyle w:val="Listing"/>
        <w:rPr>
          <w:rFonts w:eastAsia="MS Mincho"/>
          <w:lang w:val="en-US"/>
        </w:rPr>
      </w:pPr>
      <w:r w:rsidRPr="0045652F">
        <w:rPr>
          <w:rFonts w:eastAsia="MS Mincho"/>
          <w:lang w:val="en-US"/>
        </w:rPr>
        <w:t xml:space="preserve">       8830-FIN.</w:t>
      </w:r>
    </w:p>
    <w:p w14:paraId="546A3F67" w14:textId="77777777" w:rsidR="00774472" w:rsidRPr="0045652F" w:rsidRDefault="00774472">
      <w:pPr>
        <w:pStyle w:val="Listing"/>
        <w:rPr>
          <w:rFonts w:eastAsia="MS Mincho"/>
          <w:lang w:val="en-US"/>
        </w:rPr>
      </w:pPr>
    </w:p>
    <w:p w14:paraId="0B0F2584" w14:textId="77777777" w:rsidR="00774472" w:rsidRPr="0045652F" w:rsidRDefault="00774472">
      <w:pPr>
        <w:pStyle w:val="Caption"/>
        <w:rPr>
          <w:szCs w:val="19"/>
          <w:lang w:val="en-US"/>
        </w:rPr>
      </w:pPr>
      <w:bookmarkStart w:id="684" w:name="_Toc93919846"/>
      <w:bookmarkStart w:id="685" w:name="_Toc373485136"/>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14</w:t>
      </w:r>
      <w:r w:rsidRPr="0045652F">
        <w:rPr>
          <w:lang w:val="en-US"/>
        </w:rPr>
        <w:fldChar w:fldCharType="end"/>
      </w:r>
      <w:r w:rsidRPr="0045652F">
        <w:rPr>
          <w:szCs w:val="19"/>
          <w:lang w:val="en-US"/>
        </w:rPr>
        <w:t xml:space="preserve"> Example of sending structured field FAC8</w:t>
      </w:r>
      <w:bookmarkEnd w:id="684"/>
      <w:bookmarkEnd w:id="685"/>
    </w:p>
    <w:p w14:paraId="5F1EFD49" w14:textId="77777777" w:rsidR="00774472" w:rsidRPr="0045652F" w:rsidRDefault="00774472">
      <w:pPr>
        <w:rPr>
          <w:szCs w:val="19"/>
          <w:lang w:val="en-US"/>
        </w:rPr>
      </w:pPr>
      <w:r w:rsidRPr="0045652F">
        <w:rPr>
          <w:szCs w:val="19"/>
          <w:lang w:val="en-US"/>
        </w:rPr>
        <w:t>An example of this function is supplied in member FAC8SAMP of the VIRTEL SAMPLIB.</w:t>
      </w:r>
    </w:p>
    <w:p w14:paraId="42E7CC89" w14:textId="77777777" w:rsidR="00774472" w:rsidRPr="0045652F" w:rsidRDefault="00774472">
      <w:pPr>
        <w:pStyle w:val="Heading3"/>
        <w:pageBreakBefore/>
        <w:tabs>
          <w:tab w:val="num" w:pos="2781"/>
        </w:tabs>
        <w:rPr>
          <w:lang w:val="en-US"/>
        </w:rPr>
      </w:pPr>
      <w:bookmarkStart w:id="686" w:name="_Toc511102365"/>
      <w:bookmarkStart w:id="687" w:name="_Toc523121768"/>
      <w:bookmarkStart w:id="688" w:name="_Toc523630140"/>
      <w:bookmarkStart w:id="689" w:name="_Toc527368243"/>
      <w:bookmarkStart w:id="690" w:name="_Toc532728145"/>
      <w:bookmarkStart w:id="691" w:name="_Toc16581366"/>
      <w:bookmarkStart w:id="692" w:name="_Ref59272672"/>
      <w:bookmarkStart w:id="693" w:name="_Ref59272679"/>
      <w:bookmarkStart w:id="694" w:name="_Toc60565911"/>
      <w:bookmarkStart w:id="695" w:name="_Toc93919539"/>
      <w:bookmarkStart w:id="696" w:name="_Ref93988393"/>
      <w:bookmarkStart w:id="697" w:name="_Toc93997031"/>
      <w:bookmarkStart w:id="698" w:name="_Ref111364691"/>
      <w:bookmarkStart w:id="699" w:name="_Ref111450369"/>
      <w:bookmarkStart w:id="700" w:name="_Ref129154573"/>
      <w:bookmarkStart w:id="701" w:name="_Toc373484947"/>
      <w:r w:rsidRPr="0045652F">
        <w:rPr>
          <w:lang w:val="en-US"/>
        </w:rPr>
        <w:t>FAE5, FAE6: Sending a table variable</w:t>
      </w:r>
      <w:bookmarkEnd w:id="691"/>
      <w:bookmarkEnd w:id="692"/>
      <w:bookmarkEnd w:id="693"/>
      <w:bookmarkEnd w:id="694"/>
      <w:bookmarkEnd w:id="695"/>
      <w:bookmarkEnd w:id="696"/>
      <w:bookmarkEnd w:id="697"/>
      <w:bookmarkEnd w:id="698"/>
      <w:bookmarkEnd w:id="699"/>
      <w:bookmarkEnd w:id="700"/>
      <w:bookmarkEnd w:id="701"/>
    </w:p>
    <w:p w14:paraId="519E76A4" w14:textId="77777777" w:rsidR="00774472" w:rsidRPr="0045652F" w:rsidRDefault="00774472">
      <w:pPr>
        <w:rPr>
          <w:lang w:val="en-US"/>
        </w:rPr>
      </w:pPr>
      <w:r w:rsidRPr="0045652F">
        <w:rPr>
          <w:lang w:val="en-US"/>
        </w:rPr>
        <w:fldChar w:fldCharType="begin"/>
      </w:r>
      <w:r w:rsidRPr="0045652F">
        <w:rPr>
          <w:lang w:val="en-US"/>
        </w:rPr>
        <w:instrText xml:space="preserve"> XE "Structured field:Web-to-Host" </w:instrText>
      </w:r>
      <w:r w:rsidRPr="0045652F">
        <w:rPr>
          <w:lang w:val="en-US"/>
        </w:rPr>
        <w:fldChar w:fldCharType="end"/>
      </w:r>
      <w:r w:rsidRPr="0045652F">
        <w:rPr>
          <w:lang w:val="en-US"/>
        </w:rPr>
        <w:fldChar w:fldCharType="begin"/>
      </w:r>
      <w:r w:rsidRPr="0045652F">
        <w:rPr>
          <w:lang w:val="en-US"/>
        </w:rPr>
        <w:instrText xml:space="preserve"> XE "Structured field:FAE5" </w:instrText>
      </w:r>
      <w:r w:rsidRPr="0045652F">
        <w:rPr>
          <w:lang w:val="en-US"/>
        </w:rPr>
        <w:fldChar w:fldCharType="end"/>
      </w:r>
      <w:r w:rsidRPr="0045652F">
        <w:rPr>
          <w:lang w:val="en-US"/>
        </w:rPr>
        <w:fldChar w:fldCharType="begin"/>
      </w:r>
      <w:r w:rsidRPr="0045652F">
        <w:rPr>
          <w:lang w:val="en-US"/>
        </w:rPr>
        <w:instrText xml:space="preserve"> XE "Variable:Table" </w:instrText>
      </w:r>
      <w:r w:rsidRPr="0045652F">
        <w:rPr>
          <w:lang w:val="en-US"/>
        </w:rPr>
        <w:fldChar w:fldCharType="end"/>
      </w:r>
      <w:r w:rsidRPr="0045652F">
        <w:rPr>
          <w:lang w:val="en-US"/>
        </w:rPr>
        <w:fldChar w:fldCharType="begin"/>
      </w:r>
      <w:r w:rsidRPr="0045652F">
        <w:rPr>
          <w:lang w:val="en-US"/>
        </w:rPr>
        <w:instrText xml:space="preserve"> XE "Table variables" </w:instrText>
      </w:r>
      <w:r w:rsidRPr="0045652F">
        <w:rPr>
          <w:lang w:val="en-US"/>
        </w:rPr>
        <w:fldChar w:fldCharType="end"/>
      </w:r>
      <w:r w:rsidRPr="0045652F">
        <w:rPr>
          <w:lang w:val="en-US"/>
        </w:rPr>
        <w:t xml:space="preserve">Structured field FAE5 allows the application to send a named data table (“table variable”) to VIRTEL.  The data in the table variable is made available for insertion in the current HTML page by means of VIRTEL tags coded in the page template (see “Handling table variables” </w:t>
      </w:r>
      <w:r w:rsidRPr="0045652F">
        <w:rPr>
          <w:lang w:val="en-US"/>
        </w:rPr>
        <w:fldChar w:fldCharType="begin"/>
      </w:r>
      <w:r w:rsidRPr="0045652F">
        <w:rPr>
          <w:lang w:val="en-US"/>
        </w:rPr>
        <w:instrText xml:space="preserve"> PAGEREF _Ref67204508 \p \h </w:instrText>
      </w:r>
      <w:r w:rsidRPr="0045652F">
        <w:rPr>
          <w:lang w:val="en-US"/>
        </w:rPr>
      </w:r>
      <w:r w:rsidRPr="0045652F">
        <w:rPr>
          <w:lang w:val="en-US"/>
        </w:rPr>
        <w:fldChar w:fldCharType="separate"/>
      </w:r>
      <w:r w:rsidR="00A87DE6">
        <w:rPr>
          <w:noProof/>
          <w:lang w:val="en-US"/>
        </w:rPr>
        <w:t>sur la page 53</w:t>
      </w:r>
      <w:r w:rsidRPr="0045652F">
        <w:rPr>
          <w:lang w:val="en-US"/>
        </w:rPr>
        <w:fldChar w:fldCharType="end"/>
      </w:r>
      <w:r w:rsidRPr="0045652F">
        <w:rPr>
          <w:lang w:val="en-US"/>
        </w:rPr>
        <w:t>), or by means of a scenario instruction (see “</w:t>
      </w:r>
      <w:r w:rsidRPr="0045652F">
        <w:rPr>
          <w:szCs w:val="21"/>
          <w:lang w:val="en-US"/>
        </w:rPr>
        <w:t xml:space="preserve">FIELD$ DEFINE-VARIABLE-CHOICE” </w:t>
      </w:r>
      <w:r w:rsidRPr="0045652F">
        <w:rPr>
          <w:szCs w:val="21"/>
          <w:lang w:val="en-US"/>
        </w:rPr>
        <w:fldChar w:fldCharType="begin"/>
      </w:r>
      <w:r w:rsidRPr="0045652F">
        <w:rPr>
          <w:szCs w:val="21"/>
          <w:lang w:val="en-US"/>
        </w:rPr>
        <w:instrText xml:space="preserve"> PAGEREF _Ref14851959 \p \h </w:instrText>
      </w:r>
      <w:r w:rsidRPr="0045652F">
        <w:rPr>
          <w:szCs w:val="21"/>
          <w:lang w:val="en-US"/>
        </w:rPr>
      </w:r>
      <w:r w:rsidRPr="0045652F">
        <w:rPr>
          <w:szCs w:val="21"/>
          <w:lang w:val="en-US"/>
        </w:rPr>
        <w:fldChar w:fldCharType="separate"/>
      </w:r>
      <w:r w:rsidR="00A87DE6">
        <w:rPr>
          <w:noProof/>
          <w:szCs w:val="21"/>
          <w:lang w:val="en-US"/>
        </w:rPr>
        <w:t>sur la page 182</w:t>
      </w:r>
      <w:r w:rsidRPr="0045652F">
        <w:rPr>
          <w:szCs w:val="21"/>
          <w:lang w:val="en-US"/>
        </w:rPr>
        <w:fldChar w:fldCharType="end"/>
      </w:r>
      <w:r w:rsidRPr="0045652F">
        <w:rPr>
          <w:szCs w:val="21"/>
          <w:lang w:val="en-US"/>
        </w:rPr>
        <w:t>) which allows the application to supply lists of drop-down values for selection fields</w:t>
      </w:r>
      <w:r w:rsidRPr="0045652F">
        <w:rPr>
          <w:szCs w:val="21"/>
          <w:lang w:val="en-US"/>
        </w:rPr>
        <w:fldChar w:fldCharType="begin"/>
      </w:r>
      <w:r w:rsidRPr="0045652F">
        <w:rPr>
          <w:lang w:val="en-US"/>
        </w:rPr>
        <w:instrText xml:space="preserve"> XE "</w:instrText>
      </w:r>
      <w:r w:rsidRPr="0045652F">
        <w:rPr>
          <w:szCs w:val="21"/>
          <w:lang w:val="en-US"/>
        </w:rPr>
        <w:instrText>Selection fields</w:instrText>
      </w:r>
      <w:r w:rsidRPr="0045652F">
        <w:rPr>
          <w:lang w:val="en-US"/>
        </w:rPr>
        <w:instrText xml:space="preserve">" </w:instrText>
      </w:r>
      <w:r w:rsidRPr="0045652F">
        <w:rPr>
          <w:szCs w:val="21"/>
          <w:lang w:val="en-US"/>
        </w:rPr>
        <w:fldChar w:fldCharType="end"/>
      </w:r>
      <w:r w:rsidRPr="0045652F">
        <w:rPr>
          <w:lang w:val="en-US"/>
        </w:rPr>
        <w:t>.</w:t>
      </w:r>
    </w:p>
    <w:p w14:paraId="473A475F" w14:textId="77777777" w:rsidR="00774472" w:rsidRPr="0045652F" w:rsidRDefault="00774472">
      <w:pPr>
        <w:pStyle w:val="Heading4"/>
        <w:rPr>
          <w:lang w:val="en-US"/>
        </w:rPr>
      </w:pPr>
      <w:bookmarkStart w:id="702" w:name="_Toc93997032"/>
      <w:r w:rsidRPr="0045652F">
        <w:rPr>
          <w:lang w:val="en-US"/>
        </w:rPr>
        <w:t>Structured field FAE5</w:t>
      </w:r>
      <w:bookmarkEnd w:id="702"/>
    </w:p>
    <w:p w14:paraId="21D0E087" w14:textId="77777777" w:rsidR="00774472" w:rsidRPr="0045652F" w:rsidRDefault="00774472">
      <w:pPr>
        <w:pStyle w:val="ecran0"/>
        <w:rPr>
          <w:lang w:val="en-US"/>
        </w:rPr>
      </w:pPr>
      <w:r w:rsidRPr="0045652F">
        <w:rPr>
          <w:lang w:val="en-US"/>
        </w:rPr>
        <w:t>The application can send one or more FAE5 structured fields.  Each structured field contains the name of a variable followed by a table of values.  The format of structured field FAE5 is shown below:</w:t>
      </w:r>
    </w:p>
    <w:p w14:paraId="65426CCA" w14:textId="77777777" w:rsidR="00774472" w:rsidRPr="0045652F" w:rsidRDefault="00774472">
      <w:pPr>
        <w:pStyle w:val="Listing"/>
        <w:rPr>
          <w:lang w:val="en-US"/>
        </w:rPr>
      </w:pPr>
    </w:p>
    <w:p w14:paraId="405461BE" w14:textId="77777777" w:rsidR="00774472" w:rsidRPr="0045652F" w:rsidRDefault="00774472">
      <w:pPr>
        <w:pStyle w:val="Listing"/>
        <w:rPr>
          <w:lang w:val="en-US"/>
        </w:rPr>
      </w:pPr>
      <w:r w:rsidRPr="0045652F">
        <w:rPr>
          <w:lang w:val="en-US"/>
        </w:rPr>
        <w:t>- 2 bytes</w:t>
      </w:r>
      <w:r w:rsidRPr="0045652F">
        <w:rPr>
          <w:lang w:val="en-US"/>
        </w:rPr>
        <w:tab/>
      </w:r>
      <w:r w:rsidRPr="0045652F">
        <w:rPr>
          <w:lang w:val="en-US"/>
        </w:rPr>
        <w:tab/>
        <w:t>Length of structured field = variable</w:t>
      </w:r>
    </w:p>
    <w:p w14:paraId="00368022" w14:textId="77777777" w:rsidR="00774472" w:rsidRPr="0045652F" w:rsidRDefault="00774472">
      <w:pPr>
        <w:pStyle w:val="Listing"/>
        <w:rPr>
          <w:lang w:val="en-US"/>
        </w:rPr>
      </w:pPr>
      <w:r w:rsidRPr="0045652F">
        <w:rPr>
          <w:lang w:val="en-US"/>
        </w:rPr>
        <w:t>- 2 bytes</w:t>
      </w:r>
      <w:r w:rsidRPr="0045652F">
        <w:rPr>
          <w:lang w:val="en-US"/>
        </w:rPr>
        <w:tab/>
      </w:r>
      <w:r w:rsidRPr="0045652F">
        <w:rPr>
          <w:lang w:val="en-US"/>
        </w:rPr>
        <w:tab/>
        <w:t>Structured field identification code = X'FAE5'</w:t>
      </w:r>
    </w:p>
    <w:p w14:paraId="45DE3E1E" w14:textId="77777777" w:rsidR="00774472" w:rsidRPr="0045652F" w:rsidRDefault="00774472">
      <w:pPr>
        <w:pStyle w:val="Listing"/>
        <w:rPr>
          <w:lang w:val="en-US"/>
        </w:rPr>
      </w:pPr>
      <w:r w:rsidRPr="0045652F">
        <w:rPr>
          <w:lang w:val="en-US"/>
        </w:rPr>
        <w:t>- 1 bytes</w:t>
      </w:r>
      <w:r w:rsidRPr="0045652F">
        <w:rPr>
          <w:lang w:val="en-US"/>
        </w:rPr>
        <w:tab/>
      </w:r>
      <w:r w:rsidRPr="0045652F">
        <w:rPr>
          <w:lang w:val="en-US"/>
        </w:rPr>
        <w:tab/>
        <w:t>Length of each value (p)</w:t>
      </w:r>
    </w:p>
    <w:p w14:paraId="7A01CD5A" w14:textId="77777777" w:rsidR="00774472" w:rsidRPr="0045652F" w:rsidRDefault="00774472">
      <w:pPr>
        <w:pStyle w:val="Listing"/>
        <w:rPr>
          <w:lang w:val="en-US"/>
        </w:rPr>
      </w:pPr>
      <w:r w:rsidRPr="0045652F">
        <w:rPr>
          <w:lang w:val="en-US"/>
        </w:rPr>
        <w:t>- 1 bytes</w:t>
      </w:r>
      <w:r w:rsidRPr="0045652F">
        <w:rPr>
          <w:lang w:val="en-US"/>
        </w:rPr>
        <w:tab/>
      </w:r>
      <w:r w:rsidRPr="0045652F">
        <w:rPr>
          <w:lang w:val="en-US"/>
        </w:rPr>
        <w:tab/>
        <w:t>Length of name (n)</w:t>
      </w:r>
    </w:p>
    <w:p w14:paraId="322FF6B9" w14:textId="77777777" w:rsidR="00774472" w:rsidRPr="0045652F" w:rsidRDefault="00774472">
      <w:pPr>
        <w:pStyle w:val="Listing"/>
        <w:rPr>
          <w:lang w:val="en-US"/>
        </w:rPr>
      </w:pPr>
      <w:r w:rsidRPr="0045652F">
        <w:rPr>
          <w:lang w:val="en-US"/>
        </w:rPr>
        <w:t>- n bytes</w:t>
      </w:r>
      <w:r w:rsidRPr="0045652F">
        <w:rPr>
          <w:lang w:val="en-US"/>
        </w:rPr>
        <w:tab/>
      </w:r>
      <w:r w:rsidRPr="0045652F">
        <w:rPr>
          <w:lang w:val="en-US"/>
        </w:rPr>
        <w:tab/>
        <w:t>Name of variable</w:t>
      </w:r>
    </w:p>
    <w:p w14:paraId="7518E8F3" w14:textId="77777777" w:rsidR="00774472" w:rsidRPr="0045652F" w:rsidRDefault="00774472">
      <w:pPr>
        <w:pStyle w:val="Listing"/>
        <w:rPr>
          <w:lang w:val="en-US"/>
        </w:rPr>
      </w:pPr>
      <w:r w:rsidRPr="0045652F">
        <w:rPr>
          <w:lang w:val="en-US"/>
        </w:rPr>
        <w:t>- p bytes</w:t>
      </w:r>
      <w:r w:rsidRPr="0045652F">
        <w:rPr>
          <w:lang w:val="en-US"/>
        </w:rPr>
        <w:tab/>
      </w:r>
      <w:r w:rsidRPr="0045652F">
        <w:rPr>
          <w:lang w:val="en-US"/>
        </w:rPr>
        <w:tab/>
        <w:t>Value 1</w:t>
      </w:r>
    </w:p>
    <w:p w14:paraId="57ADB8FF" w14:textId="77777777" w:rsidR="00774472" w:rsidRPr="0045652F" w:rsidRDefault="00774472">
      <w:pPr>
        <w:pStyle w:val="Listing"/>
        <w:rPr>
          <w:lang w:val="en-US"/>
        </w:rPr>
      </w:pPr>
      <w:r w:rsidRPr="0045652F">
        <w:rPr>
          <w:lang w:val="en-US"/>
        </w:rPr>
        <w:t>- p bytes</w:t>
      </w:r>
      <w:r w:rsidRPr="0045652F">
        <w:rPr>
          <w:lang w:val="en-US"/>
        </w:rPr>
        <w:tab/>
      </w:r>
      <w:r w:rsidRPr="0045652F">
        <w:rPr>
          <w:lang w:val="en-US"/>
        </w:rPr>
        <w:tab/>
        <w:t>Value 2</w:t>
      </w:r>
    </w:p>
    <w:p w14:paraId="3E9EFF41" w14:textId="77777777" w:rsidR="00774472" w:rsidRPr="0045652F" w:rsidRDefault="00774472">
      <w:pPr>
        <w:pStyle w:val="Listing"/>
        <w:rPr>
          <w:lang w:val="en-US"/>
        </w:rPr>
      </w:pPr>
      <w:r w:rsidRPr="0045652F">
        <w:rPr>
          <w:lang w:val="en-US"/>
        </w:rPr>
        <w:t>- etc</w:t>
      </w:r>
    </w:p>
    <w:p w14:paraId="74B33AAD" w14:textId="77777777" w:rsidR="00774472" w:rsidRPr="0045652F" w:rsidRDefault="00774472">
      <w:pPr>
        <w:pStyle w:val="Listing"/>
        <w:rPr>
          <w:lang w:val="en-US"/>
        </w:rPr>
      </w:pPr>
    </w:p>
    <w:p w14:paraId="1ADEE56D" w14:textId="77777777" w:rsidR="00774472" w:rsidRPr="0045652F" w:rsidRDefault="00774472">
      <w:pPr>
        <w:pStyle w:val="Caption"/>
        <w:rPr>
          <w:szCs w:val="19"/>
          <w:lang w:val="en-US"/>
        </w:rPr>
      </w:pPr>
      <w:bookmarkStart w:id="703" w:name="_Toc93919847"/>
      <w:bookmarkStart w:id="704" w:name="_Toc373485137"/>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15</w:t>
      </w:r>
      <w:r w:rsidRPr="0045652F">
        <w:rPr>
          <w:lang w:val="en-US"/>
        </w:rPr>
        <w:fldChar w:fldCharType="end"/>
      </w:r>
      <w:r w:rsidRPr="0045652F">
        <w:rPr>
          <w:szCs w:val="19"/>
          <w:lang w:val="en-US"/>
        </w:rPr>
        <w:t xml:space="preserve"> Format of structured field FAE5</w:t>
      </w:r>
      <w:bookmarkEnd w:id="703"/>
      <w:r w:rsidRPr="0045652F">
        <w:rPr>
          <w:szCs w:val="19"/>
          <w:lang w:val="en-US"/>
        </w:rPr>
        <w:t xml:space="preserve"> – format 1</w:t>
      </w:r>
      <w:bookmarkEnd w:id="704"/>
    </w:p>
    <w:p w14:paraId="741453B2" w14:textId="77777777" w:rsidR="00774472" w:rsidRPr="0045652F" w:rsidRDefault="00774472">
      <w:pPr>
        <w:pStyle w:val="ecran0"/>
        <w:rPr>
          <w:lang w:val="en-US"/>
        </w:rPr>
      </w:pPr>
      <w:r w:rsidRPr="0045652F">
        <w:rPr>
          <w:lang w:val="en-US"/>
        </w:rPr>
        <w:t>The above format limits the length of each value to a maximum of 255 bytes.  A second format of the FAE5 structured field allows the application to set a single value whose length is equal to the remainder of the structured field:</w:t>
      </w:r>
    </w:p>
    <w:p w14:paraId="4ADBD058" w14:textId="77777777" w:rsidR="00774472" w:rsidRPr="0045652F" w:rsidRDefault="00774472">
      <w:pPr>
        <w:pStyle w:val="Listing"/>
        <w:rPr>
          <w:lang w:val="en-US"/>
        </w:rPr>
      </w:pPr>
    </w:p>
    <w:p w14:paraId="6DD4A365" w14:textId="77777777" w:rsidR="00774472" w:rsidRPr="0045652F" w:rsidRDefault="00774472">
      <w:pPr>
        <w:pStyle w:val="Listing"/>
        <w:rPr>
          <w:lang w:val="en-US"/>
        </w:rPr>
      </w:pPr>
      <w:r w:rsidRPr="0045652F">
        <w:rPr>
          <w:lang w:val="en-US"/>
        </w:rPr>
        <w:t>- 2 bytes</w:t>
      </w:r>
      <w:r w:rsidRPr="0045652F">
        <w:rPr>
          <w:lang w:val="en-US"/>
        </w:rPr>
        <w:tab/>
      </w:r>
      <w:r w:rsidRPr="0045652F">
        <w:rPr>
          <w:lang w:val="en-US"/>
        </w:rPr>
        <w:tab/>
        <w:t>Length of structured field = variable</w:t>
      </w:r>
    </w:p>
    <w:p w14:paraId="118D5B52" w14:textId="77777777" w:rsidR="00774472" w:rsidRPr="0045652F" w:rsidRDefault="00774472">
      <w:pPr>
        <w:pStyle w:val="Listing"/>
        <w:rPr>
          <w:lang w:val="en-US"/>
        </w:rPr>
      </w:pPr>
      <w:r w:rsidRPr="0045652F">
        <w:rPr>
          <w:lang w:val="en-US"/>
        </w:rPr>
        <w:t>- 2 bytes</w:t>
      </w:r>
      <w:r w:rsidRPr="0045652F">
        <w:rPr>
          <w:lang w:val="en-US"/>
        </w:rPr>
        <w:tab/>
      </w:r>
      <w:r w:rsidRPr="0045652F">
        <w:rPr>
          <w:lang w:val="en-US"/>
        </w:rPr>
        <w:tab/>
        <w:t>Structured field identification code = X'FAE5'</w:t>
      </w:r>
    </w:p>
    <w:p w14:paraId="76F5158E" w14:textId="77777777" w:rsidR="00774472" w:rsidRPr="0045652F" w:rsidRDefault="00774472">
      <w:pPr>
        <w:pStyle w:val="Listing"/>
        <w:rPr>
          <w:lang w:val="en-US"/>
        </w:rPr>
      </w:pPr>
      <w:r w:rsidRPr="0045652F">
        <w:rPr>
          <w:lang w:val="en-US"/>
        </w:rPr>
        <w:t>- 1 bytes</w:t>
      </w:r>
      <w:r w:rsidRPr="0045652F">
        <w:rPr>
          <w:lang w:val="en-US"/>
        </w:rPr>
        <w:tab/>
      </w:r>
      <w:r w:rsidRPr="0045652F">
        <w:rPr>
          <w:lang w:val="en-US"/>
        </w:rPr>
        <w:tab/>
        <w:t>X'00'</w:t>
      </w:r>
    </w:p>
    <w:p w14:paraId="3348CE57" w14:textId="77777777" w:rsidR="00774472" w:rsidRPr="0045652F" w:rsidRDefault="00774472">
      <w:pPr>
        <w:pStyle w:val="Listing"/>
        <w:rPr>
          <w:lang w:val="en-US"/>
        </w:rPr>
      </w:pPr>
      <w:r w:rsidRPr="0045652F">
        <w:rPr>
          <w:lang w:val="en-US"/>
        </w:rPr>
        <w:t>- 1 bytes</w:t>
      </w:r>
      <w:r w:rsidRPr="0045652F">
        <w:rPr>
          <w:lang w:val="en-US"/>
        </w:rPr>
        <w:tab/>
      </w:r>
      <w:r w:rsidRPr="0045652F">
        <w:rPr>
          <w:lang w:val="en-US"/>
        </w:rPr>
        <w:tab/>
        <w:t>Length of name (n)</w:t>
      </w:r>
    </w:p>
    <w:p w14:paraId="0B20ACDC" w14:textId="77777777" w:rsidR="00774472" w:rsidRPr="0045652F" w:rsidRDefault="00774472">
      <w:pPr>
        <w:pStyle w:val="Listing"/>
        <w:rPr>
          <w:lang w:val="en-US"/>
        </w:rPr>
      </w:pPr>
      <w:r w:rsidRPr="0045652F">
        <w:rPr>
          <w:lang w:val="en-US"/>
        </w:rPr>
        <w:t>- n bytes</w:t>
      </w:r>
      <w:r w:rsidRPr="0045652F">
        <w:rPr>
          <w:lang w:val="en-US"/>
        </w:rPr>
        <w:tab/>
      </w:r>
      <w:r w:rsidRPr="0045652F">
        <w:rPr>
          <w:lang w:val="en-US"/>
        </w:rPr>
        <w:tab/>
        <w:t>Name of variable</w:t>
      </w:r>
    </w:p>
    <w:p w14:paraId="7F9431CF" w14:textId="77777777" w:rsidR="00774472" w:rsidRPr="0045652F" w:rsidRDefault="00774472">
      <w:pPr>
        <w:pStyle w:val="Listing"/>
        <w:rPr>
          <w:lang w:val="en-US"/>
        </w:rPr>
      </w:pPr>
      <w:r w:rsidRPr="0045652F">
        <w:rPr>
          <w:lang w:val="en-US"/>
        </w:rPr>
        <w:t>- x bytes</w:t>
      </w:r>
      <w:r w:rsidRPr="0045652F">
        <w:rPr>
          <w:lang w:val="en-US"/>
        </w:rPr>
        <w:tab/>
      </w:r>
      <w:r w:rsidRPr="0045652F">
        <w:rPr>
          <w:lang w:val="en-US"/>
        </w:rPr>
        <w:tab/>
        <w:t>Value (x=structured field length – 6 – n)</w:t>
      </w:r>
    </w:p>
    <w:p w14:paraId="7347D3BF" w14:textId="77777777" w:rsidR="00774472" w:rsidRPr="0045652F" w:rsidRDefault="00774472">
      <w:pPr>
        <w:pStyle w:val="Listing"/>
        <w:rPr>
          <w:lang w:val="en-US"/>
        </w:rPr>
      </w:pPr>
    </w:p>
    <w:p w14:paraId="259348D7" w14:textId="77777777" w:rsidR="00774472" w:rsidRPr="0045652F" w:rsidRDefault="00774472">
      <w:pPr>
        <w:pStyle w:val="Caption"/>
        <w:rPr>
          <w:szCs w:val="19"/>
          <w:lang w:val="en-US"/>
        </w:rPr>
      </w:pPr>
      <w:bookmarkStart w:id="705" w:name="_Toc373485138"/>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16</w:t>
      </w:r>
      <w:r w:rsidRPr="0045652F">
        <w:rPr>
          <w:lang w:val="en-US"/>
        </w:rPr>
        <w:fldChar w:fldCharType="end"/>
      </w:r>
      <w:r w:rsidRPr="0045652F">
        <w:rPr>
          <w:szCs w:val="19"/>
          <w:lang w:val="en-US"/>
        </w:rPr>
        <w:t xml:space="preserve"> Format of structured field FAE5 – format 2</w:t>
      </w:r>
      <w:bookmarkEnd w:id="705"/>
    </w:p>
    <w:p w14:paraId="1E5E1CBA" w14:textId="77777777" w:rsidR="00774472" w:rsidRPr="0045652F" w:rsidRDefault="00774472">
      <w:pPr>
        <w:rPr>
          <w:lang w:val="en-US"/>
        </w:rPr>
      </w:pPr>
    </w:p>
    <w:p w14:paraId="1B80BD07" w14:textId="77777777" w:rsidR="00774472" w:rsidRPr="0045652F" w:rsidRDefault="00774472">
      <w:pPr>
        <w:rPr>
          <w:lang w:val="en-US"/>
        </w:rPr>
      </w:pPr>
      <w:r w:rsidRPr="0045652F">
        <w:rPr>
          <w:lang w:val="en-US"/>
        </w:rPr>
        <w:t>After the application has sent a message containing an FAE5 structured field, VIRTEL considers the current screen complete and sends the response to the user.</w:t>
      </w:r>
    </w:p>
    <w:p w14:paraId="34E06486" w14:textId="77777777" w:rsidR="00774472" w:rsidRPr="0045652F" w:rsidRDefault="00774472">
      <w:pPr>
        <w:pStyle w:val="Heading4"/>
        <w:rPr>
          <w:lang w:val="en-US"/>
        </w:rPr>
      </w:pPr>
      <w:bookmarkStart w:id="706" w:name="_Toc93997033"/>
      <w:r w:rsidRPr="0045652F">
        <w:rPr>
          <w:lang w:val="en-US"/>
        </w:rPr>
        <w:t>Structured field FAE6</w:t>
      </w:r>
      <w:bookmarkEnd w:id="706"/>
    </w:p>
    <w:p w14:paraId="1F7D3E40" w14:textId="77777777" w:rsidR="00774472" w:rsidRPr="0045652F" w:rsidRDefault="00774472">
      <w:pPr>
        <w:rPr>
          <w:lang w:val="en-US"/>
        </w:rPr>
      </w:pPr>
      <w:r w:rsidRPr="0045652F">
        <w:rPr>
          <w:lang w:val="en-US"/>
        </w:rPr>
        <w:fldChar w:fldCharType="begin"/>
      </w:r>
      <w:r w:rsidRPr="0045652F">
        <w:rPr>
          <w:lang w:val="en-US"/>
        </w:rPr>
        <w:instrText xml:space="preserve"> XE "Structured field:FAE6" </w:instrText>
      </w:r>
      <w:r w:rsidRPr="0045652F">
        <w:rPr>
          <w:lang w:val="en-US"/>
        </w:rPr>
        <w:fldChar w:fldCharType="end"/>
      </w:r>
      <w:r w:rsidRPr="0045652F">
        <w:rPr>
          <w:lang w:val="en-US"/>
        </w:rPr>
        <w:t>Structured field FAE6 is identical to FAE5, except that VIRTEL does not consider the current screen to be complete, and waits for a further output message from the application before sending the response to the user.</w:t>
      </w:r>
    </w:p>
    <w:p w14:paraId="22C9E15D" w14:textId="77777777" w:rsidR="00774472" w:rsidRPr="0045652F" w:rsidRDefault="00774472">
      <w:pPr>
        <w:pStyle w:val="Heading4"/>
        <w:rPr>
          <w:bCs/>
          <w:lang w:val="en-US"/>
        </w:rPr>
      </w:pPr>
      <w:bookmarkStart w:id="707" w:name="_Toc93997034"/>
      <w:r w:rsidRPr="0045652F">
        <w:rPr>
          <w:lang w:val="en-US"/>
        </w:rPr>
        <w:t>COBOL example</w:t>
      </w:r>
      <w:bookmarkEnd w:id="707"/>
    </w:p>
    <w:p w14:paraId="35D76488" w14:textId="77777777" w:rsidR="00774472" w:rsidRPr="0045652F" w:rsidRDefault="00774472">
      <w:pPr>
        <w:pStyle w:val="Listing"/>
        <w:rPr>
          <w:rFonts w:ascii="Verdana" w:hAnsi="Verdana"/>
          <w:b/>
          <w:bCs/>
          <w:i/>
          <w:iCs/>
          <w:lang w:val="en-US"/>
        </w:rPr>
      </w:pPr>
    </w:p>
    <w:p w14:paraId="233894A4" w14:textId="77777777" w:rsidR="00774472" w:rsidRPr="0045652F" w:rsidRDefault="00774472">
      <w:pPr>
        <w:pStyle w:val="Listing"/>
        <w:rPr>
          <w:rFonts w:ascii="Verdana" w:hAnsi="Verdana"/>
          <w:b/>
          <w:bCs/>
          <w:i/>
          <w:iCs/>
          <w:lang w:val="en-US"/>
        </w:rPr>
      </w:pPr>
      <w:r w:rsidRPr="0045652F">
        <w:rPr>
          <w:rFonts w:ascii="Verdana" w:hAnsi="Verdana"/>
          <w:b/>
          <w:bCs/>
          <w:i/>
          <w:iCs/>
          <w:lang w:val="en-US"/>
        </w:rPr>
        <w:t>in Working-Storage:</w:t>
      </w:r>
    </w:p>
    <w:p w14:paraId="4CAB2C3F" w14:textId="77777777" w:rsidR="00774472" w:rsidRPr="0045652F" w:rsidRDefault="00774472">
      <w:pPr>
        <w:pStyle w:val="Listing"/>
        <w:rPr>
          <w:rFonts w:ascii="Verdana" w:hAnsi="Verdana"/>
          <w:b/>
          <w:bCs/>
          <w:i/>
          <w:iCs/>
          <w:lang w:val="en-US"/>
        </w:rPr>
      </w:pPr>
    </w:p>
    <w:p w14:paraId="5DCD5077" w14:textId="77777777" w:rsidR="00774472" w:rsidRPr="0045652F" w:rsidRDefault="00774472">
      <w:pPr>
        <w:pStyle w:val="Listing"/>
        <w:rPr>
          <w:rFonts w:eastAsia="MS Mincho"/>
          <w:lang w:val="en-US"/>
        </w:rPr>
      </w:pPr>
      <w:r w:rsidRPr="0045652F">
        <w:rPr>
          <w:rFonts w:eastAsia="MS Mincho"/>
          <w:lang w:val="en-US"/>
        </w:rPr>
        <w:t xml:space="preserve">       01  FAE5-LONG                PIC S9(4)   COMP VALUE +0.          </w:t>
      </w:r>
    </w:p>
    <w:p w14:paraId="2894CE6E" w14:textId="77777777" w:rsidR="00774472" w:rsidRPr="0045652F" w:rsidRDefault="00774472">
      <w:pPr>
        <w:pStyle w:val="Listing"/>
        <w:rPr>
          <w:rFonts w:eastAsia="MS Mincho"/>
          <w:lang w:val="en-US"/>
        </w:rPr>
      </w:pPr>
      <w:r w:rsidRPr="0045652F">
        <w:rPr>
          <w:rFonts w:eastAsia="MS Mincho"/>
          <w:lang w:val="en-US"/>
        </w:rPr>
        <w:t xml:space="preserve">       01  FAE5-AREA.                                                   </w:t>
      </w:r>
    </w:p>
    <w:p w14:paraId="6FC02CB2" w14:textId="77777777" w:rsidR="00774472" w:rsidRPr="0045652F" w:rsidRDefault="00774472">
      <w:pPr>
        <w:pStyle w:val="Listing"/>
        <w:rPr>
          <w:rFonts w:eastAsia="MS Mincho"/>
          <w:lang w:val="en-US"/>
        </w:rPr>
      </w:pPr>
      <w:r w:rsidRPr="0045652F">
        <w:rPr>
          <w:rFonts w:eastAsia="MS Mincho"/>
          <w:lang w:val="en-US"/>
        </w:rPr>
        <w:t xml:space="preserve">           05  FAE5-VARIABLE-1.                                         </w:t>
      </w:r>
    </w:p>
    <w:p w14:paraId="3A7FA798" w14:textId="77777777" w:rsidR="00774472" w:rsidRPr="0045652F" w:rsidRDefault="00774472">
      <w:pPr>
        <w:pStyle w:val="Listing"/>
        <w:rPr>
          <w:rFonts w:eastAsia="MS Mincho"/>
          <w:lang w:val="en-US"/>
        </w:rPr>
      </w:pPr>
      <w:r w:rsidRPr="0045652F">
        <w:rPr>
          <w:rFonts w:eastAsia="MS Mincho"/>
          <w:lang w:val="en-US"/>
        </w:rPr>
        <w:t xml:space="preserve">             10  FAE5-SFLENGTH-1    PIC S9(4)   COMP VALUE +0.          </w:t>
      </w:r>
    </w:p>
    <w:p w14:paraId="4E4D40AB" w14:textId="77777777" w:rsidR="00774472" w:rsidRPr="0045652F" w:rsidRDefault="00774472">
      <w:pPr>
        <w:pStyle w:val="Listing"/>
        <w:rPr>
          <w:rFonts w:eastAsia="MS Mincho"/>
          <w:lang w:val="en-US"/>
        </w:rPr>
      </w:pPr>
      <w:r w:rsidRPr="0045652F">
        <w:rPr>
          <w:rFonts w:eastAsia="MS Mincho"/>
          <w:lang w:val="en-US"/>
        </w:rPr>
        <w:t xml:space="preserve">             10  FILLER             PIC X(2)    VALUE X'FAE5'.          </w:t>
      </w:r>
    </w:p>
    <w:p w14:paraId="04B6C0C8" w14:textId="77777777" w:rsidR="00774472" w:rsidRPr="0045652F" w:rsidRDefault="00774472">
      <w:pPr>
        <w:pStyle w:val="Listing"/>
        <w:rPr>
          <w:rFonts w:eastAsia="MS Mincho"/>
          <w:lang w:val="en-US"/>
        </w:rPr>
      </w:pPr>
      <w:r w:rsidRPr="0045652F">
        <w:rPr>
          <w:rFonts w:eastAsia="MS Mincho"/>
          <w:lang w:val="en-US"/>
        </w:rPr>
        <w:t xml:space="preserve">             10  FAE5-LONG-POSTE-1  PIC X       VALUE X'0A'.            </w:t>
      </w:r>
    </w:p>
    <w:p w14:paraId="720E7845" w14:textId="77777777" w:rsidR="00774472" w:rsidRPr="0045652F" w:rsidRDefault="00774472">
      <w:pPr>
        <w:pStyle w:val="Listing"/>
        <w:rPr>
          <w:rFonts w:eastAsia="MS Mincho"/>
          <w:lang w:val="en-US"/>
        </w:rPr>
      </w:pPr>
      <w:r w:rsidRPr="0045652F">
        <w:rPr>
          <w:rFonts w:eastAsia="MS Mincho"/>
          <w:lang w:val="en-US"/>
        </w:rPr>
        <w:t xml:space="preserve">             10  FAE5-LONG-NOM-1    PIC X       VALUE X'08'.            </w:t>
      </w:r>
    </w:p>
    <w:p w14:paraId="3028D113" w14:textId="77777777" w:rsidR="00774472" w:rsidRPr="0045652F" w:rsidRDefault="00774472">
      <w:pPr>
        <w:pStyle w:val="Listing"/>
        <w:rPr>
          <w:rFonts w:eastAsia="MS Mincho"/>
          <w:lang w:val="en-US"/>
        </w:rPr>
      </w:pPr>
      <w:r w:rsidRPr="0045652F">
        <w:rPr>
          <w:rFonts w:eastAsia="MS Mincho"/>
          <w:lang w:val="en-US"/>
        </w:rPr>
        <w:t xml:space="preserve">             10  FAE5-NOM-1         PIC X(8)    VALUE 'VARNAME1'.       </w:t>
      </w:r>
    </w:p>
    <w:p w14:paraId="28E98FDC" w14:textId="77777777" w:rsidR="00774472" w:rsidRPr="0045652F" w:rsidRDefault="00774472">
      <w:pPr>
        <w:pStyle w:val="Listing"/>
        <w:rPr>
          <w:rFonts w:eastAsia="MS Mincho"/>
          <w:lang w:val="en-US"/>
        </w:rPr>
      </w:pPr>
      <w:r w:rsidRPr="0045652F">
        <w:rPr>
          <w:rFonts w:eastAsia="MS Mincho"/>
          <w:lang w:val="en-US"/>
        </w:rPr>
        <w:t xml:space="preserve">             10  FAE5-POSTE-1-1     PIC X(10)   VALUE 'VALUE1'.         </w:t>
      </w:r>
    </w:p>
    <w:p w14:paraId="2340A91D" w14:textId="77777777" w:rsidR="00774472" w:rsidRPr="0045652F" w:rsidRDefault="00774472">
      <w:pPr>
        <w:pStyle w:val="Listing"/>
        <w:rPr>
          <w:rFonts w:eastAsia="MS Mincho"/>
          <w:lang w:val="en-US"/>
        </w:rPr>
      </w:pPr>
      <w:r w:rsidRPr="0045652F">
        <w:rPr>
          <w:rFonts w:eastAsia="MS Mincho"/>
          <w:lang w:val="en-US"/>
        </w:rPr>
        <w:t xml:space="preserve">             10  FAE5-POSTE-1-2     PIC X(10)   VALUE 'VALUE2'.         </w:t>
      </w:r>
    </w:p>
    <w:p w14:paraId="02A48E3D" w14:textId="77777777" w:rsidR="00774472" w:rsidRPr="0045652F" w:rsidRDefault="00774472">
      <w:pPr>
        <w:pStyle w:val="Listing"/>
        <w:rPr>
          <w:rFonts w:eastAsia="MS Mincho"/>
          <w:lang w:val="en-US"/>
        </w:rPr>
      </w:pPr>
      <w:r w:rsidRPr="0045652F">
        <w:rPr>
          <w:rFonts w:eastAsia="MS Mincho"/>
          <w:lang w:val="en-US"/>
        </w:rPr>
        <w:t xml:space="preserve">             10  FAE5-POSTE-1-3     PIC X(10)   VALUE 'VALUE3'.         </w:t>
      </w:r>
    </w:p>
    <w:p w14:paraId="7DF15F52" w14:textId="77777777" w:rsidR="00774472" w:rsidRPr="0045652F" w:rsidRDefault="00774472">
      <w:pPr>
        <w:pStyle w:val="Listing"/>
        <w:rPr>
          <w:rFonts w:eastAsia="MS Mincho"/>
          <w:lang w:val="en-US"/>
        </w:rPr>
      </w:pPr>
      <w:r w:rsidRPr="0045652F">
        <w:rPr>
          <w:rFonts w:eastAsia="MS Mincho"/>
          <w:lang w:val="en-US"/>
        </w:rPr>
        <w:t xml:space="preserve">           05  FAE5-VARIABLE-2.                                         </w:t>
      </w:r>
    </w:p>
    <w:p w14:paraId="2FE2D097" w14:textId="77777777" w:rsidR="00774472" w:rsidRPr="0045652F" w:rsidRDefault="00774472">
      <w:pPr>
        <w:pStyle w:val="Listing"/>
        <w:rPr>
          <w:rFonts w:eastAsia="MS Mincho"/>
          <w:lang w:val="en-US"/>
        </w:rPr>
      </w:pPr>
      <w:r w:rsidRPr="0045652F">
        <w:rPr>
          <w:rFonts w:eastAsia="MS Mincho"/>
          <w:lang w:val="en-US"/>
        </w:rPr>
        <w:t xml:space="preserve">             10  FAE5-SFLENGTH-2    PIC S9(4)   COMP VALUE +0.          </w:t>
      </w:r>
    </w:p>
    <w:p w14:paraId="2B690EBE" w14:textId="77777777" w:rsidR="00774472" w:rsidRPr="0045652F" w:rsidRDefault="00774472">
      <w:pPr>
        <w:pStyle w:val="Listing"/>
        <w:rPr>
          <w:rFonts w:eastAsia="MS Mincho"/>
          <w:lang w:val="en-US"/>
        </w:rPr>
      </w:pPr>
      <w:r w:rsidRPr="0045652F">
        <w:rPr>
          <w:rFonts w:eastAsia="MS Mincho"/>
          <w:lang w:val="en-US"/>
        </w:rPr>
        <w:t xml:space="preserve">             10  FILLER             PIC X(2)    VALUE X'FAE5'.          </w:t>
      </w:r>
    </w:p>
    <w:p w14:paraId="78675959" w14:textId="77777777" w:rsidR="00774472" w:rsidRPr="0045652F" w:rsidRDefault="00774472">
      <w:pPr>
        <w:pStyle w:val="Listing"/>
        <w:rPr>
          <w:rFonts w:eastAsia="MS Mincho"/>
          <w:lang w:val="en-US"/>
        </w:rPr>
      </w:pPr>
      <w:r w:rsidRPr="0045652F">
        <w:rPr>
          <w:rFonts w:eastAsia="MS Mincho"/>
          <w:lang w:val="en-US"/>
        </w:rPr>
        <w:t xml:space="preserve">             10  FAE5-LONG-POSTE-2  PIC X       VALUE X'04'.            </w:t>
      </w:r>
    </w:p>
    <w:p w14:paraId="2FDBB2BB" w14:textId="77777777" w:rsidR="00774472" w:rsidRPr="0045652F" w:rsidRDefault="00774472">
      <w:pPr>
        <w:pStyle w:val="Listing"/>
        <w:rPr>
          <w:rFonts w:eastAsia="MS Mincho"/>
          <w:lang w:val="en-US"/>
        </w:rPr>
      </w:pPr>
      <w:r w:rsidRPr="0045652F">
        <w:rPr>
          <w:rFonts w:eastAsia="MS Mincho"/>
          <w:lang w:val="en-US"/>
        </w:rPr>
        <w:t xml:space="preserve">             10  FAE5-LONG-NOM-2    PIC X       VALUE X'08'.            </w:t>
      </w:r>
    </w:p>
    <w:p w14:paraId="1A646C1B" w14:textId="77777777" w:rsidR="00774472" w:rsidRPr="0045652F" w:rsidRDefault="00774472">
      <w:pPr>
        <w:pStyle w:val="Listing"/>
        <w:rPr>
          <w:rFonts w:eastAsia="MS Mincho"/>
          <w:lang w:val="en-US"/>
        </w:rPr>
      </w:pPr>
      <w:r w:rsidRPr="0045652F">
        <w:rPr>
          <w:rFonts w:eastAsia="MS Mincho"/>
          <w:lang w:val="en-US"/>
        </w:rPr>
        <w:t xml:space="preserve">             10  FAE5-NOM-2         PIC X(8)    VALUE 'VARNAME2'.       </w:t>
      </w:r>
    </w:p>
    <w:p w14:paraId="1993F5D1" w14:textId="77777777" w:rsidR="00774472" w:rsidRPr="0045652F" w:rsidRDefault="00774472">
      <w:pPr>
        <w:pStyle w:val="Listing"/>
        <w:rPr>
          <w:rFonts w:eastAsia="MS Mincho"/>
          <w:lang w:val="en-US"/>
        </w:rPr>
      </w:pPr>
      <w:r w:rsidRPr="0045652F">
        <w:rPr>
          <w:rFonts w:eastAsia="MS Mincho"/>
          <w:lang w:val="en-US"/>
        </w:rPr>
        <w:t xml:space="preserve">             10  FAE5-POSTE-2-1     PIC 9(6)    VALUE 123.              </w:t>
      </w:r>
    </w:p>
    <w:p w14:paraId="5C4A1AA1" w14:textId="77777777" w:rsidR="00774472" w:rsidRPr="0045652F" w:rsidRDefault="00774472">
      <w:pPr>
        <w:pStyle w:val="Listing"/>
        <w:rPr>
          <w:rFonts w:eastAsia="MS Mincho"/>
          <w:lang w:val="en-US"/>
        </w:rPr>
      </w:pPr>
      <w:r w:rsidRPr="0045652F">
        <w:rPr>
          <w:rFonts w:eastAsia="MS Mincho"/>
          <w:lang w:val="en-US"/>
        </w:rPr>
        <w:t xml:space="preserve">             10  FAE5-POSTE-2-2     PIC 9(6)    VALUE 234.              </w:t>
      </w:r>
    </w:p>
    <w:p w14:paraId="21EC8C2D" w14:textId="77777777" w:rsidR="00774472" w:rsidRPr="0045652F" w:rsidRDefault="00774472">
      <w:pPr>
        <w:pStyle w:val="Listing"/>
        <w:rPr>
          <w:rFonts w:eastAsia="MS Mincho"/>
          <w:lang w:val="en-US"/>
        </w:rPr>
      </w:pPr>
      <w:r w:rsidRPr="0045652F">
        <w:rPr>
          <w:rFonts w:eastAsia="MS Mincho"/>
          <w:lang w:val="en-US"/>
        </w:rPr>
        <w:t xml:space="preserve">             10  FAE5-POSTE-2-3     PIC 9(6)    VALUE 456.              </w:t>
      </w:r>
    </w:p>
    <w:p w14:paraId="0ACA4D3A" w14:textId="77777777" w:rsidR="00774472" w:rsidRPr="0045652F" w:rsidRDefault="00774472">
      <w:pPr>
        <w:pStyle w:val="Listing"/>
        <w:rPr>
          <w:rFonts w:ascii="Verdana" w:hAnsi="Verdana"/>
          <w:b/>
          <w:bCs/>
          <w:i/>
          <w:iCs/>
          <w:lang w:val="en-US"/>
        </w:rPr>
      </w:pPr>
    </w:p>
    <w:p w14:paraId="0E016A5D" w14:textId="77777777" w:rsidR="00774472" w:rsidRPr="0045652F" w:rsidRDefault="00774472">
      <w:pPr>
        <w:pStyle w:val="Listing"/>
        <w:rPr>
          <w:rFonts w:ascii="Verdana" w:hAnsi="Verdana"/>
          <w:b/>
          <w:bCs/>
          <w:i/>
          <w:iCs/>
          <w:lang w:val="en-US"/>
        </w:rPr>
      </w:pPr>
      <w:r w:rsidRPr="0045652F">
        <w:rPr>
          <w:rFonts w:ascii="Verdana" w:hAnsi="Verdana"/>
          <w:b/>
          <w:bCs/>
          <w:i/>
          <w:iCs/>
          <w:lang w:val="en-US"/>
        </w:rPr>
        <w:t>in the Procedure Division:</w:t>
      </w:r>
    </w:p>
    <w:p w14:paraId="675A1F6A" w14:textId="77777777" w:rsidR="00774472" w:rsidRPr="0045652F" w:rsidRDefault="00774472">
      <w:pPr>
        <w:pStyle w:val="Listing"/>
        <w:rPr>
          <w:rFonts w:ascii="Verdana" w:hAnsi="Verdana"/>
          <w:b/>
          <w:bCs/>
          <w:i/>
          <w:iCs/>
          <w:lang w:val="en-US"/>
        </w:rPr>
      </w:pPr>
    </w:p>
    <w:p w14:paraId="0774171A" w14:textId="77777777" w:rsidR="00774472" w:rsidRPr="0045652F" w:rsidRDefault="00774472">
      <w:pPr>
        <w:pStyle w:val="Listing"/>
        <w:rPr>
          <w:rFonts w:eastAsia="MS Mincho"/>
          <w:lang w:val="en-US"/>
        </w:rPr>
      </w:pPr>
      <w:r w:rsidRPr="0045652F">
        <w:rPr>
          <w:rFonts w:eastAsia="MS Mincho"/>
          <w:lang w:val="en-US"/>
        </w:rPr>
        <w:t xml:space="preserve">           MOVE LENGTH OF FAE5-VARIABLE-1 TO FAE5-SFLENGTH-1 </w:t>
      </w:r>
    </w:p>
    <w:p w14:paraId="0BA70203" w14:textId="77777777" w:rsidR="00774472" w:rsidRPr="0045652F" w:rsidRDefault="00774472">
      <w:pPr>
        <w:pStyle w:val="Listing"/>
        <w:rPr>
          <w:rFonts w:eastAsia="MS Mincho"/>
          <w:lang w:val="en-US"/>
        </w:rPr>
      </w:pPr>
      <w:r w:rsidRPr="0045652F">
        <w:rPr>
          <w:rFonts w:eastAsia="MS Mincho"/>
          <w:lang w:val="en-US"/>
        </w:rPr>
        <w:t xml:space="preserve">           MOVE LENGTH OF FAE5-VARIABLE-2 TO FAE5-SFLENGTH-2 </w:t>
      </w:r>
    </w:p>
    <w:p w14:paraId="2104DE18" w14:textId="77777777" w:rsidR="00774472" w:rsidRPr="0045652F" w:rsidRDefault="00774472">
      <w:pPr>
        <w:pStyle w:val="Listing"/>
        <w:rPr>
          <w:rFonts w:eastAsia="MS Mincho"/>
          <w:lang w:val="en-US"/>
        </w:rPr>
      </w:pPr>
      <w:r w:rsidRPr="0045652F">
        <w:rPr>
          <w:rFonts w:eastAsia="MS Mincho"/>
          <w:lang w:val="en-US"/>
        </w:rPr>
        <w:t xml:space="preserve">           MOVE LENGTH OF FAE5-AREA TO FAE5-LONG             </w:t>
      </w:r>
    </w:p>
    <w:p w14:paraId="52C9109D" w14:textId="77777777" w:rsidR="00774472" w:rsidRPr="0045652F" w:rsidRDefault="00774472">
      <w:pPr>
        <w:pStyle w:val="Listing"/>
        <w:rPr>
          <w:rFonts w:eastAsia="MS Mincho"/>
          <w:lang w:val="en-US"/>
        </w:rPr>
      </w:pPr>
      <w:r w:rsidRPr="0045652F">
        <w:rPr>
          <w:rFonts w:eastAsia="MS Mincho"/>
          <w:lang w:val="en-US"/>
        </w:rPr>
        <w:t xml:space="preserve">           EXEC CICS SEND FROM(FAE5-AREA)                    </w:t>
      </w:r>
    </w:p>
    <w:p w14:paraId="068F4555" w14:textId="77777777" w:rsidR="00774472" w:rsidRPr="0045652F" w:rsidRDefault="00774472">
      <w:pPr>
        <w:pStyle w:val="Listing"/>
        <w:rPr>
          <w:rFonts w:eastAsia="MS Mincho"/>
          <w:lang w:val="en-US"/>
        </w:rPr>
      </w:pPr>
      <w:r w:rsidRPr="0045652F">
        <w:rPr>
          <w:rFonts w:eastAsia="MS Mincho"/>
          <w:lang w:val="en-US"/>
        </w:rPr>
        <w:t xml:space="preserve">                          LENGTH(FAE5-LONG)                  </w:t>
      </w:r>
    </w:p>
    <w:p w14:paraId="41638FBE" w14:textId="77777777" w:rsidR="00774472" w:rsidRPr="0045652F" w:rsidRDefault="00774472">
      <w:pPr>
        <w:pStyle w:val="Listing"/>
        <w:rPr>
          <w:rFonts w:eastAsia="MS Mincho"/>
          <w:lang w:val="en-US"/>
        </w:rPr>
      </w:pPr>
      <w:r w:rsidRPr="0045652F">
        <w:rPr>
          <w:rFonts w:eastAsia="MS Mincho"/>
          <w:lang w:val="en-US"/>
        </w:rPr>
        <w:t xml:space="preserve">                          STRFIELD                           </w:t>
      </w:r>
    </w:p>
    <w:p w14:paraId="238E38E7" w14:textId="77777777" w:rsidR="00774472" w:rsidRPr="0045652F" w:rsidRDefault="00774472">
      <w:pPr>
        <w:pStyle w:val="Listing"/>
        <w:rPr>
          <w:rFonts w:eastAsia="MS Mincho"/>
          <w:lang w:val="en-US"/>
        </w:rPr>
      </w:pPr>
      <w:r w:rsidRPr="0045652F">
        <w:rPr>
          <w:rFonts w:eastAsia="MS Mincho"/>
          <w:lang w:val="en-US"/>
        </w:rPr>
        <w:t xml:space="preserve">           END-EXEC                                          </w:t>
      </w:r>
    </w:p>
    <w:p w14:paraId="2229B755" w14:textId="77777777" w:rsidR="00774472" w:rsidRPr="0045652F" w:rsidRDefault="00774472">
      <w:pPr>
        <w:pStyle w:val="Listing"/>
        <w:rPr>
          <w:rFonts w:eastAsia="MS Mincho"/>
          <w:lang w:val="en-US"/>
        </w:rPr>
      </w:pPr>
    </w:p>
    <w:p w14:paraId="356B014F" w14:textId="77777777" w:rsidR="00774472" w:rsidRPr="0045652F" w:rsidRDefault="00774472">
      <w:pPr>
        <w:pStyle w:val="Caption"/>
        <w:rPr>
          <w:szCs w:val="19"/>
          <w:lang w:val="en-US"/>
        </w:rPr>
      </w:pPr>
      <w:bookmarkStart w:id="708" w:name="_Toc93919848"/>
      <w:bookmarkStart w:id="709" w:name="_Toc373485139"/>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17</w:t>
      </w:r>
      <w:r w:rsidRPr="0045652F">
        <w:rPr>
          <w:lang w:val="en-US"/>
        </w:rPr>
        <w:fldChar w:fldCharType="end"/>
      </w:r>
      <w:r w:rsidRPr="0045652F">
        <w:rPr>
          <w:szCs w:val="19"/>
          <w:lang w:val="en-US"/>
        </w:rPr>
        <w:t xml:space="preserve"> Example of sending structured field FAE5</w:t>
      </w:r>
      <w:bookmarkEnd w:id="708"/>
      <w:bookmarkEnd w:id="709"/>
    </w:p>
    <w:p w14:paraId="651E0DD6" w14:textId="77777777" w:rsidR="00774472" w:rsidRPr="0045652F" w:rsidRDefault="00774472">
      <w:pPr>
        <w:pStyle w:val="Heading3"/>
        <w:pageBreakBefore/>
        <w:tabs>
          <w:tab w:val="num" w:pos="2781"/>
        </w:tabs>
        <w:rPr>
          <w:lang w:val="en-US"/>
        </w:rPr>
      </w:pPr>
      <w:bookmarkStart w:id="710" w:name="_Toc60565913"/>
      <w:bookmarkStart w:id="711" w:name="_Toc93919540"/>
      <w:bookmarkStart w:id="712" w:name="_Toc93997035"/>
      <w:bookmarkStart w:id="713" w:name="_Toc373484948"/>
      <w:bookmarkEnd w:id="686"/>
      <w:bookmarkEnd w:id="687"/>
      <w:bookmarkEnd w:id="688"/>
      <w:bookmarkEnd w:id="689"/>
      <w:bookmarkEnd w:id="690"/>
      <w:r w:rsidRPr="0045652F">
        <w:rPr>
          <w:lang w:val="en-US"/>
        </w:rPr>
        <w:t>C</w:t>
      </w:r>
      <w:bookmarkEnd w:id="710"/>
      <w:bookmarkEnd w:id="711"/>
      <w:bookmarkEnd w:id="712"/>
      <w:r w:rsidRPr="0045652F">
        <w:rPr>
          <w:lang w:val="en-US"/>
        </w:rPr>
        <w:t>all interfaces</w:t>
      </w:r>
      <w:bookmarkEnd w:id="713"/>
    </w:p>
    <w:p w14:paraId="4D05B849" w14:textId="77777777" w:rsidR="00774472" w:rsidRPr="0045652F" w:rsidRDefault="00774472">
      <w:pPr>
        <w:rPr>
          <w:lang w:val="en-US"/>
        </w:rPr>
      </w:pPr>
      <w:r w:rsidRPr="0045652F">
        <w:rPr>
          <w:lang w:val="en-US"/>
        </w:rPr>
        <w:t xml:space="preserve">Application programs running in a CICS </w:t>
      </w:r>
      <w:r w:rsidR="008B167C">
        <w:rPr>
          <w:lang w:val="en-US"/>
        </w:rPr>
        <w:t xml:space="preserve">or IMS </w:t>
      </w:r>
      <w:r w:rsidRPr="0045652F">
        <w:rPr>
          <w:lang w:val="en-US"/>
        </w:rPr>
        <w:t>environment using Language Environment (LE) can request certain VIRTEL Web Integration functions by means of callable modules.  These modules construct the necessary structured fields and send them to VIRTEL via CICS</w:t>
      </w:r>
      <w:r w:rsidR="008B167C">
        <w:rPr>
          <w:lang w:val="en-US"/>
        </w:rPr>
        <w:t xml:space="preserve"> or IMS</w:t>
      </w:r>
      <w:r w:rsidRPr="0045652F">
        <w:rPr>
          <w:lang w:val="en-US"/>
        </w:rPr>
        <w:t>, thus simplifying the job of the application programmer.  These modules are primarily designed to be called by CICS</w:t>
      </w:r>
      <w:r w:rsidR="008B167C">
        <w:rPr>
          <w:lang w:val="en-US"/>
        </w:rPr>
        <w:t xml:space="preserve"> or IMS</w:t>
      </w:r>
      <w:r w:rsidRPr="0045652F">
        <w:rPr>
          <w:lang w:val="en-US"/>
        </w:rPr>
        <w:t>-COBOL programs, however they can also be used by application programs written in other languages.  The modules, CALL</w:t>
      </w:r>
      <w:r w:rsidR="008B167C">
        <w:rPr>
          <w:lang w:val="en-US"/>
        </w:rPr>
        <w:t> </w:t>
      </w:r>
      <w:r w:rsidRPr="0045652F">
        <w:rPr>
          <w:lang w:val="en-US"/>
        </w:rPr>
        <w:t>VIRSETA, CALL VIRSETV</w:t>
      </w:r>
      <w:r w:rsidR="008B167C">
        <w:rPr>
          <w:lang w:val="en-US"/>
        </w:rPr>
        <w:t xml:space="preserve"> (for CICS), CALL VIRSETAI, CALL VIRSETVI (for IMS)</w:t>
      </w:r>
      <w:r w:rsidRPr="0045652F">
        <w:rPr>
          <w:lang w:val="en-US"/>
        </w:rPr>
        <w:t xml:space="preserve"> and CALL VIRTEL, are described in the following sections.</w:t>
      </w:r>
    </w:p>
    <w:p w14:paraId="6F7BB7C9" w14:textId="77777777" w:rsidR="00774472" w:rsidRPr="0045652F" w:rsidRDefault="00774472">
      <w:pPr>
        <w:pStyle w:val="Heading4"/>
        <w:pageBreakBefore/>
        <w:rPr>
          <w:lang w:val="en-US"/>
        </w:rPr>
      </w:pPr>
      <w:r w:rsidRPr="0045652F">
        <w:rPr>
          <w:lang w:val="en-US"/>
        </w:rPr>
        <w:t>CALL VIRSETA</w:t>
      </w:r>
    </w:p>
    <w:p w14:paraId="7846901A" w14:textId="77777777" w:rsidR="00774472" w:rsidRPr="0045652F" w:rsidRDefault="00774472">
      <w:pPr>
        <w:rPr>
          <w:lang w:val="en-US"/>
        </w:rPr>
      </w:pPr>
      <w:r w:rsidRPr="0045652F">
        <w:rPr>
          <w:lang w:val="en-US"/>
        </w:rPr>
        <w:t>This module allows a CICS application program to copy an array of values into a VIRTEL table variable.  The calling program supplies the name of the variable and an array containing the values.  The VIRSETA module builds one or more FAE6 structured fields containing the variable name and the values, and sends the structured field(s) to VIRTEL using the EXEC CICS SEND STRFIELD command.</w:t>
      </w:r>
    </w:p>
    <w:p w14:paraId="46133FD6" w14:textId="77777777" w:rsidR="00774472" w:rsidRPr="0045652F" w:rsidRDefault="00774472">
      <w:pPr>
        <w:rPr>
          <w:lang w:val="en-US"/>
        </w:rPr>
      </w:pPr>
    </w:p>
    <w:p w14:paraId="6B84E176" w14:textId="77777777" w:rsidR="00774472" w:rsidRPr="0045652F" w:rsidRDefault="00774472">
      <w:pPr>
        <w:rPr>
          <w:lang w:val="en-US"/>
        </w:rPr>
      </w:pPr>
      <w:r w:rsidRPr="0045652F">
        <w:rPr>
          <w:lang w:val="en-US"/>
        </w:rPr>
        <w:t>The total size of the structured fields sent by a single call to VIRSETA cannot exceed 32K, but additional data can be added to the VIRTEL table variable by calling VIRSETA again with the same variable name.</w:t>
      </w:r>
    </w:p>
    <w:p w14:paraId="63CA5B35" w14:textId="77777777" w:rsidR="00774472" w:rsidRPr="0045652F" w:rsidRDefault="00774472">
      <w:pPr>
        <w:rPr>
          <w:lang w:val="en-US"/>
        </w:rPr>
      </w:pPr>
    </w:p>
    <w:p w14:paraId="6519FD75" w14:textId="77777777" w:rsidR="00774472" w:rsidRPr="0045652F" w:rsidRDefault="00774472">
      <w:pPr>
        <w:rPr>
          <w:lang w:val="en-US"/>
        </w:rPr>
      </w:pPr>
      <w:r w:rsidRPr="0045652F">
        <w:rPr>
          <w:lang w:val="en-US"/>
        </w:rPr>
        <w:t>When VIRSETA is used to copy values into a VIRTEL table variable, all of the values must have the same length.  To create a VIRTEL table variable containing values of varying lengths, use CALL VIRSETV described in the next section.</w:t>
      </w:r>
    </w:p>
    <w:p w14:paraId="311D5F5A" w14:textId="77777777" w:rsidR="00774472" w:rsidRPr="0045652F" w:rsidRDefault="00774472">
      <w:pPr>
        <w:pStyle w:val="Heading5"/>
        <w:rPr>
          <w:lang w:val="en-US"/>
        </w:rPr>
      </w:pPr>
      <w:r w:rsidRPr="0045652F">
        <w:rPr>
          <w:lang w:val="en-US"/>
        </w:rPr>
        <w:t>CALL VIRSETA parameters</w:t>
      </w:r>
    </w:p>
    <w:p w14:paraId="4EDFBE1C" w14:textId="77777777" w:rsidR="00774472" w:rsidRPr="0045652F" w:rsidRDefault="00774472">
      <w:pPr>
        <w:pStyle w:val="ecran0"/>
        <w:rPr>
          <w:lang w:val="en-US"/>
        </w:rPr>
      </w:pPr>
      <w:r w:rsidRPr="0045652F">
        <w:rPr>
          <w:lang w:val="en-US"/>
        </w:rPr>
        <w:t>Parameters passed by calling program:</w:t>
      </w:r>
    </w:p>
    <w:p w14:paraId="788D1DC6" w14:textId="77777777" w:rsidR="00774472" w:rsidRPr="0045652F" w:rsidRDefault="00774472">
      <w:pPr>
        <w:tabs>
          <w:tab w:val="left" w:pos="2040"/>
        </w:tabs>
        <w:ind w:left="2040" w:right="1042" w:hanging="360"/>
        <w:rPr>
          <w:lang w:val="en-US"/>
        </w:rPr>
      </w:pPr>
      <w:r w:rsidRPr="0045652F">
        <w:rPr>
          <w:lang w:val="en-US"/>
        </w:rPr>
        <w:t>1.</w:t>
      </w:r>
      <w:r w:rsidRPr="0045652F">
        <w:rPr>
          <w:lang w:val="en-US"/>
        </w:rPr>
        <w:tab/>
        <w:t>DFHEIBLK</w:t>
      </w:r>
    </w:p>
    <w:p w14:paraId="58BC1A75" w14:textId="77777777" w:rsidR="00774472" w:rsidRPr="0045652F" w:rsidRDefault="00774472">
      <w:pPr>
        <w:tabs>
          <w:tab w:val="left" w:pos="2040"/>
        </w:tabs>
        <w:ind w:left="2040" w:right="1042" w:hanging="360"/>
        <w:rPr>
          <w:lang w:val="en-US"/>
        </w:rPr>
      </w:pPr>
      <w:r w:rsidRPr="0045652F">
        <w:rPr>
          <w:lang w:val="en-US"/>
        </w:rPr>
        <w:t>2.</w:t>
      </w:r>
      <w:r w:rsidRPr="0045652F">
        <w:rPr>
          <w:lang w:val="en-US"/>
        </w:rPr>
        <w:tab/>
        <w:t>DFHCOMMAREA</w:t>
      </w:r>
    </w:p>
    <w:p w14:paraId="434FD923" w14:textId="77777777" w:rsidR="00774472" w:rsidRPr="0045652F" w:rsidRDefault="00774472">
      <w:pPr>
        <w:tabs>
          <w:tab w:val="left" w:pos="2040"/>
        </w:tabs>
        <w:ind w:left="2040" w:right="1042" w:hanging="360"/>
        <w:rPr>
          <w:lang w:val="en-US"/>
        </w:rPr>
      </w:pPr>
      <w:r w:rsidRPr="0045652F">
        <w:rPr>
          <w:lang w:val="en-US"/>
        </w:rPr>
        <w:t>3.</w:t>
      </w:r>
      <w:r w:rsidRPr="0045652F">
        <w:rPr>
          <w:lang w:val="en-US"/>
        </w:rPr>
        <w:tab/>
        <w:t>Variable name (variable length EBCDIC string of 1-255 characters terminated by blank or X'00')</w:t>
      </w:r>
    </w:p>
    <w:p w14:paraId="6949FD5D" w14:textId="77777777" w:rsidR="00774472" w:rsidRPr="0045652F" w:rsidRDefault="00774472">
      <w:pPr>
        <w:tabs>
          <w:tab w:val="left" w:pos="2040"/>
        </w:tabs>
        <w:ind w:left="2040" w:right="1042" w:hanging="360"/>
        <w:rPr>
          <w:lang w:val="en-US"/>
        </w:rPr>
      </w:pPr>
      <w:r w:rsidRPr="0045652F">
        <w:rPr>
          <w:lang w:val="en-US"/>
        </w:rPr>
        <w:t>4.</w:t>
      </w:r>
      <w:r w:rsidRPr="0045652F">
        <w:rPr>
          <w:lang w:val="en-US"/>
        </w:rPr>
        <w:tab/>
        <w:t>An array of elements each containing one data item</w:t>
      </w:r>
    </w:p>
    <w:p w14:paraId="5689B6F8" w14:textId="77777777" w:rsidR="00774472" w:rsidRPr="0045652F" w:rsidRDefault="00774472">
      <w:pPr>
        <w:tabs>
          <w:tab w:val="left" w:pos="2040"/>
        </w:tabs>
        <w:ind w:left="2040" w:right="1042" w:hanging="360"/>
        <w:rPr>
          <w:lang w:val="en-US"/>
        </w:rPr>
      </w:pPr>
      <w:r w:rsidRPr="0045652F">
        <w:rPr>
          <w:lang w:val="en-US"/>
        </w:rPr>
        <w:t>5.</w:t>
      </w:r>
      <w:r w:rsidRPr="0045652F">
        <w:rPr>
          <w:lang w:val="en-US"/>
        </w:rPr>
        <w:tab/>
        <w:t>Element size (signed halfword) contains the length of each element of the array</w:t>
      </w:r>
    </w:p>
    <w:p w14:paraId="7C3D2E4B" w14:textId="77777777" w:rsidR="00774472" w:rsidRPr="0045652F" w:rsidRDefault="00774472">
      <w:pPr>
        <w:tabs>
          <w:tab w:val="left" w:pos="2040"/>
        </w:tabs>
        <w:ind w:left="2040" w:right="1042" w:hanging="360"/>
        <w:rPr>
          <w:lang w:val="en-US"/>
        </w:rPr>
      </w:pPr>
      <w:r w:rsidRPr="0045652F">
        <w:rPr>
          <w:lang w:val="en-US"/>
        </w:rPr>
        <w:t>6.</w:t>
      </w:r>
      <w:r w:rsidRPr="0045652F">
        <w:rPr>
          <w:lang w:val="en-US"/>
        </w:rPr>
        <w:tab/>
        <w:t>Count (signed halfword) contains the number of elements in the array</w:t>
      </w:r>
    </w:p>
    <w:p w14:paraId="5225EA28" w14:textId="77777777" w:rsidR="00774472" w:rsidRPr="0045652F" w:rsidRDefault="00774472">
      <w:pPr>
        <w:tabs>
          <w:tab w:val="left" w:pos="2040"/>
        </w:tabs>
        <w:ind w:left="2040" w:right="1042" w:hanging="360"/>
        <w:rPr>
          <w:lang w:val="en-US"/>
        </w:rPr>
      </w:pPr>
      <w:r w:rsidRPr="0045652F">
        <w:rPr>
          <w:lang w:val="en-US"/>
        </w:rPr>
        <w:t>7.</w:t>
      </w:r>
      <w:r w:rsidRPr="0045652F">
        <w:rPr>
          <w:lang w:val="en-US"/>
        </w:rPr>
        <w:tab/>
        <w:t>Data length (signed halfword) contains the length of the data item contained in each element of the array. This may be less than or equal to the element size.</w:t>
      </w:r>
    </w:p>
    <w:p w14:paraId="1394E490" w14:textId="77777777" w:rsidR="00774472" w:rsidRPr="0045652F" w:rsidRDefault="00774472">
      <w:pPr>
        <w:tabs>
          <w:tab w:val="left" w:pos="2040"/>
        </w:tabs>
        <w:ind w:left="2040" w:right="1042" w:hanging="360"/>
        <w:rPr>
          <w:lang w:val="en-US"/>
        </w:rPr>
      </w:pPr>
    </w:p>
    <w:p w14:paraId="52112E98" w14:textId="77777777" w:rsidR="00774472" w:rsidRPr="0045652F" w:rsidRDefault="00774472">
      <w:pPr>
        <w:pStyle w:val="Heading5"/>
        <w:rPr>
          <w:lang w:val="en-US"/>
        </w:rPr>
      </w:pPr>
      <w:r w:rsidRPr="0045652F">
        <w:rPr>
          <w:lang w:val="en-US"/>
        </w:rPr>
        <w:t>CALL VIRSETA example</w:t>
      </w:r>
    </w:p>
    <w:p w14:paraId="78356597" w14:textId="77777777" w:rsidR="00774472" w:rsidRPr="0045652F" w:rsidRDefault="00774472">
      <w:pPr>
        <w:pStyle w:val="Listing"/>
        <w:rPr>
          <w:rFonts w:ascii="Verdana" w:hAnsi="Verdana"/>
          <w:b/>
          <w:bCs/>
          <w:i/>
          <w:iCs/>
          <w:lang w:val="en-US"/>
        </w:rPr>
      </w:pPr>
    </w:p>
    <w:p w14:paraId="33875308" w14:textId="77777777" w:rsidR="00774472" w:rsidRPr="0045652F" w:rsidRDefault="00774472">
      <w:pPr>
        <w:pStyle w:val="Listing"/>
        <w:rPr>
          <w:rFonts w:ascii="Verdana" w:hAnsi="Verdana"/>
          <w:b/>
          <w:bCs/>
          <w:i/>
          <w:iCs/>
          <w:lang w:val="en-US"/>
        </w:rPr>
      </w:pPr>
      <w:r w:rsidRPr="0045652F">
        <w:rPr>
          <w:rFonts w:ascii="Verdana" w:hAnsi="Verdana"/>
          <w:b/>
          <w:bCs/>
          <w:i/>
          <w:iCs/>
          <w:lang w:val="en-US"/>
        </w:rPr>
        <w:t>in Working-Storage:</w:t>
      </w:r>
    </w:p>
    <w:p w14:paraId="69893970" w14:textId="77777777" w:rsidR="00774472" w:rsidRPr="0045652F" w:rsidRDefault="00774472">
      <w:pPr>
        <w:pStyle w:val="Listing"/>
        <w:rPr>
          <w:rFonts w:ascii="Verdana" w:hAnsi="Verdana"/>
          <w:b/>
          <w:bCs/>
          <w:i/>
          <w:iCs/>
          <w:lang w:val="en-US"/>
        </w:rPr>
      </w:pPr>
    </w:p>
    <w:p w14:paraId="506D6E3B" w14:textId="77777777" w:rsidR="00774472" w:rsidRPr="0045652F" w:rsidRDefault="00774472">
      <w:pPr>
        <w:pStyle w:val="Listing"/>
        <w:rPr>
          <w:lang w:val="en-US"/>
        </w:rPr>
      </w:pPr>
      <w:r w:rsidRPr="0045652F">
        <w:rPr>
          <w:lang w:val="en-US"/>
        </w:rPr>
        <w:t xml:space="preserve">01  WS-ARRAY.                                              </w:t>
      </w:r>
    </w:p>
    <w:p w14:paraId="112AA088" w14:textId="77777777" w:rsidR="00774472" w:rsidRPr="0045652F" w:rsidRDefault="00774472">
      <w:pPr>
        <w:pStyle w:val="Listing"/>
        <w:rPr>
          <w:lang w:val="en-US"/>
        </w:rPr>
      </w:pPr>
      <w:r w:rsidRPr="0045652F">
        <w:rPr>
          <w:lang w:val="en-US"/>
        </w:rPr>
        <w:t xml:space="preserve">    05  WS-ELEMENT       OCCURS 50 TIMES.                  </w:t>
      </w:r>
    </w:p>
    <w:p w14:paraId="2B5D45BE" w14:textId="77777777" w:rsidR="00774472" w:rsidRPr="0045652F" w:rsidRDefault="00774472">
      <w:pPr>
        <w:pStyle w:val="Listing"/>
        <w:rPr>
          <w:lang w:val="en-US"/>
        </w:rPr>
      </w:pPr>
      <w:r w:rsidRPr="0045652F">
        <w:rPr>
          <w:lang w:val="en-US"/>
        </w:rPr>
        <w:t xml:space="preserve">        10  WS-DATA-ITEM PIC X(80).                        </w:t>
      </w:r>
    </w:p>
    <w:p w14:paraId="344956AD" w14:textId="77777777" w:rsidR="00774472" w:rsidRPr="0045652F" w:rsidRDefault="00774472">
      <w:pPr>
        <w:pStyle w:val="Listing"/>
        <w:rPr>
          <w:lang w:val="en-US"/>
        </w:rPr>
      </w:pPr>
      <w:r w:rsidRPr="0045652F">
        <w:rPr>
          <w:lang w:val="en-US"/>
        </w:rPr>
        <w:t xml:space="preserve">        10  FILLER       PIC X(20).                        </w:t>
      </w:r>
    </w:p>
    <w:p w14:paraId="7C8EFDB7" w14:textId="77777777" w:rsidR="00774472" w:rsidRPr="0045652F" w:rsidRDefault="00774472">
      <w:pPr>
        <w:pStyle w:val="Listing"/>
        <w:rPr>
          <w:lang w:val="en-US"/>
        </w:rPr>
      </w:pPr>
      <w:r w:rsidRPr="0045652F">
        <w:rPr>
          <w:lang w:val="en-US"/>
        </w:rPr>
        <w:t xml:space="preserve">77  WS-ELEMENT-SIZE      PIC S9(4) COMP SYNC.              </w:t>
      </w:r>
    </w:p>
    <w:p w14:paraId="14A851A4" w14:textId="77777777" w:rsidR="00774472" w:rsidRPr="0045652F" w:rsidRDefault="00774472">
      <w:pPr>
        <w:pStyle w:val="Listing"/>
        <w:rPr>
          <w:lang w:val="en-US"/>
        </w:rPr>
      </w:pPr>
      <w:r w:rsidRPr="0045652F">
        <w:rPr>
          <w:lang w:val="en-US"/>
        </w:rPr>
        <w:t xml:space="preserve">77  WS-COUNT             PIC S9(4) COMP SYNC.              </w:t>
      </w:r>
    </w:p>
    <w:p w14:paraId="1850B34F" w14:textId="77777777" w:rsidR="00774472" w:rsidRPr="0045652F" w:rsidRDefault="00774472">
      <w:pPr>
        <w:pStyle w:val="Listing"/>
        <w:rPr>
          <w:lang w:val="en-US"/>
        </w:rPr>
      </w:pPr>
      <w:r w:rsidRPr="0045652F">
        <w:rPr>
          <w:lang w:val="en-US"/>
        </w:rPr>
        <w:t xml:space="preserve">77  WS-DATA-LENGTH       PIC S9(4) COMP SYNC.              </w:t>
      </w:r>
    </w:p>
    <w:p w14:paraId="6AFB900C" w14:textId="77777777" w:rsidR="00774472" w:rsidRPr="0045652F" w:rsidRDefault="00774472">
      <w:pPr>
        <w:pStyle w:val="Listing"/>
        <w:keepNext w:val="0"/>
        <w:keepLines w:val="0"/>
        <w:rPr>
          <w:rFonts w:ascii="Verdana" w:hAnsi="Verdana"/>
          <w:b/>
          <w:bCs/>
          <w:i/>
          <w:iCs/>
          <w:lang w:val="en-US"/>
        </w:rPr>
      </w:pPr>
    </w:p>
    <w:p w14:paraId="4FD21EF5" w14:textId="77777777" w:rsidR="00774472" w:rsidRPr="0045652F" w:rsidRDefault="00774472">
      <w:pPr>
        <w:pStyle w:val="Listing"/>
        <w:keepNext w:val="0"/>
        <w:keepLines w:val="0"/>
        <w:rPr>
          <w:rFonts w:ascii="Verdana" w:hAnsi="Verdana"/>
          <w:b/>
          <w:bCs/>
          <w:i/>
          <w:iCs/>
          <w:lang w:val="en-US"/>
        </w:rPr>
      </w:pPr>
      <w:r w:rsidRPr="0045652F">
        <w:rPr>
          <w:rFonts w:ascii="Verdana" w:hAnsi="Verdana"/>
          <w:b/>
          <w:bCs/>
          <w:i/>
          <w:iCs/>
          <w:lang w:val="en-US"/>
        </w:rPr>
        <w:t>in the Procedure Division:</w:t>
      </w:r>
    </w:p>
    <w:p w14:paraId="4AFA8DEC" w14:textId="77777777" w:rsidR="00774472" w:rsidRPr="0045652F" w:rsidRDefault="00774472">
      <w:pPr>
        <w:pStyle w:val="Listing"/>
        <w:keepNext w:val="0"/>
        <w:keepLines w:val="0"/>
        <w:rPr>
          <w:rFonts w:ascii="Verdana" w:hAnsi="Verdana"/>
          <w:b/>
          <w:bCs/>
          <w:i/>
          <w:iCs/>
          <w:lang w:val="en-US"/>
        </w:rPr>
      </w:pPr>
    </w:p>
    <w:p w14:paraId="09236650" w14:textId="77777777" w:rsidR="00774472" w:rsidRPr="0045652F" w:rsidRDefault="00774472">
      <w:pPr>
        <w:pStyle w:val="Listing"/>
        <w:rPr>
          <w:lang w:val="en-US"/>
        </w:rPr>
      </w:pPr>
      <w:r w:rsidRPr="0045652F">
        <w:rPr>
          <w:lang w:val="en-US"/>
        </w:rPr>
        <w:t xml:space="preserve">    MOVE LENGTH OF WS-ELEMENT (1) TO WS-ELEMENT-SIZE.      </w:t>
      </w:r>
    </w:p>
    <w:p w14:paraId="2E18BACB" w14:textId="77777777" w:rsidR="00774472" w:rsidRPr="0045652F" w:rsidRDefault="00774472">
      <w:pPr>
        <w:pStyle w:val="Listing"/>
        <w:rPr>
          <w:lang w:val="en-US"/>
        </w:rPr>
      </w:pPr>
      <w:r w:rsidRPr="0045652F">
        <w:rPr>
          <w:lang w:val="en-US"/>
        </w:rPr>
        <w:t xml:space="preserve">    MOVE 50 TO WS-COUNT.                                   </w:t>
      </w:r>
    </w:p>
    <w:p w14:paraId="05C2CC46" w14:textId="77777777" w:rsidR="00774472" w:rsidRPr="0045652F" w:rsidRDefault="00774472">
      <w:pPr>
        <w:pStyle w:val="Listing"/>
        <w:rPr>
          <w:lang w:val="en-US"/>
        </w:rPr>
      </w:pPr>
      <w:r w:rsidRPr="0045652F">
        <w:rPr>
          <w:lang w:val="en-US"/>
        </w:rPr>
        <w:t xml:space="preserve">    MOVE LENGTH OF WS-DATA-ITEM (1) TO WS-DATA-LENGTH.     </w:t>
      </w:r>
    </w:p>
    <w:p w14:paraId="1D235AB2" w14:textId="77777777" w:rsidR="00774472" w:rsidRPr="0045652F" w:rsidRDefault="00774472">
      <w:pPr>
        <w:pStyle w:val="Listing"/>
        <w:rPr>
          <w:lang w:val="en-US"/>
        </w:rPr>
      </w:pPr>
      <w:r w:rsidRPr="0045652F">
        <w:rPr>
          <w:lang w:val="en-US"/>
        </w:rPr>
        <w:t xml:space="preserve">    CALL 'VIRSETA' USING DFHEIBLK                          </w:t>
      </w:r>
    </w:p>
    <w:p w14:paraId="705B1A28" w14:textId="77777777" w:rsidR="00774472" w:rsidRPr="0045652F" w:rsidRDefault="00774472">
      <w:pPr>
        <w:pStyle w:val="Listing"/>
        <w:rPr>
          <w:lang w:val="en-US"/>
        </w:rPr>
      </w:pPr>
      <w:r w:rsidRPr="0045652F">
        <w:rPr>
          <w:lang w:val="en-US"/>
        </w:rPr>
        <w:t xml:space="preserve">                         DFHCOMMAREA                       </w:t>
      </w:r>
    </w:p>
    <w:p w14:paraId="720752E9" w14:textId="77777777" w:rsidR="00774472" w:rsidRPr="0045652F" w:rsidRDefault="00774472">
      <w:pPr>
        <w:pStyle w:val="Listing"/>
        <w:rPr>
          <w:lang w:val="en-US"/>
        </w:rPr>
      </w:pPr>
      <w:r w:rsidRPr="0045652F">
        <w:rPr>
          <w:lang w:val="en-US"/>
        </w:rPr>
        <w:t xml:space="preserve">                         BY CONTENT 'MYVAR '               </w:t>
      </w:r>
    </w:p>
    <w:p w14:paraId="1E04A185" w14:textId="77777777" w:rsidR="00774472" w:rsidRPr="0045652F" w:rsidRDefault="00774472">
      <w:pPr>
        <w:pStyle w:val="Listing"/>
        <w:rPr>
          <w:lang w:val="en-US"/>
        </w:rPr>
      </w:pPr>
      <w:r w:rsidRPr="0045652F">
        <w:rPr>
          <w:lang w:val="en-US"/>
        </w:rPr>
        <w:t xml:space="preserve">                         BY REFERENCE WS-ARRAY             </w:t>
      </w:r>
    </w:p>
    <w:p w14:paraId="32B51BF2" w14:textId="77777777" w:rsidR="00774472" w:rsidRPr="0045652F" w:rsidRDefault="00774472">
      <w:pPr>
        <w:pStyle w:val="Listing"/>
        <w:rPr>
          <w:lang w:val="en-US"/>
        </w:rPr>
      </w:pPr>
      <w:r w:rsidRPr="0045652F">
        <w:rPr>
          <w:lang w:val="en-US"/>
        </w:rPr>
        <w:t xml:space="preserve">                         WS-ELEMENT-SIZE                   </w:t>
      </w:r>
    </w:p>
    <w:p w14:paraId="68FDE855" w14:textId="77777777" w:rsidR="00774472" w:rsidRPr="0045652F" w:rsidRDefault="00774472">
      <w:pPr>
        <w:pStyle w:val="Listing"/>
        <w:rPr>
          <w:lang w:val="en-US"/>
        </w:rPr>
      </w:pPr>
      <w:r w:rsidRPr="0045652F">
        <w:rPr>
          <w:lang w:val="en-US"/>
        </w:rPr>
        <w:t xml:space="preserve">                         WS-COUNT                          </w:t>
      </w:r>
    </w:p>
    <w:p w14:paraId="6FC6E16A" w14:textId="77777777" w:rsidR="00774472" w:rsidRPr="0045652F" w:rsidRDefault="00774472">
      <w:pPr>
        <w:pStyle w:val="Listing"/>
        <w:rPr>
          <w:lang w:val="en-US"/>
        </w:rPr>
      </w:pPr>
      <w:r w:rsidRPr="0045652F">
        <w:rPr>
          <w:lang w:val="en-US"/>
        </w:rPr>
        <w:t xml:space="preserve">                         WS-DATA-LENGTH.                   </w:t>
      </w:r>
    </w:p>
    <w:p w14:paraId="3BC285DC" w14:textId="77777777" w:rsidR="00774472" w:rsidRPr="0045652F" w:rsidRDefault="00774472">
      <w:pPr>
        <w:pStyle w:val="Caption"/>
        <w:rPr>
          <w:szCs w:val="19"/>
          <w:lang w:val="en-US"/>
        </w:rPr>
      </w:pPr>
      <w:bookmarkStart w:id="714" w:name="_Toc373485140"/>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18</w:t>
      </w:r>
      <w:r w:rsidRPr="0045652F">
        <w:rPr>
          <w:lang w:val="en-US"/>
        </w:rPr>
        <w:fldChar w:fldCharType="end"/>
      </w:r>
      <w:r w:rsidRPr="0045652F">
        <w:rPr>
          <w:szCs w:val="19"/>
          <w:lang w:val="en-US"/>
        </w:rPr>
        <w:t xml:space="preserve"> Example of VIRTEL Web Integration application using CALL VIRSETA</w:t>
      </w:r>
      <w:bookmarkEnd w:id="714"/>
    </w:p>
    <w:p w14:paraId="3096278F" w14:textId="77777777" w:rsidR="00774472" w:rsidRPr="0045652F" w:rsidRDefault="00774472">
      <w:pPr>
        <w:pStyle w:val="Heading5"/>
        <w:rPr>
          <w:lang w:val="en-US"/>
        </w:rPr>
      </w:pPr>
      <w:r w:rsidRPr="0045652F">
        <w:rPr>
          <w:lang w:val="en-US"/>
        </w:rPr>
        <w:t>CALL VIRSETA return codes</w:t>
      </w:r>
    </w:p>
    <w:p w14:paraId="0B785C3D" w14:textId="77777777" w:rsidR="00774472" w:rsidRPr="0045652F" w:rsidRDefault="00774472">
      <w:pPr>
        <w:keepNext/>
        <w:rPr>
          <w:lang w:val="en-US"/>
        </w:rPr>
      </w:pPr>
      <w:r w:rsidRPr="0045652F">
        <w:rPr>
          <w:lang w:val="en-US"/>
        </w:rPr>
        <w:t>If the call was successful, VIRSETA returns to the calling program.  Otherwise, VIRSETA terminates with an EXEC CICS ABEND.</w:t>
      </w:r>
    </w:p>
    <w:p w14:paraId="237747FC" w14:textId="77777777" w:rsidR="00774472" w:rsidRPr="0045652F" w:rsidRDefault="00774472">
      <w:pPr>
        <w:keepNext/>
        <w:rPr>
          <w:lang w:val="en-US"/>
        </w:rPr>
      </w:pPr>
    </w:p>
    <w:p w14:paraId="32114E63" w14:textId="77777777" w:rsidR="00774472" w:rsidRPr="0045652F" w:rsidRDefault="00774472">
      <w:pPr>
        <w:keepNext/>
        <w:rPr>
          <w:lang w:val="en-US"/>
        </w:rPr>
      </w:pPr>
      <w:r w:rsidRPr="0045652F">
        <w:rPr>
          <w:lang w:val="en-US"/>
        </w:rPr>
        <w:t>The following abend codes may be issued by VIRSETA:</w:t>
      </w:r>
    </w:p>
    <w:p w14:paraId="5CF8FC83" w14:textId="77777777" w:rsidR="00774472" w:rsidRPr="0045652F" w:rsidRDefault="00774472">
      <w:pPr>
        <w:keepNext/>
        <w:rPr>
          <w:lang w:val="en-US"/>
        </w:rPr>
      </w:pPr>
    </w:p>
    <w:p w14:paraId="56FC118B" w14:textId="77777777" w:rsidR="00774472" w:rsidRPr="0045652F" w:rsidRDefault="00774472">
      <w:pPr>
        <w:pStyle w:val="RefrenceChamp"/>
        <w:keepNext/>
        <w:rPr>
          <w:lang w:val="en-US"/>
        </w:rPr>
      </w:pPr>
      <w:r w:rsidRPr="0045652F">
        <w:rPr>
          <w:b/>
          <w:bCs/>
          <w:lang w:val="en-US"/>
        </w:rPr>
        <w:t>VSA1</w:t>
      </w:r>
      <w:r w:rsidRPr="0045652F">
        <w:rPr>
          <w:lang w:val="en-US"/>
        </w:rPr>
        <w:tab/>
        <w:t>Length of variable name is outside the range 1-255, or the required terminator (blank or X'00') is missing</w:t>
      </w:r>
    </w:p>
    <w:p w14:paraId="1F39E72D" w14:textId="77777777" w:rsidR="00774472" w:rsidRPr="0045652F" w:rsidRDefault="00774472">
      <w:pPr>
        <w:pStyle w:val="RefrenceChamp"/>
        <w:keepNext/>
        <w:rPr>
          <w:lang w:val="en-US"/>
        </w:rPr>
      </w:pPr>
      <w:r w:rsidRPr="0045652F">
        <w:rPr>
          <w:b/>
          <w:bCs/>
          <w:lang w:val="en-US"/>
        </w:rPr>
        <w:t>VSA2</w:t>
      </w:r>
      <w:r w:rsidRPr="0045652F">
        <w:rPr>
          <w:lang w:val="en-US"/>
        </w:rPr>
        <w:tab/>
        <w:t>Data length is less than 1, or exceeds the element length.</w:t>
      </w:r>
    </w:p>
    <w:p w14:paraId="0B666F7C" w14:textId="77777777" w:rsidR="00774472" w:rsidRPr="0045652F" w:rsidRDefault="00774472">
      <w:pPr>
        <w:pStyle w:val="RefrenceChamp"/>
        <w:keepNext/>
        <w:rPr>
          <w:lang w:val="en-US"/>
        </w:rPr>
      </w:pPr>
      <w:r w:rsidRPr="0045652F">
        <w:rPr>
          <w:b/>
          <w:bCs/>
          <w:lang w:val="en-US"/>
        </w:rPr>
        <w:t>VSA3</w:t>
      </w:r>
      <w:r w:rsidRPr="0045652F">
        <w:rPr>
          <w:lang w:val="en-US"/>
        </w:rPr>
        <w:tab/>
        <w:t>Count is less than 1.</w:t>
      </w:r>
    </w:p>
    <w:p w14:paraId="73CF9C1F" w14:textId="77777777" w:rsidR="00774472" w:rsidRPr="0045652F" w:rsidRDefault="00774472">
      <w:pPr>
        <w:pStyle w:val="RefrenceChamp"/>
        <w:keepNext/>
        <w:rPr>
          <w:lang w:val="en-US"/>
        </w:rPr>
      </w:pPr>
      <w:r w:rsidRPr="0045652F">
        <w:rPr>
          <w:b/>
          <w:bCs/>
          <w:lang w:val="en-US"/>
        </w:rPr>
        <w:t>VSA4</w:t>
      </w:r>
      <w:r w:rsidRPr="0045652F">
        <w:rPr>
          <w:lang w:val="en-US"/>
        </w:rPr>
        <w:tab/>
        <w:t>Data exceeds the maximum allowed size.  If the length of each data item is 255 or less, then the total size of the data (count x data length) must not exceed 32760 – N, where N is the number of characters in the variable name.  If the length of each data item is 256 or more, then count x (data length + 6 + N) must not exceed 32767.</w:t>
      </w:r>
    </w:p>
    <w:p w14:paraId="7EA53450" w14:textId="77777777" w:rsidR="00774472" w:rsidRPr="0045652F" w:rsidRDefault="00774472">
      <w:pPr>
        <w:rPr>
          <w:lang w:val="en-US"/>
        </w:rPr>
      </w:pPr>
      <w:r w:rsidRPr="0045652F">
        <w:rPr>
          <w:lang w:val="en-US"/>
        </w:rPr>
        <w:t>Additionally CICS may issue an abend if the EXEC CICS SEND STRFIELD command is unsuccessful.</w:t>
      </w:r>
    </w:p>
    <w:p w14:paraId="22D4E65D" w14:textId="77777777" w:rsidR="00774472" w:rsidRPr="0045652F" w:rsidRDefault="00774472">
      <w:pPr>
        <w:rPr>
          <w:lang w:val="en-US"/>
        </w:rPr>
      </w:pPr>
    </w:p>
    <w:p w14:paraId="5C9636A8" w14:textId="77777777" w:rsidR="00774472" w:rsidRPr="0045652F" w:rsidRDefault="00774472">
      <w:pPr>
        <w:pStyle w:val="Heading4"/>
        <w:pageBreakBefore/>
        <w:rPr>
          <w:lang w:val="en-US"/>
        </w:rPr>
      </w:pPr>
      <w:r w:rsidRPr="0045652F">
        <w:rPr>
          <w:lang w:val="en-US"/>
        </w:rPr>
        <w:t>CALL VIRSETV</w:t>
      </w:r>
    </w:p>
    <w:p w14:paraId="09BB9FB4" w14:textId="77777777" w:rsidR="00774472" w:rsidRPr="0045652F" w:rsidRDefault="00774472">
      <w:pPr>
        <w:rPr>
          <w:lang w:val="en-US"/>
        </w:rPr>
      </w:pPr>
      <w:r w:rsidRPr="0045652F">
        <w:rPr>
          <w:lang w:val="en-US"/>
        </w:rPr>
        <w:t>This module allows a CICS application program to set the value of a VIRTEL variable.  The calling program supplies the name of the variable and the value to be set.  The VIRSETV module builds an FAE6 structured field containing the variable name and value, and sends the structured field to VIRTEL using the EXEC CICS SEND STRFIELD command.</w:t>
      </w:r>
    </w:p>
    <w:p w14:paraId="7DEA799B" w14:textId="77777777" w:rsidR="00774472" w:rsidRPr="0045652F" w:rsidRDefault="00774472">
      <w:pPr>
        <w:rPr>
          <w:lang w:val="en-US"/>
        </w:rPr>
      </w:pPr>
    </w:p>
    <w:p w14:paraId="27481882" w14:textId="77777777" w:rsidR="00774472" w:rsidRPr="0045652F" w:rsidRDefault="00774472">
      <w:pPr>
        <w:rPr>
          <w:lang w:val="en-US"/>
        </w:rPr>
      </w:pPr>
      <w:r w:rsidRPr="0045652F">
        <w:rPr>
          <w:lang w:val="en-US"/>
        </w:rPr>
        <w:t>VIRTEL variables containing more than one value are known as table variables.  The application program can create a table variable by calling the VIRSETV module several times with the same variable name.  The first call creates the variable and adds the first value to it.  Subsequent calls add additional values to the table variable.</w:t>
      </w:r>
    </w:p>
    <w:p w14:paraId="13E10DF8" w14:textId="77777777" w:rsidR="00774472" w:rsidRPr="0045652F" w:rsidRDefault="00774472">
      <w:pPr>
        <w:pStyle w:val="Heading5"/>
        <w:rPr>
          <w:lang w:val="en-US"/>
        </w:rPr>
      </w:pPr>
      <w:r w:rsidRPr="0045652F">
        <w:rPr>
          <w:lang w:val="en-US"/>
        </w:rPr>
        <w:t>CALL VIRSETV parameters</w:t>
      </w:r>
    </w:p>
    <w:p w14:paraId="3BE1954C" w14:textId="77777777" w:rsidR="00774472" w:rsidRPr="0045652F" w:rsidRDefault="00774472">
      <w:pPr>
        <w:pStyle w:val="ecran0"/>
        <w:rPr>
          <w:lang w:val="en-US"/>
        </w:rPr>
      </w:pPr>
      <w:r w:rsidRPr="0045652F">
        <w:rPr>
          <w:lang w:val="en-US"/>
        </w:rPr>
        <w:t>Parameters passed by calling program:</w:t>
      </w:r>
    </w:p>
    <w:p w14:paraId="582952E9" w14:textId="77777777" w:rsidR="00774472" w:rsidRPr="0045652F" w:rsidRDefault="00774472">
      <w:pPr>
        <w:tabs>
          <w:tab w:val="left" w:pos="2040"/>
        </w:tabs>
        <w:ind w:left="2040" w:right="1042" w:hanging="360"/>
        <w:rPr>
          <w:lang w:val="en-US"/>
        </w:rPr>
      </w:pPr>
      <w:r w:rsidRPr="0045652F">
        <w:rPr>
          <w:lang w:val="en-US"/>
        </w:rPr>
        <w:t>1.</w:t>
      </w:r>
      <w:r w:rsidRPr="0045652F">
        <w:rPr>
          <w:lang w:val="en-US"/>
        </w:rPr>
        <w:tab/>
        <w:t>DFHEIBLK</w:t>
      </w:r>
    </w:p>
    <w:p w14:paraId="445E875E" w14:textId="77777777" w:rsidR="00774472" w:rsidRPr="0045652F" w:rsidRDefault="00774472">
      <w:pPr>
        <w:tabs>
          <w:tab w:val="left" w:pos="2040"/>
        </w:tabs>
        <w:ind w:left="2040" w:right="1042" w:hanging="360"/>
        <w:rPr>
          <w:lang w:val="en-US"/>
        </w:rPr>
      </w:pPr>
      <w:r w:rsidRPr="0045652F">
        <w:rPr>
          <w:lang w:val="en-US"/>
        </w:rPr>
        <w:t>2.</w:t>
      </w:r>
      <w:r w:rsidRPr="0045652F">
        <w:rPr>
          <w:lang w:val="en-US"/>
        </w:rPr>
        <w:tab/>
        <w:t>DFHCOMMAREA</w:t>
      </w:r>
    </w:p>
    <w:p w14:paraId="797BE900" w14:textId="77777777" w:rsidR="00774472" w:rsidRPr="0045652F" w:rsidRDefault="00774472">
      <w:pPr>
        <w:tabs>
          <w:tab w:val="left" w:pos="2040"/>
        </w:tabs>
        <w:ind w:left="2040" w:right="1042" w:hanging="360"/>
        <w:rPr>
          <w:lang w:val="en-US"/>
        </w:rPr>
      </w:pPr>
      <w:r w:rsidRPr="0045652F">
        <w:rPr>
          <w:lang w:val="en-US"/>
        </w:rPr>
        <w:t>3.</w:t>
      </w:r>
      <w:r w:rsidRPr="0045652F">
        <w:rPr>
          <w:lang w:val="en-US"/>
        </w:rPr>
        <w:tab/>
        <w:t>Variable name (variable length EBCDIC string of 1-255 characters terminated by blank or X'00')</w:t>
      </w:r>
    </w:p>
    <w:p w14:paraId="21A6AC9F" w14:textId="77777777" w:rsidR="00774472" w:rsidRPr="0045652F" w:rsidRDefault="00774472">
      <w:pPr>
        <w:tabs>
          <w:tab w:val="left" w:pos="2040"/>
        </w:tabs>
        <w:ind w:left="2040" w:right="1042" w:hanging="360"/>
        <w:rPr>
          <w:lang w:val="en-US"/>
        </w:rPr>
      </w:pPr>
      <w:r w:rsidRPr="0045652F">
        <w:rPr>
          <w:lang w:val="en-US"/>
        </w:rPr>
        <w:t>4.</w:t>
      </w:r>
      <w:r w:rsidRPr="0045652F">
        <w:rPr>
          <w:lang w:val="en-US"/>
        </w:rPr>
        <w:tab/>
        <w:t>Value (variable length)</w:t>
      </w:r>
    </w:p>
    <w:p w14:paraId="123920EA" w14:textId="77777777" w:rsidR="00774472" w:rsidRPr="0045652F" w:rsidRDefault="00774472">
      <w:pPr>
        <w:tabs>
          <w:tab w:val="left" w:pos="2040"/>
        </w:tabs>
        <w:ind w:left="2040" w:right="1042" w:hanging="360"/>
        <w:rPr>
          <w:lang w:val="en-US"/>
        </w:rPr>
      </w:pPr>
      <w:r w:rsidRPr="0045652F">
        <w:rPr>
          <w:lang w:val="en-US"/>
        </w:rPr>
        <w:t>5.</w:t>
      </w:r>
      <w:r w:rsidRPr="0045652F">
        <w:rPr>
          <w:lang w:val="en-US"/>
        </w:rPr>
        <w:tab/>
        <w:t>Length (signed halfword field containing length of value)</w:t>
      </w:r>
    </w:p>
    <w:p w14:paraId="34B0599F" w14:textId="77777777" w:rsidR="00774472" w:rsidRPr="0045652F" w:rsidRDefault="00774472">
      <w:pPr>
        <w:pStyle w:val="Heading5"/>
        <w:rPr>
          <w:lang w:val="en-US"/>
        </w:rPr>
      </w:pPr>
      <w:r w:rsidRPr="0045652F">
        <w:rPr>
          <w:lang w:val="en-US"/>
        </w:rPr>
        <w:t>CALL VIRSETV example</w:t>
      </w:r>
    </w:p>
    <w:p w14:paraId="6C6AED78" w14:textId="77777777" w:rsidR="00774472" w:rsidRPr="0045652F" w:rsidRDefault="00774472">
      <w:pPr>
        <w:pStyle w:val="Listing"/>
        <w:rPr>
          <w:rFonts w:ascii="Verdana" w:hAnsi="Verdana"/>
          <w:b/>
          <w:bCs/>
          <w:i/>
          <w:iCs/>
          <w:lang w:val="en-US"/>
        </w:rPr>
      </w:pPr>
    </w:p>
    <w:p w14:paraId="5D250416" w14:textId="77777777" w:rsidR="00774472" w:rsidRPr="0045652F" w:rsidRDefault="00774472">
      <w:pPr>
        <w:pStyle w:val="Listing"/>
        <w:rPr>
          <w:rFonts w:ascii="Verdana" w:hAnsi="Verdana"/>
          <w:b/>
          <w:bCs/>
          <w:i/>
          <w:iCs/>
          <w:lang w:val="en-US"/>
        </w:rPr>
      </w:pPr>
      <w:r w:rsidRPr="0045652F">
        <w:rPr>
          <w:rFonts w:ascii="Verdana" w:hAnsi="Verdana"/>
          <w:b/>
          <w:bCs/>
          <w:i/>
          <w:iCs/>
          <w:lang w:val="en-US"/>
        </w:rPr>
        <w:t>in Working-Storage:</w:t>
      </w:r>
    </w:p>
    <w:p w14:paraId="701AA49E" w14:textId="77777777" w:rsidR="00774472" w:rsidRPr="0045652F" w:rsidRDefault="00774472">
      <w:pPr>
        <w:pStyle w:val="Listing"/>
        <w:rPr>
          <w:rFonts w:ascii="Verdana" w:hAnsi="Verdana"/>
          <w:b/>
          <w:bCs/>
          <w:i/>
          <w:iCs/>
          <w:lang w:val="en-US"/>
        </w:rPr>
      </w:pPr>
    </w:p>
    <w:p w14:paraId="492A3F6D" w14:textId="77777777" w:rsidR="00774472" w:rsidRPr="0045652F" w:rsidRDefault="00774472">
      <w:pPr>
        <w:pStyle w:val="Listing"/>
        <w:rPr>
          <w:lang w:val="en-US"/>
        </w:rPr>
      </w:pPr>
      <w:r w:rsidRPr="0045652F">
        <w:rPr>
          <w:lang w:val="en-US"/>
        </w:rPr>
        <w:t xml:space="preserve">77  WS-BUFFER PIC X(80) VALUE '** MY VALUE **'.     </w:t>
      </w:r>
    </w:p>
    <w:p w14:paraId="74D02684" w14:textId="77777777" w:rsidR="00774472" w:rsidRPr="0045652F" w:rsidRDefault="00774472">
      <w:pPr>
        <w:pStyle w:val="Listing"/>
        <w:rPr>
          <w:lang w:val="en-US"/>
        </w:rPr>
      </w:pPr>
      <w:r w:rsidRPr="0045652F">
        <w:rPr>
          <w:lang w:val="en-US"/>
        </w:rPr>
        <w:t xml:space="preserve">77  WS-LENGTH PIC S9(4) COMP SYNC.                  </w:t>
      </w:r>
    </w:p>
    <w:p w14:paraId="706281B3" w14:textId="77777777" w:rsidR="00774472" w:rsidRPr="0045652F" w:rsidRDefault="00774472">
      <w:pPr>
        <w:pStyle w:val="Listing"/>
        <w:keepNext w:val="0"/>
        <w:keepLines w:val="0"/>
        <w:rPr>
          <w:rFonts w:ascii="Verdana" w:hAnsi="Verdana"/>
          <w:b/>
          <w:bCs/>
          <w:i/>
          <w:iCs/>
          <w:lang w:val="en-US"/>
        </w:rPr>
      </w:pPr>
    </w:p>
    <w:p w14:paraId="0E1691AA" w14:textId="77777777" w:rsidR="00774472" w:rsidRPr="0045652F" w:rsidRDefault="00774472">
      <w:pPr>
        <w:pStyle w:val="Listing"/>
        <w:keepNext w:val="0"/>
        <w:keepLines w:val="0"/>
        <w:rPr>
          <w:rFonts w:ascii="Verdana" w:hAnsi="Verdana"/>
          <w:b/>
          <w:bCs/>
          <w:i/>
          <w:iCs/>
          <w:lang w:val="en-US"/>
        </w:rPr>
      </w:pPr>
      <w:r w:rsidRPr="0045652F">
        <w:rPr>
          <w:rFonts w:ascii="Verdana" w:hAnsi="Verdana"/>
          <w:b/>
          <w:bCs/>
          <w:i/>
          <w:iCs/>
          <w:lang w:val="en-US"/>
        </w:rPr>
        <w:t>in the Procedure Division:</w:t>
      </w:r>
    </w:p>
    <w:p w14:paraId="12DECDF3" w14:textId="77777777" w:rsidR="00774472" w:rsidRPr="0045652F" w:rsidRDefault="00774472">
      <w:pPr>
        <w:pStyle w:val="Listing"/>
        <w:keepNext w:val="0"/>
        <w:keepLines w:val="0"/>
        <w:rPr>
          <w:rFonts w:ascii="Verdana" w:hAnsi="Verdana"/>
          <w:b/>
          <w:bCs/>
          <w:i/>
          <w:iCs/>
          <w:lang w:val="en-US"/>
        </w:rPr>
      </w:pPr>
    </w:p>
    <w:p w14:paraId="088F96AF" w14:textId="77777777" w:rsidR="00774472" w:rsidRPr="0045652F" w:rsidRDefault="00774472">
      <w:pPr>
        <w:pStyle w:val="Listing"/>
        <w:rPr>
          <w:lang w:val="en-US"/>
        </w:rPr>
      </w:pPr>
      <w:r w:rsidRPr="0045652F">
        <w:rPr>
          <w:lang w:val="en-US"/>
        </w:rPr>
        <w:t xml:space="preserve">    MOVE LENGTH OF WS-BUFFER TO WS-LENGTH.          </w:t>
      </w:r>
    </w:p>
    <w:p w14:paraId="07945BEB" w14:textId="77777777" w:rsidR="00774472" w:rsidRPr="0045652F" w:rsidRDefault="00774472">
      <w:pPr>
        <w:pStyle w:val="Listing"/>
        <w:rPr>
          <w:lang w:val="en-US"/>
        </w:rPr>
      </w:pPr>
      <w:r w:rsidRPr="0045652F">
        <w:rPr>
          <w:lang w:val="en-US"/>
        </w:rPr>
        <w:t xml:space="preserve">    CALL 'VIRSETV' USING DFHEIBLK                   </w:t>
      </w:r>
    </w:p>
    <w:p w14:paraId="6196FD84" w14:textId="77777777" w:rsidR="00774472" w:rsidRPr="0045652F" w:rsidRDefault="00774472">
      <w:pPr>
        <w:pStyle w:val="Listing"/>
        <w:rPr>
          <w:lang w:val="en-US"/>
        </w:rPr>
      </w:pPr>
      <w:r w:rsidRPr="0045652F">
        <w:rPr>
          <w:lang w:val="en-US"/>
        </w:rPr>
        <w:t xml:space="preserve">                         DFHCOMMAREA                </w:t>
      </w:r>
    </w:p>
    <w:p w14:paraId="7888A52A" w14:textId="77777777" w:rsidR="00774472" w:rsidRPr="0045652F" w:rsidRDefault="00774472">
      <w:pPr>
        <w:pStyle w:val="Listing"/>
        <w:rPr>
          <w:lang w:val="en-US"/>
        </w:rPr>
      </w:pPr>
      <w:r w:rsidRPr="0045652F">
        <w:rPr>
          <w:lang w:val="en-US"/>
        </w:rPr>
        <w:t xml:space="preserve">                         BY CONTENT 'MYVAR '        </w:t>
      </w:r>
    </w:p>
    <w:p w14:paraId="2D3531E6" w14:textId="77777777" w:rsidR="00774472" w:rsidRPr="0045652F" w:rsidRDefault="00774472">
      <w:pPr>
        <w:pStyle w:val="Listing"/>
        <w:rPr>
          <w:lang w:val="en-US"/>
        </w:rPr>
      </w:pPr>
      <w:r w:rsidRPr="0045652F">
        <w:rPr>
          <w:lang w:val="en-US"/>
        </w:rPr>
        <w:t xml:space="preserve">                         BY REFERENCE WS-BUFFER     </w:t>
      </w:r>
    </w:p>
    <w:p w14:paraId="6CC7FEEC" w14:textId="77777777" w:rsidR="00774472" w:rsidRPr="0045652F" w:rsidRDefault="00774472">
      <w:pPr>
        <w:pStyle w:val="Listing"/>
        <w:rPr>
          <w:lang w:val="en-US"/>
        </w:rPr>
      </w:pPr>
      <w:r w:rsidRPr="0045652F">
        <w:rPr>
          <w:lang w:val="en-US"/>
        </w:rPr>
        <w:t xml:space="preserve">                         WS-LENGTH.                 </w:t>
      </w:r>
    </w:p>
    <w:p w14:paraId="4F8B90AE" w14:textId="77777777" w:rsidR="00774472" w:rsidRPr="0045652F" w:rsidRDefault="00774472">
      <w:pPr>
        <w:pStyle w:val="Caption"/>
        <w:rPr>
          <w:szCs w:val="19"/>
          <w:lang w:val="en-US"/>
        </w:rPr>
      </w:pPr>
      <w:bookmarkStart w:id="715" w:name="_Toc37348514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19</w:t>
      </w:r>
      <w:r w:rsidRPr="0045652F">
        <w:rPr>
          <w:lang w:val="en-US"/>
        </w:rPr>
        <w:fldChar w:fldCharType="end"/>
      </w:r>
      <w:r w:rsidRPr="0045652F">
        <w:rPr>
          <w:szCs w:val="19"/>
          <w:lang w:val="en-US"/>
        </w:rPr>
        <w:t xml:space="preserve"> Example of VIRTEL Web Integration application using CALL VIRSETV</w:t>
      </w:r>
      <w:bookmarkEnd w:id="715"/>
    </w:p>
    <w:p w14:paraId="383A413F" w14:textId="77777777" w:rsidR="00774472" w:rsidRPr="0045652F" w:rsidRDefault="00774472">
      <w:pPr>
        <w:pStyle w:val="Heading5"/>
        <w:rPr>
          <w:lang w:val="en-US"/>
        </w:rPr>
      </w:pPr>
      <w:r w:rsidRPr="0045652F">
        <w:rPr>
          <w:lang w:val="en-US"/>
        </w:rPr>
        <w:t>CALL VIRSETV return codes</w:t>
      </w:r>
    </w:p>
    <w:p w14:paraId="2DE5E627" w14:textId="77777777" w:rsidR="00774472" w:rsidRPr="0045652F" w:rsidRDefault="00774472">
      <w:pPr>
        <w:keepNext/>
        <w:rPr>
          <w:lang w:val="en-US"/>
        </w:rPr>
      </w:pPr>
      <w:r w:rsidRPr="0045652F">
        <w:rPr>
          <w:lang w:val="en-US"/>
        </w:rPr>
        <w:t>If the call was successful, VIRSETV returns to the calling program.  Otherwise, VIRSETV terminates with an EXEC CICS ABEND.</w:t>
      </w:r>
    </w:p>
    <w:p w14:paraId="67BB3EF5" w14:textId="77777777" w:rsidR="00774472" w:rsidRPr="0045652F" w:rsidRDefault="00774472">
      <w:pPr>
        <w:keepNext/>
        <w:rPr>
          <w:lang w:val="en-US"/>
        </w:rPr>
      </w:pPr>
    </w:p>
    <w:p w14:paraId="156B2036" w14:textId="77777777" w:rsidR="00774472" w:rsidRPr="0045652F" w:rsidRDefault="00774472">
      <w:pPr>
        <w:keepNext/>
        <w:rPr>
          <w:lang w:val="en-US"/>
        </w:rPr>
      </w:pPr>
      <w:r w:rsidRPr="0045652F">
        <w:rPr>
          <w:lang w:val="en-US"/>
        </w:rPr>
        <w:t>The following abend codes may be issued by VIRSETV:</w:t>
      </w:r>
    </w:p>
    <w:p w14:paraId="49BF7DF9" w14:textId="77777777" w:rsidR="00774472" w:rsidRPr="0045652F" w:rsidRDefault="00774472">
      <w:pPr>
        <w:keepNext/>
        <w:rPr>
          <w:lang w:val="en-US"/>
        </w:rPr>
      </w:pPr>
    </w:p>
    <w:p w14:paraId="5250A8CD" w14:textId="77777777" w:rsidR="00774472" w:rsidRPr="0045652F" w:rsidRDefault="00774472">
      <w:pPr>
        <w:pStyle w:val="RefrenceChamp"/>
        <w:keepNext/>
        <w:rPr>
          <w:lang w:val="en-US"/>
        </w:rPr>
      </w:pPr>
      <w:r w:rsidRPr="0045652F">
        <w:rPr>
          <w:b/>
          <w:bCs/>
          <w:lang w:val="en-US"/>
        </w:rPr>
        <w:t>VSV1</w:t>
      </w:r>
      <w:r w:rsidRPr="0045652F">
        <w:rPr>
          <w:lang w:val="en-US"/>
        </w:rPr>
        <w:tab/>
        <w:t>Length of variable name is outside the range 1-255, or the required terminator (blank or X'00') is missing</w:t>
      </w:r>
    </w:p>
    <w:p w14:paraId="7B689729" w14:textId="77777777" w:rsidR="00774472" w:rsidRPr="0045652F" w:rsidRDefault="00774472">
      <w:pPr>
        <w:pStyle w:val="RefrenceChamp"/>
        <w:keepNext/>
        <w:rPr>
          <w:lang w:val="en-US"/>
        </w:rPr>
      </w:pPr>
      <w:r w:rsidRPr="0045652F">
        <w:rPr>
          <w:b/>
          <w:bCs/>
          <w:lang w:val="en-US"/>
        </w:rPr>
        <w:t>VSV2</w:t>
      </w:r>
      <w:r w:rsidRPr="0045652F">
        <w:rPr>
          <w:lang w:val="en-US"/>
        </w:rPr>
        <w:tab/>
        <w:t>Length of value is negative or exceeds the maximum allowed length (32760 minus the length of the variable name).</w:t>
      </w:r>
    </w:p>
    <w:p w14:paraId="767C062A" w14:textId="77777777" w:rsidR="00774472" w:rsidRPr="0045652F" w:rsidRDefault="00774472">
      <w:pPr>
        <w:rPr>
          <w:lang w:val="en-US"/>
        </w:rPr>
      </w:pPr>
      <w:r w:rsidRPr="0045652F">
        <w:rPr>
          <w:lang w:val="en-US"/>
        </w:rPr>
        <w:t>Additionally CICS may issue an abend if the EXEC CICS SEND STRFIELD command is unsuccessful.</w:t>
      </w:r>
    </w:p>
    <w:p w14:paraId="0F056648" w14:textId="77777777" w:rsidR="00774472" w:rsidRPr="0045652F" w:rsidRDefault="00774472">
      <w:pPr>
        <w:rPr>
          <w:lang w:val="en-US"/>
        </w:rPr>
      </w:pPr>
    </w:p>
    <w:p w14:paraId="5D3196B8" w14:textId="77777777" w:rsidR="00A01234" w:rsidRPr="001613DE" w:rsidRDefault="00A01234" w:rsidP="00A01234">
      <w:pPr>
        <w:pStyle w:val="Heading4"/>
        <w:pageBreakBefore/>
        <w:rPr>
          <w:lang w:val="en-US"/>
        </w:rPr>
      </w:pPr>
      <w:r w:rsidRPr="001613DE">
        <w:rPr>
          <w:lang w:val="en-US"/>
        </w:rPr>
        <w:t>CALL VIRSETAI</w:t>
      </w:r>
    </w:p>
    <w:p w14:paraId="52700462" w14:textId="77777777" w:rsidR="00A01234" w:rsidRPr="001613DE" w:rsidRDefault="00A01234" w:rsidP="00A01234">
      <w:pPr>
        <w:rPr>
          <w:lang w:val="en-US"/>
        </w:rPr>
      </w:pPr>
      <w:r w:rsidRPr="0045652F">
        <w:rPr>
          <w:lang w:val="en-US"/>
        </w:rPr>
        <w:t>This module allows a</w:t>
      </w:r>
      <w:r>
        <w:rPr>
          <w:lang w:val="en-US"/>
        </w:rPr>
        <w:t>n IMS</w:t>
      </w:r>
      <w:r w:rsidRPr="0045652F">
        <w:rPr>
          <w:lang w:val="en-US"/>
        </w:rPr>
        <w:t xml:space="preserve"> application program to copy an array of values into a VIRTEL table variable.  The calling program supplies the name of the variable and an array containing the values.  The VIRSETA</w:t>
      </w:r>
      <w:r>
        <w:rPr>
          <w:lang w:val="en-US"/>
        </w:rPr>
        <w:t>I</w:t>
      </w:r>
      <w:r w:rsidRPr="0045652F">
        <w:rPr>
          <w:lang w:val="en-US"/>
        </w:rPr>
        <w:t xml:space="preserve"> module builds one or more FAE6 structured fields containing the variable name and the values, and sends the structured field(s) to VIRTEL using the</w:t>
      </w:r>
      <w:r>
        <w:rPr>
          <w:lang w:val="en-US"/>
        </w:rPr>
        <w:t xml:space="preserve"> </w:t>
      </w:r>
      <w:r w:rsidRPr="001613DE">
        <w:rPr>
          <w:lang w:val="en-US"/>
        </w:rPr>
        <w:t>CALL 'CBLTDLI' USING ISRT, LS-IOPCB, OUTPUT-MESSAGE, MFS</w:t>
      </w:r>
      <w:r>
        <w:rPr>
          <w:lang w:val="en-US"/>
        </w:rPr>
        <w:t xml:space="preserve"> command.</w:t>
      </w:r>
    </w:p>
    <w:p w14:paraId="2E6500E4" w14:textId="77777777" w:rsidR="00A01234" w:rsidRPr="001613DE" w:rsidRDefault="00A01234" w:rsidP="00A01234">
      <w:pPr>
        <w:rPr>
          <w:lang w:val="en-US"/>
        </w:rPr>
      </w:pPr>
    </w:p>
    <w:p w14:paraId="73DFE3C5" w14:textId="77777777" w:rsidR="00A01234" w:rsidRPr="0045652F" w:rsidRDefault="00A01234" w:rsidP="00A01234">
      <w:pPr>
        <w:rPr>
          <w:lang w:val="en-US"/>
        </w:rPr>
      </w:pPr>
      <w:r w:rsidRPr="0045652F">
        <w:rPr>
          <w:lang w:val="en-US"/>
        </w:rPr>
        <w:t>The total size of the structured fields sent by a single call to VIRSETA</w:t>
      </w:r>
      <w:r>
        <w:rPr>
          <w:lang w:val="en-US"/>
        </w:rPr>
        <w:t>I</w:t>
      </w:r>
      <w:r w:rsidRPr="0045652F">
        <w:rPr>
          <w:lang w:val="en-US"/>
        </w:rPr>
        <w:t xml:space="preserve"> cannot exceed 32K, but additional data can be added to the VIRTEL table variable by calling VIRSETA</w:t>
      </w:r>
      <w:r>
        <w:rPr>
          <w:lang w:val="en-US"/>
        </w:rPr>
        <w:t>I</w:t>
      </w:r>
      <w:r w:rsidRPr="0045652F">
        <w:rPr>
          <w:lang w:val="en-US"/>
        </w:rPr>
        <w:t xml:space="preserve"> again with the same variable name.</w:t>
      </w:r>
    </w:p>
    <w:p w14:paraId="6F31FE90" w14:textId="77777777" w:rsidR="00A01234" w:rsidRPr="001613DE" w:rsidRDefault="00A01234" w:rsidP="00A01234">
      <w:pPr>
        <w:rPr>
          <w:lang w:val="en-US"/>
        </w:rPr>
      </w:pPr>
    </w:p>
    <w:p w14:paraId="6BFFE035" w14:textId="77777777" w:rsidR="00A01234" w:rsidRPr="001613DE" w:rsidRDefault="00A01234" w:rsidP="00A01234">
      <w:pPr>
        <w:rPr>
          <w:lang w:val="en-US"/>
        </w:rPr>
      </w:pPr>
      <w:r w:rsidRPr="0045652F">
        <w:rPr>
          <w:lang w:val="en-US"/>
        </w:rPr>
        <w:t>When VIRSETA</w:t>
      </w:r>
      <w:r>
        <w:rPr>
          <w:lang w:val="en-US"/>
        </w:rPr>
        <w:t>I</w:t>
      </w:r>
      <w:r w:rsidRPr="0045652F">
        <w:rPr>
          <w:lang w:val="en-US"/>
        </w:rPr>
        <w:t xml:space="preserve"> is used to copy values into a VIRTEL table variable, all of the values must have the same length.  To create a VIRTEL table variable containing values of varying lengths, use CALL VIRSETV</w:t>
      </w:r>
      <w:r>
        <w:rPr>
          <w:lang w:val="en-US"/>
        </w:rPr>
        <w:t>I</w:t>
      </w:r>
      <w:r w:rsidRPr="0045652F">
        <w:rPr>
          <w:lang w:val="en-US"/>
        </w:rPr>
        <w:t xml:space="preserve"> described in the next section.</w:t>
      </w:r>
    </w:p>
    <w:p w14:paraId="524941DF" w14:textId="77777777" w:rsidR="00A01234" w:rsidRPr="001613DE" w:rsidRDefault="00A01234" w:rsidP="00A01234">
      <w:pPr>
        <w:pStyle w:val="Heading5"/>
        <w:rPr>
          <w:lang w:val="en-US"/>
        </w:rPr>
      </w:pPr>
      <w:r w:rsidRPr="001613DE">
        <w:rPr>
          <w:lang w:val="en-US"/>
        </w:rPr>
        <w:t>CALL VIRSETAI</w:t>
      </w:r>
      <w:r>
        <w:rPr>
          <w:lang w:val="en-US"/>
        </w:rPr>
        <w:t xml:space="preserve"> parameters</w:t>
      </w:r>
    </w:p>
    <w:p w14:paraId="5F70E226" w14:textId="77777777" w:rsidR="00A01234" w:rsidRPr="0045652F" w:rsidRDefault="00A01234" w:rsidP="00A01234">
      <w:pPr>
        <w:pStyle w:val="ecran0"/>
        <w:rPr>
          <w:lang w:val="en-US"/>
        </w:rPr>
      </w:pPr>
      <w:r w:rsidRPr="0045652F">
        <w:rPr>
          <w:lang w:val="en-US"/>
        </w:rPr>
        <w:t>Parameters passed by calling program:</w:t>
      </w:r>
    </w:p>
    <w:p w14:paraId="08A0B95B" w14:textId="77777777" w:rsidR="00A01234" w:rsidRPr="0045652F" w:rsidRDefault="00A01234" w:rsidP="00A01234">
      <w:pPr>
        <w:tabs>
          <w:tab w:val="left" w:pos="2040"/>
        </w:tabs>
        <w:ind w:left="2040" w:right="1042" w:hanging="360"/>
        <w:rPr>
          <w:lang w:val="en-US"/>
        </w:rPr>
      </w:pPr>
      <w:r>
        <w:rPr>
          <w:lang w:val="en-US"/>
        </w:rPr>
        <w:t>1</w:t>
      </w:r>
      <w:r w:rsidRPr="0045652F">
        <w:rPr>
          <w:lang w:val="en-US"/>
        </w:rPr>
        <w:t>.</w:t>
      </w:r>
      <w:r w:rsidRPr="0045652F">
        <w:rPr>
          <w:lang w:val="en-US"/>
        </w:rPr>
        <w:tab/>
        <w:t>Variable name (variable length EBCDIC string of 1-255 characters terminated by blank or X'00')</w:t>
      </w:r>
    </w:p>
    <w:p w14:paraId="18F37A9A" w14:textId="77777777" w:rsidR="00A01234" w:rsidRPr="0045652F" w:rsidRDefault="00A01234" w:rsidP="00A01234">
      <w:pPr>
        <w:tabs>
          <w:tab w:val="left" w:pos="2040"/>
        </w:tabs>
        <w:ind w:left="2040" w:right="1042" w:hanging="360"/>
        <w:rPr>
          <w:lang w:val="en-US"/>
        </w:rPr>
      </w:pPr>
      <w:r>
        <w:rPr>
          <w:lang w:val="en-US"/>
        </w:rPr>
        <w:t>2</w:t>
      </w:r>
      <w:r w:rsidRPr="0045652F">
        <w:rPr>
          <w:lang w:val="en-US"/>
        </w:rPr>
        <w:t>.</w:t>
      </w:r>
      <w:r w:rsidRPr="0045652F">
        <w:rPr>
          <w:lang w:val="en-US"/>
        </w:rPr>
        <w:tab/>
        <w:t>An array of elements each containing one data item</w:t>
      </w:r>
    </w:p>
    <w:p w14:paraId="4FB335AB" w14:textId="77777777" w:rsidR="00A01234" w:rsidRPr="0045652F" w:rsidRDefault="00A01234" w:rsidP="00A01234">
      <w:pPr>
        <w:tabs>
          <w:tab w:val="left" w:pos="2040"/>
        </w:tabs>
        <w:ind w:left="2040" w:right="1042" w:hanging="360"/>
        <w:rPr>
          <w:lang w:val="en-US"/>
        </w:rPr>
      </w:pPr>
      <w:r>
        <w:rPr>
          <w:lang w:val="en-US"/>
        </w:rPr>
        <w:t>3</w:t>
      </w:r>
      <w:r w:rsidRPr="0045652F">
        <w:rPr>
          <w:lang w:val="en-US"/>
        </w:rPr>
        <w:t>.</w:t>
      </w:r>
      <w:r w:rsidRPr="0045652F">
        <w:rPr>
          <w:lang w:val="en-US"/>
        </w:rPr>
        <w:tab/>
        <w:t>Element size (signed halfword) contains the length of each element of the array</w:t>
      </w:r>
    </w:p>
    <w:p w14:paraId="291EC527" w14:textId="77777777" w:rsidR="00A01234" w:rsidRPr="0045652F" w:rsidRDefault="00A01234" w:rsidP="00A01234">
      <w:pPr>
        <w:tabs>
          <w:tab w:val="left" w:pos="2040"/>
        </w:tabs>
        <w:ind w:left="2040" w:right="1042" w:hanging="360"/>
        <w:rPr>
          <w:lang w:val="en-US"/>
        </w:rPr>
      </w:pPr>
      <w:r>
        <w:rPr>
          <w:lang w:val="en-US"/>
        </w:rPr>
        <w:t>4</w:t>
      </w:r>
      <w:r w:rsidRPr="0045652F">
        <w:rPr>
          <w:lang w:val="en-US"/>
        </w:rPr>
        <w:t>.</w:t>
      </w:r>
      <w:r w:rsidRPr="0045652F">
        <w:rPr>
          <w:lang w:val="en-US"/>
        </w:rPr>
        <w:tab/>
        <w:t>Count (signed halfword) contains the number of elements in the array</w:t>
      </w:r>
    </w:p>
    <w:p w14:paraId="1C7E2F74" w14:textId="77777777" w:rsidR="00A01234" w:rsidRPr="0045652F" w:rsidRDefault="00A01234" w:rsidP="00A01234">
      <w:pPr>
        <w:tabs>
          <w:tab w:val="left" w:pos="2040"/>
        </w:tabs>
        <w:ind w:left="2040" w:right="1042" w:hanging="360"/>
        <w:rPr>
          <w:lang w:val="en-US"/>
        </w:rPr>
      </w:pPr>
      <w:r>
        <w:rPr>
          <w:lang w:val="en-US"/>
        </w:rPr>
        <w:t>5</w:t>
      </w:r>
      <w:r w:rsidRPr="0045652F">
        <w:rPr>
          <w:lang w:val="en-US"/>
        </w:rPr>
        <w:t>.</w:t>
      </w:r>
      <w:r w:rsidRPr="0045652F">
        <w:rPr>
          <w:lang w:val="en-US"/>
        </w:rPr>
        <w:tab/>
        <w:t>Data length (signed halfword) contains the length of the data item contained in each element of the array. This may be less than or equal to the element size.</w:t>
      </w:r>
    </w:p>
    <w:p w14:paraId="2FEF3727" w14:textId="77777777" w:rsidR="00A01234" w:rsidRPr="001613DE" w:rsidRDefault="00A01234" w:rsidP="00A01234">
      <w:pPr>
        <w:tabs>
          <w:tab w:val="left" w:pos="2040"/>
        </w:tabs>
        <w:ind w:left="2040" w:right="1042" w:hanging="360"/>
        <w:rPr>
          <w:lang w:val="en-US"/>
        </w:rPr>
      </w:pPr>
      <w:r w:rsidRPr="001613DE">
        <w:rPr>
          <w:lang w:val="en-US"/>
        </w:rPr>
        <w:t>6.</w:t>
      </w:r>
      <w:r w:rsidRPr="001613DE">
        <w:rPr>
          <w:lang w:val="en-US"/>
        </w:rPr>
        <w:tab/>
        <w:t>IMS I/O PCB</w:t>
      </w:r>
    </w:p>
    <w:p w14:paraId="0723ADFC" w14:textId="77777777" w:rsidR="00A01234" w:rsidRPr="001613DE" w:rsidRDefault="00A01234" w:rsidP="00A01234">
      <w:pPr>
        <w:pStyle w:val="Heading5"/>
        <w:rPr>
          <w:lang w:val="en-US"/>
        </w:rPr>
      </w:pPr>
      <w:r w:rsidRPr="001613DE">
        <w:rPr>
          <w:lang w:val="en-US"/>
        </w:rPr>
        <w:t xml:space="preserve">CALL VIRSETAI </w:t>
      </w:r>
      <w:r>
        <w:rPr>
          <w:lang w:val="en-US"/>
        </w:rPr>
        <w:t>e</w:t>
      </w:r>
      <w:r w:rsidRPr="001613DE">
        <w:rPr>
          <w:lang w:val="en-US"/>
        </w:rPr>
        <w:t>x</w:t>
      </w:r>
      <w:r>
        <w:rPr>
          <w:lang w:val="en-US"/>
        </w:rPr>
        <w:t>a</w:t>
      </w:r>
      <w:r w:rsidRPr="001613DE">
        <w:rPr>
          <w:lang w:val="en-US"/>
        </w:rPr>
        <w:t>mple</w:t>
      </w:r>
    </w:p>
    <w:p w14:paraId="7ED655B7" w14:textId="77777777" w:rsidR="00A01234" w:rsidRPr="001613DE" w:rsidRDefault="00A01234" w:rsidP="00A01234">
      <w:pPr>
        <w:pStyle w:val="Listing"/>
        <w:rPr>
          <w:rFonts w:ascii="Verdana" w:hAnsi="Verdana"/>
          <w:b/>
          <w:bCs/>
          <w:i/>
          <w:iCs/>
          <w:lang w:val="en-US"/>
        </w:rPr>
      </w:pPr>
    </w:p>
    <w:p w14:paraId="7FA33E05" w14:textId="77777777" w:rsidR="00A01234" w:rsidRPr="001613DE" w:rsidRDefault="00A01234" w:rsidP="00A01234">
      <w:pPr>
        <w:pStyle w:val="Listing"/>
        <w:rPr>
          <w:rFonts w:ascii="Verdana" w:hAnsi="Verdana"/>
          <w:b/>
          <w:bCs/>
          <w:i/>
          <w:iCs/>
          <w:lang w:val="en-US"/>
        </w:rPr>
      </w:pPr>
      <w:r>
        <w:rPr>
          <w:rFonts w:ascii="Verdana" w:hAnsi="Verdana"/>
          <w:b/>
          <w:bCs/>
          <w:i/>
          <w:iCs/>
          <w:lang w:val="en-US"/>
        </w:rPr>
        <w:t>in Working-Storage</w:t>
      </w:r>
      <w:r w:rsidRPr="001613DE">
        <w:rPr>
          <w:rFonts w:ascii="Verdana" w:hAnsi="Verdana"/>
          <w:b/>
          <w:bCs/>
          <w:i/>
          <w:iCs/>
          <w:lang w:val="en-US"/>
        </w:rPr>
        <w:t>:</w:t>
      </w:r>
    </w:p>
    <w:p w14:paraId="348F3F6D" w14:textId="77777777" w:rsidR="00A01234" w:rsidRPr="001613DE" w:rsidRDefault="00A01234" w:rsidP="00A01234">
      <w:pPr>
        <w:pStyle w:val="Listing"/>
        <w:rPr>
          <w:rFonts w:ascii="Verdana" w:hAnsi="Verdana"/>
          <w:b/>
          <w:bCs/>
          <w:i/>
          <w:iCs/>
          <w:lang w:val="en-US"/>
        </w:rPr>
      </w:pPr>
    </w:p>
    <w:p w14:paraId="76810AF1" w14:textId="77777777" w:rsidR="00A01234" w:rsidRPr="001613DE" w:rsidRDefault="00A01234" w:rsidP="00A01234">
      <w:pPr>
        <w:pStyle w:val="Listing"/>
        <w:rPr>
          <w:lang w:val="en-US"/>
        </w:rPr>
      </w:pPr>
      <w:r w:rsidRPr="001613DE">
        <w:rPr>
          <w:lang w:val="en-US"/>
        </w:rPr>
        <w:t xml:space="preserve">        01  WS-TABLE.                                         </w:t>
      </w:r>
    </w:p>
    <w:p w14:paraId="4F8DB14B" w14:textId="77777777" w:rsidR="00A01234" w:rsidRPr="001613DE" w:rsidRDefault="00A01234" w:rsidP="00A01234">
      <w:pPr>
        <w:pStyle w:val="Listing"/>
        <w:rPr>
          <w:lang w:val="en-US"/>
        </w:rPr>
      </w:pPr>
      <w:r w:rsidRPr="001613DE">
        <w:rPr>
          <w:lang w:val="en-US"/>
        </w:rPr>
        <w:t xml:space="preserve">            05 WS-ELEMENT        PIC X(80) OCCURS 100 TIMES.  </w:t>
      </w:r>
    </w:p>
    <w:p w14:paraId="09D759E6" w14:textId="77777777" w:rsidR="00A01234" w:rsidRPr="001613DE" w:rsidRDefault="00A01234" w:rsidP="00A01234">
      <w:pPr>
        <w:pStyle w:val="Listing"/>
        <w:rPr>
          <w:lang w:val="en-US"/>
        </w:rPr>
      </w:pPr>
      <w:r w:rsidRPr="001613DE">
        <w:rPr>
          <w:lang w:val="en-US"/>
        </w:rPr>
        <w:t xml:space="preserve">        77  WS-TESTDATA          PIC X(10) VALUE 'TEST DATA'. </w:t>
      </w:r>
    </w:p>
    <w:p w14:paraId="25A08341" w14:textId="77777777" w:rsidR="00A01234" w:rsidRPr="001613DE" w:rsidRDefault="00A01234" w:rsidP="00A01234">
      <w:pPr>
        <w:pStyle w:val="Listing"/>
        <w:rPr>
          <w:lang w:val="en-US"/>
        </w:rPr>
      </w:pPr>
      <w:r w:rsidRPr="001613DE">
        <w:rPr>
          <w:lang w:val="en-US"/>
        </w:rPr>
        <w:t xml:space="preserve">        77  WS-ELEMSIZE          PIC S9(4) COMP SYNC.         </w:t>
      </w:r>
    </w:p>
    <w:p w14:paraId="19D81F05" w14:textId="77777777" w:rsidR="00A01234" w:rsidRPr="001613DE" w:rsidRDefault="00A01234" w:rsidP="00A01234">
      <w:pPr>
        <w:pStyle w:val="Listing"/>
        <w:rPr>
          <w:lang w:val="en-US"/>
        </w:rPr>
      </w:pPr>
      <w:r w:rsidRPr="001613DE">
        <w:rPr>
          <w:lang w:val="en-US"/>
        </w:rPr>
        <w:t xml:space="preserve">        77  WS-COUNT             PIC S9(4) COMP SYNC.         </w:t>
      </w:r>
    </w:p>
    <w:p w14:paraId="132AC475" w14:textId="77777777" w:rsidR="00A01234" w:rsidRPr="001613DE" w:rsidRDefault="00A01234" w:rsidP="00A01234">
      <w:pPr>
        <w:pStyle w:val="Listing"/>
        <w:rPr>
          <w:lang w:val="en-US"/>
        </w:rPr>
      </w:pPr>
      <w:r w:rsidRPr="001613DE">
        <w:rPr>
          <w:lang w:val="en-US"/>
        </w:rPr>
        <w:t xml:space="preserve">        77  WS-DATALEN           PIC S9(4) COMP SYNC.         </w:t>
      </w:r>
    </w:p>
    <w:p w14:paraId="6ABF7479" w14:textId="77777777" w:rsidR="00A01234" w:rsidRPr="001613DE" w:rsidRDefault="00A01234" w:rsidP="00A01234">
      <w:pPr>
        <w:pStyle w:val="Listing"/>
        <w:rPr>
          <w:lang w:val="en-US"/>
        </w:rPr>
      </w:pPr>
      <w:r w:rsidRPr="001613DE">
        <w:rPr>
          <w:lang w:val="en-US"/>
        </w:rPr>
        <w:t xml:space="preserve">        77  WS-RC1               PIC X.                       </w:t>
      </w:r>
    </w:p>
    <w:p w14:paraId="4DE43A18" w14:textId="77777777" w:rsidR="00A01234" w:rsidRPr="001613DE" w:rsidRDefault="00A01234" w:rsidP="00A01234">
      <w:pPr>
        <w:pStyle w:val="Listing"/>
        <w:keepNext w:val="0"/>
        <w:keepLines w:val="0"/>
        <w:rPr>
          <w:rFonts w:ascii="Verdana" w:hAnsi="Verdana"/>
          <w:b/>
          <w:bCs/>
          <w:i/>
          <w:iCs/>
          <w:lang w:val="en-US"/>
        </w:rPr>
      </w:pPr>
    </w:p>
    <w:p w14:paraId="47959963" w14:textId="77777777" w:rsidR="00A01234" w:rsidRPr="001613DE" w:rsidRDefault="00A01234" w:rsidP="00A01234">
      <w:pPr>
        <w:pStyle w:val="Listing"/>
        <w:keepNext w:val="0"/>
        <w:keepLines w:val="0"/>
        <w:rPr>
          <w:rFonts w:ascii="Verdana" w:hAnsi="Verdana"/>
          <w:b/>
          <w:bCs/>
          <w:i/>
          <w:iCs/>
          <w:lang w:val="en-US"/>
        </w:rPr>
      </w:pPr>
      <w:r>
        <w:rPr>
          <w:rFonts w:ascii="Verdana" w:hAnsi="Verdana"/>
          <w:b/>
          <w:bCs/>
          <w:i/>
          <w:iCs/>
          <w:lang w:val="en-US"/>
        </w:rPr>
        <w:t>in Procedure Division</w:t>
      </w:r>
      <w:r w:rsidRPr="001613DE">
        <w:rPr>
          <w:rFonts w:ascii="Verdana" w:hAnsi="Verdana"/>
          <w:b/>
          <w:bCs/>
          <w:i/>
          <w:iCs/>
          <w:lang w:val="en-US"/>
        </w:rPr>
        <w:t>:</w:t>
      </w:r>
    </w:p>
    <w:p w14:paraId="512A4FAB" w14:textId="77777777" w:rsidR="00A01234" w:rsidRPr="001613DE" w:rsidRDefault="00A01234" w:rsidP="00A01234">
      <w:pPr>
        <w:pStyle w:val="Listing"/>
        <w:keepNext w:val="0"/>
        <w:keepLines w:val="0"/>
        <w:rPr>
          <w:rFonts w:ascii="Verdana" w:hAnsi="Verdana"/>
          <w:b/>
          <w:bCs/>
          <w:i/>
          <w:iCs/>
          <w:lang w:val="en-US"/>
        </w:rPr>
      </w:pPr>
    </w:p>
    <w:p w14:paraId="5F3F31C1" w14:textId="77777777" w:rsidR="00A01234" w:rsidRPr="001613DE" w:rsidRDefault="00A01234" w:rsidP="00A01234">
      <w:pPr>
        <w:pStyle w:val="Listing"/>
        <w:rPr>
          <w:lang w:val="en-US"/>
        </w:rPr>
      </w:pPr>
      <w:r w:rsidRPr="001613DE">
        <w:rPr>
          <w:lang w:val="en-US"/>
        </w:rPr>
        <w:t xml:space="preserve">            MOVE WS-TESTDATA TO WS-ELEMENT (1).               </w:t>
      </w:r>
    </w:p>
    <w:p w14:paraId="1664A2C4" w14:textId="77777777" w:rsidR="00A01234" w:rsidRPr="001613DE" w:rsidRDefault="00A01234" w:rsidP="00A01234">
      <w:pPr>
        <w:pStyle w:val="Listing"/>
        <w:rPr>
          <w:lang w:val="en-US"/>
        </w:rPr>
      </w:pPr>
      <w:r w:rsidRPr="001613DE">
        <w:rPr>
          <w:lang w:val="en-US"/>
        </w:rPr>
        <w:t xml:space="preserve">            MOVE WS-TESTDATA TO WS-ELEMENT (2).               </w:t>
      </w:r>
    </w:p>
    <w:p w14:paraId="2DC4F107" w14:textId="77777777" w:rsidR="00A01234" w:rsidRPr="001613DE" w:rsidRDefault="00A01234" w:rsidP="00A01234">
      <w:pPr>
        <w:pStyle w:val="Listing"/>
        <w:rPr>
          <w:lang w:val="en-US"/>
        </w:rPr>
      </w:pPr>
      <w:r w:rsidRPr="001613DE">
        <w:rPr>
          <w:lang w:val="en-US"/>
        </w:rPr>
        <w:t xml:space="preserve">            MOVE WS-TESTDATA TO WS-ELEMENT (3).               </w:t>
      </w:r>
    </w:p>
    <w:p w14:paraId="775F5961" w14:textId="77777777" w:rsidR="00A01234" w:rsidRPr="001613DE" w:rsidRDefault="00A01234" w:rsidP="00A01234">
      <w:pPr>
        <w:pStyle w:val="Listing"/>
        <w:rPr>
          <w:lang w:val="en-US"/>
        </w:rPr>
      </w:pPr>
      <w:r w:rsidRPr="001613DE">
        <w:rPr>
          <w:lang w:val="en-US"/>
        </w:rPr>
        <w:t xml:space="preserve">            MOVE LENGTH OF WS-ELEMENT (1) TO WS-ELEMSIZE.     </w:t>
      </w:r>
    </w:p>
    <w:p w14:paraId="1FF4D527" w14:textId="77777777" w:rsidR="00A01234" w:rsidRPr="001613DE" w:rsidRDefault="00A01234" w:rsidP="00A01234">
      <w:pPr>
        <w:pStyle w:val="Listing"/>
        <w:rPr>
          <w:lang w:val="en-US"/>
        </w:rPr>
      </w:pPr>
      <w:r w:rsidRPr="001613DE">
        <w:rPr>
          <w:lang w:val="en-US"/>
        </w:rPr>
        <w:t xml:space="preserve">            MOVE 3 TO WS-COUNT.                               </w:t>
      </w:r>
    </w:p>
    <w:p w14:paraId="0EA1F6D6" w14:textId="77777777" w:rsidR="00A01234" w:rsidRPr="001613DE" w:rsidRDefault="00A01234" w:rsidP="00A01234">
      <w:pPr>
        <w:pStyle w:val="Listing"/>
        <w:rPr>
          <w:lang w:val="en-US"/>
        </w:rPr>
      </w:pPr>
      <w:r w:rsidRPr="001613DE">
        <w:rPr>
          <w:lang w:val="en-US"/>
        </w:rPr>
        <w:t xml:space="preserve">            MOVE LENGTH OF WS-TESTDATA TO WS-DATALEN.         </w:t>
      </w:r>
    </w:p>
    <w:p w14:paraId="76873606" w14:textId="77777777" w:rsidR="00A01234" w:rsidRPr="001613DE" w:rsidRDefault="00A01234" w:rsidP="00A01234">
      <w:pPr>
        <w:pStyle w:val="Listing"/>
        <w:rPr>
          <w:lang w:val="en-US"/>
        </w:rPr>
      </w:pPr>
      <w:r w:rsidRPr="001613DE">
        <w:rPr>
          <w:lang w:val="en-US"/>
        </w:rPr>
        <w:t xml:space="preserve">            CALL 'VIRSETAI' USING CONTENT 'MYVAR '            </w:t>
      </w:r>
    </w:p>
    <w:p w14:paraId="3C306C8E" w14:textId="77777777" w:rsidR="00A01234" w:rsidRPr="001613DE" w:rsidRDefault="00A01234" w:rsidP="00A01234">
      <w:pPr>
        <w:pStyle w:val="Listing"/>
        <w:rPr>
          <w:lang w:val="en-US"/>
        </w:rPr>
      </w:pPr>
      <w:r w:rsidRPr="001613DE">
        <w:rPr>
          <w:lang w:val="en-US"/>
        </w:rPr>
        <w:t xml:space="preserve">                                  REFERENCE WS-TABLE          </w:t>
      </w:r>
    </w:p>
    <w:p w14:paraId="28C15E7A" w14:textId="77777777" w:rsidR="00A01234" w:rsidRPr="001613DE" w:rsidRDefault="00A01234" w:rsidP="00A01234">
      <w:pPr>
        <w:pStyle w:val="Listing"/>
        <w:rPr>
          <w:lang w:val="en-US"/>
        </w:rPr>
      </w:pPr>
      <w:r w:rsidRPr="001613DE">
        <w:rPr>
          <w:lang w:val="en-US"/>
        </w:rPr>
        <w:t xml:space="preserve">                                  WS-ELEMSIZE                 </w:t>
      </w:r>
    </w:p>
    <w:p w14:paraId="1D522E76" w14:textId="77777777" w:rsidR="00A01234" w:rsidRPr="001613DE" w:rsidRDefault="00A01234" w:rsidP="00A01234">
      <w:pPr>
        <w:pStyle w:val="Listing"/>
        <w:rPr>
          <w:lang w:val="en-US"/>
        </w:rPr>
      </w:pPr>
      <w:r w:rsidRPr="001613DE">
        <w:rPr>
          <w:lang w:val="en-US"/>
        </w:rPr>
        <w:t xml:space="preserve">                                  WS-COUNT                    </w:t>
      </w:r>
    </w:p>
    <w:p w14:paraId="74CD2AEC" w14:textId="77777777" w:rsidR="00A01234" w:rsidRPr="001613DE" w:rsidRDefault="00A01234" w:rsidP="00A01234">
      <w:pPr>
        <w:pStyle w:val="Listing"/>
        <w:rPr>
          <w:lang w:val="en-US"/>
        </w:rPr>
      </w:pPr>
      <w:r w:rsidRPr="001613DE">
        <w:rPr>
          <w:lang w:val="en-US"/>
        </w:rPr>
        <w:t xml:space="preserve">                                  WS-DATALEN                  </w:t>
      </w:r>
    </w:p>
    <w:p w14:paraId="7DF49990" w14:textId="77777777" w:rsidR="00A01234" w:rsidRPr="001613DE" w:rsidRDefault="00A01234" w:rsidP="00A01234">
      <w:pPr>
        <w:pStyle w:val="Listing"/>
        <w:rPr>
          <w:lang w:val="en-US"/>
        </w:rPr>
      </w:pPr>
      <w:r w:rsidRPr="001613DE">
        <w:rPr>
          <w:lang w:val="en-US"/>
        </w:rPr>
        <w:t xml:space="preserve">                                  LS-IOPCB                    </w:t>
      </w:r>
    </w:p>
    <w:p w14:paraId="2BB43701" w14:textId="77777777" w:rsidR="00A01234" w:rsidRPr="001613DE" w:rsidRDefault="00A01234" w:rsidP="00A01234">
      <w:pPr>
        <w:pStyle w:val="Listing"/>
        <w:rPr>
          <w:lang w:val="en-US"/>
        </w:rPr>
      </w:pPr>
      <w:r w:rsidRPr="001613DE">
        <w:rPr>
          <w:lang w:val="en-US"/>
        </w:rPr>
        <w:t xml:space="preserve">                        RETURNING WS-RC1.                     </w:t>
      </w:r>
    </w:p>
    <w:p w14:paraId="3BAEE76C" w14:textId="77777777" w:rsidR="00A01234" w:rsidRPr="001613DE" w:rsidRDefault="00A01234" w:rsidP="00A01234">
      <w:pPr>
        <w:pStyle w:val="Listing"/>
        <w:rPr>
          <w:lang w:val="en-US"/>
        </w:rPr>
      </w:pPr>
      <w:r w:rsidRPr="001613DE">
        <w:rPr>
          <w:lang w:val="en-US"/>
        </w:rPr>
        <w:t xml:space="preserve">            IF WS-RC1 NOT EQUAL 0 GO TO ERROR.                </w:t>
      </w:r>
    </w:p>
    <w:p w14:paraId="3FF0EDB4" w14:textId="77777777" w:rsidR="00A01234" w:rsidRPr="0045652F" w:rsidRDefault="00A01234" w:rsidP="00A01234">
      <w:pPr>
        <w:pStyle w:val="Caption"/>
        <w:rPr>
          <w:szCs w:val="19"/>
          <w:lang w:val="en-US"/>
        </w:rPr>
      </w:pPr>
      <w:bookmarkStart w:id="716" w:name="_Toc37348514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20</w:t>
      </w:r>
      <w:r w:rsidRPr="0045652F">
        <w:rPr>
          <w:lang w:val="en-US"/>
        </w:rPr>
        <w:fldChar w:fldCharType="end"/>
      </w:r>
      <w:r w:rsidRPr="0045652F">
        <w:rPr>
          <w:szCs w:val="19"/>
          <w:lang w:val="en-US"/>
        </w:rPr>
        <w:t xml:space="preserve"> Example of VIRTEL Web Integration application using CALL VIRSETA</w:t>
      </w:r>
      <w:r>
        <w:rPr>
          <w:szCs w:val="19"/>
          <w:lang w:val="en-US"/>
        </w:rPr>
        <w:t>I</w:t>
      </w:r>
      <w:bookmarkEnd w:id="716"/>
    </w:p>
    <w:p w14:paraId="18DBF992" w14:textId="77777777" w:rsidR="00A01234" w:rsidRPr="001613DE" w:rsidRDefault="00A01234" w:rsidP="00A01234">
      <w:pPr>
        <w:rPr>
          <w:lang w:val="en-US"/>
        </w:rPr>
      </w:pPr>
    </w:p>
    <w:p w14:paraId="4A020E16" w14:textId="77777777" w:rsidR="00A01234" w:rsidRPr="00BC7246" w:rsidRDefault="00A01234" w:rsidP="00A01234">
      <w:pPr>
        <w:pStyle w:val="Heading4"/>
        <w:pageBreakBefore/>
        <w:rPr>
          <w:lang w:val="en-US"/>
        </w:rPr>
      </w:pPr>
      <w:r w:rsidRPr="00BC7246">
        <w:rPr>
          <w:lang w:val="en-US"/>
        </w:rPr>
        <w:t>CALL VIRSETVI</w:t>
      </w:r>
    </w:p>
    <w:p w14:paraId="4BE336BC" w14:textId="77777777" w:rsidR="00A01234" w:rsidRPr="00BC7246" w:rsidRDefault="00A01234" w:rsidP="00A01234">
      <w:pPr>
        <w:rPr>
          <w:lang w:val="en-US"/>
        </w:rPr>
      </w:pPr>
      <w:r w:rsidRPr="00BC7246">
        <w:rPr>
          <w:lang w:val="en-US"/>
        </w:rPr>
        <w:t>This module allows an IMS application program to set the value of a VIRTEL variable.  The calling program supplies the name of the variable and the value to be set.  The VIRSETVI module builds an FAE6 structured field containing the variable name and value, and sends the structured field to VIRTEL using the CALL 'CBLTDLI' USING ISRT, LS-IOPCB, OUTPUT-MESSAGE, MFS command.</w:t>
      </w:r>
    </w:p>
    <w:p w14:paraId="66B7B4D8" w14:textId="77777777" w:rsidR="00A01234" w:rsidRPr="00BC7246" w:rsidRDefault="00A01234" w:rsidP="00A01234">
      <w:pPr>
        <w:rPr>
          <w:lang w:val="en-US"/>
        </w:rPr>
      </w:pPr>
    </w:p>
    <w:p w14:paraId="30A1A78C" w14:textId="77777777" w:rsidR="00A01234" w:rsidRPr="00BC7246" w:rsidRDefault="00A01234" w:rsidP="00A01234">
      <w:pPr>
        <w:rPr>
          <w:lang w:val="en-US"/>
        </w:rPr>
      </w:pPr>
      <w:r w:rsidRPr="00BC7246">
        <w:rPr>
          <w:lang w:val="en-US"/>
        </w:rPr>
        <w:t>VIRTEL variables containing more than one value are known as table variables.  The application program can create a table variable by calling the VIRSETVI module several times with the same variable name.  The first call creates the variable and adds the first value to it.  Subsequent calls add additional values to the table variable.</w:t>
      </w:r>
    </w:p>
    <w:p w14:paraId="44A580F9" w14:textId="77777777" w:rsidR="00A01234" w:rsidRPr="00BC7246" w:rsidRDefault="00A01234" w:rsidP="00A01234">
      <w:pPr>
        <w:pStyle w:val="Heading5"/>
        <w:rPr>
          <w:lang w:val="en-US"/>
        </w:rPr>
      </w:pPr>
      <w:r w:rsidRPr="00BC7246">
        <w:rPr>
          <w:lang w:val="en-US"/>
        </w:rPr>
        <w:t>CALL VIRSETVI parameters</w:t>
      </w:r>
    </w:p>
    <w:p w14:paraId="1C51A581" w14:textId="77777777" w:rsidR="00A01234" w:rsidRPr="0045652F" w:rsidRDefault="00A01234" w:rsidP="00A01234">
      <w:pPr>
        <w:pStyle w:val="ecran0"/>
        <w:rPr>
          <w:lang w:val="en-US"/>
        </w:rPr>
      </w:pPr>
      <w:r w:rsidRPr="0045652F">
        <w:rPr>
          <w:lang w:val="en-US"/>
        </w:rPr>
        <w:t>Parameters passed by calling program:</w:t>
      </w:r>
    </w:p>
    <w:p w14:paraId="0346FF90" w14:textId="77777777" w:rsidR="00A01234" w:rsidRPr="0045652F" w:rsidRDefault="00A01234" w:rsidP="00A01234">
      <w:pPr>
        <w:tabs>
          <w:tab w:val="left" w:pos="2040"/>
        </w:tabs>
        <w:ind w:left="2040" w:right="1042" w:hanging="360"/>
        <w:rPr>
          <w:lang w:val="en-US"/>
        </w:rPr>
      </w:pPr>
      <w:r>
        <w:rPr>
          <w:lang w:val="en-US"/>
        </w:rPr>
        <w:t>1</w:t>
      </w:r>
      <w:r w:rsidRPr="0045652F">
        <w:rPr>
          <w:lang w:val="en-US"/>
        </w:rPr>
        <w:t>.</w:t>
      </w:r>
      <w:r w:rsidRPr="0045652F">
        <w:rPr>
          <w:lang w:val="en-US"/>
        </w:rPr>
        <w:tab/>
        <w:t>Variable name (variable length EBCDIC string of 1-255 characters terminated by blank or X'00')</w:t>
      </w:r>
    </w:p>
    <w:p w14:paraId="55C6E58B" w14:textId="77777777" w:rsidR="00A01234" w:rsidRPr="0045652F" w:rsidRDefault="00A01234" w:rsidP="00A01234">
      <w:pPr>
        <w:tabs>
          <w:tab w:val="left" w:pos="2040"/>
        </w:tabs>
        <w:ind w:left="2040" w:right="1042" w:hanging="360"/>
        <w:rPr>
          <w:lang w:val="en-US"/>
        </w:rPr>
      </w:pPr>
      <w:r>
        <w:rPr>
          <w:lang w:val="en-US"/>
        </w:rPr>
        <w:t>2</w:t>
      </w:r>
      <w:r w:rsidRPr="0045652F">
        <w:rPr>
          <w:lang w:val="en-US"/>
        </w:rPr>
        <w:t>.</w:t>
      </w:r>
      <w:r w:rsidRPr="0045652F">
        <w:rPr>
          <w:lang w:val="en-US"/>
        </w:rPr>
        <w:tab/>
        <w:t>Value (variable length)</w:t>
      </w:r>
    </w:p>
    <w:p w14:paraId="4A60E21C" w14:textId="77777777" w:rsidR="00A01234" w:rsidRPr="0045652F" w:rsidRDefault="00A01234" w:rsidP="00A01234">
      <w:pPr>
        <w:tabs>
          <w:tab w:val="left" w:pos="2040"/>
        </w:tabs>
        <w:ind w:left="2040" w:right="1042" w:hanging="360"/>
        <w:rPr>
          <w:lang w:val="en-US"/>
        </w:rPr>
      </w:pPr>
      <w:r>
        <w:rPr>
          <w:lang w:val="en-US"/>
        </w:rPr>
        <w:t>3</w:t>
      </w:r>
      <w:r w:rsidRPr="0045652F">
        <w:rPr>
          <w:lang w:val="en-US"/>
        </w:rPr>
        <w:t>.</w:t>
      </w:r>
      <w:r w:rsidRPr="0045652F">
        <w:rPr>
          <w:lang w:val="en-US"/>
        </w:rPr>
        <w:tab/>
        <w:t>Length (signed halfword field containing length of value)</w:t>
      </w:r>
    </w:p>
    <w:p w14:paraId="01CF2A23" w14:textId="77777777" w:rsidR="00A01234" w:rsidRPr="00BC7246" w:rsidRDefault="00A01234" w:rsidP="00A01234">
      <w:pPr>
        <w:tabs>
          <w:tab w:val="left" w:pos="2040"/>
        </w:tabs>
        <w:ind w:left="2040" w:right="1042" w:hanging="360"/>
        <w:rPr>
          <w:lang w:val="en-US"/>
        </w:rPr>
      </w:pPr>
      <w:r w:rsidRPr="00BC7246">
        <w:rPr>
          <w:lang w:val="en-US"/>
        </w:rPr>
        <w:t>4.</w:t>
      </w:r>
      <w:r w:rsidRPr="00BC7246">
        <w:rPr>
          <w:lang w:val="en-US"/>
        </w:rPr>
        <w:tab/>
        <w:t>IMS I/O PCB</w:t>
      </w:r>
    </w:p>
    <w:p w14:paraId="03902BA7" w14:textId="77777777" w:rsidR="00A01234" w:rsidRPr="00BC7246" w:rsidRDefault="00A01234" w:rsidP="00A01234">
      <w:pPr>
        <w:pStyle w:val="Heading5"/>
        <w:rPr>
          <w:lang w:val="en-US"/>
        </w:rPr>
      </w:pPr>
      <w:r w:rsidRPr="00BC7246">
        <w:rPr>
          <w:lang w:val="en-US"/>
        </w:rPr>
        <w:t>CALL VIRSETVI example</w:t>
      </w:r>
    </w:p>
    <w:p w14:paraId="4CE75C38" w14:textId="77777777" w:rsidR="00A01234" w:rsidRPr="00BC7246" w:rsidRDefault="00A01234" w:rsidP="00A01234">
      <w:pPr>
        <w:pStyle w:val="Listing"/>
        <w:rPr>
          <w:rFonts w:ascii="Verdana" w:hAnsi="Verdana"/>
          <w:b/>
          <w:bCs/>
          <w:i/>
          <w:iCs/>
          <w:lang w:val="en-US"/>
        </w:rPr>
      </w:pPr>
    </w:p>
    <w:p w14:paraId="62C9A3CD" w14:textId="77777777" w:rsidR="00A01234" w:rsidRPr="00BC7246" w:rsidRDefault="00A01234" w:rsidP="00A01234">
      <w:pPr>
        <w:pStyle w:val="Listing"/>
        <w:rPr>
          <w:rFonts w:ascii="Verdana" w:hAnsi="Verdana"/>
          <w:b/>
          <w:bCs/>
          <w:i/>
          <w:iCs/>
          <w:lang w:val="en-US"/>
        </w:rPr>
      </w:pPr>
      <w:r>
        <w:rPr>
          <w:rFonts w:ascii="Verdana" w:hAnsi="Verdana"/>
          <w:b/>
          <w:bCs/>
          <w:i/>
          <w:iCs/>
          <w:lang w:val="en-US"/>
        </w:rPr>
        <w:t>in Working-Storage</w:t>
      </w:r>
      <w:r w:rsidRPr="00BC7246">
        <w:rPr>
          <w:rFonts w:ascii="Verdana" w:hAnsi="Verdana"/>
          <w:b/>
          <w:bCs/>
          <w:i/>
          <w:iCs/>
          <w:lang w:val="en-US"/>
        </w:rPr>
        <w:t>:</w:t>
      </w:r>
    </w:p>
    <w:p w14:paraId="6C9DEDB9" w14:textId="77777777" w:rsidR="00A01234" w:rsidRPr="00BC7246" w:rsidRDefault="00A01234" w:rsidP="00A01234">
      <w:pPr>
        <w:pStyle w:val="Listing"/>
        <w:rPr>
          <w:rFonts w:ascii="Verdana" w:hAnsi="Verdana"/>
          <w:b/>
          <w:bCs/>
          <w:i/>
          <w:iCs/>
          <w:lang w:val="en-US"/>
        </w:rPr>
      </w:pPr>
    </w:p>
    <w:p w14:paraId="01B5D4E3" w14:textId="77777777" w:rsidR="00A01234" w:rsidRPr="00BC7246" w:rsidRDefault="00A01234" w:rsidP="00A01234">
      <w:pPr>
        <w:pStyle w:val="Listing"/>
        <w:rPr>
          <w:lang w:val="en-US"/>
        </w:rPr>
      </w:pPr>
      <w:r w:rsidRPr="00BC7246">
        <w:rPr>
          <w:lang w:val="en-US"/>
        </w:rPr>
        <w:t xml:space="preserve">        77  WS-BUFFER PIC X(80) VALUE '** MY VALUE **'.       </w:t>
      </w:r>
    </w:p>
    <w:p w14:paraId="37B4B38D" w14:textId="77777777" w:rsidR="00A01234" w:rsidRPr="00BC7246" w:rsidRDefault="00A01234" w:rsidP="00A01234">
      <w:pPr>
        <w:pStyle w:val="Listing"/>
        <w:rPr>
          <w:lang w:val="en-US"/>
        </w:rPr>
      </w:pPr>
      <w:r w:rsidRPr="00BC7246">
        <w:rPr>
          <w:lang w:val="en-US"/>
        </w:rPr>
        <w:t xml:space="preserve">        77  WS-LENGTH PIC S9(4) COMP SYNC.                    </w:t>
      </w:r>
    </w:p>
    <w:p w14:paraId="2A58ECB6" w14:textId="77777777" w:rsidR="00A01234" w:rsidRPr="00BC7246" w:rsidRDefault="00A01234" w:rsidP="00A01234">
      <w:pPr>
        <w:pStyle w:val="Listing"/>
        <w:rPr>
          <w:lang w:val="en-US"/>
        </w:rPr>
      </w:pPr>
      <w:r w:rsidRPr="00BC7246">
        <w:rPr>
          <w:lang w:val="en-US"/>
        </w:rPr>
        <w:t xml:space="preserve">        77  WS-RC1    PIC X.                                  </w:t>
      </w:r>
    </w:p>
    <w:p w14:paraId="307DCD59" w14:textId="77777777" w:rsidR="00A01234" w:rsidRPr="00BC7246" w:rsidRDefault="00A01234" w:rsidP="00A01234">
      <w:pPr>
        <w:pStyle w:val="Listing"/>
        <w:keepNext w:val="0"/>
        <w:keepLines w:val="0"/>
        <w:rPr>
          <w:rFonts w:ascii="Verdana" w:hAnsi="Verdana"/>
          <w:b/>
          <w:bCs/>
          <w:i/>
          <w:iCs/>
          <w:lang w:val="en-US"/>
        </w:rPr>
      </w:pPr>
    </w:p>
    <w:p w14:paraId="653B90E4" w14:textId="77777777" w:rsidR="00A01234" w:rsidRPr="00BC7246" w:rsidRDefault="00A01234" w:rsidP="00A01234">
      <w:pPr>
        <w:pStyle w:val="Listing"/>
        <w:keepNext w:val="0"/>
        <w:keepLines w:val="0"/>
        <w:rPr>
          <w:rFonts w:ascii="Verdana" w:hAnsi="Verdana"/>
          <w:b/>
          <w:bCs/>
          <w:i/>
          <w:iCs/>
          <w:lang w:val="en-US"/>
        </w:rPr>
      </w:pPr>
      <w:r>
        <w:rPr>
          <w:rFonts w:ascii="Verdana" w:hAnsi="Verdana"/>
          <w:b/>
          <w:bCs/>
          <w:i/>
          <w:iCs/>
          <w:lang w:val="en-US"/>
        </w:rPr>
        <w:t>in Procedure Division</w:t>
      </w:r>
      <w:r w:rsidRPr="00BC7246">
        <w:rPr>
          <w:rFonts w:ascii="Verdana" w:hAnsi="Verdana"/>
          <w:b/>
          <w:bCs/>
          <w:i/>
          <w:iCs/>
          <w:lang w:val="en-US"/>
        </w:rPr>
        <w:t>:</w:t>
      </w:r>
    </w:p>
    <w:p w14:paraId="3932788F" w14:textId="77777777" w:rsidR="00A01234" w:rsidRPr="00BC7246" w:rsidRDefault="00A01234" w:rsidP="00A01234">
      <w:pPr>
        <w:pStyle w:val="Listing"/>
        <w:keepNext w:val="0"/>
        <w:keepLines w:val="0"/>
        <w:rPr>
          <w:rFonts w:ascii="Verdana" w:hAnsi="Verdana"/>
          <w:b/>
          <w:bCs/>
          <w:i/>
          <w:iCs/>
          <w:lang w:val="en-US"/>
        </w:rPr>
      </w:pPr>
    </w:p>
    <w:p w14:paraId="6047D7D8" w14:textId="77777777" w:rsidR="00A01234" w:rsidRPr="00BC7246" w:rsidRDefault="00A01234" w:rsidP="00A01234">
      <w:pPr>
        <w:pStyle w:val="Listing"/>
        <w:rPr>
          <w:lang w:val="en-US"/>
        </w:rPr>
      </w:pPr>
      <w:r w:rsidRPr="00BC7246">
        <w:rPr>
          <w:lang w:val="en-US"/>
        </w:rPr>
        <w:t xml:space="preserve">            MOVE LENGTH OF WS-BUFFER TO WS-LENGTH.            </w:t>
      </w:r>
    </w:p>
    <w:p w14:paraId="3F3067C3" w14:textId="77777777" w:rsidR="00A01234" w:rsidRPr="00BC7246" w:rsidRDefault="00A01234" w:rsidP="00A01234">
      <w:pPr>
        <w:pStyle w:val="Listing"/>
        <w:rPr>
          <w:lang w:val="en-US"/>
        </w:rPr>
      </w:pPr>
      <w:r w:rsidRPr="00BC7246">
        <w:rPr>
          <w:lang w:val="en-US"/>
        </w:rPr>
        <w:t xml:space="preserve">            CALL 'VIRSETVI' USING CONTENT 'MYVAR '            </w:t>
      </w:r>
    </w:p>
    <w:p w14:paraId="3F098C11" w14:textId="77777777" w:rsidR="00A01234" w:rsidRPr="00BC7246" w:rsidRDefault="00A01234" w:rsidP="00A01234">
      <w:pPr>
        <w:pStyle w:val="Listing"/>
        <w:rPr>
          <w:lang w:val="en-US"/>
        </w:rPr>
      </w:pPr>
      <w:r w:rsidRPr="00BC7246">
        <w:rPr>
          <w:lang w:val="en-US"/>
        </w:rPr>
        <w:t xml:space="preserve">                                  REFERENCE WS-BUFFER         </w:t>
      </w:r>
    </w:p>
    <w:p w14:paraId="6C4F350D" w14:textId="77777777" w:rsidR="00A01234" w:rsidRPr="00BC7246" w:rsidRDefault="00A01234" w:rsidP="00A01234">
      <w:pPr>
        <w:pStyle w:val="Listing"/>
        <w:rPr>
          <w:lang w:val="en-US"/>
        </w:rPr>
      </w:pPr>
      <w:r w:rsidRPr="00BC7246">
        <w:rPr>
          <w:lang w:val="en-US"/>
        </w:rPr>
        <w:t xml:space="preserve">                                  WS-LENGTH                   </w:t>
      </w:r>
    </w:p>
    <w:p w14:paraId="35B31B80" w14:textId="77777777" w:rsidR="00A01234" w:rsidRPr="00BC7246" w:rsidRDefault="00A01234" w:rsidP="00A01234">
      <w:pPr>
        <w:pStyle w:val="Listing"/>
        <w:rPr>
          <w:lang w:val="en-US"/>
        </w:rPr>
      </w:pPr>
      <w:r w:rsidRPr="00BC7246">
        <w:rPr>
          <w:lang w:val="en-US"/>
        </w:rPr>
        <w:t xml:space="preserve">                                  LS-IOPCB                    </w:t>
      </w:r>
    </w:p>
    <w:p w14:paraId="3332C701" w14:textId="77777777" w:rsidR="00A01234" w:rsidRPr="00BC7246" w:rsidRDefault="00A01234" w:rsidP="00A01234">
      <w:pPr>
        <w:pStyle w:val="Listing"/>
        <w:rPr>
          <w:lang w:val="en-US"/>
        </w:rPr>
      </w:pPr>
      <w:r w:rsidRPr="00BC7246">
        <w:rPr>
          <w:lang w:val="en-US"/>
        </w:rPr>
        <w:t xml:space="preserve">                        RETURNING WS-RC1.                     </w:t>
      </w:r>
    </w:p>
    <w:p w14:paraId="3E095279" w14:textId="77777777" w:rsidR="00A01234" w:rsidRPr="00BC7246" w:rsidRDefault="00A01234" w:rsidP="00A01234">
      <w:pPr>
        <w:pStyle w:val="Listing"/>
        <w:rPr>
          <w:lang w:val="en-US"/>
        </w:rPr>
      </w:pPr>
      <w:r w:rsidRPr="00BC7246">
        <w:rPr>
          <w:lang w:val="en-US"/>
        </w:rPr>
        <w:t xml:space="preserve">            IF WS-RC1 NOT EQUAL 0 GO TO ERROR.                </w:t>
      </w:r>
    </w:p>
    <w:p w14:paraId="06ADAF06" w14:textId="77777777" w:rsidR="00A01234" w:rsidRPr="00BC7246" w:rsidRDefault="00A01234" w:rsidP="00A01234">
      <w:pPr>
        <w:pStyle w:val="Listing"/>
        <w:rPr>
          <w:lang w:val="en-US"/>
        </w:rPr>
      </w:pPr>
      <w:r w:rsidRPr="00BC7246">
        <w:rPr>
          <w:lang w:val="en-US"/>
        </w:rPr>
        <w:t xml:space="preserve">                                                              </w:t>
      </w:r>
    </w:p>
    <w:p w14:paraId="50201C18" w14:textId="77777777" w:rsidR="00A01234" w:rsidRPr="00BC7246" w:rsidRDefault="00A01234" w:rsidP="00A01234">
      <w:pPr>
        <w:pStyle w:val="Listing"/>
        <w:rPr>
          <w:lang w:val="en-US"/>
        </w:rPr>
      </w:pPr>
    </w:p>
    <w:p w14:paraId="7AE2B748" w14:textId="77777777" w:rsidR="00A01234" w:rsidRPr="0045652F" w:rsidRDefault="00A01234" w:rsidP="00A01234">
      <w:pPr>
        <w:pStyle w:val="Caption"/>
        <w:rPr>
          <w:szCs w:val="19"/>
          <w:lang w:val="en-US"/>
        </w:rPr>
      </w:pPr>
      <w:bookmarkStart w:id="717" w:name="_Toc37348514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21</w:t>
      </w:r>
      <w:r w:rsidRPr="0045652F">
        <w:rPr>
          <w:lang w:val="en-US"/>
        </w:rPr>
        <w:fldChar w:fldCharType="end"/>
      </w:r>
      <w:r w:rsidRPr="0045652F">
        <w:rPr>
          <w:szCs w:val="19"/>
          <w:lang w:val="en-US"/>
        </w:rPr>
        <w:t xml:space="preserve"> Example of VIRTEL Web Integration application using CALL VIRSETV</w:t>
      </w:r>
      <w:r>
        <w:rPr>
          <w:szCs w:val="19"/>
          <w:lang w:val="en-US"/>
        </w:rPr>
        <w:t>I</w:t>
      </w:r>
      <w:bookmarkEnd w:id="717"/>
    </w:p>
    <w:p w14:paraId="669E3AF1" w14:textId="77777777" w:rsidR="00A01234" w:rsidRPr="00BC7246" w:rsidRDefault="00A01234" w:rsidP="00A01234">
      <w:pPr>
        <w:rPr>
          <w:lang w:val="en-US"/>
        </w:rPr>
      </w:pPr>
    </w:p>
    <w:p w14:paraId="5F481E12" w14:textId="77777777" w:rsidR="00774472" w:rsidRPr="0045652F" w:rsidRDefault="00774472">
      <w:pPr>
        <w:pStyle w:val="Heading4"/>
        <w:pageBreakBefore/>
        <w:rPr>
          <w:lang w:val="en-US"/>
        </w:rPr>
      </w:pPr>
      <w:r w:rsidRPr="0045652F">
        <w:rPr>
          <w:lang w:val="en-US"/>
        </w:rPr>
        <w:t>CALL VIRTEL</w:t>
      </w:r>
    </w:p>
    <w:p w14:paraId="6CB66F4E" w14:textId="77777777" w:rsidR="00774472" w:rsidRPr="0045652F" w:rsidRDefault="00774472">
      <w:pPr>
        <w:rPr>
          <w:lang w:val="en-US"/>
        </w:rPr>
      </w:pPr>
      <w:r w:rsidRPr="0045652F">
        <w:rPr>
          <w:lang w:val="en-US"/>
        </w:rPr>
        <w:t>Application programs running in a CICS environment with LE can also call a module named VIRTEL (see source delivered in the VIRTEL SAMPLIB library at installation time) which builds and sends the structured fields necessary to invoke the following functions:</w:t>
      </w:r>
    </w:p>
    <w:p w14:paraId="2DD8EA37" w14:textId="77777777" w:rsidR="00774472" w:rsidRPr="0045652F" w:rsidRDefault="00774472">
      <w:pPr>
        <w:rPr>
          <w:lang w:val="en-US"/>
        </w:rPr>
      </w:pPr>
    </w:p>
    <w:p w14:paraId="759E0297" w14:textId="77777777" w:rsidR="00774472" w:rsidRPr="0045652F" w:rsidRDefault="00774472">
      <w:pPr>
        <w:pStyle w:val="ListBullet"/>
        <w:rPr>
          <w:lang w:val="en-US"/>
        </w:rPr>
      </w:pPr>
      <w:r w:rsidRPr="0045652F">
        <w:rPr>
          <w:lang w:val="en-US"/>
        </w:rPr>
        <w:t>specify page template and directory (structured field FAC8)</w:t>
      </w:r>
    </w:p>
    <w:p w14:paraId="49D6470D" w14:textId="77777777" w:rsidR="00774472" w:rsidRPr="0045652F" w:rsidRDefault="00774472">
      <w:pPr>
        <w:pStyle w:val="ListBullet"/>
        <w:rPr>
          <w:lang w:val="en-US"/>
        </w:rPr>
      </w:pPr>
      <w:r w:rsidRPr="0045652F">
        <w:rPr>
          <w:lang w:val="en-US"/>
        </w:rPr>
        <w:t>send data for table variables (structured field FAE6)</w:t>
      </w:r>
    </w:p>
    <w:p w14:paraId="3C70A2A7" w14:textId="77777777" w:rsidR="00774472" w:rsidRPr="0045652F" w:rsidRDefault="00774472">
      <w:pPr>
        <w:pStyle w:val="Heading5"/>
        <w:rPr>
          <w:lang w:val="en-US"/>
        </w:rPr>
      </w:pPr>
      <w:r w:rsidRPr="0045652F">
        <w:rPr>
          <w:lang w:val="en-US"/>
        </w:rPr>
        <w:t>CALL VIRTEL example</w:t>
      </w:r>
    </w:p>
    <w:p w14:paraId="481CADD8" w14:textId="77777777" w:rsidR="00774472" w:rsidRPr="0045652F" w:rsidRDefault="00774472">
      <w:pPr>
        <w:pStyle w:val="ecran0"/>
        <w:rPr>
          <w:lang w:val="en-US"/>
        </w:rPr>
      </w:pPr>
      <w:r w:rsidRPr="0045652F">
        <w:rPr>
          <w:lang w:val="en-US"/>
        </w:rPr>
        <w:t>The following COBOL example shows how to use CALL VIRTEL to send two table variables (CHP_NUM1 and CPT_NUM1) and to request the use of a specific page template (page WEB2VIRT in directory DEMO):</w:t>
      </w:r>
    </w:p>
    <w:p w14:paraId="0F4614C2" w14:textId="77777777" w:rsidR="00774472" w:rsidRPr="0045652F" w:rsidRDefault="00774472">
      <w:pPr>
        <w:pStyle w:val="Listing"/>
        <w:rPr>
          <w:rFonts w:ascii="Verdana" w:hAnsi="Verdana"/>
          <w:b/>
          <w:bCs/>
          <w:i/>
          <w:iCs/>
          <w:lang w:val="en-US"/>
        </w:rPr>
      </w:pPr>
    </w:p>
    <w:p w14:paraId="0E970F6D" w14:textId="77777777" w:rsidR="00774472" w:rsidRPr="0045652F" w:rsidRDefault="00774472">
      <w:pPr>
        <w:pStyle w:val="Listing"/>
        <w:rPr>
          <w:rFonts w:ascii="Verdana" w:hAnsi="Verdana"/>
          <w:b/>
          <w:bCs/>
          <w:i/>
          <w:iCs/>
          <w:lang w:val="en-US"/>
        </w:rPr>
      </w:pPr>
      <w:r w:rsidRPr="0045652F">
        <w:rPr>
          <w:rFonts w:ascii="Verdana" w:hAnsi="Verdana"/>
          <w:b/>
          <w:bCs/>
          <w:i/>
          <w:iCs/>
          <w:lang w:val="en-US"/>
        </w:rPr>
        <w:t>in Working-Storage:</w:t>
      </w:r>
    </w:p>
    <w:p w14:paraId="54377DDF" w14:textId="77777777" w:rsidR="00774472" w:rsidRPr="0045652F" w:rsidRDefault="00774472">
      <w:pPr>
        <w:pStyle w:val="Listing"/>
        <w:rPr>
          <w:rFonts w:ascii="Verdana" w:hAnsi="Verdana"/>
          <w:b/>
          <w:bCs/>
          <w:i/>
          <w:iCs/>
          <w:lang w:val="en-US"/>
        </w:rPr>
      </w:pPr>
    </w:p>
    <w:p w14:paraId="6FE4B378" w14:textId="77777777" w:rsidR="00774472" w:rsidRPr="0045652F" w:rsidRDefault="00774472">
      <w:pPr>
        <w:pStyle w:val="Listing"/>
        <w:rPr>
          <w:lang w:val="en-US"/>
        </w:rPr>
      </w:pPr>
      <w:r w:rsidRPr="0045652F">
        <w:rPr>
          <w:lang w:val="en-US"/>
        </w:rPr>
        <w:t xml:space="preserve">      *    CALL 'VIRTEL' takes one parameter with maximum size 2048 bytes</w:t>
      </w:r>
    </w:p>
    <w:p w14:paraId="33C5EC2B" w14:textId="77777777" w:rsidR="00774472" w:rsidRPr="0045652F" w:rsidRDefault="00774472">
      <w:pPr>
        <w:pStyle w:val="Listing"/>
        <w:rPr>
          <w:lang w:val="en-US"/>
        </w:rPr>
      </w:pPr>
      <w:r w:rsidRPr="0045652F">
        <w:rPr>
          <w:lang w:val="en-US"/>
        </w:rPr>
        <w:cr/>
        <w:t xml:space="preserve">       01  PARAMETRES-VIRTEL-FAC8. </w:t>
      </w:r>
    </w:p>
    <w:p w14:paraId="4B0204EA" w14:textId="77777777" w:rsidR="00774472" w:rsidRPr="0045652F" w:rsidRDefault="00774472">
      <w:pPr>
        <w:pStyle w:val="Listing"/>
        <w:rPr>
          <w:lang w:val="en-US"/>
        </w:rPr>
      </w:pPr>
      <w:r w:rsidRPr="0045652F">
        <w:rPr>
          <w:lang w:val="en-US"/>
        </w:rPr>
        <w:t xml:space="preserve">           02  VIRTEL-FONCTION-FAC8    PIC X(10) VALUE 'SENDPAGW'. </w:t>
      </w:r>
    </w:p>
    <w:p w14:paraId="27834FF0" w14:textId="77777777" w:rsidR="00774472" w:rsidRPr="0045652F" w:rsidRDefault="00774472">
      <w:pPr>
        <w:pStyle w:val="Listing"/>
        <w:rPr>
          <w:lang w:val="en-US"/>
        </w:rPr>
      </w:pPr>
      <w:r w:rsidRPr="0045652F">
        <w:rPr>
          <w:lang w:val="en-US"/>
        </w:rPr>
        <w:t xml:space="preserve">           02  VIRTEL-CODE-RETOUR-FAC8 PIC 9(02) VALUE  0. </w:t>
      </w:r>
    </w:p>
    <w:p w14:paraId="739E763D" w14:textId="77777777" w:rsidR="00774472" w:rsidRPr="0045652F" w:rsidRDefault="00774472">
      <w:pPr>
        <w:pStyle w:val="Listing"/>
        <w:rPr>
          <w:lang w:val="en-US"/>
        </w:rPr>
      </w:pPr>
      <w:r w:rsidRPr="0045652F">
        <w:rPr>
          <w:lang w:val="en-US"/>
        </w:rPr>
        <w:t xml:space="preserve">           02  VIRTEL-PAGE-HTML        PIC X(10) VALUE 'WEB2VIRT'. </w:t>
      </w:r>
    </w:p>
    <w:p w14:paraId="212AEA03" w14:textId="77777777" w:rsidR="00774472" w:rsidRPr="0045652F" w:rsidRDefault="00774472">
      <w:pPr>
        <w:pStyle w:val="Listing"/>
        <w:rPr>
          <w:lang w:val="en-US"/>
        </w:rPr>
      </w:pPr>
      <w:r w:rsidRPr="0045652F">
        <w:rPr>
          <w:lang w:val="en-US"/>
        </w:rPr>
        <w:t xml:space="preserve">           02  VIRTEL-REPERTOIRE       PIC X(10) VALUE 'DEMO    '. </w:t>
      </w:r>
    </w:p>
    <w:p w14:paraId="066045A4" w14:textId="77777777" w:rsidR="00774472" w:rsidRPr="0045652F" w:rsidRDefault="00774472">
      <w:pPr>
        <w:pStyle w:val="Listing"/>
        <w:keepNext w:val="0"/>
        <w:keepLines w:val="0"/>
        <w:rPr>
          <w:lang w:val="en-US"/>
        </w:rPr>
      </w:pPr>
      <w:r w:rsidRPr="0045652F">
        <w:rPr>
          <w:lang w:val="en-US"/>
        </w:rPr>
        <w:t xml:space="preserve">           02  VIRTEL-FILLER-FAC8      PIC X(2016). </w:t>
      </w:r>
    </w:p>
    <w:p w14:paraId="365C622C" w14:textId="77777777" w:rsidR="00774472" w:rsidRPr="0045652F" w:rsidRDefault="00774472">
      <w:pPr>
        <w:pStyle w:val="Listing"/>
        <w:keepNext w:val="0"/>
        <w:keepLines w:val="0"/>
        <w:rPr>
          <w:lang w:val="en-US"/>
        </w:rPr>
      </w:pPr>
      <w:r w:rsidRPr="0045652F">
        <w:rPr>
          <w:lang w:val="en-US"/>
        </w:rPr>
        <w:t xml:space="preserve"> </w:t>
      </w:r>
    </w:p>
    <w:p w14:paraId="112EF14D" w14:textId="77777777" w:rsidR="00774472" w:rsidRPr="0045652F" w:rsidRDefault="00774472">
      <w:pPr>
        <w:pStyle w:val="Listing"/>
        <w:keepNext w:val="0"/>
        <w:keepLines w:val="0"/>
        <w:rPr>
          <w:lang w:val="en-US"/>
        </w:rPr>
      </w:pPr>
      <w:r w:rsidRPr="0045652F">
        <w:rPr>
          <w:lang w:val="en-US"/>
        </w:rPr>
        <w:t xml:space="preserve">       01  PARAMETRES-VIRTEL-FAE6. </w:t>
      </w:r>
    </w:p>
    <w:p w14:paraId="50EBDD1B" w14:textId="77777777" w:rsidR="00774472" w:rsidRPr="0045652F" w:rsidRDefault="00774472">
      <w:pPr>
        <w:pStyle w:val="Listing"/>
        <w:keepNext w:val="0"/>
        <w:keepLines w:val="0"/>
        <w:rPr>
          <w:lang w:val="en-US"/>
        </w:rPr>
      </w:pPr>
      <w:r w:rsidRPr="0045652F">
        <w:rPr>
          <w:lang w:val="en-US"/>
        </w:rPr>
        <w:t xml:space="preserve">           02  VIRTEL-FONCTION-FAE6    PIC X(10) VALUE 'SENDTABW'. </w:t>
      </w:r>
    </w:p>
    <w:p w14:paraId="038E2F40" w14:textId="77777777" w:rsidR="00774472" w:rsidRPr="0045652F" w:rsidRDefault="00774472">
      <w:pPr>
        <w:pStyle w:val="Listing"/>
        <w:keepNext w:val="0"/>
        <w:keepLines w:val="0"/>
        <w:rPr>
          <w:lang w:val="en-US"/>
        </w:rPr>
      </w:pPr>
      <w:r w:rsidRPr="0045652F">
        <w:rPr>
          <w:lang w:val="en-US"/>
        </w:rPr>
        <w:t xml:space="preserve">           02  VIRTEL-CODE-RETOUR-FAE6 PIC 9(02) VALUE  0. </w:t>
      </w:r>
    </w:p>
    <w:p w14:paraId="00B766F2" w14:textId="77777777" w:rsidR="00774472" w:rsidRPr="0045652F" w:rsidRDefault="00774472">
      <w:pPr>
        <w:pStyle w:val="Listing"/>
        <w:keepNext w:val="0"/>
        <w:keepLines w:val="0"/>
        <w:rPr>
          <w:lang w:val="en-US"/>
        </w:rPr>
      </w:pPr>
      <w:r w:rsidRPr="0045652F">
        <w:rPr>
          <w:lang w:val="en-US"/>
        </w:rPr>
        <w:t xml:space="preserve">           02  VIRTEL-LONG-NOM         PIC 9(02). </w:t>
      </w:r>
    </w:p>
    <w:p w14:paraId="16F50A57" w14:textId="77777777" w:rsidR="00774472" w:rsidRPr="0045652F" w:rsidRDefault="00774472">
      <w:pPr>
        <w:pStyle w:val="Listing"/>
        <w:keepNext w:val="0"/>
        <w:keepLines w:val="0"/>
        <w:rPr>
          <w:lang w:val="en-US"/>
        </w:rPr>
      </w:pPr>
      <w:r w:rsidRPr="0045652F">
        <w:rPr>
          <w:lang w:val="en-US"/>
        </w:rPr>
        <w:t xml:space="preserve">           02  VIRTEL-LONG-POSTE       PIC 9(02). </w:t>
      </w:r>
    </w:p>
    <w:p w14:paraId="519A5677" w14:textId="77777777" w:rsidR="00774472" w:rsidRPr="0045652F" w:rsidRDefault="00774472">
      <w:pPr>
        <w:pStyle w:val="Listing"/>
        <w:keepNext w:val="0"/>
        <w:keepLines w:val="0"/>
        <w:rPr>
          <w:lang w:val="en-US"/>
        </w:rPr>
      </w:pPr>
      <w:r w:rsidRPr="0045652F">
        <w:rPr>
          <w:lang w:val="en-US"/>
        </w:rPr>
        <w:t xml:space="preserve">           02  VIRTEL-NBR-POSTE        PIC 9(03). </w:t>
      </w:r>
    </w:p>
    <w:p w14:paraId="28F3F4AD" w14:textId="77777777" w:rsidR="00774472" w:rsidRPr="0045652F" w:rsidRDefault="00774472">
      <w:pPr>
        <w:pStyle w:val="Listing"/>
        <w:keepNext w:val="0"/>
        <w:keepLines w:val="0"/>
        <w:rPr>
          <w:lang w:val="en-US"/>
        </w:rPr>
      </w:pPr>
      <w:r w:rsidRPr="0045652F">
        <w:rPr>
          <w:lang w:val="en-US"/>
        </w:rPr>
        <w:t xml:space="preserve">           02  VIRTEL-FAE6-DATA. </w:t>
      </w:r>
    </w:p>
    <w:p w14:paraId="31FE601F" w14:textId="77777777" w:rsidR="00774472" w:rsidRPr="0045652F" w:rsidRDefault="00774472">
      <w:pPr>
        <w:pStyle w:val="Listing"/>
        <w:keepNext w:val="0"/>
        <w:keepLines w:val="0"/>
        <w:rPr>
          <w:lang w:val="en-US"/>
        </w:rPr>
      </w:pPr>
      <w:r w:rsidRPr="0045652F">
        <w:rPr>
          <w:lang w:val="en-US"/>
        </w:rPr>
        <w:t xml:space="preserve">             05  VIRTEL-NOM           PIC X(08). </w:t>
      </w:r>
    </w:p>
    <w:p w14:paraId="06BA65D9" w14:textId="77777777" w:rsidR="00774472" w:rsidRPr="0045652F" w:rsidRDefault="00774472">
      <w:pPr>
        <w:pStyle w:val="Listing"/>
        <w:keepNext w:val="0"/>
        <w:keepLines w:val="0"/>
        <w:rPr>
          <w:lang w:val="en-US"/>
        </w:rPr>
      </w:pPr>
      <w:r w:rsidRPr="0045652F">
        <w:rPr>
          <w:lang w:val="en-US"/>
        </w:rPr>
        <w:t xml:space="preserve">             05  VIRTEL-POSTE-01      PIC X(10). </w:t>
      </w:r>
    </w:p>
    <w:p w14:paraId="37E1EE7B" w14:textId="77777777" w:rsidR="00774472" w:rsidRPr="0045652F" w:rsidRDefault="00774472">
      <w:pPr>
        <w:pStyle w:val="Listing"/>
        <w:keepNext w:val="0"/>
        <w:keepLines w:val="0"/>
        <w:rPr>
          <w:lang w:val="en-US"/>
        </w:rPr>
      </w:pPr>
      <w:r w:rsidRPr="0045652F">
        <w:rPr>
          <w:lang w:val="en-US"/>
        </w:rPr>
        <w:t xml:space="preserve">             05  VIRTEL-POSTE-02      PIC X(10). </w:t>
      </w:r>
    </w:p>
    <w:p w14:paraId="7186A472" w14:textId="77777777" w:rsidR="00774472" w:rsidRPr="0045652F" w:rsidRDefault="00774472">
      <w:pPr>
        <w:pStyle w:val="Listing"/>
        <w:keepNext w:val="0"/>
        <w:keepLines w:val="0"/>
        <w:rPr>
          <w:lang w:val="en-US"/>
        </w:rPr>
      </w:pPr>
      <w:r w:rsidRPr="0045652F">
        <w:rPr>
          <w:lang w:val="en-US"/>
        </w:rPr>
        <w:t xml:space="preserve">             05  VIRTEL-POSTE-03      PIC X(10). </w:t>
      </w:r>
    </w:p>
    <w:p w14:paraId="555F995B" w14:textId="77777777" w:rsidR="00774472" w:rsidRPr="0045652F" w:rsidRDefault="00774472">
      <w:pPr>
        <w:pStyle w:val="Listing"/>
        <w:keepNext w:val="0"/>
        <w:keepLines w:val="0"/>
        <w:rPr>
          <w:lang w:val="en-US"/>
        </w:rPr>
      </w:pPr>
      <w:r w:rsidRPr="0045652F">
        <w:rPr>
          <w:lang w:val="en-US"/>
        </w:rPr>
        <w:t xml:space="preserve">             05  VIRTEL-POSTE-04      PIC X(10). </w:t>
      </w:r>
    </w:p>
    <w:p w14:paraId="4F8B2049" w14:textId="77777777" w:rsidR="00774472" w:rsidRPr="0045652F" w:rsidRDefault="00774472">
      <w:pPr>
        <w:pStyle w:val="Listing"/>
        <w:keepNext w:val="0"/>
        <w:keepLines w:val="0"/>
        <w:rPr>
          <w:lang w:val="en-US"/>
        </w:rPr>
      </w:pPr>
      <w:r w:rsidRPr="0045652F">
        <w:rPr>
          <w:lang w:val="en-US"/>
        </w:rPr>
        <w:t xml:space="preserve">             05  VIRTEL-POSTE-05      PIC X(10). </w:t>
      </w:r>
    </w:p>
    <w:p w14:paraId="27625D66" w14:textId="77777777" w:rsidR="00774472" w:rsidRPr="0045652F" w:rsidRDefault="00774472">
      <w:pPr>
        <w:pStyle w:val="Listing"/>
        <w:keepNext w:val="0"/>
        <w:keepLines w:val="0"/>
        <w:rPr>
          <w:lang w:val="en-US"/>
        </w:rPr>
      </w:pPr>
      <w:r w:rsidRPr="0045652F">
        <w:rPr>
          <w:lang w:val="en-US"/>
        </w:rPr>
        <w:t xml:space="preserve">             05  VIRTEL-POSTE-06      PIC X(10). </w:t>
      </w:r>
    </w:p>
    <w:p w14:paraId="03A5D379" w14:textId="77777777" w:rsidR="00774472" w:rsidRPr="0045652F" w:rsidRDefault="00774472">
      <w:pPr>
        <w:pStyle w:val="Listing"/>
        <w:keepNext w:val="0"/>
        <w:keepLines w:val="0"/>
        <w:rPr>
          <w:lang w:val="en-US"/>
        </w:rPr>
      </w:pPr>
      <w:r w:rsidRPr="0045652F">
        <w:rPr>
          <w:lang w:val="en-US"/>
        </w:rPr>
        <w:t xml:space="preserve">             05  VIRTEL-POSTE-07      PIC X(10). </w:t>
      </w:r>
    </w:p>
    <w:p w14:paraId="0BAE6C07" w14:textId="77777777" w:rsidR="00774472" w:rsidRPr="0045652F" w:rsidRDefault="00774472">
      <w:pPr>
        <w:pStyle w:val="Listing"/>
        <w:keepNext w:val="0"/>
        <w:keepLines w:val="0"/>
        <w:rPr>
          <w:lang w:val="en-US"/>
        </w:rPr>
      </w:pPr>
      <w:r w:rsidRPr="0045652F">
        <w:rPr>
          <w:lang w:val="en-US"/>
        </w:rPr>
        <w:t xml:space="preserve">             05  VIRTEL-POSTE-08      PIC X(10). </w:t>
      </w:r>
    </w:p>
    <w:p w14:paraId="3D72FC52" w14:textId="77777777" w:rsidR="00774472" w:rsidRPr="0045652F" w:rsidRDefault="00774472">
      <w:pPr>
        <w:pStyle w:val="Listing"/>
        <w:keepNext w:val="0"/>
        <w:keepLines w:val="0"/>
        <w:rPr>
          <w:lang w:val="en-US"/>
        </w:rPr>
      </w:pPr>
      <w:r w:rsidRPr="0045652F">
        <w:rPr>
          <w:lang w:val="en-US"/>
        </w:rPr>
        <w:t xml:space="preserve">             05  VIRTEL-POSTE-09      PIC X(10). </w:t>
      </w:r>
    </w:p>
    <w:p w14:paraId="7F469CF8" w14:textId="77777777" w:rsidR="00774472" w:rsidRPr="0045652F" w:rsidRDefault="00774472">
      <w:pPr>
        <w:pStyle w:val="Listing"/>
        <w:keepNext w:val="0"/>
        <w:keepLines w:val="0"/>
        <w:rPr>
          <w:lang w:val="en-US"/>
        </w:rPr>
      </w:pPr>
      <w:r w:rsidRPr="0045652F">
        <w:rPr>
          <w:lang w:val="en-US"/>
        </w:rPr>
        <w:t xml:space="preserve">             05  VIRTEL-FILLER-FAE6   PIC X(1937). </w:t>
      </w:r>
    </w:p>
    <w:p w14:paraId="5300C55D" w14:textId="77777777" w:rsidR="00774472" w:rsidRPr="0045652F" w:rsidRDefault="00774472">
      <w:pPr>
        <w:pStyle w:val="Listing"/>
        <w:keepNext w:val="0"/>
        <w:keepLines w:val="0"/>
        <w:rPr>
          <w:lang w:val="en-US"/>
        </w:rPr>
      </w:pPr>
      <w:r w:rsidRPr="0045652F">
        <w:rPr>
          <w:lang w:val="en-US"/>
        </w:rPr>
        <w:t xml:space="preserve">           02  VIRTEL-FAE6-DATA1 REDEFINES VIRTEL-FAE6-DATA. </w:t>
      </w:r>
    </w:p>
    <w:p w14:paraId="5FA05095" w14:textId="77777777" w:rsidR="00774472" w:rsidRPr="0045652F" w:rsidRDefault="00774472">
      <w:pPr>
        <w:pStyle w:val="Listing"/>
        <w:keepNext w:val="0"/>
        <w:keepLines w:val="0"/>
        <w:rPr>
          <w:lang w:val="en-US"/>
        </w:rPr>
      </w:pPr>
      <w:r w:rsidRPr="0045652F">
        <w:rPr>
          <w:lang w:val="en-US"/>
        </w:rPr>
        <w:t xml:space="preserve">             05  VIRTEL-NOM1          PIC X(08). </w:t>
      </w:r>
    </w:p>
    <w:p w14:paraId="24404F21" w14:textId="77777777" w:rsidR="00774472" w:rsidRPr="0045652F" w:rsidRDefault="00774472">
      <w:pPr>
        <w:pStyle w:val="Listing"/>
        <w:keepNext w:val="0"/>
        <w:keepLines w:val="0"/>
        <w:rPr>
          <w:lang w:val="en-US"/>
        </w:rPr>
      </w:pPr>
      <w:r w:rsidRPr="0045652F">
        <w:rPr>
          <w:lang w:val="en-US"/>
        </w:rPr>
        <w:t xml:space="preserve">             05  VIRTEL-POSTE1-01     PIC X(10). </w:t>
      </w:r>
    </w:p>
    <w:p w14:paraId="52286726" w14:textId="77777777" w:rsidR="00774472" w:rsidRPr="0045652F" w:rsidRDefault="00774472">
      <w:pPr>
        <w:pStyle w:val="Listing"/>
        <w:keepNext w:val="0"/>
        <w:keepLines w:val="0"/>
        <w:rPr>
          <w:lang w:val="en-US"/>
        </w:rPr>
      </w:pPr>
      <w:r w:rsidRPr="0045652F">
        <w:rPr>
          <w:lang w:val="en-US"/>
        </w:rPr>
        <w:t xml:space="preserve">             05  VIRTEL-POSTE1-02     PIC X(10). </w:t>
      </w:r>
    </w:p>
    <w:p w14:paraId="730A058D" w14:textId="77777777" w:rsidR="00774472" w:rsidRPr="0045652F" w:rsidRDefault="00774472">
      <w:pPr>
        <w:pStyle w:val="Listing"/>
        <w:keepNext w:val="0"/>
        <w:keepLines w:val="0"/>
        <w:rPr>
          <w:lang w:val="en-US"/>
        </w:rPr>
      </w:pPr>
      <w:r w:rsidRPr="0045652F">
        <w:rPr>
          <w:lang w:val="en-US"/>
        </w:rPr>
        <w:t xml:space="preserve">             05  VIRTEL-POSTE1-03     PIC X(10). </w:t>
      </w:r>
    </w:p>
    <w:p w14:paraId="6283EFE0" w14:textId="77777777" w:rsidR="00774472" w:rsidRPr="0045652F" w:rsidRDefault="00774472">
      <w:pPr>
        <w:pStyle w:val="Listing"/>
        <w:keepNext w:val="0"/>
        <w:keepLines w:val="0"/>
        <w:rPr>
          <w:lang w:val="en-US"/>
        </w:rPr>
      </w:pPr>
      <w:r w:rsidRPr="0045652F">
        <w:rPr>
          <w:lang w:val="en-US"/>
        </w:rPr>
        <w:t xml:space="preserve">             05  VIRTEL-POSTE1-04     PIC X(10). </w:t>
      </w:r>
    </w:p>
    <w:p w14:paraId="7A9655BD" w14:textId="77777777" w:rsidR="00774472" w:rsidRPr="0045652F" w:rsidRDefault="00774472">
      <w:pPr>
        <w:pStyle w:val="Listing"/>
        <w:keepNext w:val="0"/>
        <w:keepLines w:val="0"/>
        <w:rPr>
          <w:lang w:val="en-US"/>
        </w:rPr>
      </w:pPr>
      <w:r w:rsidRPr="0045652F">
        <w:rPr>
          <w:lang w:val="en-US"/>
        </w:rPr>
        <w:t xml:space="preserve">             05  VIRTEL-POSTE1-05     PIC X(10). </w:t>
      </w:r>
    </w:p>
    <w:p w14:paraId="74642D0B" w14:textId="77777777" w:rsidR="00774472" w:rsidRPr="0045652F" w:rsidRDefault="00774472">
      <w:pPr>
        <w:pStyle w:val="Listing"/>
        <w:keepNext w:val="0"/>
        <w:keepLines w:val="0"/>
        <w:rPr>
          <w:lang w:val="en-US"/>
        </w:rPr>
      </w:pPr>
      <w:r w:rsidRPr="0045652F">
        <w:rPr>
          <w:lang w:val="en-US"/>
        </w:rPr>
        <w:t xml:space="preserve">             05  VIRTEL-POSTE1-06     PIC X(10). </w:t>
      </w:r>
    </w:p>
    <w:p w14:paraId="4220E2BA" w14:textId="77777777" w:rsidR="00774472" w:rsidRPr="0045652F" w:rsidRDefault="00774472">
      <w:pPr>
        <w:pStyle w:val="Listing"/>
        <w:keepNext w:val="0"/>
        <w:keepLines w:val="0"/>
        <w:rPr>
          <w:lang w:val="en-US"/>
        </w:rPr>
      </w:pPr>
      <w:r w:rsidRPr="0045652F">
        <w:rPr>
          <w:lang w:val="en-US"/>
        </w:rPr>
        <w:t xml:space="preserve">             05  VIRTEL-POSTE1-07     PIC X(10). </w:t>
      </w:r>
    </w:p>
    <w:p w14:paraId="02A6CA6C" w14:textId="77777777" w:rsidR="00774472" w:rsidRPr="0045652F" w:rsidRDefault="00774472">
      <w:pPr>
        <w:pStyle w:val="Listing"/>
        <w:keepNext w:val="0"/>
        <w:keepLines w:val="0"/>
        <w:rPr>
          <w:lang w:val="en-US"/>
        </w:rPr>
      </w:pPr>
      <w:r w:rsidRPr="0045652F">
        <w:rPr>
          <w:lang w:val="en-US"/>
        </w:rPr>
        <w:t xml:space="preserve">             05  VIRTEL-POSTE1-08     PIC X(10).</w:t>
      </w:r>
    </w:p>
    <w:p w14:paraId="53B04456" w14:textId="77777777" w:rsidR="00774472" w:rsidRPr="0045652F" w:rsidRDefault="00774472">
      <w:pPr>
        <w:pStyle w:val="Listing"/>
        <w:keepNext w:val="0"/>
        <w:keepLines w:val="0"/>
        <w:rPr>
          <w:lang w:val="en-US"/>
        </w:rPr>
      </w:pPr>
      <w:r w:rsidRPr="0045652F">
        <w:rPr>
          <w:lang w:val="en-US"/>
        </w:rPr>
        <w:t xml:space="preserve">             05  VIRTEL-POSTE1-09     PIC X(10). </w:t>
      </w:r>
    </w:p>
    <w:p w14:paraId="2C3A6C71" w14:textId="77777777" w:rsidR="00774472" w:rsidRPr="0045652F" w:rsidRDefault="00774472">
      <w:pPr>
        <w:pStyle w:val="Listing"/>
        <w:keepNext w:val="0"/>
        <w:keepLines w:val="0"/>
        <w:rPr>
          <w:lang w:val="en-US"/>
        </w:rPr>
      </w:pPr>
      <w:r w:rsidRPr="0045652F">
        <w:rPr>
          <w:lang w:val="en-US"/>
        </w:rPr>
        <w:t xml:space="preserve">             05  VIRTEL-FILLER1-FAE6  PIC X(913). </w:t>
      </w:r>
    </w:p>
    <w:p w14:paraId="585EE352" w14:textId="77777777" w:rsidR="00774472" w:rsidRPr="0045652F" w:rsidRDefault="00774472">
      <w:pPr>
        <w:pStyle w:val="Listing"/>
        <w:keepNext w:val="0"/>
        <w:keepLines w:val="0"/>
        <w:rPr>
          <w:rFonts w:ascii="Verdana" w:hAnsi="Verdana"/>
          <w:b/>
          <w:bCs/>
          <w:i/>
          <w:iCs/>
          <w:lang w:val="en-US"/>
        </w:rPr>
      </w:pPr>
    </w:p>
    <w:p w14:paraId="4B43AA70" w14:textId="77777777" w:rsidR="00774472" w:rsidRPr="0045652F" w:rsidRDefault="00774472">
      <w:pPr>
        <w:pStyle w:val="Listing"/>
        <w:keepNext w:val="0"/>
        <w:keepLines w:val="0"/>
        <w:rPr>
          <w:rFonts w:ascii="Verdana" w:hAnsi="Verdana"/>
          <w:b/>
          <w:bCs/>
          <w:i/>
          <w:iCs/>
          <w:lang w:val="en-US"/>
        </w:rPr>
      </w:pPr>
      <w:r w:rsidRPr="0045652F">
        <w:rPr>
          <w:rFonts w:ascii="Verdana" w:hAnsi="Verdana"/>
          <w:b/>
          <w:bCs/>
          <w:i/>
          <w:iCs/>
          <w:lang w:val="en-US"/>
        </w:rPr>
        <w:t>in the Procedure Division:</w:t>
      </w:r>
    </w:p>
    <w:p w14:paraId="7DEE68DE" w14:textId="77777777" w:rsidR="00774472" w:rsidRPr="0045652F" w:rsidRDefault="00774472">
      <w:pPr>
        <w:pStyle w:val="Listing"/>
        <w:keepNext w:val="0"/>
        <w:keepLines w:val="0"/>
        <w:rPr>
          <w:rFonts w:ascii="Verdana" w:hAnsi="Verdana"/>
          <w:b/>
          <w:bCs/>
          <w:i/>
          <w:iCs/>
          <w:lang w:val="en-US"/>
        </w:rPr>
      </w:pPr>
    </w:p>
    <w:p w14:paraId="3E3A1937" w14:textId="77777777" w:rsidR="00774472" w:rsidRPr="0045652F" w:rsidRDefault="00774472">
      <w:pPr>
        <w:pStyle w:val="Listing"/>
        <w:keepNext w:val="0"/>
        <w:keepLines w:val="0"/>
        <w:rPr>
          <w:lang w:val="en-US"/>
        </w:rPr>
      </w:pPr>
      <w:r w:rsidRPr="0045652F">
        <w:rPr>
          <w:lang w:val="en-US"/>
        </w:rPr>
        <w:t xml:space="preserve">           MOVE 'SENDPAGW'        TO   VIRTEL-FONCTION-FAC8</w:t>
      </w:r>
      <w:r w:rsidRPr="0045652F">
        <w:rPr>
          <w:lang w:val="en-US"/>
        </w:rPr>
        <w:cr/>
        <w:t xml:space="preserve">           MOVE  0                TO   VIRTEL-CODE-RETOUR-FAC8</w:t>
      </w:r>
      <w:r w:rsidRPr="0045652F">
        <w:rPr>
          <w:lang w:val="en-US"/>
        </w:rPr>
        <w:cr/>
        <w:t xml:space="preserve">           MOVE 'WEB2VIRT'        TO   VIRTEL-PAGE-HTML</w:t>
      </w:r>
    </w:p>
    <w:p w14:paraId="55E62387" w14:textId="77777777" w:rsidR="00774472" w:rsidRPr="0045652F" w:rsidRDefault="00774472">
      <w:pPr>
        <w:pStyle w:val="Listing"/>
        <w:keepNext w:val="0"/>
        <w:keepLines w:val="0"/>
        <w:rPr>
          <w:lang w:val="en-US"/>
        </w:rPr>
      </w:pPr>
      <w:r w:rsidRPr="0045652F">
        <w:rPr>
          <w:lang w:val="en-US"/>
        </w:rPr>
        <w:t xml:space="preserve">           MOVE 'DEMO    '        TO   VIRTEL-REPERTOIRE</w:t>
      </w:r>
    </w:p>
    <w:p w14:paraId="78EDD5FF" w14:textId="77777777" w:rsidR="00774472" w:rsidRPr="0045652F" w:rsidRDefault="00774472">
      <w:pPr>
        <w:pStyle w:val="Listing"/>
        <w:keepNext w:val="0"/>
        <w:keepLines w:val="0"/>
        <w:rPr>
          <w:lang w:val="en-US"/>
        </w:rPr>
      </w:pPr>
      <w:r w:rsidRPr="0045652F">
        <w:rPr>
          <w:lang w:val="en-US"/>
        </w:rPr>
        <w:t xml:space="preserve">           MOVE  SPACES           TO   VIRTEL-FILLER-FAC8</w:t>
      </w:r>
    </w:p>
    <w:p w14:paraId="57377D50" w14:textId="77777777" w:rsidR="00774472" w:rsidRPr="0045652F" w:rsidRDefault="00774472">
      <w:pPr>
        <w:pStyle w:val="Listing"/>
        <w:keepNext w:val="0"/>
        <w:keepLines w:val="0"/>
        <w:rPr>
          <w:lang w:val="en-US"/>
        </w:rPr>
      </w:pPr>
      <w:r w:rsidRPr="0045652F">
        <w:rPr>
          <w:lang w:val="en-US"/>
        </w:rPr>
        <w:t xml:space="preserve">           CALL 'VIRTEL'  USING   DFHEIBLK</w:t>
      </w:r>
    </w:p>
    <w:p w14:paraId="06CF52A3" w14:textId="77777777" w:rsidR="00774472" w:rsidRPr="0045652F" w:rsidRDefault="00774472">
      <w:pPr>
        <w:pStyle w:val="Listing"/>
        <w:keepNext w:val="0"/>
        <w:keepLines w:val="0"/>
        <w:rPr>
          <w:lang w:val="en-US"/>
        </w:rPr>
      </w:pPr>
      <w:r w:rsidRPr="0045652F">
        <w:rPr>
          <w:lang w:val="en-US"/>
        </w:rPr>
        <w:t xml:space="preserve">                                  PARAMETRES-VIRTEL-FAC8</w:t>
      </w:r>
    </w:p>
    <w:p w14:paraId="5AA1F242" w14:textId="77777777" w:rsidR="00774472" w:rsidRPr="0045652F" w:rsidRDefault="00774472">
      <w:pPr>
        <w:pStyle w:val="Listing"/>
        <w:keepNext w:val="0"/>
        <w:keepLines w:val="0"/>
        <w:rPr>
          <w:lang w:val="en-US"/>
        </w:rPr>
      </w:pPr>
      <w:r w:rsidRPr="0045652F">
        <w:rPr>
          <w:lang w:val="en-US"/>
        </w:rPr>
        <w:t xml:space="preserve">           MOVE 'SENDTABW'        TO   VIRTEL-FONCTION-FAE6</w:t>
      </w:r>
      <w:r w:rsidRPr="0045652F">
        <w:rPr>
          <w:lang w:val="en-US"/>
        </w:rPr>
        <w:cr/>
        <w:t xml:space="preserve">           MOVE  0                TO   VIRTEL-CODE-RETOUR-FAE6</w:t>
      </w:r>
      <w:r w:rsidRPr="0045652F">
        <w:rPr>
          <w:lang w:val="en-US"/>
        </w:rPr>
        <w:cr/>
        <w:t xml:space="preserve">           MOVE  08               TO   VIRTEL-LONG-POSTE.</w:t>
      </w:r>
    </w:p>
    <w:p w14:paraId="11D7ACEA" w14:textId="77777777" w:rsidR="00774472" w:rsidRPr="0045652F" w:rsidRDefault="00774472">
      <w:pPr>
        <w:pStyle w:val="Listing"/>
        <w:keepNext w:val="0"/>
        <w:keepLines w:val="0"/>
        <w:rPr>
          <w:lang w:val="en-US"/>
        </w:rPr>
      </w:pPr>
      <w:r w:rsidRPr="0045652F">
        <w:rPr>
          <w:lang w:val="en-US"/>
        </w:rPr>
        <w:t xml:space="preserve">           MOVE  9                TO   VIRTEL-NBR-POSTE.</w:t>
      </w:r>
    </w:p>
    <w:p w14:paraId="1A1145CE" w14:textId="77777777" w:rsidR="00774472" w:rsidRPr="0045652F" w:rsidRDefault="00774472">
      <w:pPr>
        <w:pStyle w:val="Listing"/>
        <w:keepNext w:val="0"/>
        <w:keepLines w:val="0"/>
        <w:rPr>
          <w:lang w:val="en-US"/>
        </w:rPr>
      </w:pPr>
      <w:r w:rsidRPr="0045652F">
        <w:rPr>
          <w:lang w:val="en-US"/>
        </w:rPr>
        <w:t xml:space="preserve">           MOVE  08               TO   VIRTEL-LONG-NOM.</w:t>
      </w:r>
    </w:p>
    <w:p w14:paraId="23AFBD8A" w14:textId="77777777" w:rsidR="00774472" w:rsidRPr="0045652F" w:rsidRDefault="00774472">
      <w:pPr>
        <w:pStyle w:val="Listing"/>
        <w:keepNext w:val="0"/>
        <w:keepLines w:val="0"/>
        <w:rPr>
          <w:lang w:val="en-US"/>
        </w:rPr>
      </w:pPr>
      <w:r w:rsidRPr="0045652F">
        <w:rPr>
          <w:lang w:val="en-US"/>
        </w:rPr>
        <w:t xml:space="preserve">           MOVE  'CHP_NUM1'       TO   VIRTEL-NOM.</w:t>
      </w:r>
    </w:p>
    <w:p w14:paraId="28071879" w14:textId="77777777" w:rsidR="00774472" w:rsidRPr="0045652F" w:rsidRDefault="00774472">
      <w:pPr>
        <w:pStyle w:val="Listing"/>
        <w:keepNext w:val="0"/>
        <w:keepLines w:val="0"/>
        <w:rPr>
          <w:lang w:val="en-US"/>
        </w:rPr>
      </w:pPr>
      <w:r w:rsidRPr="0045652F">
        <w:rPr>
          <w:lang w:val="en-US"/>
        </w:rPr>
        <w:t xml:space="preserve">           MOVE 'VAL-001'         TO   VIRTEL-POSTE-01</w:t>
      </w:r>
    </w:p>
    <w:p w14:paraId="33429C6B" w14:textId="77777777" w:rsidR="00774472" w:rsidRPr="0045652F" w:rsidRDefault="00774472">
      <w:pPr>
        <w:pStyle w:val="Listing"/>
        <w:keepNext w:val="0"/>
        <w:keepLines w:val="0"/>
        <w:rPr>
          <w:lang w:val="en-US"/>
        </w:rPr>
      </w:pPr>
      <w:r w:rsidRPr="0045652F">
        <w:rPr>
          <w:lang w:val="en-US"/>
        </w:rPr>
        <w:t xml:space="preserve">           MOVE 'VAL-002'         TO   VIRTEL-POSTE-02.</w:t>
      </w:r>
    </w:p>
    <w:p w14:paraId="1D779322" w14:textId="77777777" w:rsidR="00774472" w:rsidRPr="0045652F" w:rsidRDefault="00774472">
      <w:pPr>
        <w:pStyle w:val="Listing"/>
        <w:keepNext w:val="0"/>
        <w:keepLines w:val="0"/>
        <w:rPr>
          <w:lang w:val="en-US"/>
        </w:rPr>
      </w:pPr>
      <w:r w:rsidRPr="0045652F">
        <w:rPr>
          <w:lang w:val="en-US"/>
        </w:rPr>
        <w:t xml:space="preserve">           MOVE 'VAL-003'         TO   VIRTEL-POSTE-03.</w:t>
      </w:r>
    </w:p>
    <w:p w14:paraId="0F544629" w14:textId="77777777" w:rsidR="00774472" w:rsidRPr="0045652F" w:rsidRDefault="00774472">
      <w:pPr>
        <w:pStyle w:val="Listing"/>
        <w:keepNext w:val="0"/>
        <w:keepLines w:val="0"/>
        <w:rPr>
          <w:lang w:val="en-US"/>
        </w:rPr>
      </w:pPr>
      <w:r w:rsidRPr="0045652F">
        <w:rPr>
          <w:lang w:val="en-US"/>
        </w:rPr>
        <w:t xml:space="preserve">           MOVE 'VAL-004'         TO   VIRTEL-POSTE-04.</w:t>
      </w:r>
    </w:p>
    <w:p w14:paraId="2F145F53" w14:textId="77777777" w:rsidR="00774472" w:rsidRPr="0045652F" w:rsidRDefault="00774472">
      <w:pPr>
        <w:pStyle w:val="Listing"/>
        <w:keepNext w:val="0"/>
        <w:keepLines w:val="0"/>
        <w:rPr>
          <w:lang w:val="en-US"/>
        </w:rPr>
      </w:pPr>
      <w:r w:rsidRPr="0045652F">
        <w:rPr>
          <w:lang w:val="en-US"/>
        </w:rPr>
        <w:t xml:space="preserve">           MOVE 'VAL-005'         TO   VIRTEL-POSTE-05.</w:t>
      </w:r>
    </w:p>
    <w:p w14:paraId="3B99B11E" w14:textId="77777777" w:rsidR="00774472" w:rsidRPr="0045652F" w:rsidRDefault="00774472">
      <w:pPr>
        <w:pStyle w:val="Listing"/>
        <w:keepNext w:val="0"/>
        <w:keepLines w:val="0"/>
        <w:rPr>
          <w:lang w:val="en-US"/>
        </w:rPr>
      </w:pPr>
      <w:r w:rsidRPr="0045652F">
        <w:rPr>
          <w:lang w:val="en-US"/>
        </w:rPr>
        <w:t xml:space="preserve">           MOVE 'VAL-006'         TO   VIRTEL-POSTE-06.</w:t>
      </w:r>
    </w:p>
    <w:p w14:paraId="122CAE0F" w14:textId="77777777" w:rsidR="00774472" w:rsidRPr="0045652F" w:rsidRDefault="00774472">
      <w:pPr>
        <w:pStyle w:val="Listing"/>
        <w:keepNext w:val="0"/>
        <w:keepLines w:val="0"/>
        <w:rPr>
          <w:lang w:val="en-US"/>
        </w:rPr>
      </w:pPr>
      <w:r w:rsidRPr="0045652F">
        <w:rPr>
          <w:lang w:val="en-US"/>
        </w:rPr>
        <w:t xml:space="preserve">           MOVE 'VAL-007'         TO   VIRTEL-POSTE-07.</w:t>
      </w:r>
    </w:p>
    <w:p w14:paraId="571E26FA" w14:textId="77777777" w:rsidR="00774472" w:rsidRPr="0045652F" w:rsidRDefault="00774472">
      <w:pPr>
        <w:pStyle w:val="Listing"/>
        <w:keepNext w:val="0"/>
        <w:keepLines w:val="0"/>
        <w:rPr>
          <w:lang w:val="en-US"/>
        </w:rPr>
      </w:pPr>
      <w:r w:rsidRPr="0045652F">
        <w:rPr>
          <w:lang w:val="en-US"/>
        </w:rPr>
        <w:t xml:space="preserve">           MOVE 'VAL-008'         TO   VIRTEL-POSTE-08.</w:t>
      </w:r>
    </w:p>
    <w:p w14:paraId="3ACA2122" w14:textId="77777777" w:rsidR="00774472" w:rsidRPr="0045652F" w:rsidRDefault="00774472">
      <w:pPr>
        <w:pStyle w:val="Listing"/>
        <w:keepNext w:val="0"/>
        <w:keepLines w:val="0"/>
        <w:rPr>
          <w:lang w:val="en-US"/>
        </w:rPr>
      </w:pPr>
      <w:r w:rsidRPr="0045652F">
        <w:rPr>
          <w:lang w:val="en-US"/>
        </w:rPr>
        <w:t xml:space="preserve">           MOVE 'VAL-009'         TO   VIRTEL-POSTE-09.</w:t>
      </w:r>
    </w:p>
    <w:p w14:paraId="7765E6CC" w14:textId="77777777" w:rsidR="00774472" w:rsidRPr="0045652F" w:rsidRDefault="00774472">
      <w:pPr>
        <w:pStyle w:val="Listing"/>
        <w:keepNext w:val="0"/>
        <w:keepLines w:val="0"/>
        <w:rPr>
          <w:lang w:val="en-US"/>
        </w:rPr>
      </w:pPr>
      <w:r w:rsidRPr="0045652F">
        <w:rPr>
          <w:lang w:val="en-US"/>
        </w:rPr>
        <w:t xml:space="preserve">           MOVE SPACES            TO   VIRTEL-FILLER-FAE6</w:t>
      </w:r>
    </w:p>
    <w:p w14:paraId="1B540AF6" w14:textId="77777777" w:rsidR="00774472" w:rsidRPr="0045652F" w:rsidRDefault="00774472">
      <w:pPr>
        <w:pStyle w:val="Listing"/>
        <w:keepNext w:val="0"/>
        <w:keepLines w:val="0"/>
        <w:rPr>
          <w:lang w:val="en-US"/>
        </w:rPr>
      </w:pPr>
      <w:r w:rsidRPr="0045652F">
        <w:rPr>
          <w:lang w:val="en-US"/>
        </w:rPr>
        <w:t xml:space="preserve">           CALL 'VIRTEL'  USING   DFHEIBLK</w:t>
      </w:r>
      <w:r w:rsidRPr="0045652F">
        <w:rPr>
          <w:lang w:val="en-US"/>
        </w:rPr>
        <w:cr/>
        <w:t xml:space="preserve">                                  PARAMETRES-VIRTEL-FAE6</w:t>
      </w:r>
      <w:r w:rsidRPr="0045652F">
        <w:rPr>
          <w:lang w:val="en-US"/>
        </w:rPr>
        <w:cr/>
        <w:t xml:space="preserve">           MOVE VIRTEL-CODE-RETOUR-FAE6  TO  TD-MSG-RETCODE </w:t>
      </w:r>
    </w:p>
    <w:p w14:paraId="023533BF" w14:textId="77777777" w:rsidR="00774472" w:rsidRPr="0045652F" w:rsidRDefault="00774472">
      <w:pPr>
        <w:pStyle w:val="Listing"/>
        <w:keepNext w:val="0"/>
        <w:keepLines w:val="0"/>
        <w:rPr>
          <w:lang w:val="en-US"/>
        </w:rPr>
      </w:pPr>
      <w:r w:rsidRPr="0045652F">
        <w:rPr>
          <w:lang w:val="en-US"/>
        </w:rPr>
        <w:t xml:space="preserve">           MOVE 'SENDTABW'        TO   VIRTEL-FONCTION-FAE6</w:t>
      </w:r>
    </w:p>
    <w:p w14:paraId="4E0ED897" w14:textId="77777777" w:rsidR="00774472" w:rsidRPr="0045652F" w:rsidRDefault="00774472">
      <w:pPr>
        <w:pStyle w:val="Listing"/>
        <w:keepNext w:val="0"/>
        <w:keepLines w:val="0"/>
        <w:rPr>
          <w:lang w:val="en-US"/>
        </w:rPr>
      </w:pPr>
      <w:r w:rsidRPr="0045652F">
        <w:rPr>
          <w:lang w:val="en-US"/>
        </w:rPr>
        <w:t xml:space="preserve">           MOVE  0                TO   VIRTEL-CODE-RETOUR-FAE6</w:t>
      </w:r>
    </w:p>
    <w:p w14:paraId="2A97E729" w14:textId="77777777" w:rsidR="00774472" w:rsidRPr="0045652F" w:rsidRDefault="00774472">
      <w:pPr>
        <w:pStyle w:val="Listing"/>
        <w:keepNext w:val="0"/>
        <w:keepLines w:val="0"/>
        <w:rPr>
          <w:lang w:val="en-US"/>
        </w:rPr>
      </w:pPr>
      <w:r w:rsidRPr="0045652F">
        <w:rPr>
          <w:lang w:val="en-US"/>
        </w:rPr>
        <w:t xml:space="preserve">           MOVE  08               TO   VIRTEL-LONG-POSTE.</w:t>
      </w:r>
    </w:p>
    <w:p w14:paraId="208BD342" w14:textId="77777777" w:rsidR="00774472" w:rsidRPr="0045652F" w:rsidRDefault="00774472">
      <w:pPr>
        <w:pStyle w:val="Listing"/>
        <w:keepNext w:val="0"/>
        <w:keepLines w:val="0"/>
        <w:rPr>
          <w:lang w:val="en-US"/>
        </w:rPr>
      </w:pPr>
      <w:r w:rsidRPr="0045652F">
        <w:rPr>
          <w:lang w:val="en-US"/>
        </w:rPr>
        <w:t xml:space="preserve">           MOVE  9                TO   VIRTEL-NBR-POSTE.</w:t>
      </w:r>
    </w:p>
    <w:p w14:paraId="2F3449C5" w14:textId="77777777" w:rsidR="00774472" w:rsidRPr="0045652F" w:rsidRDefault="00774472">
      <w:pPr>
        <w:pStyle w:val="Listing"/>
        <w:keepNext w:val="0"/>
        <w:keepLines w:val="0"/>
        <w:rPr>
          <w:lang w:val="en-US"/>
        </w:rPr>
      </w:pPr>
      <w:r w:rsidRPr="0045652F">
        <w:rPr>
          <w:lang w:val="en-US"/>
        </w:rPr>
        <w:t xml:space="preserve">           MOVE  08               TO   VIRTEL-LONG-NOM.</w:t>
      </w:r>
    </w:p>
    <w:p w14:paraId="03FEC64A" w14:textId="77777777" w:rsidR="00774472" w:rsidRPr="0045652F" w:rsidRDefault="00774472">
      <w:pPr>
        <w:pStyle w:val="Listing"/>
        <w:keepNext w:val="0"/>
        <w:keepLines w:val="0"/>
        <w:rPr>
          <w:lang w:val="en-US"/>
        </w:rPr>
      </w:pPr>
      <w:r w:rsidRPr="0045652F">
        <w:rPr>
          <w:lang w:val="en-US"/>
        </w:rPr>
        <w:t xml:space="preserve">           MOVE  'CPT_NUM1'       TO   VIRTEL-NOM1.</w:t>
      </w:r>
    </w:p>
    <w:p w14:paraId="6009AF71" w14:textId="77777777" w:rsidR="00774472" w:rsidRPr="0045652F" w:rsidRDefault="00774472">
      <w:pPr>
        <w:pStyle w:val="Listing"/>
        <w:keepNext w:val="0"/>
        <w:keepLines w:val="0"/>
        <w:rPr>
          <w:lang w:val="en-US"/>
        </w:rPr>
      </w:pPr>
      <w:r w:rsidRPr="0045652F">
        <w:rPr>
          <w:lang w:val="en-US"/>
        </w:rPr>
        <w:t xml:space="preserve">           MOVE 'CPT-0001'        TO   VIRTEL-POSTE1-01.</w:t>
      </w:r>
    </w:p>
    <w:p w14:paraId="6E9C627B" w14:textId="77777777" w:rsidR="00774472" w:rsidRPr="0045652F" w:rsidRDefault="00774472">
      <w:pPr>
        <w:pStyle w:val="Listing"/>
        <w:keepNext w:val="0"/>
        <w:keepLines w:val="0"/>
        <w:rPr>
          <w:lang w:val="en-US"/>
        </w:rPr>
      </w:pPr>
      <w:r w:rsidRPr="0045652F">
        <w:rPr>
          <w:lang w:val="en-US"/>
        </w:rPr>
        <w:t xml:space="preserve">           MOVE 'CPT-0002'        TO   VIRTEL-POSTE1-02.</w:t>
      </w:r>
    </w:p>
    <w:p w14:paraId="007B0020" w14:textId="77777777" w:rsidR="00774472" w:rsidRPr="0045652F" w:rsidRDefault="00774472">
      <w:pPr>
        <w:pStyle w:val="Listing"/>
        <w:keepNext w:val="0"/>
        <w:keepLines w:val="0"/>
        <w:rPr>
          <w:lang w:val="en-US"/>
        </w:rPr>
      </w:pPr>
      <w:r w:rsidRPr="0045652F">
        <w:rPr>
          <w:lang w:val="en-US"/>
        </w:rPr>
        <w:t xml:space="preserve">           MOVE 'CPT-0003'        TO   VIRTEL-POSTE1-03.</w:t>
      </w:r>
    </w:p>
    <w:p w14:paraId="09C06D6C" w14:textId="77777777" w:rsidR="00774472" w:rsidRPr="0045652F" w:rsidRDefault="00774472">
      <w:pPr>
        <w:pStyle w:val="Listing"/>
        <w:keepNext w:val="0"/>
        <w:keepLines w:val="0"/>
        <w:rPr>
          <w:lang w:val="en-US"/>
        </w:rPr>
      </w:pPr>
      <w:r w:rsidRPr="0045652F">
        <w:rPr>
          <w:lang w:val="en-US"/>
        </w:rPr>
        <w:t xml:space="preserve">           MOVE 'CPT-0004'        TO   VIRTEL-POSTE1-04.</w:t>
      </w:r>
    </w:p>
    <w:p w14:paraId="363278A4" w14:textId="77777777" w:rsidR="00774472" w:rsidRPr="0045652F" w:rsidRDefault="00774472">
      <w:pPr>
        <w:pStyle w:val="Listing"/>
        <w:keepNext w:val="0"/>
        <w:keepLines w:val="0"/>
        <w:rPr>
          <w:lang w:val="en-US"/>
        </w:rPr>
      </w:pPr>
      <w:r w:rsidRPr="0045652F">
        <w:rPr>
          <w:lang w:val="en-US"/>
        </w:rPr>
        <w:t xml:space="preserve">           MOVE 'CPT-0005'        TO   VIRTEL-POSTE1-05.</w:t>
      </w:r>
    </w:p>
    <w:p w14:paraId="494AF798" w14:textId="77777777" w:rsidR="00774472" w:rsidRPr="0045652F" w:rsidRDefault="00774472">
      <w:pPr>
        <w:pStyle w:val="Listing"/>
        <w:keepNext w:val="0"/>
        <w:keepLines w:val="0"/>
        <w:rPr>
          <w:lang w:val="en-US"/>
        </w:rPr>
      </w:pPr>
      <w:r w:rsidRPr="0045652F">
        <w:rPr>
          <w:lang w:val="en-US"/>
        </w:rPr>
        <w:t xml:space="preserve">           MOVE 'CPT-0006'        TO   VIRTEL-POSTE1-06.</w:t>
      </w:r>
    </w:p>
    <w:p w14:paraId="5C095371" w14:textId="77777777" w:rsidR="00774472" w:rsidRPr="0045652F" w:rsidRDefault="00774472">
      <w:pPr>
        <w:pStyle w:val="Listing"/>
        <w:rPr>
          <w:lang w:val="en-US"/>
        </w:rPr>
      </w:pPr>
      <w:r w:rsidRPr="0045652F">
        <w:rPr>
          <w:lang w:val="en-US"/>
        </w:rPr>
        <w:t xml:space="preserve">           MOVE 'CPT-0007'        TO   VIRTEL-POSTE1-07.</w:t>
      </w:r>
    </w:p>
    <w:p w14:paraId="6CD2EBFE" w14:textId="77777777" w:rsidR="00774472" w:rsidRPr="0045652F" w:rsidRDefault="00774472">
      <w:pPr>
        <w:pStyle w:val="Listing"/>
        <w:rPr>
          <w:lang w:val="en-US"/>
        </w:rPr>
      </w:pPr>
      <w:r w:rsidRPr="0045652F">
        <w:rPr>
          <w:lang w:val="en-US"/>
        </w:rPr>
        <w:t xml:space="preserve">           MOVE 'CPT-0008'        TO   VIRTEL-POSTE1-08.</w:t>
      </w:r>
    </w:p>
    <w:p w14:paraId="72B45639" w14:textId="77777777" w:rsidR="00774472" w:rsidRPr="0045652F" w:rsidRDefault="00774472">
      <w:pPr>
        <w:pStyle w:val="Listing"/>
        <w:rPr>
          <w:lang w:val="en-US"/>
        </w:rPr>
      </w:pPr>
      <w:r w:rsidRPr="0045652F">
        <w:rPr>
          <w:lang w:val="en-US"/>
        </w:rPr>
        <w:t xml:space="preserve">           MOVE 'CPT-0009'        TO   VIRTEL-POSTE1-09.</w:t>
      </w:r>
    </w:p>
    <w:p w14:paraId="0B5CB8BA" w14:textId="77777777" w:rsidR="00774472" w:rsidRPr="0045652F" w:rsidRDefault="00774472">
      <w:pPr>
        <w:pStyle w:val="Listing"/>
        <w:rPr>
          <w:lang w:val="en-US"/>
        </w:rPr>
      </w:pPr>
      <w:r w:rsidRPr="0045652F">
        <w:rPr>
          <w:lang w:val="en-US"/>
        </w:rPr>
        <w:t xml:space="preserve">           MOVE SPACES            TO   VIRTEL-FILLER1-FAE6</w:t>
      </w:r>
    </w:p>
    <w:p w14:paraId="7F278052" w14:textId="77777777" w:rsidR="00774472" w:rsidRPr="0045652F" w:rsidRDefault="00774472">
      <w:pPr>
        <w:pStyle w:val="Listing"/>
        <w:rPr>
          <w:lang w:val="en-US"/>
        </w:rPr>
      </w:pPr>
      <w:r w:rsidRPr="0045652F">
        <w:rPr>
          <w:lang w:val="en-US"/>
        </w:rPr>
        <w:t xml:space="preserve">           CALL 'VIRTEL'  USING   DFHEIBLK</w:t>
      </w:r>
    </w:p>
    <w:p w14:paraId="2972D84E" w14:textId="77777777" w:rsidR="00774472" w:rsidRPr="0045652F" w:rsidRDefault="00774472">
      <w:pPr>
        <w:pStyle w:val="Listing"/>
        <w:rPr>
          <w:lang w:val="en-US"/>
        </w:rPr>
      </w:pPr>
      <w:r w:rsidRPr="0045652F">
        <w:rPr>
          <w:lang w:val="en-US"/>
        </w:rPr>
        <w:t xml:space="preserve">                                  PARAMETRES-VIRTEL-FAE6</w:t>
      </w:r>
    </w:p>
    <w:p w14:paraId="35E0EE65" w14:textId="77777777" w:rsidR="00774472" w:rsidRPr="0045652F" w:rsidRDefault="00774472">
      <w:pPr>
        <w:pStyle w:val="Listing"/>
        <w:rPr>
          <w:lang w:val="en-US"/>
        </w:rPr>
      </w:pPr>
      <w:r w:rsidRPr="0045652F">
        <w:rPr>
          <w:lang w:val="en-US"/>
        </w:rPr>
        <w:t xml:space="preserve">           MOVE VIRTEL-CODE-RETOUR-FAE6  TO  TD-MSG-RETCODE </w:t>
      </w:r>
    </w:p>
    <w:p w14:paraId="11266C2A" w14:textId="77777777" w:rsidR="00774472" w:rsidRPr="0045652F" w:rsidRDefault="00774472">
      <w:pPr>
        <w:pStyle w:val="Listing"/>
        <w:rPr>
          <w:lang w:val="en-US"/>
        </w:rPr>
      </w:pPr>
    </w:p>
    <w:p w14:paraId="0A104813" w14:textId="77777777" w:rsidR="00774472" w:rsidRPr="0045652F" w:rsidRDefault="00774472">
      <w:pPr>
        <w:pStyle w:val="Caption"/>
        <w:rPr>
          <w:szCs w:val="19"/>
          <w:lang w:val="en-US"/>
        </w:rPr>
      </w:pPr>
      <w:bookmarkStart w:id="718" w:name="_Toc93919849"/>
      <w:bookmarkStart w:id="719" w:name="_Toc373485144"/>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22</w:t>
      </w:r>
      <w:r w:rsidRPr="0045652F">
        <w:rPr>
          <w:lang w:val="en-US"/>
        </w:rPr>
        <w:fldChar w:fldCharType="end"/>
      </w:r>
      <w:r w:rsidRPr="0045652F">
        <w:rPr>
          <w:szCs w:val="19"/>
          <w:lang w:val="en-US"/>
        </w:rPr>
        <w:t xml:space="preserve"> Example of VIRTEL Web Integration application using CALL VIRTEL</w:t>
      </w:r>
      <w:bookmarkEnd w:id="718"/>
      <w:bookmarkEnd w:id="719"/>
    </w:p>
    <w:p w14:paraId="2DA9B8F3" w14:textId="77777777" w:rsidR="00774472" w:rsidRPr="0045652F" w:rsidRDefault="00774472">
      <w:pPr>
        <w:pStyle w:val="Heading5"/>
        <w:rPr>
          <w:lang w:val="en-US"/>
        </w:rPr>
      </w:pPr>
      <w:r w:rsidRPr="0045652F">
        <w:rPr>
          <w:lang w:val="en-US"/>
        </w:rPr>
        <w:t>CALL VIRTEL return codes</w:t>
      </w:r>
    </w:p>
    <w:p w14:paraId="63291705" w14:textId="77777777" w:rsidR="00774472" w:rsidRPr="0045652F" w:rsidRDefault="00774472">
      <w:pPr>
        <w:pStyle w:val="Heading6"/>
        <w:rPr>
          <w:lang w:val="en-US"/>
        </w:rPr>
      </w:pPr>
      <w:r w:rsidRPr="0045652F">
        <w:rPr>
          <w:lang w:val="en-US"/>
        </w:rPr>
        <w:t>Return codes for the SENDPAGW function</w:t>
      </w:r>
    </w:p>
    <w:p w14:paraId="3A65055D" w14:textId="77777777" w:rsidR="00774472" w:rsidRPr="0045652F" w:rsidRDefault="00774472">
      <w:pPr>
        <w:keepNext/>
        <w:rPr>
          <w:lang w:val="en-US"/>
        </w:rPr>
      </w:pPr>
      <w:r w:rsidRPr="0045652F">
        <w:rPr>
          <w:lang w:val="en-US"/>
        </w:rPr>
        <w:t>The VIRTEL-CODE-RETOUR field should be initialized to 0.  The following values may be returned:</w:t>
      </w:r>
    </w:p>
    <w:p w14:paraId="508BA5DD" w14:textId="77777777" w:rsidR="00774472" w:rsidRPr="0045652F" w:rsidRDefault="00774472">
      <w:pPr>
        <w:keepNext/>
        <w:rPr>
          <w:lang w:val="en-US"/>
        </w:rPr>
      </w:pPr>
    </w:p>
    <w:p w14:paraId="1866EA67" w14:textId="77777777" w:rsidR="00774472" w:rsidRPr="0045652F" w:rsidRDefault="00774472">
      <w:pPr>
        <w:pStyle w:val="RefrenceChamp"/>
        <w:keepNext/>
        <w:rPr>
          <w:lang w:val="en-US"/>
        </w:rPr>
      </w:pPr>
      <w:r w:rsidRPr="0045652F">
        <w:rPr>
          <w:b/>
          <w:bCs/>
          <w:lang w:val="en-US"/>
        </w:rPr>
        <w:t>0</w:t>
      </w:r>
      <w:r w:rsidRPr="0045652F">
        <w:rPr>
          <w:lang w:val="en-US"/>
        </w:rPr>
        <w:tab/>
        <w:t>OK, VIRTEL request accepted (does not guarantee that page has been displayed in browser)</w:t>
      </w:r>
    </w:p>
    <w:p w14:paraId="3F3B2019" w14:textId="77777777" w:rsidR="00774472" w:rsidRPr="0045652F" w:rsidRDefault="00774472">
      <w:pPr>
        <w:pStyle w:val="RefrenceChamp"/>
        <w:keepNext/>
        <w:rPr>
          <w:lang w:val="en-US"/>
        </w:rPr>
      </w:pPr>
      <w:r w:rsidRPr="0045652F">
        <w:rPr>
          <w:b/>
          <w:bCs/>
          <w:lang w:val="en-US"/>
        </w:rPr>
        <w:t>1</w:t>
      </w:r>
      <w:r w:rsidRPr="0045652F">
        <w:rPr>
          <w:lang w:val="en-US"/>
        </w:rPr>
        <w:tab/>
        <w:t>Invalid function</w:t>
      </w:r>
    </w:p>
    <w:p w14:paraId="5A4B3F24" w14:textId="77777777" w:rsidR="00774472" w:rsidRPr="0045652F" w:rsidRDefault="00774472">
      <w:pPr>
        <w:pStyle w:val="RefrenceChamp"/>
        <w:keepNext/>
        <w:rPr>
          <w:lang w:val="en-US"/>
        </w:rPr>
      </w:pPr>
      <w:r w:rsidRPr="0045652F">
        <w:rPr>
          <w:b/>
          <w:bCs/>
          <w:lang w:val="en-US"/>
        </w:rPr>
        <w:t>2</w:t>
      </w:r>
      <w:r w:rsidRPr="0045652F">
        <w:rPr>
          <w:lang w:val="en-US"/>
        </w:rPr>
        <w:tab/>
        <w:t>HTML page name invalid (blank or low-value)</w:t>
      </w:r>
    </w:p>
    <w:p w14:paraId="13C21CAD" w14:textId="77777777" w:rsidR="00774472" w:rsidRPr="0045652F" w:rsidRDefault="00774472">
      <w:pPr>
        <w:pStyle w:val="RefrenceChamp"/>
        <w:keepNext/>
        <w:rPr>
          <w:lang w:val="en-US"/>
        </w:rPr>
      </w:pPr>
      <w:r w:rsidRPr="0045652F">
        <w:rPr>
          <w:b/>
          <w:bCs/>
          <w:lang w:val="en-US"/>
        </w:rPr>
        <w:t>3</w:t>
      </w:r>
      <w:r w:rsidRPr="0045652F">
        <w:rPr>
          <w:lang w:val="en-US"/>
        </w:rPr>
        <w:tab/>
        <w:t>Directory name invalid (blank or low-value)</w:t>
      </w:r>
    </w:p>
    <w:p w14:paraId="18D2CF19" w14:textId="77777777" w:rsidR="00774472" w:rsidRPr="0045652F" w:rsidRDefault="00774472">
      <w:pPr>
        <w:pStyle w:val="Heading6"/>
        <w:rPr>
          <w:lang w:val="en-US"/>
        </w:rPr>
      </w:pPr>
      <w:r w:rsidRPr="0045652F">
        <w:rPr>
          <w:lang w:val="en-US"/>
        </w:rPr>
        <w:t>Return codes for the SENDTABW function</w:t>
      </w:r>
    </w:p>
    <w:p w14:paraId="6A5FB909" w14:textId="77777777" w:rsidR="00774472" w:rsidRPr="0045652F" w:rsidRDefault="00774472">
      <w:pPr>
        <w:keepNext/>
        <w:rPr>
          <w:lang w:val="en-US"/>
        </w:rPr>
      </w:pPr>
      <w:r w:rsidRPr="0045652F">
        <w:rPr>
          <w:lang w:val="en-US"/>
        </w:rPr>
        <w:t>The VIRTEL-CODE-RETOUR field should be initialized to 0.  The following values may be returned:</w:t>
      </w:r>
    </w:p>
    <w:p w14:paraId="754A8EFE" w14:textId="77777777" w:rsidR="00774472" w:rsidRPr="0045652F" w:rsidRDefault="00774472">
      <w:pPr>
        <w:keepNext/>
        <w:rPr>
          <w:lang w:val="en-US"/>
        </w:rPr>
      </w:pPr>
    </w:p>
    <w:p w14:paraId="485CA8B9" w14:textId="77777777" w:rsidR="00774472" w:rsidRPr="0045652F" w:rsidRDefault="00774472">
      <w:pPr>
        <w:pStyle w:val="RefrenceChamp"/>
        <w:keepNext/>
        <w:rPr>
          <w:lang w:val="en-US"/>
        </w:rPr>
      </w:pPr>
      <w:r w:rsidRPr="0045652F">
        <w:rPr>
          <w:b/>
          <w:bCs/>
          <w:lang w:val="en-US"/>
        </w:rPr>
        <w:t>0</w:t>
      </w:r>
      <w:r w:rsidRPr="0045652F">
        <w:rPr>
          <w:lang w:val="en-US"/>
        </w:rPr>
        <w:tab/>
        <w:t>OK, VIRTEL request accepted (does not guarantee that page has been displayed in browser)</w:t>
      </w:r>
    </w:p>
    <w:p w14:paraId="25C1A430" w14:textId="77777777" w:rsidR="00774472" w:rsidRPr="0045652F" w:rsidRDefault="00774472">
      <w:pPr>
        <w:pStyle w:val="RefrenceChamp"/>
        <w:keepNext/>
        <w:rPr>
          <w:lang w:val="en-US"/>
        </w:rPr>
      </w:pPr>
      <w:r w:rsidRPr="0045652F">
        <w:rPr>
          <w:b/>
          <w:bCs/>
          <w:lang w:val="en-US"/>
        </w:rPr>
        <w:t>1</w:t>
      </w:r>
      <w:r w:rsidRPr="0045652F">
        <w:rPr>
          <w:lang w:val="en-US"/>
        </w:rPr>
        <w:tab/>
        <w:t>Invalid function</w:t>
      </w:r>
    </w:p>
    <w:p w14:paraId="10C49D42" w14:textId="77777777" w:rsidR="00774472" w:rsidRPr="0045652F" w:rsidRDefault="00774472">
      <w:pPr>
        <w:pStyle w:val="RefrenceChamp"/>
        <w:keepNext/>
        <w:rPr>
          <w:lang w:val="en-US"/>
        </w:rPr>
      </w:pPr>
      <w:r w:rsidRPr="0045652F">
        <w:rPr>
          <w:b/>
          <w:bCs/>
          <w:lang w:val="en-US"/>
        </w:rPr>
        <w:t>11</w:t>
      </w:r>
      <w:r w:rsidRPr="0045652F">
        <w:rPr>
          <w:lang w:val="en-US"/>
        </w:rPr>
        <w:tab/>
        <w:t>Length of NAME non-numeric</w:t>
      </w:r>
    </w:p>
    <w:p w14:paraId="61D19BF4" w14:textId="77777777" w:rsidR="00774472" w:rsidRPr="0045652F" w:rsidRDefault="00774472">
      <w:pPr>
        <w:pStyle w:val="RefrenceChamp"/>
        <w:keepNext/>
        <w:rPr>
          <w:lang w:val="en-US"/>
        </w:rPr>
      </w:pPr>
      <w:r w:rsidRPr="0045652F">
        <w:rPr>
          <w:b/>
          <w:bCs/>
          <w:lang w:val="en-US"/>
        </w:rPr>
        <w:t>12</w:t>
      </w:r>
      <w:r w:rsidRPr="0045652F">
        <w:rPr>
          <w:lang w:val="en-US"/>
        </w:rPr>
        <w:tab/>
        <w:t>Length of VALUE non-numeric</w:t>
      </w:r>
    </w:p>
    <w:p w14:paraId="4158DB92" w14:textId="77777777" w:rsidR="00774472" w:rsidRPr="0045652F" w:rsidRDefault="00774472">
      <w:pPr>
        <w:pStyle w:val="RefrenceChamp"/>
        <w:keepNext/>
        <w:rPr>
          <w:lang w:val="en-US"/>
        </w:rPr>
      </w:pPr>
      <w:r w:rsidRPr="0045652F">
        <w:rPr>
          <w:b/>
          <w:bCs/>
          <w:lang w:val="en-US"/>
        </w:rPr>
        <w:t>13</w:t>
      </w:r>
      <w:r w:rsidRPr="0045652F">
        <w:rPr>
          <w:lang w:val="en-US"/>
        </w:rPr>
        <w:tab/>
        <w:t>Number of values is non-numeric</w:t>
      </w:r>
    </w:p>
    <w:p w14:paraId="08EC5A84" w14:textId="77777777" w:rsidR="00774472" w:rsidRPr="0045652F" w:rsidRDefault="00774472">
      <w:pPr>
        <w:rPr>
          <w:lang w:val="en-US"/>
        </w:rPr>
      </w:pPr>
    </w:p>
    <w:p w14:paraId="6E5931B3" w14:textId="77777777" w:rsidR="00774472" w:rsidRPr="0045652F" w:rsidRDefault="00774472">
      <w:pPr>
        <w:pStyle w:val="Heading3"/>
        <w:pageBreakBefore/>
        <w:tabs>
          <w:tab w:val="num" w:pos="2781"/>
        </w:tabs>
        <w:rPr>
          <w:lang w:val="en-US"/>
        </w:rPr>
      </w:pPr>
      <w:bookmarkStart w:id="720" w:name="_Ref94067529"/>
      <w:bookmarkStart w:id="721" w:name="_Toc94090239"/>
      <w:bookmarkStart w:id="722" w:name="_Ref95717787"/>
      <w:bookmarkStart w:id="723" w:name="_Toc373484949"/>
      <w:r w:rsidRPr="0045652F">
        <w:rPr>
          <w:lang w:val="en-US"/>
        </w:rPr>
        <w:t>HOST4WEB</w:t>
      </w:r>
      <w:bookmarkEnd w:id="720"/>
      <w:bookmarkEnd w:id="721"/>
      <w:r w:rsidRPr="0045652F">
        <w:rPr>
          <w:lang w:val="en-US"/>
        </w:rPr>
        <w:t xml:space="preserve"> commands</w:t>
      </w:r>
      <w:bookmarkEnd w:id="722"/>
      <w:bookmarkEnd w:id="723"/>
    </w:p>
    <w:p w14:paraId="6ED47F42" w14:textId="77777777" w:rsidR="00774472" w:rsidRPr="0045652F" w:rsidRDefault="00774472">
      <w:pPr>
        <w:rPr>
          <w:lang w:val="en-US"/>
        </w:rPr>
      </w:pPr>
      <w:r w:rsidRPr="0045652F">
        <w:rPr>
          <w:lang w:val="en-US"/>
        </w:rPr>
        <w:fldChar w:fldCharType="begin"/>
      </w:r>
      <w:r w:rsidRPr="0045652F">
        <w:rPr>
          <w:lang w:val="en-US"/>
        </w:rPr>
        <w:instrText xml:space="preserve"> XE "HOST4WEB:Commands" </w:instrText>
      </w:r>
      <w:r w:rsidRPr="0045652F">
        <w:rPr>
          <w:lang w:val="en-US"/>
        </w:rPr>
        <w:fldChar w:fldCharType="end"/>
      </w:r>
      <w:r w:rsidRPr="0045652F">
        <w:rPr>
          <w:lang w:val="en-US"/>
        </w:rPr>
        <w:fldChar w:fldCharType="begin"/>
      </w:r>
      <w:r w:rsidRPr="0045652F">
        <w:rPr>
          <w:lang w:val="en-US"/>
        </w:rPr>
        <w:instrText xml:space="preserve"> XE "Commands:HOST4WEB" </w:instrText>
      </w:r>
      <w:r w:rsidRPr="0045652F">
        <w:rPr>
          <w:lang w:val="en-US"/>
        </w:rPr>
        <w:fldChar w:fldCharType="end"/>
      </w:r>
      <w:r w:rsidRPr="0045652F">
        <w:rPr>
          <w:lang w:val="en-US"/>
        </w:rPr>
        <w:fldChar w:fldCharType="begin"/>
      </w:r>
      <w:r w:rsidRPr="0045652F">
        <w:rPr>
          <w:lang w:val="en-US"/>
        </w:rPr>
        <w:instrText xml:space="preserve"> XE "2VIRTEL" </w:instrText>
      </w:r>
      <w:r w:rsidRPr="0045652F">
        <w:rPr>
          <w:lang w:val="en-US"/>
        </w:rPr>
        <w:fldChar w:fldCharType="end"/>
      </w:r>
      <w:r w:rsidRPr="0045652F">
        <w:rPr>
          <w:lang w:val="en-US"/>
        </w:rPr>
        <w:fldChar w:fldCharType="begin"/>
      </w:r>
      <w:r w:rsidRPr="0045652F">
        <w:rPr>
          <w:lang w:val="en-US"/>
        </w:rPr>
        <w:instrText xml:space="preserve"> XE "Prefix:2VIRTEL" </w:instrText>
      </w:r>
      <w:r w:rsidRPr="0045652F">
        <w:rPr>
          <w:lang w:val="en-US"/>
        </w:rPr>
        <w:fldChar w:fldCharType="end"/>
      </w:r>
      <w:r w:rsidRPr="0045652F">
        <w:rPr>
          <w:lang w:val="en-US"/>
        </w:rPr>
        <w:t>When an application is invoked from a browser via an entry point defined with emulation type HOST4WEB, the application can use a set of VIRTEL control commands known as “HOST4WEB” commands, which are coded in the 3270 screen.</w:t>
      </w:r>
      <w:r w:rsidRPr="0045652F">
        <w:rPr>
          <w:rStyle w:val="FootnoteReference"/>
          <w:lang w:val="en-US"/>
        </w:rPr>
        <w:footnoteReference w:id="2"/>
      </w:r>
    </w:p>
    <w:p w14:paraId="69230215" w14:textId="77777777" w:rsidR="00774472" w:rsidRPr="0045652F" w:rsidRDefault="00774472">
      <w:pPr>
        <w:pStyle w:val="Heading4"/>
        <w:rPr>
          <w:lang w:val="en-US"/>
        </w:rPr>
      </w:pPr>
      <w:r w:rsidRPr="0045652F">
        <w:rPr>
          <w:lang w:val="en-US"/>
        </w:rPr>
        <w:t>Conditions for processing</w:t>
      </w:r>
    </w:p>
    <w:p w14:paraId="7F13CA40" w14:textId="77777777" w:rsidR="00774472" w:rsidRPr="0045652F" w:rsidRDefault="00774472">
      <w:pPr>
        <w:rPr>
          <w:lang w:val="en-US"/>
        </w:rPr>
      </w:pPr>
      <w:r w:rsidRPr="0045652F">
        <w:rPr>
          <w:lang w:val="en-US"/>
        </w:rPr>
        <w:t>HOST4WEB commands are recognized by VIRTEL when the entry point definition specifies emulation type HTML, HOST4WEB, or H4W, and any of the following conditions is true:</w:t>
      </w:r>
    </w:p>
    <w:p w14:paraId="3542E54C" w14:textId="77777777" w:rsidR="00774472" w:rsidRPr="0045652F" w:rsidRDefault="00774472">
      <w:pPr>
        <w:rPr>
          <w:lang w:val="en-US"/>
        </w:rPr>
      </w:pPr>
    </w:p>
    <w:p w14:paraId="62636BC0" w14:textId="77777777" w:rsidR="00774472" w:rsidRPr="0045652F" w:rsidRDefault="00774472">
      <w:pPr>
        <w:pStyle w:val="ListBullet"/>
        <w:rPr>
          <w:lang w:val="en-US"/>
        </w:rPr>
      </w:pPr>
      <w:r w:rsidRPr="0045652F">
        <w:rPr>
          <w:lang w:val="en-US"/>
        </w:rPr>
        <w:t>the VIRTEL transaction definition contains value 1 in the “H4W Commands” field</w:t>
      </w:r>
    </w:p>
    <w:p w14:paraId="1B29881C" w14:textId="77777777" w:rsidR="00774472" w:rsidRPr="0045652F" w:rsidRDefault="00774472">
      <w:pPr>
        <w:pStyle w:val="ListBullet"/>
        <w:rPr>
          <w:lang w:val="en-US"/>
        </w:rPr>
      </w:pPr>
      <w:r w:rsidRPr="0045652F">
        <w:rPr>
          <w:lang w:val="en-US"/>
        </w:rPr>
        <w:t>the VIRTEL transaction definition contains value 2 in the “H4W Commands” field and the message has a ‘2VIRTEL’ prefix (see below)</w:t>
      </w:r>
    </w:p>
    <w:p w14:paraId="2357481B" w14:textId="77777777" w:rsidR="00774472" w:rsidRPr="0045652F" w:rsidRDefault="00774472">
      <w:pPr>
        <w:pStyle w:val="ListBullet"/>
        <w:rPr>
          <w:lang w:val="en-US"/>
        </w:rPr>
      </w:pPr>
      <w:r w:rsidRPr="0045652F">
        <w:rPr>
          <w:lang w:val="en-US"/>
        </w:rPr>
        <w:t>the VIRTEL transaction definition contains value 4 in the “H4W Commands” field and the entry point definition specifies emulation type HOST4WEB or H4W</w:t>
      </w:r>
    </w:p>
    <w:p w14:paraId="6675F48B" w14:textId="77777777" w:rsidR="00774472" w:rsidRPr="0045652F" w:rsidRDefault="00774472">
      <w:pPr>
        <w:pStyle w:val="ListBullet"/>
        <w:rPr>
          <w:lang w:val="en-US"/>
        </w:rPr>
      </w:pPr>
      <w:r w:rsidRPr="0045652F">
        <w:rPr>
          <w:lang w:val="en-US"/>
        </w:rPr>
        <w:t>the VIRTEL transaction definition contains value 4 in the “H4W Commands” field and the entry point definition specifies emulation type HTML and the message has a ‘2VIRTEL’ prefix (see below)</w:t>
      </w:r>
    </w:p>
    <w:p w14:paraId="5633764D" w14:textId="77777777" w:rsidR="00774472" w:rsidRPr="0045652F" w:rsidRDefault="00774472">
      <w:pPr>
        <w:pStyle w:val="ListBullet"/>
        <w:rPr>
          <w:lang w:val="en-US"/>
        </w:rPr>
      </w:pPr>
      <w:r w:rsidRPr="0045652F">
        <w:rPr>
          <w:lang w:val="en-US"/>
        </w:rPr>
        <w:t xml:space="preserve">the previous screen contained the HOST4WEB command </w:t>
      </w:r>
      <w:r w:rsidRPr="0045652F">
        <w:rPr>
          <w:rFonts w:ascii="Courier New" w:hAnsi="Courier New" w:cs="Courier New"/>
          <w:color w:val="000000"/>
          <w:lang w:val="en-US"/>
        </w:rPr>
        <w:t>C SCAN</w:t>
      </w:r>
      <w:r w:rsidRPr="0045652F">
        <w:rPr>
          <w:lang w:val="en-US"/>
        </w:rPr>
        <w:t> </w:t>
      </w:r>
      <w:r w:rsidRPr="0045652F">
        <w:rPr>
          <w:rFonts w:ascii="Courier New" w:hAnsi="Courier New" w:cs="Courier New"/>
          <w:color w:val="000000"/>
          <w:lang w:val="en-US"/>
        </w:rPr>
        <w:t>NEXT SCREEN</w:t>
      </w:r>
    </w:p>
    <w:p w14:paraId="0F4E40D7" w14:textId="77777777" w:rsidR="00774472" w:rsidRPr="0045652F" w:rsidRDefault="00774472">
      <w:pPr>
        <w:pStyle w:val="ListBullet"/>
        <w:rPr>
          <w:lang w:val="en-US"/>
        </w:rPr>
      </w:pPr>
      <w:r w:rsidRPr="0045652F">
        <w:rPr>
          <w:lang w:val="en-US"/>
        </w:rPr>
        <w:t>the application previously sent an FAD5 code 01 structured field</w:t>
      </w:r>
    </w:p>
    <w:p w14:paraId="481A3BEA" w14:textId="77777777" w:rsidR="00774472" w:rsidRPr="0045652F" w:rsidRDefault="00774472">
      <w:pPr>
        <w:rPr>
          <w:lang w:val="en-US"/>
        </w:rPr>
      </w:pPr>
    </w:p>
    <w:p w14:paraId="3179689C" w14:textId="77777777" w:rsidR="00774472" w:rsidRPr="0045652F" w:rsidRDefault="00774472">
      <w:pPr>
        <w:rPr>
          <w:lang w:val="en-US"/>
        </w:rPr>
      </w:pPr>
      <w:r w:rsidRPr="0045652F">
        <w:rPr>
          <w:lang w:val="en-US"/>
        </w:rPr>
        <w:t>All HOST4WEB commands must begin immediately after a 3270 attrbute byte, in other words each command must appear at the start of a 3270 field.  The non-display attribute may be used, if desired, to prevent the command appearing on the screen.  To define a non-display field in BMS, specify ATTRB=(ASKIP,DRK).  To define a non-display field in ISPF, use an attribute character defined as INTENS(NON) in the )ATTR section of the panel.</w:t>
      </w:r>
    </w:p>
    <w:p w14:paraId="19AEF208" w14:textId="77777777" w:rsidR="00774472" w:rsidRPr="0045652F" w:rsidRDefault="00774472">
      <w:pPr>
        <w:rPr>
          <w:lang w:val="en-US"/>
        </w:rPr>
      </w:pPr>
    </w:p>
    <w:p w14:paraId="6787C9B6" w14:textId="77777777" w:rsidR="00774472" w:rsidRPr="0045652F" w:rsidRDefault="00774472">
      <w:pPr>
        <w:rPr>
          <w:lang w:val="en-US"/>
        </w:rPr>
      </w:pPr>
      <w:r w:rsidRPr="0045652F">
        <w:rPr>
          <w:lang w:val="en-US"/>
        </w:rPr>
        <w:t>ISPF applications must use the ISPEXEC CONTROL DISPLAY REFRESH command before the ISPEXEC DISPLAY PANEL command to ensure that HOST4WEB commands are transmitted to VIRTEL in their entirety.</w:t>
      </w:r>
    </w:p>
    <w:p w14:paraId="5F523CC8" w14:textId="77777777" w:rsidR="00774472" w:rsidRPr="0045652F" w:rsidRDefault="00774472">
      <w:pPr>
        <w:rPr>
          <w:lang w:val="en-US"/>
        </w:rPr>
      </w:pPr>
    </w:p>
    <w:p w14:paraId="70F2B38C" w14:textId="77777777" w:rsidR="00774472" w:rsidRPr="0045652F" w:rsidRDefault="00774472">
      <w:pPr>
        <w:pStyle w:val="Heading4"/>
        <w:rPr>
          <w:lang w:val="en-US"/>
        </w:rPr>
      </w:pPr>
      <w:r w:rsidRPr="0045652F">
        <w:rPr>
          <w:lang w:val="en-US"/>
        </w:rPr>
        <w:t>2VIRTEL prefix</w:t>
      </w:r>
    </w:p>
    <w:p w14:paraId="29DEFB78" w14:textId="77777777" w:rsidR="00774472" w:rsidRPr="0045652F" w:rsidRDefault="00774472">
      <w:pPr>
        <w:rPr>
          <w:lang w:val="en-US"/>
        </w:rPr>
      </w:pPr>
      <w:r w:rsidRPr="0045652F">
        <w:rPr>
          <w:lang w:val="en-US"/>
        </w:rPr>
        <w:t>An application can send a 3270 message with a special prefix to indicate to VIRTEL that the screen contains HOST4WEB commands.</w:t>
      </w:r>
    </w:p>
    <w:p w14:paraId="6A61FCF0" w14:textId="77777777" w:rsidR="00774472" w:rsidRPr="0045652F" w:rsidRDefault="00774472">
      <w:pPr>
        <w:rPr>
          <w:lang w:val="en-US"/>
        </w:rPr>
      </w:pPr>
    </w:p>
    <w:p w14:paraId="4C3174EE" w14:textId="77777777" w:rsidR="00774472" w:rsidRPr="0045652F" w:rsidRDefault="00774472">
      <w:pPr>
        <w:rPr>
          <w:lang w:val="en-US"/>
        </w:rPr>
      </w:pPr>
      <w:r w:rsidRPr="0045652F">
        <w:rPr>
          <w:lang w:val="en-US"/>
        </w:rPr>
        <w:t>The prefix consists of a 3270 field starting with the characters ‘2VIRTEL’.  This field must be the first field transmitted in the message.</w:t>
      </w:r>
    </w:p>
    <w:p w14:paraId="205F9DF6" w14:textId="77777777" w:rsidR="00774472" w:rsidRPr="0045652F" w:rsidRDefault="00774472">
      <w:pPr>
        <w:rPr>
          <w:lang w:val="en-US"/>
        </w:rPr>
      </w:pPr>
    </w:p>
    <w:p w14:paraId="0F3BB57F" w14:textId="77777777" w:rsidR="00774472" w:rsidRPr="0045652F" w:rsidRDefault="00774472">
      <w:pPr>
        <w:rPr>
          <w:lang w:val="en-US"/>
        </w:rPr>
      </w:pPr>
      <w:r w:rsidRPr="0045652F">
        <w:rPr>
          <w:lang w:val="en-US"/>
        </w:rPr>
        <w:t>The field can be defined with the “non-display” attribute, if desired, to prevent the prefix appearing on the screen.</w:t>
      </w:r>
    </w:p>
    <w:p w14:paraId="00AE756C" w14:textId="77777777" w:rsidR="00774472" w:rsidRPr="0045652F" w:rsidRDefault="00774472">
      <w:pPr>
        <w:pStyle w:val="Heading4"/>
        <w:rPr>
          <w:lang w:val="en-US"/>
        </w:rPr>
      </w:pPr>
      <w:r w:rsidRPr="0045652F">
        <w:rPr>
          <w:lang w:val="en-US"/>
        </w:rPr>
        <w:t>List of commands</w:t>
      </w:r>
    </w:p>
    <w:p w14:paraId="3FDB711F" w14:textId="77777777" w:rsidR="00774472" w:rsidRPr="0045652F" w:rsidRDefault="00774472">
      <w:pPr>
        <w:pStyle w:val="Heading5"/>
        <w:rPr>
          <w:lang w:val="en-US"/>
        </w:rPr>
      </w:pPr>
      <w:r w:rsidRPr="0045652F">
        <w:rPr>
          <w:lang w:val="en-US"/>
        </w:rPr>
        <w:t>C AUTO VARIABLES (Command Auto Variables)</w:t>
      </w:r>
    </w:p>
    <w:p w14:paraId="608F97A4" w14:textId="77777777" w:rsidR="00774472" w:rsidRPr="0045652F" w:rsidRDefault="00774472">
      <w:pPr>
        <w:pStyle w:val="Listing"/>
        <w:rPr>
          <w:lang w:val="en-US"/>
        </w:rPr>
      </w:pPr>
      <w:r w:rsidRPr="0045652F">
        <w:rPr>
          <w:lang w:val="en-US"/>
        </w:rPr>
        <w:t>C AUTO VARIABLES</w:t>
      </w:r>
    </w:p>
    <w:p w14:paraId="7FB94AA9" w14:textId="77777777" w:rsidR="00774472" w:rsidRPr="0045652F" w:rsidRDefault="00774472">
      <w:pPr>
        <w:keepNext/>
        <w:spacing w:before="120"/>
        <w:rPr>
          <w:lang w:val="en-US"/>
        </w:rPr>
      </w:pPr>
      <w:r w:rsidRPr="0045652F">
        <w:rPr>
          <w:lang w:val="en-US"/>
        </w:rPr>
        <w:t>Requests VIRTEL to automatically free all variables whenever a user response is sent to the application.  This command cancels the effect of the KEEP VARIABLES command.</w:t>
      </w:r>
    </w:p>
    <w:p w14:paraId="02723EAB" w14:textId="77777777" w:rsidR="00774472" w:rsidRPr="0045652F" w:rsidRDefault="00774472">
      <w:pPr>
        <w:pStyle w:val="Nfj"/>
        <w:rPr>
          <w:lang w:val="en-US"/>
        </w:rPr>
      </w:pPr>
      <w:r w:rsidRPr="0045652F">
        <w:rPr>
          <w:lang w:val="en-US"/>
        </w:rPr>
        <w:t>NOTE: structured field FAD5 code 08 produces the same effect as this command.</w:t>
      </w:r>
    </w:p>
    <w:p w14:paraId="73DAD09A" w14:textId="77777777" w:rsidR="00774472" w:rsidRPr="0045652F" w:rsidRDefault="00774472">
      <w:pPr>
        <w:pStyle w:val="Heading5"/>
        <w:rPr>
          <w:lang w:val="en-US"/>
        </w:rPr>
      </w:pPr>
      <w:r w:rsidRPr="0045652F">
        <w:rPr>
          <w:lang w:val="en-US"/>
        </w:rPr>
        <w:t>C KEEP VARIABLES (Command Keep Variables)</w:t>
      </w:r>
    </w:p>
    <w:p w14:paraId="2C81A3C7" w14:textId="77777777" w:rsidR="00774472" w:rsidRPr="0045652F" w:rsidRDefault="00774472">
      <w:pPr>
        <w:pStyle w:val="Listing"/>
        <w:rPr>
          <w:lang w:val="en-US"/>
        </w:rPr>
      </w:pPr>
      <w:r w:rsidRPr="0045652F">
        <w:rPr>
          <w:lang w:val="en-US"/>
        </w:rPr>
        <w:t>C KEEP VARIABLES</w:t>
      </w:r>
    </w:p>
    <w:p w14:paraId="0474CF34" w14:textId="77777777" w:rsidR="00774472" w:rsidRPr="0045652F" w:rsidRDefault="00774472">
      <w:pPr>
        <w:keepNext/>
        <w:spacing w:before="120"/>
        <w:rPr>
          <w:lang w:val="en-US"/>
        </w:rPr>
      </w:pPr>
      <w:r w:rsidRPr="0045652F">
        <w:rPr>
          <w:lang w:val="en-US"/>
        </w:rPr>
        <w:t>Requests VIRTEL to keep all variables created by the application.  Normally VIRTEL will free all variables whenever a user response is sent to the application.  This command allows the variables to be kept for use by a subsequent output screen.  The variables may be freed by a subsequent KILL VARIABLES command, otherwise they will be automatically freed at the end of the transaction.</w:t>
      </w:r>
    </w:p>
    <w:p w14:paraId="103DC36D" w14:textId="77777777" w:rsidR="00774472" w:rsidRPr="0045652F" w:rsidRDefault="00774472">
      <w:pPr>
        <w:pStyle w:val="Nfj"/>
        <w:rPr>
          <w:lang w:val="en-US"/>
        </w:rPr>
      </w:pPr>
      <w:r w:rsidRPr="0045652F">
        <w:rPr>
          <w:lang w:val="en-US"/>
        </w:rPr>
        <w:t>NOTE: structured field FAD5 code 02 produces the same effect as this command.</w:t>
      </w:r>
    </w:p>
    <w:p w14:paraId="2C7EF5A7" w14:textId="77777777" w:rsidR="00774472" w:rsidRPr="0045652F" w:rsidRDefault="00774472">
      <w:pPr>
        <w:pStyle w:val="Heading5"/>
        <w:rPr>
          <w:lang w:val="en-US"/>
        </w:rPr>
      </w:pPr>
      <w:r w:rsidRPr="0045652F">
        <w:rPr>
          <w:lang w:val="en-US"/>
        </w:rPr>
        <w:t>C KILL VARIABLES (Command Kill Variables)</w:t>
      </w:r>
    </w:p>
    <w:p w14:paraId="1DA2E555" w14:textId="77777777" w:rsidR="00774472" w:rsidRPr="0045652F" w:rsidRDefault="00774472">
      <w:pPr>
        <w:pStyle w:val="Listing"/>
        <w:rPr>
          <w:lang w:val="en-US"/>
        </w:rPr>
      </w:pPr>
      <w:r w:rsidRPr="0045652F">
        <w:rPr>
          <w:lang w:val="en-US"/>
        </w:rPr>
        <w:t>C KILL VARIABLES</w:t>
      </w:r>
    </w:p>
    <w:p w14:paraId="0D44A34E" w14:textId="77777777" w:rsidR="00774472" w:rsidRPr="0045652F" w:rsidRDefault="00774472">
      <w:pPr>
        <w:keepNext/>
        <w:spacing w:before="120"/>
        <w:rPr>
          <w:lang w:val="en-US"/>
        </w:rPr>
      </w:pPr>
      <w:r w:rsidRPr="0045652F">
        <w:rPr>
          <w:lang w:val="en-US"/>
        </w:rPr>
        <w:t>Requests VIRTEL to free all variables.</w:t>
      </w:r>
    </w:p>
    <w:p w14:paraId="1D39AE5F" w14:textId="77777777" w:rsidR="00774472" w:rsidRPr="0045652F" w:rsidRDefault="00774472">
      <w:pPr>
        <w:pStyle w:val="Nfj"/>
        <w:rPr>
          <w:lang w:val="en-US"/>
        </w:rPr>
      </w:pPr>
      <w:r w:rsidRPr="0045652F">
        <w:rPr>
          <w:lang w:val="en-US"/>
        </w:rPr>
        <w:t>NOTE: structured field FAD5 code 04 produces the same effect as this command.</w:t>
      </w:r>
    </w:p>
    <w:p w14:paraId="48E32D7B" w14:textId="77777777" w:rsidR="00774472" w:rsidRPr="0045652F" w:rsidRDefault="00774472">
      <w:pPr>
        <w:pStyle w:val="Heading5"/>
        <w:rPr>
          <w:lang w:val="en-US"/>
        </w:rPr>
      </w:pPr>
      <w:r w:rsidRPr="0045652F">
        <w:rPr>
          <w:lang w:val="en-US"/>
        </w:rPr>
        <w:t>C RETURN (Command Return)</w:t>
      </w:r>
    </w:p>
    <w:p w14:paraId="4E549FA6" w14:textId="77777777" w:rsidR="00774472" w:rsidRPr="0045652F" w:rsidRDefault="00774472">
      <w:pPr>
        <w:pStyle w:val="Listing"/>
        <w:rPr>
          <w:lang w:val="en-US"/>
        </w:rPr>
      </w:pPr>
      <w:r w:rsidRPr="0045652F">
        <w:rPr>
          <w:lang w:val="en-US"/>
        </w:rPr>
        <w:t>C RETURN</w:t>
      </w:r>
    </w:p>
    <w:p w14:paraId="1F7D8696" w14:textId="77777777" w:rsidR="00774472" w:rsidRPr="0045652F" w:rsidRDefault="00774472">
      <w:pPr>
        <w:spacing w:before="120"/>
        <w:rPr>
          <w:lang w:val="en-US"/>
        </w:rPr>
      </w:pPr>
      <w:r w:rsidRPr="0045652F">
        <w:rPr>
          <w:lang w:val="en-US"/>
        </w:rPr>
        <w:t>Requests VIRTEL to immediately return a response to the application with a simulated “Enter”.  The screen containing this command is never displayed to the user.</w:t>
      </w:r>
    </w:p>
    <w:p w14:paraId="2DA0F5D2" w14:textId="77777777" w:rsidR="00774472" w:rsidRPr="0045652F" w:rsidRDefault="00774472">
      <w:pPr>
        <w:pStyle w:val="Heading5"/>
        <w:rPr>
          <w:lang w:val="en-US"/>
        </w:rPr>
      </w:pPr>
      <w:r w:rsidRPr="0045652F">
        <w:rPr>
          <w:lang w:val="en-US"/>
        </w:rPr>
        <w:t>C SCAN NEXT SCREEN (Command Scan)</w:t>
      </w:r>
    </w:p>
    <w:p w14:paraId="13033E27" w14:textId="77777777" w:rsidR="00774472" w:rsidRPr="0045652F" w:rsidRDefault="00774472">
      <w:pPr>
        <w:pStyle w:val="Listing"/>
        <w:rPr>
          <w:lang w:val="en-US"/>
        </w:rPr>
      </w:pPr>
      <w:r w:rsidRPr="0045652F">
        <w:rPr>
          <w:lang w:val="en-US"/>
        </w:rPr>
        <w:t>C SCAN NEXT SCREEN</w:t>
      </w:r>
    </w:p>
    <w:p w14:paraId="7E740EDE" w14:textId="77777777" w:rsidR="00774472" w:rsidRPr="0045652F" w:rsidRDefault="00774472">
      <w:pPr>
        <w:spacing w:before="120"/>
        <w:rPr>
          <w:lang w:val="en-US"/>
        </w:rPr>
      </w:pPr>
      <w:r w:rsidRPr="0045652F">
        <w:rPr>
          <w:lang w:val="en-US"/>
        </w:rPr>
        <w:t>Indicates that the following screen will contain HOST4WEB commands, which will be processed by VIRTEL without the need for a ‘2VIRTEL’ prefix.</w:t>
      </w:r>
      <w:r w:rsidRPr="0045652F">
        <w:rPr>
          <w:szCs w:val="19"/>
          <w:lang w:val="en-US"/>
        </w:rPr>
        <w:t xml:space="preserve"> </w:t>
      </w:r>
      <w:r w:rsidRPr="0045652F">
        <w:rPr>
          <w:szCs w:val="19"/>
          <w:lang w:val="en-US"/>
        </w:rPr>
        <w:fldChar w:fldCharType="begin"/>
      </w:r>
      <w:r w:rsidRPr="0045652F">
        <w:rPr>
          <w:szCs w:val="19"/>
          <w:lang w:val="en-US"/>
        </w:rPr>
        <w:instrText xml:space="preserve"> XE "Structured field:FAD5" </w:instrText>
      </w:r>
      <w:r w:rsidRPr="0045652F">
        <w:rPr>
          <w:szCs w:val="19"/>
          <w:lang w:val="en-US"/>
        </w:rPr>
        <w:fldChar w:fldCharType="end"/>
      </w:r>
    </w:p>
    <w:p w14:paraId="456B5D66" w14:textId="77777777" w:rsidR="00774472" w:rsidRPr="0045652F" w:rsidRDefault="00774472">
      <w:pPr>
        <w:pStyle w:val="Nfj"/>
        <w:rPr>
          <w:lang w:val="en-US"/>
        </w:rPr>
      </w:pPr>
      <w:r w:rsidRPr="0045652F">
        <w:rPr>
          <w:lang w:val="en-US"/>
        </w:rPr>
        <w:t>NOTE: structured field FAD5 code 01 produces the same effect as this command.</w:t>
      </w:r>
    </w:p>
    <w:p w14:paraId="42EAEA8C" w14:textId="77777777" w:rsidR="00774472" w:rsidRPr="0045652F" w:rsidRDefault="00774472">
      <w:pPr>
        <w:pStyle w:val="Heading5"/>
        <w:rPr>
          <w:lang w:val="en-US"/>
        </w:rPr>
      </w:pPr>
      <w:r w:rsidRPr="0045652F">
        <w:rPr>
          <w:lang w:val="en-US"/>
        </w:rPr>
        <w:t>C WAIT NEXT SCREEN (Command Wait)</w:t>
      </w:r>
    </w:p>
    <w:p w14:paraId="4934C431" w14:textId="77777777" w:rsidR="00774472" w:rsidRPr="0045652F" w:rsidRDefault="00774472">
      <w:pPr>
        <w:pStyle w:val="Listing"/>
        <w:rPr>
          <w:lang w:val="en-US"/>
        </w:rPr>
      </w:pPr>
      <w:r w:rsidRPr="0045652F">
        <w:rPr>
          <w:lang w:val="en-US"/>
        </w:rPr>
        <w:t>C WAIT NEXT SCREEN</w:t>
      </w:r>
    </w:p>
    <w:p w14:paraId="085762A5" w14:textId="77777777" w:rsidR="00774472" w:rsidRPr="0045652F" w:rsidRDefault="00774472">
      <w:pPr>
        <w:spacing w:before="120"/>
        <w:rPr>
          <w:lang w:val="en-US"/>
        </w:rPr>
      </w:pPr>
      <w:r w:rsidRPr="0045652F">
        <w:rPr>
          <w:lang w:val="en-US"/>
        </w:rPr>
        <w:t>Indicates that the current screen should not be sent to the user yet.</w:t>
      </w:r>
    </w:p>
    <w:p w14:paraId="1B701B6D" w14:textId="77777777" w:rsidR="00774472" w:rsidRPr="0045652F" w:rsidRDefault="00774472">
      <w:pPr>
        <w:pStyle w:val="Heading5"/>
        <w:rPr>
          <w:lang w:val="en-US"/>
        </w:rPr>
      </w:pPr>
      <w:r w:rsidRPr="0045652F">
        <w:rPr>
          <w:lang w:val="en-US"/>
        </w:rPr>
        <w:t>C TERMSESS (Command Terminate Session)</w:t>
      </w:r>
    </w:p>
    <w:p w14:paraId="36D8E304" w14:textId="77777777" w:rsidR="00774472" w:rsidRPr="0045652F" w:rsidRDefault="00774472">
      <w:pPr>
        <w:pStyle w:val="Listing"/>
        <w:rPr>
          <w:lang w:val="en-US"/>
        </w:rPr>
      </w:pPr>
      <w:r w:rsidRPr="0045652F">
        <w:rPr>
          <w:lang w:val="en-US"/>
        </w:rPr>
        <w:t>C TERMSESS</w:t>
      </w:r>
    </w:p>
    <w:p w14:paraId="3989CFB1" w14:textId="77777777" w:rsidR="00774472" w:rsidRPr="0045652F" w:rsidRDefault="00774472">
      <w:pPr>
        <w:spacing w:before="120"/>
        <w:rPr>
          <w:lang w:val="en-US"/>
        </w:rPr>
      </w:pPr>
      <w:r w:rsidRPr="0045652F">
        <w:rPr>
          <w:lang w:val="en-US"/>
        </w:rPr>
        <w:t>Allows a service transaction to request termination of the host application session after the current message has been sent.</w:t>
      </w:r>
    </w:p>
    <w:p w14:paraId="76F19ED3" w14:textId="77777777" w:rsidR="00774472" w:rsidRPr="0045652F" w:rsidRDefault="00774472">
      <w:pPr>
        <w:pStyle w:val="Heading5"/>
        <w:rPr>
          <w:lang w:val="en-US"/>
        </w:rPr>
      </w:pPr>
      <w:r w:rsidRPr="0045652F">
        <w:rPr>
          <w:lang w:val="en-US"/>
        </w:rPr>
        <w:t>G EMULATION TYPE (Get Emulation Type)</w:t>
      </w:r>
    </w:p>
    <w:p w14:paraId="2E670994" w14:textId="77777777" w:rsidR="00774472" w:rsidRPr="0045652F" w:rsidRDefault="00774472">
      <w:pPr>
        <w:pStyle w:val="Listing"/>
        <w:rPr>
          <w:lang w:val="en-US"/>
        </w:rPr>
      </w:pPr>
      <w:r w:rsidRPr="0045652F">
        <w:rPr>
          <w:lang w:val="en-US"/>
        </w:rPr>
        <w:t>G EMULATION TYPE</w:t>
      </w:r>
    </w:p>
    <w:p w14:paraId="41E72F3C" w14:textId="77777777" w:rsidR="00774472" w:rsidRPr="0045652F" w:rsidRDefault="00774472">
      <w:pPr>
        <w:spacing w:before="120"/>
        <w:rPr>
          <w:lang w:val="en-US"/>
        </w:rPr>
      </w:pPr>
      <w:r w:rsidRPr="0045652F">
        <w:rPr>
          <w:lang w:val="en-US"/>
        </w:rPr>
        <w:t>When VIRTEL returns the next input to the application, the contents of this field are replaced by the emulation type defined in the entry point.</w:t>
      </w:r>
    </w:p>
    <w:p w14:paraId="5D0BDAAD" w14:textId="77777777" w:rsidR="00774472" w:rsidRPr="0045652F" w:rsidRDefault="00774472">
      <w:pPr>
        <w:pStyle w:val="Heading5"/>
        <w:rPr>
          <w:lang w:val="en-US"/>
        </w:rPr>
      </w:pPr>
      <w:r w:rsidRPr="0045652F">
        <w:rPr>
          <w:lang w:val="en-US"/>
        </w:rPr>
        <w:t>G PAGE NAME (Get Current Template Name)</w:t>
      </w:r>
    </w:p>
    <w:p w14:paraId="2AD0FC6F" w14:textId="77777777" w:rsidR="00774472" w:rsidRPr="0045652F" w:rsidRDefault="00774472">
      <w:pPr>
        <w:pStyle w:val="Listing"/>
        <w:rPr>
          <w:lang w:val="en-US"/>
        </w:rPr>
      </w:pPr>
      <w:r w:rsidRPr="0045652F">
        <w:rPr>
          <w:lang w:val="en-US"/>
        </w:rPr>
        <w:t>G PAGE NAME</w:t>
      </w:r>
    </w:p>
    <w:p w14:paraId="2E710325" w14:textId="77777777" w:rsidR="00774472" w:rsidRPr="0045652F" w:rsidRDefault="00774472">
      <w:pPr>
        <w:spacing w:before="120"/>
        <w:rPr>
          <w:lang w:val="en-US"/>
        </w:rPr>
      </w:pPr>
      <w:r w:rsidRPr="0045652F">
        <w:rPr>
          <w:lang w:val="en-US"/>
        </w:rPr>
        <w:t>When VIRTEL returns the next input to the application, the contents of this field are replaced by the name of the current page template.</w:t>
      </w:r>
    </w:p>
    <w:p w14:paraId="40926D98" w14:textId="77777777" w:rsidR="00774472" w:rsidRPr="0045652F" w:rsidRDefault="00774472">
      <w:pPr>
        <w:pStyle w:val="Heading5"/>
        <w:rPr>
          <w:lang w:val="en-US"/>
        </w:rPr>
      </w:pPr>
      <w:r w:rsidRPr="0045652F">
        <w:rPr>
          <w:lang w:val="en-US"/>
        </w:rPr>
        <w:t>G URL PARAMETER (Get URL Parameter)</w:t>
      </w:r>
    </w:p>
    <w:p w14:paraId="4C83412D" w14:textId="77777777" w:rsidR="00774472" w:rsidRPr="0045652F" w:rsidRDefault="00774472">
      <w:pPr>
        <w:pStyle w:val="Listing"/>
        <w:rPr>
          <w:lang w:val="en-US"/>
        </w:rPr>
      </w:pPr>
      <w:r w:rsidRPr="0045652F">
        <w:rPr>
          <w:lang w:val="en-US"/>
        </w:rPr>
        <w:t xml:space="preserve">G URL PARAMETER </w:t>
      </w:r>
      <w:r w:rsidRPr="0045652F">
        <w:rPr>
          <w:i/>
          <w:iCs/>
          <w:lang w:val="en-US"/>
        </w:rPr>
        <w:t>paramname</w:t>
      </w:r>
    </w:p>
    <w:p w14:paraId="626836D5" w14:textId="77777777" w:rsidR="00774472" w:rsidRPr="0045652F" w:rsidRDefault="00774472">
      <w:pPr>
        <w:spacing w:before="120"/>
        <w:rPr>
          <w:lang w:val="en-US"/>
        </w:rPr>
      </w:pPr>
      <w:r w:rsidRPr="0045652F">
        <w:rPr>
          <w:lang w:val="en-US"/>
        </w:rPr>
        <w:t xml:space="preserve">When VIRTEL returns the next input to the application, the contents of this field are replaced by the value of the parameter </w:t>
      </w:r>
      <w:r w:rsidRPr="0045652F">
        <w:rPr>
          <w:i/>
          <w:iCs/>
          <w:lang w:val="en-US"/>
        </w:rPr>
        <w:t>paramname</w:t>
      </w:r>
      <w:r w:rsidRPr="0045652F">
        <w:rPr>
          <w:lang w:val="en-US"/>
        </w:rPr>
        <w:t xml:space="preserve"> in the URL.</w:t>
      </w:r>
    </w:p>
    <w:p w14:paraId="530C8143" w14:textId="77777777" w:rsidR="00774472" w:rsidRPr="0045652F" w:rsidRDefault="00774472">
      <w:pPr>
        <w:pStyle w:val="Heading5"/>
        <w:rPr>
          <w:lang w:val="en-US"/>
        </w:rPr>
      </w:pPr>
      <w:r w:rsidRPr="0045652F">
        <w:rPr>
          <w:lang w:val="en-US"/>
        </w:rPr>
        <w:t>S DIRECTORY (Set Temporary Directory Name)</w:t>
      </w:r>
    </w:p>
    <w:p w14:paraId="21C7D928" w14:textId="77777777" w:rsidR="00774472" w:rsidRPr="0045652F" w:rsidRDefault="00774472">
      <w:pPr>
        <w:pStyle w:val="Listing"/>
        <w:rPr>
          <w:lang w:val="en-US"/>
        </w:rPr>
      </w:pPr>
      <w:r w:rsidRPr="0045652F">
        <w:rPr>
          <w:lang w:val="en-US"/>
        </w:rPr>
        <w:t xml:space="preserve">S DIRECTORY </w:t>
      </w:r>
      <w:r w:rsidRPr="0045652F">
        <w:rPr>
          <w:i/>
          <w:iCs/>
          <w:lang w:val="en-US"/>
        </w:rPr>
        <w:t>dirname</w:t>
      </w:r>
    </w:p>
    <w:p w14:paraId="0AE2AA01" w14:textId="77777777" w:rsidR="00774472" w:rsidRPr="0045652F" w:rsidRDefault="00774472">
      <w:pPr>
        <w:spacing w:before="120"/>
        <w:rPr>
          <w:lang w:val="en-US"/>
        </w:rPr>
      </w:pPr>
      <w:r w:rsidRPr="0045652F">
        <w:rPr>
          <w:lang w:val="en-US"/>
        </w:rPr>
        <w:t xml:space="preserve">Indicates the name of the directory from which VIRTEL is to retrieve the page template for the current 3270 screen (but not for subsequent screens).  </w:t>
      </w:r>
      <w:r w:rsidRPr="0045652F">
        <w:rPr>
          <w:i/>
          <w:iCs/>
          <w:lang w:val="en-US"/>
        </w:rPr>
        <w:t>dirname</w:t>
      </w:r>
      <w:r w:rsidRPr="0045652F">
        <w:rPr>
          <w:lang w:val="en-US"/>
        </w:rPr>
        <w:t xml:space="preserve"> is the name of a VIRTEL directory defined in the Directory Management sub-application (as described </w:t>
      </w:r>
      <w:r w:rsidRPr="0045652F">
        <w:rPr>
          <w:lang w:val="en-US"/>
        </w:rPr>
        <w:fldChar w:fldCharType="begin"/>
      </w:r>
      <w:r w:rsidRPr="0045652F">
        <w:rPr>
          <w:lang w:val="en-US"/>
        </w:rPr>
        <w:instrText xml:space="preserve"> PAGEREF _Ref61950074 \p \h </w:instrText>
      </w:r>
      <w:r w:rsidRPr="0045652F">
        <w:rPr>
          <w:lang w:val="en-US"/>
        </w:rPr>
      </w:r>
      <w:r w:rsidRPr="0045652F">
        <w:rPr>
          <w:lang w:val="en-US"/>
        </w:rPr>
        <w:fldChar w:fldCharType="separate"/>
      </w:r>
      <w:r w:rsidR="00A87DE6">
        <w:rPr>
          <w:noProof/>
          <w:lang w:val="en-US"/>
        </w:rPr>
        <w:t>sur la page 20</w:t>
      </w:r>
      <w:r w:rsidRPr="0045652F">
        <w:rPr>
          <w:lang w:val="en-US"/>
        </w:rPr>
        <w:fldChar w:fldCharType="end"/>
      </w:r>
      <w:r w:rsidRPr="0045652F">
        <w:rPr>
          <w:lang w:val="en-US"/>
        </w:rPr>
        <w:t>).  This name must not contain any blanks.</w:t>
      </w:r>
    </w:p>
    <w:p w14:paraId="34A08D01" w14:textId="77777777" w:rsidR="00774472" w:rsidRPr="0045652F" w:rsidRDefault="00774472">
      <w:pPr>
        <w:pStyle w:val="Heading5"/>
        <w:rPr>
          <w:lang w:val="en-US"/>
        </w:rPr>
      </w:pPr>
      <w:r w:rsidRPr="0045652F">
        <w:rPr>
          <w:lang w:val="en-US"/>
        </w:rPr>
        <w:t>S GLOBAL PAGE (Set Global Template Name)</w:t>
      </w:r>
    </w:p>
    <w:p w14:paraId="0E4E3263" w14:textId="77777777" w:rsidR="00774472" w:rsidRPr="0045652F" w:rsidRDefault="00774472">
      <w:pPr>
        <w:pStyle w:val="Listing"/>
        <w:rPr>
          <w:lang w:val="en-US"/>
        </w:rPr>
      </w:pPr>
      <w:r w:rsidRPr="0045652F">
        <w:rPr>
          <w:lang w:val="en-US"/>
        </w:rPr>
        <w:t xml:space="preserve">S GLOBAL PAGE </w:t>
      </w:r>
      <w:r w:rsidRPr="0045652F">
        <w:rPr>
          <w:i/>
          <w:iCs/>
          <w:lang w:val="en-US"/>
        </w:rPr>
        <w:t>pagename</w:t>
      </w:r>
    </w:p>
    <w:p w14:paraId="68EFBD54" w14:textId="77777777" w:rsidR="00774472" w:rsidRPr="0045652F" w:rsidRDefault="00774472">
      <w:pPr>
        <w:spacing w:before="120"/>
        <w:rPr>
          <w:lang w:val="en-US"/>
        </w:rPr>
      </w:pPr>
      <w:r w:rsidRPr="0045652F">
        <w:rPr>
          <w:lang w:val="en-US"/>
        </w:rPr>
        <w:t>Indicates the name of the page template to be used for the current 3270 screen and all subsequent screens.  This name must not contain any blanks.</w:t>
      </w:r>
    </w:p>
    <w:p w14:paraId="503F36A7" w14:textId="77777777" w:rsidR="00774472" w:rsidRPr="0045652F" w:rsidRDefault="00774472">
      <w:pPr>
        <w:pStyle w:val="Heading5"/>
        <w:rPr>
          <w:lang w:val="en-US"/>
        </w:rPr>
      </w:pPr>
      <w:r w:rsidRPr="0045652F">
        <w:rPr>
          <w:lang w:val="en-US"/>
        </w:rPr>
        <w:t>S PAGE (Set Temporary Template Name)</w:t>
      </w:r>
    </w:p>
    <w:p w14:paraId="2420772B" w14:textId="77777777" w:rsidR="00774472" w:rsidRPr="0045652F" w:rsidRDefault="00774472">
      <w:pPr>
        <w:pStyle w:val="Listing"/>
        <w:rPr>
          <w:lang w:val="en-US"/>
        </w:rPr>
      </w:pPr>
      <w:r w:rsidRPr="0045652F">
        <w:rPr>
          <w:lang w:val="en-US"/>
        </w:rPr>
        <w:t xml:space="preserve">S PAGE </w:t>
      </w:r>
      <w:r w:rsidRPr="0045652F">
        <w:rPr>
          <w:i/>
          <w:iCs/>
          <w:lang w:val="en-US"/>
        </w:rPr>
        <w:t>pagename</w:t>
      </w:r>
    </w:p>
    <w:p w14:paraId="0C885F93" w14:textId="77777777" w:rsidR="00774472" w:rsidRPr="0045652F" w:rsidRDefault="00774472">
      <w:pPr>
        <w:spacing w:before="120"/>
        <w:rPr>
          <w:lang w:val="en-US"/>
        </w:rPr>
      </w:pPr>
      <w:r w:rsidRPr="0045652F">
        <w:rPr>
          <w:lang w:val="en-US"/>
        </w:rPr>
        <w:t>Indicates the name of the page template to be used for the current 3270 screen (but not for subsequent screens).  This name must not contain any blanks.</w:t>
      </w:r>
    </w:p>
    <w:p w14:paraId="66C751A8" w14:textId="77777777" w:rsidR="00774472" w:rsidRPr="0045652F" w:rsidRDefault="00774472">
      <w:pPr>
        <w:pStyle w:val="Heading5"/>
        <w:rPr>
          <w:lang w:val="en-US"/>
        </w:rPr>
      </w:pPr>
      <w:bookmarkStart w:id="724" w:name="_Ref111364941"/>
      <w:r w:rsidRPr="0045652F">
        <w:rPr>
          <w:lang w:val="en-US"/>
        </w:rPr>
        <w:t>S VARIABLE (Set Variable)</w:t>
      </w:r>
      <w:bookmarkEnd w:id="724"/>
    </w:p>
    <w:p w14:paraId="07949046" w14:textId="77777777" w:rsidR="00774472" w:rsidRPr="0045652F" w:rsidRDefault="00774472">
      <w:pPr>
        <w:pStyle w:val="Listing"/>
        <w:rPr>
          <w:lang w:val="en-US"/>
        </w:rPr>
      </w:pPr>
      <w:r w:rsidRPr="0045652F">
        <w:rPr>
          <w:lang w:val="en-US"/>
        </w:rPr>
        <w:t xml:space="preserve">S VARIABLE </w:t>
      </w:r>
      <w:r w:rsidRPr="0045652F">
        <w:rPr>
          <w:i/>
          <w:iCs/>
          <w:lang w:val="en-US"/>
        </w:rPr>
        <w:t>varname</w:t>
      </w:r>
      <w:r w:rsidRPr="0045652F">
        <w:rPr>
          <w:lang w:val="en-US"/>
        </w:rPr>
        <w:t>+</w:t>
      </w:r>
      <w:r w:rsidRPr="0045652F">
        <w:rPr>
          <w:i/>
          <w:iCs/>
          <w:lang w:val="en-US"/>
        </w:rPr>
        <w:t>value</w:t>
      </w:r>
      <w:r w:rsidRPr="0045652F">
        <w:rPr>
          <w:lang w:val="en-US"/>
        </w:rPr>
        <w:t>+</w:t>
      </w:r>
    </w:p>
    <w:p w14:paraId="696F72AB" w14:textId="77777777" w:rsidR="00774472" w:rsidRPr="0045652F" w:rsidRDefault="00774472">
      <w:pPr>
        <w:rPr>
          <w:lang w:val="en-US"/>
        </w:rPr>
      </w:pPr>
      <w:r w:rsidRPr="0045652F">
        <w:rPr>
          <w:lang w:val="en-US"/>
        </w:rPr>
        <w:t>Adds a new value to a table variable named</w:t>
      </w:r>
      <w:r w:rsidRPr="0045652F">
        <w:rPr>
          <w:i/>
          <w:iCs/>
          <w:lang w:val="en-US"/>
        </w:rPr>
        <w:t xml:space="preserve"> varname</w:t>
      </w:r>
      <w:r w:rsidRPr="0045652F">
        <w:rPr>
          <w:lang w:val="en-US"/>
        </w:rPr>
        <w:t xml:space="preserve">.  The variable is automatically created if necessary.  The </w:t>
      </w:r>
      <w:r w:rsidRPr="0045652F">
        <w:rPr>
          <w:i/>
          <w:iCs/>
          <w:lang w:val="en-US"/>
        </w:rPr>
        <w:t>value</w:t>
      </w:r>
      <w:r w:rsidRPr="0045652F">
        <w:rPr>
          <w:lang w:val="en-US"/>
        </w:rPr>
        <w:t xml:space="preserve"> is contained in the 3270 field immediately following the S VARIABLE </w:t>
      </w:r>
      <w:r w:rsidRPr="0045652F">
        <w:rPr>
          <w:i/>
          <w:iCs/>
          <w:lang w:val="en-US"/>
        </w:rPr>
        <w:t>varname</w:t>
      </w:r>
      <w:r w:rsidRPr="0045652F">
        <w:rPr>
          <w:lang w:val="en-US"/>
        </w:rPr>
        <w:t xml:space="preserve"> command, and the </w:t>
      </w:r>
      <w:r w:rsidRPr="0045652F">
        <w:rPr>
          <w:i/>
          <w:iCs/>
          <w:lang w:val="en-US"/>
        </w:rPr>
        <w:t>value</w:t>
      </w:r>
      <w:r w:rsidRPr="0045652F">
        <w:rPr>
          <w:lang w:val="en-US"/>
        </w:rPr>
        <w:t xml:space="preserve"> has the same length as the 3270 field which contains it..  The “+” characters in the figure above represent the 3270 attribute bytes which act as field delimiters.</w:t>
      </w:r>
    </w:p>
    <w:p w14:paraId="738EEE86" w14:textId="77777777" w:rsidR="00774472" w:rsidRPr="0045652F" w:rsidRDefault="00774472">
      <w:pPr>
        <w:pStyle w:val="Heading2"/>
        <w:pageBreakBefore/>
        <w:tabs>
          <w:tab w:val="num" w:pos="2424"/>
        </w:tabs>
        <w:rPr>
          <w:lang w:val="en-US"/>
        </w:rPr>
      </w:pPr>
      <w:bookmarkStart w:id="725" w:name="_Toc16581367"/>
      <w:bookmarkStart w:id="726" w:name="_Toc60565912"/>
      <w:bookmarkStart w:id="727" w:name="_Toc93919541"/>
      <w:bookmarkStart w:id="728" w:name="_Toc93997036"/>
      <w:bookmarkStart w:id="729" w:name="_Toc373484950"/>
      <w:r w:rsidRPr="0045652F">
        <w:rPr>
          <w:lang w:val="en-US"/>
        </w:rPr>
        <w:t>E-mail</w:t>
      </w:r>
      <w:bookmarkEnd w:id="727"/>
      <w:bookmarkEnd w:id="728"/>
      <w:bookmarkEnd w:id="729"/>
    </w:p>
    <w:p w14:paraId="4D6173CE" w14:textId="77777777" w:rsidR="00774472" w:rsidRPr="0045652F" w:rsidRDefault="00774472">
      <w:pPr>
        <w:pStyle w:val="Heading3"/>
        <w:tabs>
          <w:tab w:val="num" w:pos="2781"/>
        </w:tabs>
        <w:rPr>
          <w:lang w:val="en-US"/>
        </w:rPr>
      </w:pPr>
      <w:bookmarkStart w:id="730" w:name="_Ref61779029"/>
      <w:bookmarkStart w:id="731" w:name="_Ref61779039"/>
      <w:bookmarkStart w:id="732" w:name="_Toc93919542"/>
      <w:bookmarkStart w:id="733" w:name="_Toc93997037"/>
      <w:bookmarkStart w:id="734" w:name="_Toc373484951"/>
      <w:r w:rsidRPr="0045652F">
        <w:rPr>
          <w:lang w:val="en-US"/>
        </w:rPr>
        <w:t>FAC8: Retrieve data from an e-mail</w:t>
      </w:r>
      <w:bookmarkEnd w:id="730"/>
      <w:bookmarkEnd w:id="731"/>
      <w:bookmarkEnd w:id="732"/>
      <w:bookmarkEnd w:id="733"/>
      <w:bookmarkEnd w:id="734"/>
    </w:p>
    <w:p w14:paraId="2EA479AF" w14:textId="77777777" w:rsidR="00774472" w:rsidRPr="0045652F" w:rsidRDefault="00774472">
      <w:pPr>
        <w:rPr>
          <w:szCs w:val="19"/>
          <w:lang w:val="en-US"/>
        </w:rPr>
      </w:pPr>
      <w:r w:rsidRPr="0045652F">
        <w:rPr>
          <w:szCs w:val="19"/>
          <w:lang w:val="en-US"/>
        </w:rPr>
        <w:fldChar w:fldCharType="begin"/>
      </w:r>
      <w:r w:rsidRPr="0045652F">
        <w:rPr>
          <w:szCs w:val="19"/>
          <w:lang w:val="en-US"/>
        </w:rPr>
        <w:instrText xml:space="preserve"> XE "Structured field:FAC8" </w:instrText>
      </w:r>
      <w:r w:rsidRPr="0045652F">
        <w:rPr>
          <w:szCs w:val="19"/>
          <w:lang w:val="en-US"/>
        </w:rPr>
        <w:fldChar w:fldCharType="end"/>
      </w:r>
      <w:r w:rsidRPr="0045652F">
        <w:rPr>
          <w:szCs w:val="19"/>
          <w:lang w:val="en-US"/>
        </w:rPr>
        <w:fldChar w:fldCharType="begin"/>
      </w:r>
      <w:r w:rsidRPr="0045652F">
        <w:rPr>
          <w:lang w:val="en-US"/>
        </w:rPr>
        <w:instrText xml:space="preserve"> XE "e-mail:Reception" </w:instrText>
      </w:r>
      <w:r w:rsidRPr="0045652F">
        <w:rPr>
          <w:szCs w:val="19"/>
          <w:lang w:val="en-US"/>
        </w:rPr>
        <w:fldChar w:fldCharType="end"/>
      </w:r>
      <w:r w:rsidRPr="0045652F">
        <w:rPr>
          <w:szCs w:val="19"/>
          <w:lang w:val="en-US"/>
        </w:rPr>
        <w:t xml:space="preserve">An application started by an incoming e-mail (see “Incoming e-mails” </w:t>
      </w:r>
      <w:r w:rsidRPr="0045652F">
        <w:rPr>
          <w:szCs w:val="19"/>
          <w:lang w:val="en-US"/>
        </w:rPr>
        <w:fldChar w:fldCharType="begin"/>
      </w:r>
      <w:r w:rsidRPr="0045652F">
        <w:rPr>
          <w:szCs w:val="19"/>
          <w:lang w:val="en-US"/>
        </w:rPr>
        <w:instrText xml:space="preserve"> PAGEREF _Ref93989938 \p \h </w:instrText>
      </w:r>
      <w:r w:rsidRPr="0045652F">
        <w:rPr>
          <w:szCs w:val="19"/>
          <w:lang w:val="en-US"/>
        </w:rPr>
      </w:r>
      <w:r w:rsidRPr="0045652F">
        <w:rPr>
          <w:szCs w:val="19"/>
          <w:lang w:val="en-US"/>
        </w:rPr>
        <w:fldChar w:fldCharType="separate"/>
      </w:r>
      <w:r w:rsidR="00A87DE6">
        <w:rPr>
          <w:noProof/>
          <w:szCs w:val="19"/>
          <w:lang w:val="en-US"/>
        </w:rPr>
        <w:t>sur la page 255</w:t>
      </w:r>
      <w:r w:rsidRPr="0045652F">
        <w:rPr>
          <w:szCs w:val="19"/>
          <w:lang w:val="en-US"/>
        </w:rPr>
        <w:fldChar w:fldCharType="end"/>
      </w:r>
      <w:r w:rsidRPr="0045652F">
        <w:rPr>
          <w:szCs w:val="19"/>
          <w:lang w:val="en-US"/>
        </w:rPr>
        <w:t>) can retrieve data from the content of the e-mail.  To request VIRTEL to extract the data from the e-mail, the application sends a structured field FAC8 code 12 or 13 to the associated relay (3270 pseudo-terminal).  VIRTEL intercepts the structured field and sends a response to the application in the form of a QUERY REPLY (x‘88’) structured field.</w:t>
      </w:r>
    </w:p>
    <w:p w14:paraId="76DCEBDD" w14:textId="77777777" w:rsidR="00774472" w:rsidRPr="0045652F" w:rsidRDefault="00774472">
      <w:pPr>
        <w:pStyle w:val="Heading4"/>
        <w:rPr>
          <w:lang w:val="en-US"/>
        </w:rPr>
      </w:pPr>
      <w:bookmarkStart w:id="735" w:name="_Toc93997038"/>
      <w:r w:rsidRPr="0045652F">
        <w:rPr>
          <w:lang w:val="en-US"/>
        </w:rPr>
        <w:t>Structured field FAC8 code 12</w:t>
      </w:r>
      <w:bookmarkEnd w:id="735"/>
    </w:p>
    <w:p w14:paraId="14516D75" w14:textId="77777777" w:rsidR="00774472" w:rsidRPr="0045652F" w:rsidRDefault="00774472">
      <w:pPr>
        <w:pStyle w:val="ecran0"/>
        <w:rPr>
          <w:lang w:val="en-US"/>
        </w:rPr>
      </w:pPr>
      <w:r w:rsidRPr="0045652F">
        <w:rPr>
          <w:lang w:val="en-US"/>
        </w:rPr>
        <w:t>The format of a structured field FAC8 code 12 is:</w:t>
      </w:r>
    </w:p>
    <w:p w14:paraId="12E0D1D6" w14:textId="77777777" w:rsidR="00774472" w:rsidRPr="0045652F" w:rsidRDefault="00774472">
      <w:pPr>
        <w:pStyle w:val="Listing"/>
        <w:tabs>
          <w:tab w:val="clear" w:pos="1276"/>
          <w:tab w:val="left" w:pos="3960"/>
        </w:tabs>
        <w:ind w:left="3960" w:hanging="1975"/>
        <w:rPr>
          <w:lang w:val="en-US"/>
        </w:rPr>
      </w:pPr>
    </w:p>
    <w:p w14:paraId="55DEB849" w14:textId="77777777" w:rsidR="00774472" w:rsidRPr="0045652F" w:rsidRDefault="00774472">
      <w:pPr>
        <w:pStyle w:val="Listing"/>
        <w:tabs>
          <w:tab w:val="clear" w:pos="1276"/>
          <w:tab w:val="left" w:pos="3960"/>
        </w:tabs>
        <w:ind w:left="3960" w:hanging="1975"/>
        <w:rPr>
          <w:lang w:val="en-US"/>
        </w:rPr>
      </w:pPr>
      <w:r w:rsidRPr="0045652F">
        <w:rPr>
          <w:lang w:val="en-US"/>
        </w:rPr>
        <w:t>- 2 bytes</w:t>
      </w:r>
      <w:r w:rsidRPr="0045652F">
        <w:rPr>
          <w:lang w:val="en-US"/>
        </w:rPr>
        <w:tab/>
        <w:t>Length of structured field = X'0007'</w:t>
      </w:r>
    </w:p>
    <w:p w14:paraId="5C50B58A" w14:textId="77777777" w:rsidR="00774472" w:rsidRPr="0045652F" w:rsidRDefault="00774472">
      <w:pPr>
        <w:pStyle w:val="Listing"/>
        <w:tabs>
          <w:tab w:val="clear" w:pos="1276"/>
          <w:tab w:val="left" w:pos="3960"/>
        </w:tabs>
        <w:ind w:left="3960" w:hanging="1975"/>
        <w:rPr>
          <w:lang w:val="en-US"/>
        </w:rPr>
      </w:pPr>
      <w:r w:rsidRPr="0045652F">
        <w:rPr>
          <w:lang w:val="en-US"/>
        </w:rPr>
        <w:t>- 2 bytes</w:t>
      </w:r>
      <w:r w:rsidRPr="0045652F">
        <w:rPr>
          <w:lang w:val="en-US"/>
        </w:rPr>
        <w:tab/>
        <w:t>Structured field identification code = X'FAC8'</w:t>
      </w:r>
    </w:p>
    <w:p w14:paraId="1F5153FD" w14:textId="77777777" w:rsidR="00774472" w:rsidRPr="0045652F" w:rsidRDefault="00774472">
      <w:pPr>
        <w:pStyle w:val="Listing"/>
        <w:tabs>
          <w:tab w:val="clear" w:pos="1276"/>
          <w:tab w:val="left" w:pos="3960"/>
        </w:tabs>
        <w:ind w:left="3960" w:hanging="1975"/>
        <w:rPr>
          <w:lang w:val="en-US"/>
        </w:rPr>
      </w:pPr>
      <w:r w:rsidRPr="0045652F">
        <w:rPr>
          <w:lang w:val="en-US"/>
        </w:rPr>
        <w:t>- 1 bytes</w:t>
      </w:r>
      <w:r w:rsidRPr="0045652F">
        <w:rPr>
          <w:lang w:val="en-US"/>
        </w:rPr>
        <w:tab/>
        <w:t>Code = X'12' (extraction of e-mail data)</w:t>
      </w:r>
    </w:p>
    <w:p w14:paraId="0E0FD71F" w14:textId="77777777" w:rsidR="00774472" w:rsidRPr="0045652F" w:rsidRDefault="00774472">
      <w:pPr>
        <w:pStyle w:val="Listing"/>
        <w:tabs>
          <w:tab w:val="clear" w:pos="1276"/>
          <w:tab w:val="left" w:pos="3960"/>
        </w:tabs>
        <w:ind w:left="3960" w:hanging="1975"/>
        <w:rPr>
          <w:lang w:val="en-US"/>
        </w:rPr>
      </w:pPr>
      <w:r w:rsidRPr="0045652F">
        <w:rPr>
          <w:lang w:val="en-US"/>
        </w:rPr>
        <w:t>- 2 bytes</w:t>
      </w:r>
      <w:r w:rsidRPr="0045652F">
        <w:rPr>
          <w:lang w:val="en-US"/>
        </w:rPr>
        <w:tab/>
        <w:t>Option indicating the category of data requested:</w:t>
      </w:r>
    </w:p>
    <w:p w14:paraId="10BC7B4F" w14:textId="77777777" w:rsidR="00774472" w:rsidRPr="0045652F" w:rsidRDefault="00774472">
      <w:pPr>
        <w:pStyle w:val="Listing"/>
        <w:tabs>
          <w:tab w:val="clear" w:pos="1276"/>
          <w:tab w:val="left" w:pos="3960"/>
        </w:tabs>
        <w:ind w:left="3960" w:hanging="1975"/>
        <w:rPr>
          <w:lang w:val="en-US"/>
        </w:rPr>
      </w:pPr>
      <w:r w:rsidRPr="0045652F">
        <w:rPr>
          <w:lang w:val="en-US"/>
        </w:rPr>
        <w:tab/>
        <w:t>0004  Received:</w:t>
      </w:r>
    </w:p>
    <w:p w14:paraId="29D33E46" w14:textId="77777777" w:rsidR="00774472" w:rsidRPr="0045652F" w:rsidRDefault="00774472">
      <w:pPr>
        <w:pStyle w:val="Listing"/>
        <w:tabs>
          <w:tab w:val="clear" w:pos="1276"/>
          <w:tab w:val="left" w:pos="3960"/>
        </w:tabs>
        <w:ind w:left="3960" w:hanging="1975"/>
        <w:rPr>
          <w:lang w:val="en-US"/>
        </w:rPr>
      </w:pPr>
      <w:r w:rsidRPr="0045652F">
        <w:rPr>
          <w:lang w:val="en-US"/>
        </w:rPr>
        <w:tab/>
        <w:t>0008  Message-ID:</w:t>
      </w:r>
    </w:p>
    <w:p w14:paraId="2808BC3A" w14:textId="77777777" w:rsidR="00774472" w:rsidRPr="0045652F" w:rsidRDefault="00774472">
      <w:pPr>
        <w:pStyle w:val="Listing"/>
        <w:tabs>
          <w:tab w:val="clear" w:pos="1276"/>
          <w:tab w:val="left" w:pos="3960"/>
        </w:tabs>
        <w:ind w:left="3960" w:hanging="1975"/>
        <w:rPr>
          <w:lang w:val="en-US"/>
        </w:rPr>
      </w:pPr>
      <w:r w:rsidRPr="0045652F">
        <w:rPr>
          <w:lang w:val="en-US"/>
        </w:rPr>
        <w:tab/>
        <w:t>000C  Date:</w:t>
      </w:r>
    </w:p>
    <w:p w14:paraId="7229CAC5" w14:textId="77777777" w:rsidR="00774472" w:rsidRPr="0045652F" w:rsidRDefault="00774472">
      <w:pPr>
        <w:pStyle w:val="Listing"/>
        <w:tabs>
          <w:tab w:val="clear" w:pos="1276"/>
          <w:tab w:val="left" w:pos="3960"/>
        </w:tabs>
        <w:ind w:left="3960" w:hanging="1975"/>
        <w:rPr>
          <w:lang w:val="en-US"/>
        </w:rPr>
      </w:pPr>
      <w:r w:rsidRPr="0045652F">
        <w:rPr>
          <w:lang w:val="en-US"/>
        </w:rPr>
        <w:tab/>
        <w:t>0010  References:</w:t>
      </w:r>
    </w:p>
    <w:p w14:paraId="4854CF44" w14:textId="77777777" w:rsidR="00774472" w:rsidRPr="0045652F" w:rsidRDefault="00774472">
      <w:pPr>
        <w:pStyle w:val="Listing"/>
        <w:tabs>
          <w:tab w:val="clear" w:pos="1276"/>
          <w:tab w:val="left" w:pos="3960"/>
        </w:tabs>
        <w:ind w:left="3960" w:hanging="1975"/>
        <w:rPr>
          <w:lang w:val="en-US"/>
        </w:rPr>
      </w:pPr>
      <w:r w:rsidRPr="0045652F">
        <w:rPr>
          <w:lang w:val="en-US"/>
        </w:rPr>
        <w:tab/>
        <w:t>0014  Content-Type:</w:t>
      </w:r>
    </w:p>
    <w:p w14:paraId="78A04C86" w14:textId="77777777" w:rsidR="00774472" w:rsidRPr="0045652F" w:rsidRDefault="00774472">
      <w:pPr>
        <w:pStyle w:val="Listing"/>
        <w:tabs>
          <w:tab w:val="clear" w:pos="1276"/>
          <w:tab w:val="left" w:pos="3960"/>
        </w:tabs>
        <w:ind w:left="3960" w:hanging="1975"/>
        <w:rPr>
          <w:lang w:val="en-US"/>
        </w:rPr>
      </w:pPr>
      <w:r w:rsidRPr="0045652F">
        <w:rPr>
          <w:lang w:val="en-US"/>
        </w:rPr>
        <w:tab/>
        <w:t>0018  MIME-Version:</w:t>
      </w:r>
    </w:p>
    <w:p w14:paraId="38A4B54E" w14:textId="77777777" w:rsidR="00774472" w:rsidRPr="0045652F" w:rsidRDefault="00774472">
      <w:pPr>
        <w:pStyle w:val="Listing"/>
        <w:tabs>
          <w:tab w:val="clear" w:pos="1276"/>
          <w:tab w:val="left" w:pos="3960"/>
        </w:tabs>
        <w:ind w:left="3960" w:hanging="1975"/>
        <w:rPr>
          <w:lang w:val="en-US"/>
        </w:rPr>
      </w:pPr>
      <w:r w:rsidRPr="0045652F">
        <w:rPr>
          <w:lang w:val="en-US"/>
        </w:rPr>
        <w:tab/>
        <w:t>001C  Subject:</w:t>
      </w:r>
    </w:p>
    <w:p w14:paraId="21CC384C" w14:textId="77777777" w:rsidR="00774472" w:rsidRPr="0045652F" w:rsidRDefault="00774472">
      <w:pPr>
        <w:pStyle w:val="Listing"/>
        <w:tabs>
          <w:tab w:val="clear" w:pos="1276"/>
          <w:tab w:val="left" w:pos="3960"/>
        </w:tabs>
        <w:ind w:left="3960" w:hanging="1975"/>
        <w:rPr>
          <w:lang w:val="en-US"/>
        </w:rPr>
      </w:pPr>
      <w:r w:rsidRPr="0045652F">
        <w:rPr>
          <w:lang w:val="en-US"/>
        </w:rPr>
        <w:tab/>
        <w:t>0020  (message text)</w:t>
      </w:r>
    </w:p>
    <w:p w14:paraId="32986F9C" w14:textId="77777777" w:rsidR="00774472" w:rsidRPr="0045652F" w:rsidRDefault="00774472">
      <w:pPr>
        <w:pStyle w:val="Listing"/>
        <w:tabs>
          <w:tab w:val="clear" w:pos="1276"/>
          <w:tab w:val="left" w:pos="3960"/>
        </w:tabs>
        <w:ind w:left="3960" w:hanging="1975"/>
        <w:rPr>
          <w:lang w:val="en-US"/>
        </w:rPr>
      </w:pPr>
      <w:r w:rsidRPr="0045652F">
        <w:rPr>
          <w:lang w:val="en-US"/>
        </w:rPr>
        <w:tab/>
        <w:t>003C  MAIL FROM: (see note)</w:t>
      </w:r>
    </w:p>
    <w:p w14:paraId="1CFE8FC3" w14:textId="77777777" w:rsidR="00774472" w:rsidRPr="0045652F" w:rsidRDefault="00774472">
      <w:pPr>
        <w:pStyle w:val="Listing"/>
        <w:tabs>
          <w:tab w:val="clear" w:pos="1276"/>
          <w:tab w:val="left" w:pos="3960"/>
        </w:tabs>
        <w:ind w:left="3960" w:hanging="1975"/>
        <w:rPr>
          <w:lang w:val="en-US"/>
        </w:rPr>
      </w:pPr>
      <w:r w:rsidRPr="0045652F">
        <w:rPr>
          <w:lang w:val="en-US"/>
        </w:rPr>
        <w:tab/>
        <w:t>0040  RCPT TO: (see note)</w:t>
      </w:r>
    </w:p>
    <w:p w14:paraId="6CDDE861" w14:textId="77777777" w:rsidR="00774472" w:rsidRPr="0045652F" w:rsidRDefault="00774472">
      <w:pPr>
        <w:pStyle w:val="Listing"/>
        <w:tabs>
          <w:tab w:val="clear" w:pos="1276"/>
          <w:tab w:val="left" w:pos="3960"/>
        </w:tabs>
        <w:ind w:left="3960" w:hanging="1975"/>
        <w:rPr>
          <w:lang w:val="en-US"/>
        </w:rPr>
      </w:pPr>
    </w:p>
    <w:p w14:paraId="1828C874" w14:textId="77777777" w:rsidR="00774472" w:rsidRPr="0045652F" w:rsidRDefault="00774472">
      <w:pPr>
        <w:pStyle w:val="Listing"/>
        <w:tabs>
          <w:tab w:val="clear" w:pos="1276"/>
          <w:tab w:val="left" w:pos="3960"/>
        </w:tabs>
        <w:ind w:left="3960" w:hanging="1975"/>
        <w:rPr>
          <w:lang w:val="en-US"/>
        </w:rPr>
      </w:pPr>
      <w:r w:rsidRPr="0045652F">
        <w:rPr>
          <w:lang w:val="en-US"/>
        </w:rPr>
        <w:t>Note:</w:t>
      </w:r>
      <w:r w:rsidRPr="0045652F">
        <w:rPr>
          <w:lang w:val="en-US"/>
        </w:rPr>
        <w:tab/>
        <w:t>MAIL FROM and RCPT TO are respectively the name of the sender and recipient as specified in the SMTP envelope.</w:t>
      </w:r>
    </w:p>
    <w:p w14:paraId="6F9EBD50" w14:textId="77777777" w:rsidR="00774472" w:rsidRPr="0045652F" w:rsidRDefault="00774472">
      <w:pPr>
        <w:pStyle w:val="Listing"/>
        <w:tabs>
          <w:tab w:val="clear" w:pos="1276"/>
          <w:tab w:val="left" w:pos="3960"/>
        </w:tabs>
        <w:ind w:left="3960" w:hanging="1975"/>
        <w:rPr>
          <w:lang w:val="en-US"/>
        </w:rPr>
      </w:pPr>
    </w:p>
    <w:p w14:paraId="37D1A897" w14:textId="77777777" w:rsidR="00774472" w:rsidRPr="0045652F" w:rsidRDefault="00774472">
      <w:pPr>
        <w:pStyle w:val="Caption"/>
        <w:rPr>
          <w:szCs w:val="19"/>
          <w:lang w:val="en-US"/>
        </w:rPr>
      </w:pPr>
      <w:bookmarkStart w:id="736" w:name="_Toc93919850"/>
      <w:bookmarkStart w:id="737" w:name="_Toc373485145"/>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23</w:t>
      </w:r>
      <w:r w:rsidRPr="0045652F">
        <w:rPr>
          <w:lang w:val="en-US"/>
        </w:rPr>
        <w:fldChar w:fldCharType="end"/>
      </w:r>
      <w:r w:rsidRPr="0045652F">
        <w:rPr>
          <w:szCs w:val="19"/>
          <w:lang w:val="en-US"/>
        </w:rPr>
        <w:t xml:space="preserve"> Format of structured field FAC8 code 12</w:t>
      </w:r>
      <w:bookmarkEnd w:id="736"/>
      <w:bookmarkEnd w:id="737"/>
    </w:p>
    <w:p w14:paraId="013D6C85" w14:textId="77777777" w:rsidR="00774472" w:rsidRPr="0045652F" w:rsidRDefault="00774472">
      <w:pPr>
        <w:keepNext/>
        <w:keepLines/>
        <w:rPr>
          <w:lang w:val="en-US"/>
        </w:rPr>
      </w:pPr>
      <w:r w:rsidRPr="0045652F">
        <w:rPr>
          <w:lang w:val="en-US"/>
        </w:rPr>
        <w:t>The response consists of one or more structured fields, prefixed by an AID byte x‘88’ (QUERY REPLY).  The format of the query reply structured field is:</w:t>
      </w:r>
    </w:p>
    <w:p w14:paraId="2C78DE9E" w14:textId="77777777" w:rsidR="00774472" w:rsidRPr="0045652F" w:rsidRDefault="00774472">
      <w:pPr>
        <w:keepNext/>
        <w:keepLines/>
        <w:rPr>
          <w:lang w:val="en-US"/>
        </w:rPr>
      </w:pPr>
    </w:p>
    <w:p w14:paraId="340124FF" w14:textId="77777777" w:rsidR="00774472" w:rsidRPr="0045652F" w:rsidRDefault="00774472">
      <w:pPr>
        <w:pStyle w:val="Listing"/>
        <w:tabs>
          <w:tab w:val="clear" w:pos="1276"/>
          <w:tab w:val="left" w:pos="3960"/>
        </w:tabs>
        <w:rPr>
          <w:lang w:val="en-US"/>
        </w:rPr>
      </w:pPr>
    </w:p>
    <w:p w14:paraId="2AF52890" w14:textId="77777777" w:rsidR="00774472" w:rsidRPr="0045652F" w:rsidRDefault="00774472">
      <w:pPr>
        <w:pStyle w:val="Listing"/>
        <w:tabs>
          <w:tab w:val="clear" w:pos="1276"/>
          <w:tab w:val="left" w:pos="3960"/>
        </w:tabs>
        <w:ind w:left="3960" w:hanging="1975"/>
        <w:rPr>
          <w:lang w:val="en-US"/>
        </w:rPr>
      </w:pPr>
      <w:r w:rsidRPr="0045652F">
        <w:rPr>
          <w:lang w:val="en-US"/>
        </w:rPr>
        <w:t>- 2 bytes</w:t>
      </w:r>
      <w:r w:rsidRPr="0045652F">
        <w:rPr>
          <w:lang w:val="en-US"/>
        </w:rPr>
        <w:tab/>
        <w:t>Length of structured field = variable</w:t>
      </w:r>
    </w:p>
    <w:p w14:paraId="1A21D6F2" w14:textId="77777777" w:rsidR="00774472" w:rsidRPr="0045652F" w:rsidRDefault="00774472">
      <w:pPr>
        <w:pStyle w:val="Listing"/>
        <w:tabs>
          <w:tab w:val="clear" w:pos="1276"/>
          <w:tab w:val="left" w:pos="3960"/>
        </w:tabs>
        <w:ind w:left="3960" w:hanging="1975"/>
        <w:rPr>
          <w:lang w:val="en-US"/>
        </w:rPr>
      </w:pPr>
      <w:r w:rsidRPr="0045652F">
        <w:rPr>
          <w:lang w:val="en-US"/>
        </w:rPr>
        <w:t>- 2 bytes</w:t>
      </w:r>
      <w:r w:rsidRPr="0045652F">
        <w:rPr>
          <w:lang w:val="en-US"/>
        </w:rPr>
        <w:tab/>
        <w:t>Type of response data.</w:t>
      </w:r>
      <w:r w:rsidRPr="0045652F">
        <w:rPr>
          <w:lang w:val="en-US"/>
        </w:rPr>
        <w:tab/>
      </w:r>
      <w:r w:rsidRPr="0045652F">
        <w:rPr>
          <w:lang w:val="en-US"/>
        </w:rPr>
        <w:br/>
        <w:t>Values are same as the ‘option’ field of the corresponding request.</w:t>
      </w:r>
    </w:p>
    <w:p w14:paraId="1F3FCDB5" w14:textId="77777777" w:rsidR="00774472" w:rsidRPr="0045652F" w:rsidRDefault="00774472">
      <w:pPr>
        <w:pStyle w:val="Listing"/>
        <w:tabs>
          <w:tab w:val="clear" w:pos="1276"/>
          <w:tab w:val="left" w:pos="3960"/>
        </w:tabs>
        <w:ind w:left="3960" w:hanging="1975"/>
        <w:rPr>
          <w:lang w:val="en-US"/>
        </w:rPr>
      </w:pPr>
      <w:r w:rsidRPr="0045652F">
        <w:rPr>
          <w:lang w:val="en-US"/>
        </w:rPr>
        <w:t>- 4 bytes</w:t>
      </w:r>
      <w:r w:rsidRPr="0045652F">
        <w:rPr>
          <w:lang w:val="en-US"/>
        </w:rPr>
        <w:tab/>
        <w:t>(type 0020 only) number of lines of text</w:t>
      </w:r>
    </w:p>
    <w:p w14:paraId="6DC35508" w14:textId="77777777" w:rsidR="00774472" w:rsidRPr="0045652F" w:rsidRDefault="00774472">
      <w:pPr>
        <w:pStyle w:val="Listing"/>
        <w:tabs>
          <w:tab w:val="clear" w:pos="1276"/>
          <w:tab w:val="left" w:pos="3960"/>
        </w:tabs>
        <w:ind w:left="3960" w:hanging="1975"/>
        <w:rPr>
          <w:lang w:val="en-US"/>
        </w:rPr>
      </w:pPr>
      <w:r w:rsidRPr="0045652F">
        <w:rPr>
          <w:lang w:val="en-US"/>
        </w:rPr>
        <w:t>- 4 bytes</w:t>
      </w:r>
      <w:r w:rsidRPr="0045652F">
        <w:rPr>
          <w:lang w:val="en-US"/>
        </w:rPr>
        <w:tab/>
        <w:t>(type 0020 only) flags (reserved)</w:t>
      </w:r>
    </w:p>
    <w:p w14:paraId="79A205E8" w14:textId="77777777" w:rsidR="00774472" w:rsidRPr="0045652F" w:rsidRDefault="00774472">
      <w:pPr>
        <w:pStyle w:val="Listing"/>
        <w:tabs>
          <w:tab w:val="clear" w:pos="1276"/>
          <w:tab w:val="left" w:pos="3960"/>
        </w:tabs>
        <w:ind w:left="3960" w:hanging="1975"/>
        <w:rPr>
          <w:lang w:val="en-US"/>
        </w:rPr>
      </w:pPr>
      <w:r w:rsidRPr="0045652F">
        <w:rPr>
          <w:lang w:val="en-US"/>
        </w:rPr>
        <w:t>- n bytes</w:t>
      </w:r>
      <w:r w:rsidRPr="0045652F">
        <w:rPr>
          <w:lang w:val="en-US"/>
        </w:rPr>
        <w:tab/>
        <w:t>Data (in EBCDIC)</w:t>
      </w:r>
    </w:p>
    <w:p w14:paraId="57C99063" w14:textId="77777777" w:rsidR="00774472" w:rsidRPr="0045652F" w:rsidRDefault="00774472">
      <w:pPr>
        <w:pStyle w:val="Listing"/>
        <w:tabs>
          <w:tab w:val="clear" w:pos="1276"/>
          <w:tab w:val="left" w:pos="3960"/>
        </w:tabs>
        <w:rPr>
          <w:lang w:val="en-US"/>
        </w:rPr>
      </w:pPr>
    </w:p>
    <w:p w14:paraId="6AB51096" w14:textId="77777777" w:rsidR="00774472" w:rsidRPr="0045652F" w:rsidRDefault="00774472">
      <w:pPr>
        <w:pStyle w:val="Caption"/>
        <w:rPr>
          <w:szCs w:val="19"/>
          <w:lang w:val="en-US"/>
        </w:rPr>
      </w:pPr>
      <w:bookmarkStart w:id="738" w:name="_Toc93919851"/>
      <w:bookmarkStart w:id="739" w:name="_Toc373485146"/>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24</w:t>
      </w:r>
      <w:r w:rsidRPr="0045652F">
        <w:rPr>
          <w:lang w:val="en-US"/>
        </w:rPr>
        <w:fldChar w:fldCharType="end"/>
      </w:r>
      <w:r w:rsidRPr="0045652F">
        <w:rPr>
          <w:szCs w:val="19"/>
          <w:lang w:val="en-US"/>
        </w:rPr>
        <w:t xml:space="preserve"> Format of the response to structured field FAC8 code 12</w:t>
      </w:r>
      <w:bookmarkEnd w:id="738"/>
      <w:bookmarkEnd w:id="739"/>
    </w:p>
    <w:p w14:paraId="3F4A368A" w14:textId="77777777" w:rsidR="00774472" w:rsidRPr="0045652F" w:rsidRDefault="00774472">
      <w:pPr>
        <w:keepNext/>
        <w:keepLines/>
        <w:rPr>
          <w:lang w:val="en-US"/>
        </w:rPr>
      </w:pPr>
      <w:r w:rsidRPr="0045652F">
        <w:rPr>
          <w:lang w:val="en-US"/>
        </w:rPr>
        <w:t>Notes:</w:t>
      </w:r>
    </w:p>
    <w:p w14:paraId="1D1B2321" w14:textId="77777777" w:rsidR="00774472" w:rsidRPr="0045652F" w:rsidRDefault="00774472" w:rsidP="004647A9">
      <w:pPr>
        <w:keepNext/>
        <w:keepLines/>
        <w:numPr>
          <w:ilvl w:val="2"/>
          <w:numId w:val="3"/>
        </w:numPr>
        <w:rPr>
          <w:lang w:val="en-US"/>
        </w:rPr>
      </w:pPr>
      <w:r w:rsidRPr="0045652F">
        <w:rPr>
          <w:lang w:val="en-US"/>
        </w:rPr>
        <w:t>Response types other than 0020 do not contain the number of lines or flags.</w:t>
      </w:r>
    </w:p>
    <w:p w14:paraId="351F580B" w14:textId="77777777" w:rsidR="00774472" w:rsidRPr="0045652F" w:rsidRDefault="00774472" w:rsidP="004647A9">
      <w:pPr>
        <w:keepNext/>
        <w:keepLines/>
        <w:numPr>
          <w:ilvl w:val="2"/>
          <w:numId w:val="3"/>
        </w:numPr>
        <w:rPr>
          <w:lang w:val="en-US"/>
        </w:rPr>
      </w:pPr>
      <w:r w:rsidRPr="0045652F">
        <w:rPr>
          <w:lang w:val="en-US"/>
        </w:rPr>
        <w:t>Response types are returned in the same order as specified in the request.</w:t>
      </w:r>
    </w:p>
    <w:p w14:paraId="0E817A89" w14:textId="77777777" w:rsidR="00774472" w:rsidRPr="0045652F" w:rsidRDefault="00774472" w:rsidP="004647A9">
      <w:pPr>
        <w:keepNext/>
        <w:keepLines/>
        <w:numPr>
          <w:ilvl w:val="2"/>
          <w:numId w:val="3"/>
        </w:numPr>
        <w:rPr>
          <w:lang w:val="en-US"/>
        </w:rPr>
      </w:pPr>
      <w:r w:rsidRPr="0045652F">
        <w:rPr>
          <w:lang w:val="en-US"/>
        </w:rPr>
        <w:t>All of the response types requested are present, even if they are zero length.</w:t>
      </w:r>
    </w:p>
    <w:p w14:paraId="184699C3" w14:textId="77777777" w:rsidR="00774472" w:rsidRPr="0045652F" w:rsidRDefault="00774472" w:rsidP="004647A9">
      <w:pPr>
        <w:numPr>
          <w:ilvl w:val="2"/>
          <w:numId w:val="3"/>
        </w:numPr>
        <w:rPr>
          <w:lang w:val="en-US"/>
        </w:rPr>
      </w:pPr>
      <w:r w:rsidRPr="0045652F">
        <w:rPr>
          <w:lang w:val="en-US"/>
        </w:rPr>
        <w:t>Lines of message text are delimited by X'0D25' (EBCDIC carriage-return / line-feed).</w:t>
      </w:r>
    </w:p>
    <w:p w14:paraId="678585F6" w14:textId="77777777" w:rsidR="00774472" w:rsidRPr="0045652F" w:rsidRDefault="00774472">
      <w:pPr>
        <w:pStyle w:val="Heading4"/>
        <w:keepLines/>
        <w:rPr>
          <w:lang w:val="en-US"/>
        </w:rPr>
      </w:pPr>
      <w:bookmarkStart w:id="740" w:name="_Toc93997039"/>
      <w:r w:rsidRPr="0045652F">
        <w:rPr>
          <w:lang w:val="en-US"/>
        </w:rPr>
        <w:t>Structured field FAC8 code 13</w:t>
      </w:r>
      <w:bookmarkEnd w:id="740"/>
    </w:p>
    <w:p w14:paraId="08710A15" w14:textId="77777777" w:rsidR="00774472" w:rsidRPr="0045652F" w:rsidRDefault="00774472">
      <w:pPr>
        <w:keepNext/>
        <w:keepLines/>
        <w:rPr>
          <w:lang w:val="en-US"/>
        </w:rPr>
      </w:pPr>
      <w:r w:rsidRPr="0045652F">
        <w:rPr>
          <w:lang w:val="en-US"/>
        </w:rPr>
        <w:t>Structured field FAC8 code 13 searches the e-mail for a specific character string, then returns the string together with the remainder of the line.</w:t>
      </w:r>
    </w:p>
    <w:p w14:paraId="739C87B1" w14:textId="77777777" w:rsidR="00774472" w:rsidRPr="0045652F" w:rsidRDefault="00774472">
      <w:pPr>
        <w:pStyle w:val="ecran0"/>
        <w:rPr>
          <w:lang w:val="en-US"/>
        </w:rPr>
      </w:pPr>
      <w:r w:rsidRPr="0045652F">
        <w:rPr>
          <w:lang w:val="en-US"/>
        </w:rPr>
        <w:t>The format of a structured field FAC8 code 13 is:</w:t>
      </w:r>
    </w:p>
    <w:p w14:paraId="570E76C1" w14:textId="77777777" w:rsidR="00774472" w:rsidRPr="0045652F" w:rsidRDefault="00774472">
      <w:pPr>
        <w:pStyle w:val="Listing"/>
        <w:tabs>
          <w:tab w:val="clear" w:pos="1276"/>
          <w:tab w:val="left" w:pos="3960"/>
        </w:tabs>
        <w:ind w:left="3960" w:hanging="1975"/>
        <w:rPr>
          <w:lang w:val="en-US"/>
        </w:rPr>
      </w:pPr>
    </w:p>
    <w:p w14:paraId="60EEA1DA" w14:textId="77777777" w:rsidR="00774472" w:rsidRPr="0045652F" w:rsidRDefault="00774472">
      <w:pPr>
        <w:pStyle w:val="Listing"/>
        <w:tabs>
          <w:tab w:val="clear" w:pos="1276"/>
          <w:tab w:val="left" w:pos="3960"/>
        </w:tabs>
        <w:ind w:left="3960" w:hanging="1975"/>
        <w:rPr>
          <w:lang w:val="en-US"/>
        </w:rPr>
      </w:pPr>
      <w:r w:rsidRPr="0045652F">
        <w:rPr>
          <w:lang w:val="en-US"/>
        </w:rPr>
        <w:t>- 2 bytes</w:t>
      </w:r>
      <w:r w:rsidRPr="0045652F">
        <w:rPr>
          <w:lang w:val="en-US"/>
        </w:rPr>
        <w:tab/>
        <w:t>Length of structured field = 7 + length of string</w:t>
      </w:r>
    </w:p>
    <w:p w14:paraId="3DC41CEF" w14:textId="77777777" w:rsidR="00774472" w:rsidRPr="0045652F" w:rsidRDefault="00774472">
      <w:pPr>
        <w:pStyle w:val="Listing"/>
        <w:tabs>
          <w:tab w:val="clear" w:pos="1276"/>
          <w:tab w:val="left" w:pos="3960"/>
        </w:tabs>
        <w:ind w:left="3960" w:hanging="1975"/>
        <w:rPr>
          <w:lang w:val="en-US"/>
        </w:rPr>
      </w:pPr>
      <w:r w:rsidRPr="0045652F">
        <w:rPr>
          <w:lang w:val="en-US"/>
        </w:rPr>
        <w:t>- 2 bytes</w:t>
      </w:r>
      <w:r w:rsidRPr="0045652F">
        <w:rPr>
          <w:lang w:val="en-US"/>
        </w:rPr>
        <w:tab/>
        <w:t>Structured field identification code = X'FAC8'</w:t>
      </w:r>
    </w:p>
    <w:p w14:paraId="2796D684" w14:textId="77777777" w:rsidR="00774472" w:rsidRPr="0045652F" w:rsidRDefault="00774472">
      <w:pPr>
        <w:pStyle w:val="Listing"/>
        <w:tabs>
          <w:tab w:val="clear" w:pos="1276"/>
          <w:tab w:val="left" w:pos="3960"/>
        </w:tabs>
        <w:ind w:left="3960" w:hanging="1975"/>
        <w:rPr>
          <w:lang w:val="en-US"/>
        </w:rPr>
      </w:pPr>
      <w:r w:rsidRPr="0045652F">
        <w:rPr>
          <w:lang w:val="en-US"/>
        </w:rPr>
        <w:t>- 1 bytes</w:t>
      </w:r>
      <w:r w:rsidRPr="0045652F">
        <w:rPr>
          <w:lang w:val="en-US"/>
        </w:rPr>
        <w:tab/>
        <w:t>Code = X'13' (scan e-mail data)</w:t>
      </w:r>
    </w:p>
    <w:p w14:paraId="60B049B0" w14:textId="77777777" w:rsidR="00774472" w:rsidRPr="0045652F" w:rsidRDefault="00774472">
      <w:pPr>
        <w:pStyle w:val="Listing"/>
        <w:tabs>
          <w:tab w:val="clear" w:pos="1276"/>
          <w:tab w:val="left" w:pos="3960"/>
        </w:tabs>
        <w:ind w:left="3960" w:hanging="1975"/>
        <w:rPr>
          <w:lang w:val="en-US"/>
        </w:rPr>
      </w:pPr>
      <w:r w:rsidRPr="0045652F">
        <w:rPr>
          <w:lang w:val="en-US"/>
        </w:rPr>
        <w:t>- 2 bytes</w:t>
      </w:r>
      <w:r w:rsidRPr="0045652F">
        <w:rPr>
          <w:lang w:val="en-US"/>
        </w:rPr>
        <w:tab/>
        <w:t>Option indicating the category of data to be searched:</w:t>
      </w:r>
    </w:p>
    <w:p w14:paraId="6607C691" w14:textId="77777777" w:rsidR="00774472" w:rsidRPr="0045652F" w:rsidRDefault="00774472">
      <w:pPr>
        <w:pStyle w:val="Listing"/>
        <w:tabs>
          <w:tab w:val="clear" w:pos="1276"/>
          <w:tab w:val="left" w:pos="3960"/>
        </w:tabs>
        <w:ind w:left="3960" w:hanging="1975"/>
        <w:rPr>
          <w:lang w:val="en-US"/>
        </w:rPr>
      </w:pPr>
      <w:r w:rsidRPr="0045652F">
        <w:rPr>
          <w:lang w:val="en-US"/>
        </w:rPr>
        <w:tab/>
        <w:t>(see structured field FAC8 code 12)</w:t>
      </w:r>
    </w:p>
    <w:p w14:paraId="53599C84" w14:textId="77777777" w:rsidR="00774472" w:rsidRPr="0045652F" w:rsidRDefault="00774472">
      <w:pPr>
        <w:pStyle w:val="Listing"/>
        <w:tabs>
          <w:tab w:val="clear" w:pos="1276"/>
          <w:tab w:val="left" w:pos="3960"/>
        </w:tabs>
        <w:ind w:left="3960" w:hanging="1975"/>
        <w:rPr>
          <w:lang w:val="en-US"/>
        </w:rPr>
      </w:pPr>
      <w:r w:rsidRPr="0045652F">
        <w:rPr>
          <w:lang w:val="en-US"/>
        </w:rPr>
        <w:t>- n bytes</w:t>
      </w:r>
      <w:r w:rsidRPr="0045652F">
        <w:rPr>
          <w:lang w:val="en-US"/>
        </w:rPr>
        <w:tab/>
        <w:t>Character string to search for</w:t>
      </w:r>
    </w:p>
    <w:p w14:paraId="2FD646C0" w14:textId="77777777" w:rsidR="00774472" w:rsidRPr="0045652F" w:rsidRDefault="00774472">
      <w:pPr>
        <w:pStyle w:val="Listing"/>
        <w:tabs>
          <w:tab w:val="clear" w:pos="1276"/>
          <w:tab w:val="left" w:pos="3960"/>
        </w:tabs>
        <w:ind w:left="3960" w:hanging="1975"/>
        <w:rPr>
          <w:lang w:val="en-US"/>
        </w:rPr>
      </w:pPr>
    </w:p>
    <w:p w14:paraId="4A650293" w14:textId="77777777" w:rsidR="00774472" w:rsidRPr="0045652F" w:rsidRDefault="00774472">
      <w:pPr>
        <w:pStyle w:val="Caption"/>
        <w:rPr>
          <w:szCs w:val="19"/>
          <w:lang w:val="en-US"/>
        </w:rPr>
      </w:pPr>
      <w:bookmarkStart w:id="741" w:name="_Toc93919852"/>
      <w:bookmarkStart w:id="742" w:name="_Toc373485147"/>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25</w:t>
      </w:r>
      <w:r w:rsidRPr="0045652F">
        <w:rPr>
          <w:lang w:val="en-US"/>
        </w:rPr>
        <w:fldChar w:fldCharType="end"/>
      </w:r>
      <w:r w:rsidRPr="0045652F">
        <w:rPr>
          <w:szCs w:val="19"/>
          <w:lang w:val="en-US"/>
        </w:rPr>
        <w:t xml:space="preserve"> Format of structured field FAC8 code 13</w:t>
      </w:r>
      <w:bookmarkEnd w:id="741"/>
      <w:bookmarkEnd w:id="742"/>
    </w:p>
    <w:p w14:paraId="20209E8A" w14:textId="77777777" w:rsidR="00774472" w:rsidRPr="0045652F" w:rsidRDefault="00774472">
      <w:pPr>
        <w:keepNext/>
        <w:keepLines/>
        <w:rPr>
          <w:lang w:val="en-US"/>
        </w:rPr>
      </w:pPr>
      <w:r w:rsidRPr="0045652F">
        <w:rPr>
          <w:lang w:val="en-US"/>
        </w:rPr>
        <w:t>The response consists of one or more structured fields, prefixed by an AID byte x‘88’ (QUERY REPLY).  The format of the query reply structured field is:</w:t>
      </w:r>
    </w:p>
    <w:p w14:paraId="1E6EE582" w14:textId="77777777" w:rsidR="00774472" w:rsidRPr="0045652F" w:rsidRDefault="00774472">
      <w:pPr>
        <w:keepNext/>
        <w:keepLines/>
        <w:rPr>
          <w:lang w:val="en-US"/>
        </w:rPr>
      </w:pPr>
    </w:p>
    <w:p w14:paraId="1F6769BF" w14:textId="77777777" w:rsidR="00774472" w:rsidRPr="0045652F" w:rsidRDefault="00774472">
      <w:pPr>
        <w:pStyle w:val="Listing"/>
        <w:tabs>
          <w:tab w:val="clear" w:pos="1276"/>
          <w:tab w:val="left" w:pos="3960"/>
        </w:tabs>
        <w:rPr>
          <w:lang w:val="en-US"/>
        </w:rPr>
      </w:pPr>
    </w:p>
    <w:p w14:paraId="5D507CBB" w14:textId="77777777" w:rsidR="00774472" w:rsidRPr="0045652F" w:rsidRDefault="00774472">
      <w:pPr>
        <w:pStyle w:val="Listing"/>
        <w:tabs>
          <w:tab w:val="clear" w:pos="1276"/>
          <w:tab w:val="left" w:pos="3960"/>
        </w:tabs>
        <w:ind w:left="3960" w:hanging="1975"/>
        <w:rPr>
          <w:lang w:val="en-US"/>
        </w:rPr>
      </w:pPr>
      <w:r w:rsidRPr="0045652F">
        <w:rPr>
          <w:lang w:val="en-US"/>
        </w:rPr>
        <w:t>- 2 bytes</w:t>
      </w:r>
      <w:r w:rsidRPr="0045652F">
        <w:rPr>
          <w:lang w:val="en-US"/>
        </w:rPr>
        <w:tab/>
        <w:t>Length of structured field = variable</w:t>
      </w:r>
    </w:p>
    <w:p w14:paraId="73CE028C" w14:textId="77777777" w:rsidR="00774472" w:rsidRPr="0045652F" w:rsidRDefault="00774472">
      <w:pPr>
        <w:pStyle w:val="Listing"/>
        <w:tabs>
          <w:tab w:val="clear" w:pos="1276"/>
          <w:tab w:val="left" w:pos="3960"/>
        </w:tabs>
        <w:ind w:left="3960" w:hanging="1975"/>
        <w:rPr>
          <w:lang w:val="en-US"/>
        </w:rPr>
      </w:pPr>
      <w:r w:rsidRPr="0045652F">
        <w:rPr>
          <w:lang w:val="en-US"/>
        </w:rPr>
        <w:t>- 2 bytes</w:t>
      </w:r>
      <w:r w:rsidRPr="0045652F">
        <w:rPr>
          <w:lang w:val="en-US"/>
        </w:rPr>
        <w:tab/>
        <w:t>Type of response data.</w:t>
      </w:r>
      <w:r w:rsidRPr="0045652F">
        <w:rPr>
          <w:lang w:val="en-US"/>
        </w:rPr>
        <w:tab/>
      </w:r>
      <w:r w:rsidRPr="0045652F">
        <w:rPr>
          <w:lang w:val="en-US"/>
        </w:rPr>
        <w:br/>
        <w:t>Values are same as the ‘option’ field of the corresponding request.</w:t>
      </w:r>
    </w:p>
    <w:p w14:paraId="4144B549" w14:textId="77777777" w:rsidR="00774472" w:rsidRPr="0045652F" w:rsidRDefault="00774472">
      <w:pPr>
        <w:pStyle w:val="Listing"/>
        <w:tabs>
          <w:tab w:val="clear" w:pos="1276"/>
          <w:tab w:val="left" w:pos="3960"/>
        </w:tabs>
        <w:ind w:left="3960" w:hanging="1975"/>
        <w:rPr>
          <w:lang w:val="en-US"/>
        </w:rPr>
      </w:pPr>
      <w:r w:rsidRPr="0045652F">
        <w:rPr>
          <w:lang w:val="en-US"/>
        </w:rPr>
        <w:t>- n bytes</w:t>
      </w:r>
      <w:r w:rsidRPr="0045652F">
        <w:rPr>
          <w:lang w:val="en-US"/>
        </w:rPr>
        <w:tab/>
        <w:t>Data (in EBCDIC)</w:t>
      </w:r>
    </w:p>
    <w:p w14:paraId="03EB9840" w14:textId="77777777" w:rsidR="00774472" w:rsidRPr="0045652F" w:rsidRDefault="00774472">
      <w:pPr>
        <w:pStyle w:val="Listing"/>
        <w:tabs>
          <w:tab w:val="clear" w:pos="1276"/>
          <w:tab w:val="left" w:pos="3960"/>
        </w:tabs>
        <w:rPr>
          <w:lang w:val="en-US"/>
        </w:rPr>
      </w:pPr>
    </w:p>
    <w:p w14:paraId="003C83DB" w14:textId="77777777" w:rsidR="00774472" w:rsidRPr="0045652F" w:rsidRDefault="00774472">
      <w:pPr>
        <w:pStyle w:val="Caption"/>
        <w:rPr>
          <w:szCs w:val="19"/>
          <w:lang w:val="en-US"/>
        </w:rPr>
      </w:pPr>
      <w:bookmarkStart w:id="743" w:name="_Toc93919853"/>
      <w:bookmarkStart w:id="744" w:name="_Toc373485148"/>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26</w:t>
      </w:r>
      <w:r w:rsidRPr="0045652F">
        <w:rPr>
          <w:lang w:val="en-US"/>
        </w:rPr>
        <w:fldChar w:fldCharType="end"/>
      </w:r>
      <w:r w:rsidRPr="0045652F">
        <w:rPr>
          <w:szCs w:val="19"/>
          <w:lang w:val="en-US"/>
        </w:rPr>
        <w:t xml:space="preserve"> Format of the response to structured field FAC8 code 13</w:t>
      </w:r>
      <w:bookmarkEnd w:id="743"/>
      <w:bookmarkEnd w:id="744"/>
    </w:p>
    <w:p w14:paraId="2C9B094E" w14:textId="77777777" w:rsidR="00774472" w:rsidRPr="0045652F" w:rsidRDefault="00774472">
      <w:pPr>
        <w:keepNext/>
        <w:keepLines/>
        <w:rPr>
          <w:lang w:val="en-US"/>
        </w:rPr>
      </w:pPr>
      <w:r w:rsidRPr="0045652F">
        <w:rPr>
          <w:lang w:val="en-US"/>
        </w:rPr>
        <w:t>Notes:</w:t>
      </w:r>
    </w:p>
    <w:p w14:paraId="52C0B746" w14:textId="77777777" w:rsidR="00774472" w:rsidRPr="0045652F" w:rsidRDefault="00774472" w:rsidP="004647A9">
      <w:pPr>
        <w:keepNext/>
        <w:keepLines/>
        <w:numPr>
          <w:ilvl w:val="2"/>
          <w:numId w:val="3"/>
        </w:numPr>
        <w:rPr>
          <w:lang w:val="en-US"/>
        </w:rPr>
      </w:pPr>
      <w:r w:rsidRPr="0045652F">
        <w:rPr>
          <w:lang w:val="en-US"/>
        </w:rPr>
        <w:t>The data returned includes the character string searched for, and all characters which follow, up to the end of the line.  The characters X'0D25', indicating the end of line, are not included in the response.</w:t>
      </w:r>
    </w:p>
    <w:p w14:paraId="4643DAA9" w14:textId="77777777" w:rsidR="00774472" w:rsidRPr="0045652F" w:rsidRDefault="00774472" w:rsidP="004647A9">
      <w:pPr>
        <w:keepNext/>
        <w:keepLines/>
        <w:numPr>
          <w:ilvl w:val="2"/>
          <w:numId w:val="3"/>
        </w:numPr>
        <w:rPr>
          <w:lang w:val="en-US"/>
        </w:rPr>
      </w:pPr>
      <w:r w:rsidRPr="0045652F">
        <w:rPr>
          <w:lang w:val="en-US"/>
        </w:rPr>
        <w:t>Response types are returned in the same order as specified in the request.</w:t>
      </w:r>
    </w:p>
    <w:p w14:paraId="34286441" w14:textId="77777777" w:rsidR="00774472" w:rsidRPr="0045652F" w:rsidRDefault="00774472" w:rsidP="004647A9">
      <w:pPr>
        <w:keepNext/>
        <w:keepLines/>
        <w:numPr>
          <w:ilvl w:val="2"/>
          <w:numId w:val="3"/>
        </w:numPr>
        <w:rPr>
          <w:lang w:val="en-US"/>
        </w:rPr>
      </w:pPr>
      <w:r w:rsidRPr="0045652F">
        <w:rPr>
          <w:lang w:val="en-US"/>
        </w:rPr>
        <w:t>All of the response types requested are present, even if they are zero length.</w:t>
      </w:r>
    </w:p>
    <w:p w14:paraId="0C9AE9CF" w14:textId="77777777" w:rsidR="00774472" w:rsidRPr="0045652F" w:rsidRDefault="00774472" w:rsidP="004647A9">
      <w:pPr>
        <w:numPr>
          <w:ilvl w:val="2"/>
          <w:numId w:val="3"/>
        </w:numPr>
        <w:rPr>
          <w:lang w:val="en-US"/>
        </w:rPr>
      </w:pPr>
      <w:r w:rsidRPr="0045652F">
        <w:rPr>
          <w:lang w:val="en-US"/>
        </w:rPr>
        <w:t>Structured fields FAC8 code 12 and code 13 can be combined in the same request / response.</w:t>
      </w:r>
    </w:p>
    <w:p w14:paraId="2E0855A9" w14:textId="77777777" w:rsidR="00774472" w:rsidRPr="0045652F" w:rsidRDefault="00774472">
      <w:pPr>
        <w:pStyle w:val="Heading4"/>
        <w:rPr>
          <w:bCs/>
          <w:lang w:val="en-US"/>
        </w:rPr>
      </w:pPr>
      <w:bookmarkStart w:id="745" w:name="_Toc93997040"/>
      <w:r w:rsidRPr="0045652F">
        <w:rPr>
          <w:lang w:val="en-US"/>
        </w:rPr>
        <w:t>COBOL example</w:t>
      </w:r>
      <w:bookmarkEnd w:id="745"/>
    </w:p>
    <w:p w14:paraId="10CAF55C" w14:textId="77777777" w:rsidR="00774472" w:rsidRPr="0045652F" w:rsidRDefault="00774472">
      <w:pPr>
        <w:pStyle w:val="ecran0"/>
        <w:rPr>
          <w:lang w:val="en-US"/>
        </w:rPr>
      </w:pPr>
      <w:r w:rsidRPr="0045652F">
        <w:rPr>
          <w:lang w:val="en-US"/>
        </w:rPr>
        <w:t>Example (in Cobol format) of receiving an e-mail:</w:t>
      </w:r>
    </w:p>
    <w:p w14:paraId="55339067" w14:textId="77777777" w:rsidR="00774472" w:rsidRPr="0045652F" w:rsidRDefault="00774472">
      <w:pPr>
        <w:pStyle w:val="Listing"/>
        <w:rPr>
          <w:rFonts w:ascii="Verdana" w:hAnsi="Verdana"/>
          <w:b/>
          <w:bCs/>
          <w:i/>
          <w:iCs/>
          <w:lang w:val="en-US"/>
        </w:rPr>
      </w:pPr>
    </w:p>
    <w:p w14:paraId="3637B249" w14:textId="77777777" w:rsidR="00774472" w:rsidRPr="0045652F" w:rsidRDefault="00774472">
      <w:pPr>
        <w:pStyle w:val="Listing"/>
        <w:rPr>
          <w:rFonts w:ascii="Verdana" w:hAnsi="Verdana"/>
          <w:b/>
          <w:bCs/>
          <w:i/>
          <w:iCs/>
          <w:lang w:val="en-US"/>
        </w:rPr>
      </w:pPr>
      <w:r w:rsidRPr="0045652F">
        <w:rPr>
          <w:rFonts w:ascii="Verdana" w:hAnsi="Verdana"/>
          <w:b/>
          <w:bCs/>
          <w:i/>
          <w:iCs/>
          <w:lang w:val="en-US"/>
        </w:rPr>
        <w:t>in Working-Storage:</w:t>
      </w:r>
    </w:p>
    <w:p w14:paraId="11BF5F75" w14:textId="77777777" w:rsidR="00774472" w:rsidRPr="0045652F" w:rsidRDefault="00774472">
      <w:pPr>
        <w:pStyle w:val="Listing"/>
        <w:rPr>
          <w:rFonts w:ascii="Verdana" w:hAnsi="Verdana"/>
          <w:b/>
          <w:bCs/>
          <w:i/>
          <w:iCs/>
          <w:lang w:val="en-US"/>
        </w:rPr>
      </w:pPr>
    </w:p>
    <w:p w14:paraId="75BDC32C" w14:textId="77777777" w:rsidR="00774472" w:rsidRPr="0045652F" w:rsidRDefault="00774472">
      <w:pPr>
        <w:pStyle w:val="Listing"/>
        <w:rPr>
          <w:rFonts w:eastAsia="MS Mincho"/>
          <w:lang w:val="en-US"/>
        </w:rPr>
      </w:pPr>
      <w:r w:rsidRPr="0045652F">
        <w:rPr>
          <w:rFonts w:eastAsia="MS Mincho"/>
          <w:lang w:val="en-US"/>
        </w:rPr>
        <w:t xml:space="preserve">      *  Request FAC812 to VIRTEL                                     </w:t>
      </w:r>
    </w:p>
    <w:p w14:paraId="0BF56D9E" w14:textId="77777777" w:rsidR="00774472" w:rsidRPr="0045652F" w:rsidRDefault="00774472">
      <w:pPr>
        <w:pStyle w:val="Listing"/>
        <w:rPr>
          <w:rFonts w:eastAsia="MS Mincho"/>
          <w:lang w:val="en-US"/>
        </w:rPr>
      </w:pPr>
      <w:r w:rsidRPr="0045652F">
        <w:rPr>
          <w:rFonts w:eastAsia="MS Mincho"/>
          <w:lang w:val="en-US"/>
        </w:rPr>
        <w:t xml:space="preserve">       01  FAC812-DEM-LENG             PIC S9(4)   COMP VALUE +0.     </w:t>
      </w:r>
    </w:p>
    <w:p w14:paraId="617AF8F9" w14:textId="77777777" w:rsidR="00774472" w:rsidRPr="0045652F" w:rsidRDefault="00774472">
      <w:pPr>
        <w:pStyle w:val="Listing"/>
        <w:rPr>
          <w:rFonts w:eastAsia="MS Mincho"/>
          <w:lang w:val="en-US"/>
        </w:rPr>
      </w:pPr>
      <w:r w:rsidRPr="0045652F">
        <w:rPr>
          <w:rFonts w:eastAsia="MS Mincho"/>
          <w:lang w:val="en-US"/>
        </w:rPr>
        <w:t xml:space="preserve">       01  FAC812-DEM-EMAIL.                                          </w:t>
      </w:r>
    </w:p>
    <w:p w14:paraId="45AE5999" w14:textId="77777777" w:rsidR="00774472" w:rsidRPr="0045652F" w:rsidRDefault="00774472">
      <w:pPr>
        <w:pStyle w:val="Listing"/>
        <w:rPr>
          <w:rFonts w:eastAsia="MS Mincho"/>
          <w:lang w:val="en-US"/>
        </w:rPr>
      </w:pPr>
      <w:r w:rsidRPr="0045652F">
        <w:rPr>
          <w:rFonts w:eastAsia="MS Mincho"/>
          <w:lang w:val="en-US"/>
        </w:rPr>
        <w:t xml:space="preserve">           05 FILLER                   PIC S9(4)   COMP VALUE +7.     </w:t>
      </w:r>
    </w:p>
    <w:p w14:paraId="4CB0270F" w14:textId="77777777" w:rsidR="00774472" w:rsidRPr="0045652F" w:rsidRDefault="00774472">
      <w:pPr>
        <w:pStyle w:val="Listing"/>
        <w:rPr>
          <w:rFonts w:eastAsia="MS Mincho"/>
          <w:lang w:val="en-US"/>
        </w:rPr>
      </w:pPr>
      <w:r w:rsidRPr="0045652F">
        <w:rPr>
          <w:rFonts w:eastAsia="MS Mincho"/>
          <w:lang w:val="en-US"/>
        </w:rPr>
        <w:t xml:space="preserve">           05 FILLER                   PIC X(3)    VALUE X'FAC812'.   </w:t>
      </w:r>
    </w:p>
    <w:p w14:paraId="1CD75A8B" w14:textId="77777777" w:rsidR="00774472" w:rsidRPr="0045652F" w:rsidRDefault="00774472">
      <w:pPr>
        <w:pStyle w:val="Listing"/>
        <w:rPr>
          <w:rFonts w:eastAsia="MS Mincho"/>
          <w:lang w:val="en-US"/>
        </w:rPr>
      </w:pPr>
      <w:r w:rsidRPr="0045652F">
        <w:rPr>
          <w:rFonts w:eastAsia="MS Mincho"/>
          <w:lang w:val="en-US"/>
        </w:rPr>
        <w:t xml:space="preserve">           05 FAC812-DEM-OPTION-SUBJ   PIC X(2)    VALUE X'001C'.     </w:t>
      </w:r>
    </w:p>
    <w:p w14:paraId="0CB95626" w14:textId="77777777" w:rsidR="00774472" w:rsidRPr="0045652F" w:rsidRDefault="00774472">
      <w:pPr>
        <w:pStyle w:val="Listing"/>
        <w:rPr>
          <w:rFonts w:eastAsia="MS Mincho"/>
          <w:lang w:val="en-US"/>
        </w:rPr>
      </w:pPr>
      <w:r w:rsidRPr="0045652F">
        <w:rPr>
          <w:rFonts w:eastAsia="MS Mincho"/>
          <w:lang w:val="en-US"/>
        </w:rPr>
        <w:t xml:space="preserve">           05 FILLER                   PIC S9(4)   COMP VALUE +7.     </w:t>
      </w:r>
    </w:p>
    <w:p w14:paraId="3D2AA681"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FILLER                   PIC X(3)    VALUE X'FAC812'.   </w:t>
      </w:r>
    </w:p>
    <w:p w14:paraId="28426D45"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FAC812-DEM-OPTION-TEXT   PIC X(2)    VALUE X'0020'.     </w:t>
      </w:r>
    </w:p>
    <w:p w14:paraId="1766B1B5" w14:textId="77777777" w:rsidR="00774472" w:rsidRPr="0045652F" w:rsidRDefault="00774472">
      <w:pPr>
        <w:pStyle w:val="Listing"/>
        <w:rPr>
          <w:rFonts w:eastAsia="MS Mincho"/>
          <w:lang w:val="en-US"/>
        </w:rPr>
      </w:pPr>
      <w:r w:rsidRPr="0045652F">
        <w:rPr>
          <w:rFonts w:eastAsia="MS Mincho"/>
          <w:lang w:val="en-US"/>
        </w:rPr>
        <w:t xml:space="preserve">           05 FILLER                   PIC S9(4)   COMP VALUE +17.    </w:t>
      </w:r>
    </w:p>
    <w:p w14:paraId="59BC24B9" w14:textId="77777777" w:rsidR="00774472" w:rsidRPr="0045652F" w:rsidRDefault="00774472">
      <w:pPr>
        <w:pStyle w:val="Listing"/>
        <w:rPr>
          <w:rFonts w:eastAsia="MS Mincho"/>
          <w:lang w:val="en-US"/>
        </w:rPr>
      </w:pPr>
      <w:r w:rsidRPr="0045652F">
        <w:rPr>
          <w:rFonts w:eastAsia="MS Mincho"/>
          <w:lang w:val="en-US"/>
        </w:rPr>
        <w:t xml:space="preserve">           05 FILLER                   PIC X(3)    VALUE X'FAC813'.   </w:t>
      </w:r>
    </w:p>
    <w:p w14:paraId="21D9C159" w14:textId="77777777" w:rsidR="00774472" w:rsidRPr="0045652F" w:rsidRDefault="00774472">
      <w:pPr>
        <w:pStyle w:val="Listing"/>
        <w:rPr>
          <w:rFonts w:eastAsia="MS Mincho"/>
          <w:lang w:val="en-US"/>
        </w:rPr>
      </w:pPr>
      <w:r w:rsidRPr="0045652F">
        <w:rPr>
          <w:rFonts w:eastAsia="MS Mincho"/>
          <w:lang w:val="en-US"/>
        </w:rPr>
        <w:t xml:space="preserve">           05 FAC813-DEM-OPTION-OREF   PIC X(2)    VALUE X'0020'.     </w:t>
      </w:r>
    </w:p>
    <w:p w14:paraId="39DB3BA3"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FILLER                   PIC X(10)   VALUE 'Order ref:'.</w:t>
      </w:r>
    </w:p>
    <w:p w14:paraId="2A8BC0EC"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  Response from Virtel following FAC812                        </w:t>
      </w:r>
    </w:p>
    <w:p w14:paraId="4E74D601"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01  FAC812-REP-LENG             PIC S9(4)   COMP VALUE +0.     </w:t>
      </w:r>
    </w:p>
    <w:p w14:paraId="7342CE02"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01  FAC812-REP-AREA.                                           </w:t>
      </w:r>
    </w:p>
    <w:p w14:paraId="64E62746"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FAC812-REP-SUBJ-LENG     PIC S9(4)   COMP.              </w:t>
      </w:r>
    </w:p>
    <w:p w14:paraId="6C7D8EB4"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FAC812-REP-SUBJ-CODE     PIC X(2).                      </w:t>
      </w:r>
    </w:p>
    <w:p w14:paraId="27D88D46"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FAC812-REP-SUBJ-DATA.                                   </w:t>
      </w:r>
    </w:p>
    <w:p w14:paraId="39B06FE7"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FAC812-REP-SUBJ-CHAR  PIC X                          </w:t>
      </w:r>
    </w:p>
    <w:p w14:paraId="40C1B09B"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OCCURS 0 TO 256 TIMES          </w:t>
      </w:r>
    </w:p>
    <w:p w14:paraId="61A11348"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DEPENDING ON SUBJ-LENG.        </w:t>
      </w:r>
    </w:p>
    <w:p w14:paraId="7B6D9D59"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FAC812-REP-TEXT-LENG     PIC S9(4)   COMP.              </w:t>
      </w:r>
    </w:p>
    <w:p w14:paraId="373A6AA0"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FAC812-REP-TEXT-CODE     PIC X(2).                      </w:t>
      </w:r>
    </w:p>
    <w:p w14:paraId="57194960"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FAC812-REP-TEXT-NLIG     PIC S9(8)   COMP.              </w:t>
      </w:r>
    </w:p>
    <w:p w14:paraId="0020CC22"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FAC812-REP-TEXT-FLAG     PIC X(4).                      </w:t>
      </w:r>
    </w:p>
    <w:p w14:paraId="0543E92E"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FAC812-REP-TEXT-DATA.                                   </w:t>
      </w:r>
    </w:p>
    <w:p w14:paraId="19553F5D"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FAC812-REP-TEXT-CHAR  PIC X                          </w:t>
      </w:r>
    </w:p>
    <w:p w14:paraId="766C96BA"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OCCURS 0 TO 1000 TIMES         </w:t>
      </w:r>
    </w:p>
    <w:p w14:paraId="3EDF6394"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DEPENDING ON TEXT-LENG.        </w:t>
      </w:r>
    </w:p>
    <w:p w14:paraId="1AFC0CB2"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FAC813-REP-OREF-LENG     PIC S9(4)   COMP.              </w:t>
      </w:r>
    </w:p>
    <w:p w14:paraId="527FB9AB"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FAC813-REP-OREF-CODE     PIC X(2).                      </w:t>
      </w:r>
    </w:p>
    <w:p w14:paraId="0902A705"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FAC813-REP-OREF-DATA.                                   </w:t>
      </w:r>
    </w:p>
    <w:p w14:paraId="45CE32BF"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FAC813-REP-OREF-CHAR  PIC X                          </w:t>
      </w:r>
    </w:p>
    <w:p w14:paraId="127DB19D"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OCCURS 0 TO 256 TIMES          </w:t>
      </w:r>
    </w:p>
    <w:p w14:paraId="7B13A0E9"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DEPENDING ON OREF-LENG.        </w:t>
      </w:r>
    </w:p>
    <w:p w14:paraId="3B10F26C"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01  SUBJ-LENG                   PIC S9(4)   COMP VALUE +0.     </w:t>
      </w:r>
    </w:p>
    <w:p w14:paraId="1430E2BE"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01  SUBJ-MESSAGE.                                              </w:t>
      </w:r>
    </w:p>
    <w:p w14:paraId="32774DC5"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FILLER                   PIC X(5)    VALUE 'SUBJ:'.     </w:t>
      </w:r>
    </w:p>
    <w:p w14:paraId="25EF41A1"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SUBJ-DATA                PIC X(50).                     </w:t>
      </w:r>
    </w:p>
    <w:p w14:paraId="66B586C4"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01  TEXT-LENG                   PIC S9(4)   COMP VALUE +0.     </w:t>
      </w:r>
    </w:p>
    <w:p w14:paraId="5CFFFFC4"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01  TEXT-MESSAGE.                                              </w:t>
      </w:r>
    </w:p>
    <w:p w14:paraId="6403F7FD"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FILLER                   PIC X(5)    VALUE 'TEXT:'.     </w:t>
      </w:r>
    </w:p>
    <w:p w14:paraId="074D936F"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TEXT-DATA                PIC X(80).                     </w:t>
      </w:r>
    </w:p>
    <w:p w14:paraId="461DB9BA"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01  OREF-LENG                   PIC S9(4)   COMP VALUE +0.     </w:t>
      </w:r>
    </w:p>
    <w:p w14:paraId="7D6AFB72"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01  OREF-MESSAGE.                                              </w:t>
      </w:r>
    </w:p>
    <w:p w14:paraId="0C3D2D51"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FILLER                   PIC X(5)    VALUE 'OREF:'.     </w:t>
      </w:r>
    </w:p>
    <w:p w14:paraId="22003B4B"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OREF-DATA                PIC X(50).                     </w:t>
      </w:r>
    </w:p>
    <w:p w14:paraId="7DEF6EEE"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01  ERR-MESSAGE                 PIC X(40)   VALUE              </w:t>
      </w:r>
    </w:p>
    <w:p w14:paraId="657F93A0"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'RBC8 UNEXPECTED RESPONSE FROM VIRTEL'.                    </w:t>
      </w:r>
    </w:p>
    <w:p w14:paraId="6A4F4201" w14:textId="77777777" w:rsidR="00774472" w:rsidRPr="0045652F" w:rsidRDefault="00774472">
      <w:pPr>
        <w:pStyle w:val="Listing"/>
        <w:keepNext w:val="0"/>
        <w:keepLines w:val="0"/>
        <w:rPr>
          <w:rFonts w:ascii="Verdana" w:hAnsi="Verdana"/>
          <w:b/>
          <w:bCs/>
          <w:i/>
          <w:iCs/>
          <w:lang w:val="en-US"/>
        </w:rPr>
      </w:pPr>
    </w:p>
    <w:p w14:paraId="7DA41B3E" w14:textId="77777777" w:rsidR="00774472" w:rsidRPr="0045652F" w:rsidRDefault="00774472">
      <w:pPr>
        <w:pStyle w:val="Listing"/>
        <w:keepNext w:val="0"/>
        <w:keepLines w:val="0"/>
        <w:rPr>
          <w:rFonts w:ascii="Verdana" w:hAnsi="Verdana"/>
          <w:b/>
          <w:bCs/>
          <w:i/>
          <w:iCs/>
          <w:lang w:val="en-US"/>
        </w:rPr>
      </w:pPr>
      <w:r w:rsidRPr="0045652F">
        <w:rPr>
          <w:rFonts w:ascii="Verdana" w:hAnsi="Verdana"/>
          <w:b/>
          <w:bCs/>
          <w:i/>
          <w:iCs/>
          <w:lang w:val="en-US"/>
        </w:rPr>
        <w:t>in the Procedure Division:</w:t>
      </w:r>
    </w:p>
    <w:p w14:paraId="1BB61588" w14:textId="77777777" w:rsidR="00774472" w:rsidRPr="0045652F" w:rsidRDefault="00774472">
      <w:pPr>
        <w:pStyle w:val="Listing"/>
        <w:keepNext w:val="0"/>
        <w:keepLines w:val="0"/>
        <w:rPr>
          <w:rFonts w:ascii="Verdana" w:hAnsi="Verdana"/>
          <w:b/>
          <w:bCs/>
          <w:i/>
          <w:iCs/>
          <w:lang w:val="en-US"/>
        </w:rPr>
      </w:pPr>
    </w:p>
    <w:p w14:paraId="3364CD8F" w14:textId="77777777" w:rsidR="00774472" w:rsidRPr="0045652F" w:rsidRDefault="00774472">
      <w:pPr>
        <w:pStyle w:val="Listing"/>
        <w:keepNext w:val="0"/>
        <w:keepLines w:val="0"/>
        <w:rPr>
          <w:lang w:val="en-US"/>
        </w:rPr>
      </w:pPr>
      <w:r w:rsidRPr="0045652F">
        <w:rPr>
          <w:lang w:val="en-US"/>
        </w:rPr>
        <w:t xml:space="preserve">           MOVE +256 TO SUBJ-LENG                                     </w:t>
      </w:r>
    </w:p>
    <w:p w14:paraId="3D2EC7E8" w14:textId="77777777" w:rsidR="00774472" w:rsidRPr="0045652F" w:rsidRDefault="00774472">
      <w:pPr>
        <w:pStyle w:val="Listing"/>
        <w:keepNext w:val="0"/>
        <w:keepLines w:val="0"/>
        <w:rPr>
          <w:lang w:val="en-US"/>
        </w:rPr>
      </w:pPr>
      <w:r w:rsidRPr="0045652F">
        <w:rPr>
          <w:lang w:val="en-US"/>
        </w:rPr>
        <w:t xml:space="preserve">           MOVE +1000 TO TEXT-LENG                                    </w:t>
      </w:r>
    </w:p>
    <w:p w14:paraId="46B7EAC5" w14:textId="77777777" w:rsidR="00774472" w:rsidRPr="0045652F" w:rsidRDefault="00774472">
      <w:pPr>
        <w:pStyle w:val="Listing"/>
        <w:keepNext w:val="0"/>
        <w:keepLines w:val="0"/>
        <w:rPr>
          <w:lang w:val="en-US"/>
        </w:rPr>
      </w:pPr>
      <w:r w:rsidRPr="0045652F">
        <w:rPr>
          <w:lang w:val="en-US"/>
        </w:rPr>
        <w:t xml:space="preserve">           MOVE +256 TO OREF-LENG                                     </w:t>
      </w:r>
    </w:p>
    <w:p w14:paraId="18B65917" w14:textId="77777777" w:rsidR="00774472" w:rsidRPr="0045652F" w:rsidRDefault="00774472">
      <w:pPr>
        <w:pStyle w:val="Listing"/>
        <w:keepNext w:val="0"/>
        <w:keepLines w:val="0"/>
        <w:rPr>
          <w:lang w:val="en-US"/>
        </w:rPr>
      </w:pPr>
      <w:r w:rsidRPr="0045652F">
        <w:rPr>
          <w:lang w:val="en-US"/>
        </w:rPr>
        <w:t xml:space="preserve">           MOVE LENGTH OF FAC812-DEM-EMAIL TO FAC812-DEM-LENG         </w:t>
      </w:r>
    </w:p>
    <w:p w14:paraId="268492CF" w14:textId="77777777" w:rsidR="00774472" w:rsidRPr="0045652F" w:rsidRDefault="00774472">
      <w:pPr>
        <w:pStyle w:val="Listing"/>
        <w:keepNext w:val="0"/>
        <w:keepLines w:val="0"/>
        <w:rPr>
          <w:lang w:val="en-US"/>
        </w:rPr>
      </w:pPr>
      <w:r w:rsidRPr="0045652F">
        <w:rPr>
          <w:lang w:val="en-US"/>
        </w:rPr>
        <w:t xml:space="preserve">           MOVE LENGTH OF FAC812-REP-AREA TO FAC812-REP-LENG          </w:t>
      </w:r>
    </w:p>
    <w:p w14:paraId="4700E5AB" w14:textId="77777777" w:rsidR="00774472" w:rsidRPr="0045652F" w:rsidRDefault="00774472">
      <w:pPr>
        <w:pStyle w:val="Listing"/>
        <w:keepNext w:val="0"/>
        <w:keepLines w:val="0"/>
        <w:rPr>
          <w:lang w:val="en-US"/>
        </w:rPr>
      </w:pPr>
      <w:r w:rsidRPr="0045652F">
        <w:rPr>
          <w:lang w:val="en-US"/>
        </w:rPr>
        <w:t xml:space="preserve">           EXEC CICS CONVERSE FROM(FAC812-DEM-EMAIL)                  </w:t>
      </w:r>
    </w:p>
    <w:p w14:paraId="08779C21" w14:textId="77777777" w:rsidR="00774472" w:rsidRPr="0045652F" w:rsidRDefault="00774472">
      <w:pPr>
        <w:pStyle w:val="Listing"/>
        <w:keepNext w:val="0"/>
        <w:keepLines w:val="0"/>
        <w:rPr>
          <w:lang w:val="en-US"/>
        </w:rPr>
      </w:pPr>
      <w:r w:rsidRPr="0045652F">
        <w:rPr>
          <w:lang w:val="en-US"/>
        </w:rPr>
        <w:t xml:space="preserve">                              FROMLENGTH(FAC812-DEM-LENG)             </w:t>
      </w:r>
    </w:p>
    <w:p w14:paraId="6FAD4AA5" w14:textId="77777777" w:rsidR="00774472" w:rsidRPr="0045652F" w:rsidRDefault="00774472">
      <w:pPr>
        <w:pStyle w:val="Listing"/>
        <w:keepNext w:val="0"/>
        <w:keepLines w:val="0"/>
        <w:rPr>
          <w:lang w:val="en-US"/>
        </w:rPr>
      </w:pPr>
      <w:r w:rsidRPr="0045652F">
        <w:rPr>
          <w:lang w:val="en-US"/>
        </w:rPr>
        <w:t xml:space="preserve">                              INTO(FAC812-REP-AREA)                   </w:t>
      </w:r>
    </w:p>
    <w:p w14:paraId="66157FAB" w14:textId="77777777" w:rsidR="00774472" w:rsidRPr="0045652F" w:rsidRDefault="00774472">
      <w:pPr>
        <w:pStyle w:val="Listing"/>
        <w:keepNext w:val="0"/>
        <w:keepLines w:val="0"/>
        <w:rPr>
          <w:lang w:val="en-US"/>
        </w:rPr>
      </w:pPr>
      <w:r w:rsidRPr="0045652F">
        <w:rPr>
          <w:lang w:val="en-US"/>
        </w:rPr>
        <w:t xml:space="preserve">                              TOLENGTH(FAC812-REP-LENG)               </w:t>
      </w:r>
    </w:p>
    <w:p w14:paraId="61CFBA55" w14:textId="77777777" w:rsidR="00774472" w:rsidRPr="0045652F" w:rsidRDefault="00774472">
      <w:pPr>
        <w:pStyle w:val="Listing"/>
        <w:keepNext w:val="0"/>
        <w:keepLines w:val="0"/>
        <w:rPr>
          <w:lang w:val="en-US"/>
        </w:rPr>
      </w:pPr>
      <w:r w:rsidRPr="0045652F">
        <w:rPr>
          <w:lang w:val="en-US"/>
        </w:rPr>
        <w:t xml:space="preserve">                              STRFIELD                                </w:t>
      </w:r>
    </w:p>
    <w:p w14:paraId="792C2857" w14:textId="77777777" w:rsidR="00774472" w:rsidRPr="0045652F" w:rsidRDefault="00774472">
      <w:pPr>
        <w:pStyle w:val="Listing"/>
        <w:keepNext w:val="0"/>
        <w:keepLines w:val="0"/>
        <w:rPr>
          <w:lang w:val="en-US"/>
        </w:rPr>
      </w:pPr>
      <w:r w:rsidRPr="0045652F">
        <w:rPr>
          <w:lang w:val="en-US"/>
        </w:rPr>
        <w:t xml:space="preserve">           END-EXEC                                                   </w:t>
      </w:r>
    </w:p>
    <w:p w14:paraId="2E148D2A" w14:textId="77777777" w:rsidR="00774472" w:rsidRPr="0045652F" w:rsidRDefault="00774472">
      <w:pPr>
        <w:pStyle w:val="Listing"/>
        <w:keepNext w:val="0"/>
        <w:keepLines w:val="0"/>
        <w:rPr>
          <w:lang w:val="en-US"/>
        </w:rPr>
      </w:pPr>
      <w:r w:rsidRPr="0045652F">
        <w:rPr>
          <w:lang w:val="en-US"/>
        </w:rPr>
        <w:t xml:space="preserve">           IF EIBAID EQUAL X'88'                                  </w:t>
      </w:r>
    </w:p>
    <w:p w14:paraId="65784BF6" w14:textId="77777777" w:rsidR="00774472" w:rsidRPr="0045652F" w:rsidRDefault="00774472">
      <w:pPr>
        <w:pStyle w:val="Listing"/>
        <w:keepNext w:val="0"/>
        <w:keepLines w:val="0"/>
        <w:rPr>
          <w:lang w:val="en-US"/>
        </w:rPr>
      </w:pPr>
      <w:r w:rsidRPr="0045652F">
        <w:rPr>
          <w:lang w:val="en-US"/>
        </w:rPr>
        <w:t xml:space="preserve">               SUBTRACT 4 FROM FAC812-REP-SUBJ-LENG GIVING SUBJ-LENG  </w:t>
      </w:r>
    </w:p>
    <w:p w14:paraId="5307160D" w14:textId="77777777" w:rsidR="00774472" w:rsidRPr="0045652F" w:rsidRDefault="00774472">
      <w:pPr>
        <w:pStyle w:val="Listing"/>
        <w:keepNext w:val="0"/>
        <w:keepLines w:val="0"/>
        <w:rPr>
          <w:lang w:val="en-US"/>
        </w:rPr>
      </w:pPr>
      <w:r w:rsidRPr="0045652F">
        <w:rPr>
          <w:lang w:val="en-US"/>
        </w:rPr>
        <w:t xml:space="preserve">               MOVE FAC812-REP-SUBJ-DATA TO SUBJ-DATA                 </w:t>
      </w:r>
    </w:p>
    <w:p w14:paraId="51E5C9F6" w14:textId="77777777" w:rsidR="00774472" w:rsidRPr="0045652F" w:rsidRDefault="00774472">
      <w:pPr>
        <w:pStyle w:val="Listing"/>
        <w:keepNext w:val="0"/>
        <w:keepLines w:val="0"/>
        <w:rPr>
          <w:lang w:val="en-US"/>
        </w:rPr>
      </w:pPr>
      <w:r w:rsidRPr="0045652F">
        <w:rPr>
          <w:lang w:val="en-US"/>
        </w:rPr>
        <w:t xml:space="preserve">               EXEC CICS WRITEQ TD QUEUE('CSMT')                      </w:t>
      </w:r>
    </w:p>
    <w:p w14:paraId="7781C904" w14:textId="77777777" w:rsidR="00774472" w:rsidRPr="0045652F" w:rsidRDefault="00774472">
      <w:pPr>
        <w:pStyle w:val="Listing"/>
        <w:keepNext w:val="0"/>
        <w:keepLines w:val="0"/>
        <w:rPr>
          <w:lang w:val="en-US"/>
        </w:rPr>
      </w:pPr>
      <w:r w:rsidRPr="0045652F">
        <w:rPr>
          <w:lang w:val="en-US"/>
        </w:rPr>
        <w:t xml:space="preserve">                                   FROM(SUBJ-MESSAGE)                 </w:t>
      </w:r>
    </w:p>
    <w:p w14:paraId="490998D0" w14:textId="77777777" w:rsidR="00774472" w:rsidRPr="0045652F" w:rsidRDefault="00774472">
      <w:pPr>
        <w:pStyle w:val="Listing"/>
        <w:keepNext w:val="0"/>
        <w:keepLines w:val="0"/>
        <w:rPr>
          <w:lang w:val="en-US"/>
        </w:rPr>
      </w:pPr>
      <w:r w:rsidRPr="0045652F">
        <w:rPr>
          <w:lang w:val="en-US"/>
        </w:rPr>
        <w:t xml:space="preserve">               END-EXEC                                               </w:t>
      </w:r>
    </w:p>
    <w:p w14:paraId="10382EDE" w14:textId="77777777" w:rsidR="00774472" w:rsidRPr="0045652F" w:rsidRDefault="00774472">
      <w:pPr>
        <w:pStyle w:val="Listing"/>
        <w:keepNext w:val="0"/>
        <w:keepLines w:val="0"/>
        <w:rPr>
          <w:lang w:val="en-US"/>
        </w:rPr>
      </w:pPr>
      <w:r w:rsidRPr="0045652F">
        <w:rPr>
          <w:lang w:val="en-US"/>
        </w:rPr>
        <w:t xml:space="preserve">               SUBTRACT 12 FROM FAC812-REP-TEXT-LENG                  </w:t>
      </w:r>
    </w:p>
    <w:p w14:paraId="566AC32E" w14:textId="77777777" w:rsidR="00774472" w:rsidRPr="0045652F" w:rsidRDefault="00774472">
      <w:pPr>
        <w:pStyle w:val="Listing"/>
        <w:keepNext w:val="0"/>
        <w:keepLines w:val="0"/>
        <w:rPr>
          <w:lang w:val="en-US"/>
        </w:rPr>
      </w:pPr>
      <w:r w:rsidRPr="0045652F">
        <w:rPr>
          <w:lang w:val="en-US"/>
        </w:rPr>
        <w:t xml:space="preserve">                   GIVING TEXT-LENG                                   </w:t>
      </w:r>
    </w:p>
    <w:p w14:paraId="58CE8EF5" w14:textId="77777777" w:rsidR="00774472" w:rsidRPr="0045652F" w:rsidRDefault="00774472">
      <w:pPr>
        <w:pStyle w:val="Listing"/>
        <w:keepNext w:val="0"/>
        <w:keepLines w:val="0"/>
        <w:rPr>
          <w:lang w:val="en-US"/>
        </w:rPr>
      </w:pPr>
      <w:r w:rsidRPr="0045652F">
        <w:rPr>
          <w:lang w:val="en-US"/>
        </w:rPr>
        <w:t xml:space="preserve">               MOVE FAC812-REP-TEXT-DATA TO TEXT-DATA                 </w:t>
      </w:r>
    </w:p>
    <w:p w14:paraId="074F1F47" w14:textId="77777777" w:rsidR="00774472" w:rsidRPr="0045652F" w:rsidRDefault="00774472">
      <w:pPr>
        <w:pStyle w:val="Listing"/>
        <w:keepNext w:val="0"/>
        <w:keepLines w:val="0"/>
        <w:rPr>
          <w:lang w:val="en-US"/>
        </w:rPr>
      </w:pPr>
      <w:r w:rsidRPr="0045652F">
        <w:rPr>
          <w:lang w:val="en-US"/>
        </w:rPr>
        <w:t xml:space="preserve">               EXEC CICS WRITEQ TD QUEUE('CSMT')                      </w:t>
      </w:r>
    </w:p>
    <w:p w14:paraId="016FAB35" w14:textId="77777777" w:rsidR="00774472" w:rsidRPr="0045652F" w:rsidRDefault="00774472">
      <w:pPr>
        <w:pStyle w:val="Listing"/>
        <w:keepNext w:val="0"/>
        <w:keepLines w:val="0"/>
        <w:rPr>
          <w:lang w:val="en-US"/>
        </w:rPr>
      </w:pPr>
      <w:r w:rsidRPr="0045652F">
        <w:rPr>
          <w:lang w:val="en-US"/>
        </w:rPr>
        <w:t xml:space="preserve">                                   FROM(TEXT-MESSAGE)                 </w:t>
      </w:r>
    </w:p>
    <w:p w14:paraId="3407BD83" w14:textId="77777777" w:rsidR="00774472" w:rsidRPr="0045652F" w:rsidRDefault="00774472">
      <w:pPr>
        <w:pStyle w:val="Listing"/>
        <w:keepNext w:val="0"/>
        <w:keepLines w:val="0"/>
        <w:rPr>
          <w:lang w:val="en-US"/>
        </w:rPr>
      </w:pPr>
      <w:r w:rsidRPr="0045652F">
        <w:rPr>
          <w:lang w:val="en-US"/>
        </w:rPr>
        <w:t xml:space="preserve">               END-EXEC                                               </w:t>
      </w:r>
    </w:p>
    <w:p w14:paraId="27FE1958" w14:textId="77777777" w:rsidR="00774472" w:rsidRPr="0045652F" w:rsidRDefault="00774472">
      <w:pPr>
        <w:pStyle w:val="Listing"/>
        <w:keepNext w:val="0"/>
        <w:keepLines w:val="0"/>
        <w:rPr>
          <w:lang w:val="en-US"/>
        </w:rPr>
      </w:pPr>
      <w:r w:rsidRPr="0045652F">
        <w:rPr>
          <w:lang w:val="en-US"/>
        </w:rPr>
        <w:t xml:space="preserve">               SUBTRACT 4 FROM FAC813-REP-OREF-LENG GIVING OREF-LENG  </w:t>
      </w:r>
    </w:p>
    <w:p w14:paraId="5A1F0046" w14:textId="77777777" w:rsidR="00774472" w:rsidRPr="0045652F" w:rsidRDefault="00774472">
      <w:pPr>
        <w:pStyle w:val="Listing"/>
        <w:rPr>
          <w:lang w:val="en-US"/>
        </w:rPr>
      </w:pPr>
      <w:r w:rsidRPr="0045652F">
        <w:rPr>
          <w:lang w:val="en-US"/>
        </w:rPr>
        <w:t xml:space="preserve">               MOVE FAC813-REP-OREF-DATA TO OREF-DATA                 </w:t>
      </w:r>
    </w:p>
    <w:p w14:paraId="725A6192" w14:textId="77777777" w:rsidR="00774472" w:rsidRPr="0045652F" w:rsidRDefault="00774472">
      <w:pPr>
        <w:pStyle w:val="Listing"/>
        <w:rPr>
          <w:lang w:val="en-US"/>
        </w:rPr>
      </w:pPr>
      <w:r w:rsidRPr="0045652F">
        <w:rPr>
          <w:lang w:val="en-US"/>
        </w:rPr>
        <w:t xml:space="preserve">               EXEC CICS WRITEQ TD QUEUE('CSMT')                      </w:t>
      </w:r>
    </w:p>
    <w:p w14:paraId="105E01FF" w14:textId="77777777" w:rsidR="00774472" w:rsidRPr="0045652F" w:rsidRDefault="00774472">
      <w:pPr>
        <w:pStyle w:val="Listing"/>
        <w:rPr>
          <w:lang w:val="en-US"/>
        </w:rPr>
      </w:pPr>
      <w:r w:rsidRPr="0045652F">
        <w:rPr>
          <w:lang w:val="en-US"/>
        </w:rPr>
        <w:t xml:space="preserve">                                   FROM(OREF-MESSAGE)                 </w:t>
      </w:r>
    </w:p>
    <w:p w14:paraId="017F531B" w14:textId="77777777" w:rsidR="00774472" w:rsidRPr="0045652F" w:rsidRDefault="00774472">
      <w:pPr>
        <w:pStyle w:val="Listing"/>
        <w:rPr>
          <w:lang w:val="en-US"/>
        </w:rPr>
      </w:pPr>
      <w:r w:rsidRPr="0045652F">
        <w:rPr>
          <w:lang w:val="en-US"/>
        </w:rPr>
        <w:t xml:space="preserve">               END-EXEC                                               </w:t>
      </w:r>
    </w:p>
    <w:p w14:paraId="0CA3E085" w14:textId="77777777" w:rsidR="00774472" w:rsidRPr="0045652F" w:rsidRDefault="00774472">
      <w:pPr>
        <w:pStyle w:val="Listing"/>
        <w:rPr>
          <w:lang w:val="en-US"/>
        </w:rPr>
      </w:pPr>
      <w:r w:rsidRPr="0045652F">
        <w:rPr>
          <w:lang w:val="en-US"/>
        </w:rPr>
        <w:t xml:space="preserve">           ELSE                                                       </w:t>
      </w:r>
    </w:p>
    <w:p w14:paraId="05E8FA28" w14:textId="77777777" w:rsidR="00774472" w:rsidRPr="0045652F" w:rsidRDefault="00774472">
      <w:pPr>
        <w:pStyle w:val="Listing"/>
        <w:rPr>
          <w:lang w:val="en-US"/>
        </w:rPr>
      </w:pPr>
      <w:r w:rsidRPr="0045652F">
        <w:rPr>
          <w:lang w:val="en-US"/>
        </w:rPr>
        <w:t xml:space="preserve">               EXEC CICS WRITEQ TD QUEUE('CSMT')                      </w:t>
      </w:r>
    </w:p>
    <w:p w14:paraId="55D1731C" w14:textId="77777777" w:rsidR="00774472" w:rsidRPr="0045652F" w:rsidRDefault="00774472">
      <w:pPr>
        <w:pStyle w:val="Listing"/>
        <w:rPr>
          <w:lang w:val="en-US"/>
        </w:rPr>
      </w:pPr>
      <w:r w:rsidRPr="0045652F">
        <w:rPr>
          <w:lang w:val="en-US"/>
        </w:rPr>
        <w:t xml:space="preserve">                                   FROM(ERR-MESSAGE)                  </w:t>
      </w:r>
    </w:p>
    <w:p w14:paraId="5F39DF8F" w14:textId="77777777" w:rsidR="00774472" w:rsidRPr="0045652F" w:rsidRDefault="00774472">
      <w:pPr>
        <w:pStyle w:val="Listing"/>
        <w:rPr>
          <w:lang w:val="en-US"/>
        </w:rPr>
      </w:pPr>
      <w:r w:rsidRPr="0045652F">
        <w:rPr>
          <w:lang w:val="en-US"/>
        </w:rPr>
        <w:t xml:space="preserve">               END-EXEC                                               </w:t>
      </w:r>
    </w:p>
    <w:p w14:paraId="4A426623" w14:textId="77777777" w:rsidR="00774472" w:rsidRPr="0045652F" w:rsidRDefault="00774472">
      <w:pPr>
        <w:pStyle w:val="Listing"/>
        <w:rPr>
          <w:lang w:val="en-US"/>
        </w:rPr>
      </w:pPr>
      <w:r w:rsidRPr="0045652F">
        <w:rPr>
          <w:lang w:val="en-US"/>
        </w:rPr>
        <w:t xml:space="preserve">           END-IF                                                     </w:t>
      </w:r>
    </w:p>
    <w:p w14:paraId="705529D9" w14:textId="77777777" w:rsidR="00774472" w:rsidRPr="0045652F" w:rsidRDefault="00774472">
      <w:pPr>
        <w:pStyle w:val="Listing"/>
        <w:rPr>
          <w:lang w:val="en-US"/>
        </w:rPr>
      </w:pPr>
      <w:r w:rsidRPr="0045652F">
        <w:rPr>
          <w:lang w:val="en-US"/>
        </w:rPr>
        <w:t xml:space="preserve">           EXEC CICS ISSUE DISCONNECT                                 </w:t>
      </w:r>
    </w:p>
    <w:p w14:paraId="0E336192" w14:textId="77777777" w:rsidR="00774472" w:rsidRPr="0045652F" w:rsidRDefault="00774472">
      <w:pPr>
        <w:pStyle w:val="Listing"/>
        <w:rPr>
          <w:lang w:val="en-US"/>
        </w:rPr>
      </w:pPr>
      <w:r w:rsidRPr="0045652F">
        <w:rPr>
          <w:lang w:val="en-US"/>
        </w:rPr>
        <w:t xml:space="preserve">           END-EXEC.                                                  </w:t>
      </w:r>
    </w:p>
    <w:p w14:paraId="6432DBB4" w14:textId="77777777" w:rsidR="00774472" w:rsidRPr="0045652F" w:rsidRDefault="00774472">
      <w:pPr>
        <w:pStyle w:val="Listing"/>
        <w:rPr>
          <w:lang w:val="en-US"/>
        </w:rPr>
      </w:pPr>
    </w:p>
    <w:p w14:paraId="0E23750A" w14:textId="77777777" w:rsidR="00774472" w:rsidRPr="0045652F" w:rsidRDefault="00774472">
      <w:pPr>
        <w:pStyle w:val="Caption"/>
        <w:rPr>
          <w:szCs w:val="19"/>
          <w:lang w:val="en-US"/>
        </w:rPr>
      </w:pPr>
      <w:bookmarkStart w:id="746" w:name="_Toc93919854"/>
      <w:bookmarkStart w:id="747" w:name="_Toc373485149"/>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27</w:t>
      </w:r>
      <w:r w:rsidRPr="0045652F">
        <w:rPr>
          <w:lang w:val="en-US"/>
        </w:rPr>
        <w:fldChar w:fldCharType="end"/>
      </w:r>
      <w:r w:rsidRPr="0045652F">
        <w:rPr>
          <w:szCs w:val="19"/>
          <w:lang w:val="en-US"/>
        </w:rPr>
        <w:t xml:space="preserve"> Example of sending structured field FAC8 code 12 and 13</w:t>
      </w:r>
      <w:bookmarkEnd w:id="746"/>
      <w:bookmarkEnd w:id="747"/>
    </w:p>
    <w:p w14:paraId="014DC2A6" w14:textId="77777777" w:rsidR="00774472" w:rsidRPr="0045652F" w:rsidRDefault="00774472">
      <w:pPr>
        <w:pStyle w:val="Heading3"/>
        <w:pageBreakBefore/>
        <w:tabs>
          <w:tab w:val="num" w:pos="2781"/>
        </w:tabs>
        <w:rPr>
          <w:lang w:val="en-US"/>
        </w:rPr>
      </w:pPr>
      <w:bookmarkStart w:id="748" w:name="_Toc62289188"/>
      <w:bookmarkStart w:id="749" w:name="_Toc63063949"/>
      <w:bookmarkStart w:id="750" w:name="_Toc63074786"/>
      <w:bookmarkStart w:id="751" w:name="_Toc64960195"/>
      <w:bookmarkStart w:id="752" w:name="_Toc64969332"/>
      <w:bookmarkStart w:id="753" w:name="_Toc62289189"/>
      <w:bookmarkStart w:id="754" w:name="_Toc63063950"/>
      <w:bookmarkStart w:id="755" w:name="_Toc63074787"/>
      <w:bookmarkStart w:id="756" w:name="_Toc64960196"/>
      <w:bookmarkStart w:id="757" w:name="_Toc64969333"/>
      <w:bookmarkStart w:id="758" w:name="_Toc93919543"/>
      <w:bookmarkStart w:id="759" w:name="_Ref93990444"/>
      <w:bookmarkStart w:id="760" w:name="_Toc93997041"/>
      <w:bookmarkStart w:id="761" w:name="_Toc373484952"/>
      <w:bookmarkEnd w:id="748"/>
      <w:bookmarkEnd w:id="749"/>
      <w:bookmarkEnd w:id="750"/>
      <w:bookmarkEnd w:id="751"/>
      <w:bookmarkEnd w:id="752"/>
      <w:bookmarkEnd w:id="753"/>
      <w:bookmarkEnd w:id="754"/>
      <w:bookmarkEnd w:id="755"/>
      <w:bookmarkEnd w:id="756"/>
      <w:bookmarkEnd w:id="757"/>
      <w:r w:rsidRPr="0045652F">
        <w:rPr>
          <w:lang w:val="en-US"/>
        </w:rPr>
        <w:t>FAD4: Sending an e-mail from a host application</w:t>
      </w:r>
      <w:bookmarkEnd w:id="725"/>
      <w:bookmarkEnd w:id="726"/>
      <w:bookmarkEnd w:id="758"/>
      <w:bookmarkEnd w:id="759"/>
      <w:bookmarkEnd w:id="760"/>
      <w:bookmarkEnd w:id="761"/>
    </w:p>
    <w:p w14:paraId="1F310EC2" w14:textId="77777777" w:rsidR="00774472" w:rsidRPr="0045652F" w:rsidRDefault="00774472">
      <w:pPr>
        <w:rPr>
          <w:szCs w:val="19"/>
          <w:lang w:val="en-US"/>
        </w:rPr>
      </w:pPr>
      <w:r w:rsidRPr="0045652F">
        <w:rPr>
          <w:szCs w:val="19"/>
          <w:lang w:val="en-US"/>
        </w:rPr>
        <w:fldChar w:fldCharType="begin"/>
      </w:r>
      <w:r w:rsidRPr="0045652F">
        <w:rPr>
          <w:szCs w:val="19"/>
          <w:lang w:val="en-US"/>
        </w:rPr>
        <w:instrText xml:space="preserve"> XE "Structured field:FAD4" </w:instrText>
      </w:r>
      <w:r w:rsidRPr="0045652F">
        <w:rPr>
          <w:szCs w:val="19"/>
          <w:lang w:val="en-US"/>
        </w:rPr>
        <w:fldChar w:fldCharType="end"/>
      </w:r>
      <w:r w:rsidRPr="0045652F">
        <w:rPr>
          <w:szCs w:val="19"/>
          <w:lang w:val="en-US"/>
        </w:rPr>
        <w:fldChar w:fldCharType="begin"/>
      </w:r>
      <w:r w:rsidRPr="0045652F">
        <w:rPr>
          <w:lang w:val="en-US"/>
        </w:rPr>
        <w:instrText xml:space="preserve"> XE "e-mail:Sending" </w:instrText>
      </w:r>
      <w:r w:rsidRPr="0045652F">
        <w:rPr>
          <w:szCs w:val="19"/>
          <w:lang w:val="en-US"/>
        </w:rPr>
        <w:fldChar w:fldCharType="end"/>
      </w:r>
      <w:r w:rsidRPr="0045652F">
        <w:rPr>
          <w:szCs w:val="19"/>
          <w:lang w:val="en-US"/>
        </w:rPr>
        <w:t>It is possible at any time to send an e-mail from a host application under VIRTEL control.  This operation is performed by sending a WRITE STRUCTURED FIELD to the 3270 session which is intercepted by VIRTEL.  The structured field data consists of a sequence of FAD4 structured fields as described below:</w:t>
      </w:r>
    </w:p>
    <w:p w14:paraId="380FE1A6" w14:textId="77777777" w:rsidR="00774472" w:rsidRPr="0045652F" w:rsidRDefault="00774472">
      <w:pPr>
        <w:rPr>
          <w:rFonts w:ascii="AvantGarde" w:hAnsi="AvantGarde"/>
          <w:szCs w:val="19"/>
          <w:lang w:val="en-US"/>
        </w:rPr>
      </w:pPr>
    </w:p>
    <w:p w14:paraId="545072FC" w14:textId="77777777" w:rsidR="00774472" w:rsidRPr="0045652F" w:rsidRDefault="00774472">
      <w:pPr>
        <w:pStyle w:val="Listing"/>
        <w:tabs>
          <w:tab w:val="clear" w:pos="1276"/>
          <w:tab w:val="left" w:pos="3960"/>
        </w:tabs>
        <w:ind w:left="3960" w:hanging="1975"/>
        <w:rPr>
          <w:lang w:val="en-US"/>
        </w:rPr>
      </w:pPr>
    </w:p>
    <w:p w14:paraId="2D580F41" w14:textId="77777777" w:rsidR="00774472" w:rsidRPr="0045652F" w:rsidRDefault="00774472">
      <w:pPr>
        <w:pStyle w:val="Listing"/>
        <w:tabs>
          <w:tab w:val="clear" w:pos="1276"/>
          <w:tab w:val="left" w:pos="3960"/>
        </w:tabs>
        <w:ind w:left="3960" w:hanging="1975"/>
        <w:rPr>
          <w:lang w:val="en-US"/>
        </w:rPr>
      </w:pPr>
      <w:r w:rsidRPr="0045652F">
        <w:rPr>
          <w:lang w:val="en-US"/>
        </w:rPr>
        <w:t>- 2 bytes</w:t>
      </w:r>
      <w:r w:rsidRPr="0045652F">
        <w:rPr>
          <w:lang w:val="en-US"/>
        </w:rPr>
        <w:tab/>
        <w:t>Length of structured field = variable</w:t>
      </w:r>
    </w:p>
    <w:p w14:paraId="264E050F" w14:textId="77777777" w:rsidR="00774472" w:rsidRPr="0045652F" w:rsidRDefault="00774472">
      <w:pPr>
        <w:pStyle w:val="Listing"/>
        <w:tabs>
          <w:tab w:val="clear" w:pos="1276"/>
          <w:tab w:val="left" w:pos="3960"/>
        </w:tabs>
        <w:ind w:left="3960" w:hanging="1975"/>
        <w:rPr>
          <w:lang w:val="en-US"/>
        </w:rPr>
      </w:pPr>
      <w:r w:rsidRPr="0045652F">
        <w:rPr>
          <w:lang w:val="en-US"/>
        </w:rPr>
        <w:t>- 2 bytes</w:t>
      </w:r>
      <w:r w:rsidRPr="0045652F">
        <w:rPr>
          <w:lang w:val="en-US"/>
        </w:rPr>
        <w:tab/>
        <w:t>Structured field identification code = X'FAD4'</w:t>
      </w:r>
    </w:p>
    <w:p w14:paraId="1A24DF20" w14:textId="77777777" w:rsidR="00774472" w:rsidRPr="0045652F" w:rsidRDefault="00774472">
      <w:pPr>
        <w:pStyle w:val="Listing"/>
        <w:tabs>
          <w:tab w:val="clear" w:pos="1276"/>
          <w:tab w:val="left" w:pos="3960"/>
        </w:tabs>
        <w:ind w:left="3960" w:hanging="1975"/>
        <w:rPr>
          <w:lang w:val="en-US"/>
        </w:rPr>
      </w:pPr>
      <w:r w:rsidRPr="0045652F">
        <w:rPr>
          <w:lang w:val="en-US"/>
        </w:rPr>
        <w:t>- n bytes</w:t>
      </w:r>
      <w:r w:rsidRPr="0045652F">
        <w:rPr>
          <w:lang w:val="en-US"/>
        </w:rPr>
        <w:tab/>
        <w:t>Command code</w:t>
      </w:r>
    </w:p>
    <w:p w14:paraId="13909DD4" w14:textId="77777777" w:rsidR="00774472" w:rsidRPr="0045652F" w:rsidRDefault="00774472">
      <w:pPr>
        <w:pStyle w:val="Listing"/>
        <w:tabs>
          <w:tab w:val="clear" w:pos="1276"/>
          <w:tab w:val="left" w:pos="3960"/>
        </w:tabs>
        <w:ind w:left="3960" w:hanging="1975"/>
        <w:rPr>
          <w:lang w:val="en-US"/>
        </w:rPr>
      </w:pPr>
      <w:r w:rsidRPr="0045652F">
        <w:rPr>
          <w:lang w:val="en-US"/>
        </w:rPr>
        <w:t>- n bytes</w:t>
      </w:r>
      <w:r w:rsidRPr="0045652F">
        <w:rPr>
          <w:lang w:val="en-US"/>
        </w:rPr>
        <w:tab/>
        <w:t>Value associated with command code</w:t>
      </w:r>
    </w:p>
    <w:p w14:paraId="2E038145" w14:textId="77777777" w:rsidR="00774472" w:rsidRPr="0045652F" w:rsidRDefault="00774472">
      <w:pPr>
        <w:pStyle w:val="Listing"/>
        <w:tabs>
          <w:tab w:val="clear" w:pos="1276"/>
          <w:tab w:val="left" w:pos="3960"/>
        </w:tabs>
        <w:ind w:left="3960" w:hanging="1975"/>
        <w:rPr>
          <w:lang w:val="en-US"/>
        </w:rPr>
      </w:pPr>
    </w:p>
    <w:p w14:paraId="5782F0D5" w14:textId="77777777" w:rsidR="00774472" w:rsidRPr="0045652F" w:rsidRDefault="00774472">
      <w:pPr>
        <w:pStyle w:val="Caption"/>
        <w:rPr>
          <w:szCs w:val="19"/>
          <w:lang w:val="en-US"/>
        </w:rPr>
      </w:pPr>
      <w:bookmarkStart w:id="762" w:name="_Toc93919855"/>
      <w:bookmarkStart w:id="763" w:name="_Toc373485150"/>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28</w:t>
      </w:r>
      <w:r w:rsidRPr="0045652F">
        <w:rPr>
          <w:lang w:val="en-US"/>
        </w:rPr>
        <w:fldChar w:fldCharType="end"/>
      </w:r>
      <w:r w:rsidRPr="0045652F">
        <w:rPr>
          <w:szCs w:val="19"/>
          <w:lang w:val="en-US"/>
        </w:rPr>
        <w:t xml:space="preserve"> Format of structured field FAD4</w:t>
      </w:r>
      <w:bookmarkEnd w:id="762"/>
      <w:bookmarkEnd w:id="763"/>
    </w:p>
    <w:p w14:paraId="555E0121" w14:textId="77777777" w:rsidR="00774472" w:rsidRPr="0045652F" w:rsidRDefault="00774472">
      <w:pPr>
        <w:rPr>
          <w:szCs w:val="19"/>
          <w:lang w:val="en-US"/>
        </w:rPr>
      </w:pPr>
      <w:r w:rsidRPr="0045652F">
        <w:rPr>
          <w:szCs w:val="19"/>
          <w:lang w:val="en-US"/>
        </w:rPr>
        <w:t>The possible command codes are:</w:t>
      </w:r>
    </w:p>
    <w:p w14:paraId="125E4275" w14:textId="77777777" w:rsidR="00774472" w:rsidRPr="0045652F" w:rsidRDefault="00774472">
      <w:pPr>
        <w:rPr>
          <w:szCs w:val="19"/>
          <w:lang w:val="en-US"/>
        </w:rPr>
      </w:pPr>
    </w:p>
    <w:p w14:paraId="45283275" w14:textId="77777777" w:rsidR="00774472" w:rsidRPr="0045652F" w:rsidRDefault="00774472">
      <w:pPr>
        <w:tabs>
          <w:tab w:val="left" w:pos="3600"/>
        </w:tabs>
        <w:ind w:left="3780" w:hanging="2079"/>
        <w:rPr>
          <w:szCs w:val="19"/>
          <w:lang w:val="en-US"/>
        </w:rPr>
      </w:pPr>
      <w:r w:rsidRPr="0045652F">
        <w:rPr>
          <w:b/>
          <w:szCs w:val="19"/>
          <w:lang w:val="en-US"/>
        </w:rPr>
        <w:t xml:space="preserve">N </w:t>
      </w:r>
      <w:r w:rsidRPr="0045652F">
        <w:rPr>
          <w:szCs w:val="19"/>
          <w:lang w:val="en-US"/>
        </w:rPr>
        <w:t>(Name)</w:t>
      </w:r>
      <w:r w:rsidRPr="0045652F">
        <w:rPr>
          <w:szCs w:val="19"/>
          <w:lang w:val="en-US"/>
        </w:rPr>
        <w:tab/>
        <w:t>: e-mail address of recipient.</w:t>
      </w:r>
    </w:p>
    <w:p w14:paraId="322495EF" w14:textId="77777777" w:rsidR="00774472" w:rsidRPr="0045652F" w:rsidRDefault="00774472">
      <w:pPr>
        <w:tabs>
          <w:tab w:val="left" w:pos="3600"/>
        </w:tabs>
        <w:ind w:left="3780" w:hanging="2079"/>
        <w:rPr>
          <w:szCs w:val="19"/>
          <w:lang w:val="en-US"/>
        </w:rPr>
      </w:pPr>
      <w:r w:rsidRPr="0045652F">
        <w:rPr>
          <w:b/>
          <w:bCs/>
          <w:szCs w:val="19"/>
          <w:lang w:val="en-US"/>
        </w:rPr>
        <w:t>F</w:t>
      </w:r>
      <w:r w:rsidRPr="0045652F">
        <w:rPr>
          <w:szCs w:val="19"/>
          <w:lang w:val="en-US"/>
        </w:rPr>
        <w:t xml:space="preserve"> (From)</w:t>
      </w:r>
      <w:r w:rsidRPr="0045652F">
        <w:rPr>
          <w:szCs w:val="19"/>
          <w:lang w:val="en-US"/>
        </w:rPr>
        <w:tab/>
        <w:t>: e-mail address of sender.  If this code is not supplied, the default sender address specified on the SMTP line will be used.</w:t>
      </w:r>
    </w:p>
    <w:p w14:paraId="4098CD16" w14:textId="77777777" w:rsidR="00774472" w:rsidRPr="0045652F" w:rsidRDefault="00774472">
      <w:pPr>
        <w:tabs>
          <w:tab w:val="left" w:pos="3600"/>
        </w:tabs>
        <w:ind w:left="3780" w:hanging="2079"/>
        <w:rPr>
          <w:szCs w:val="19"/>
          <w:lang w:val="en-US"/>
        </w:rPr>
      </w:pPr>
      <w:r w:rsidRPr="0045652F">
        <w:rPr>
          <w:b/>
          <w:szCs w:val="19"/>
          <w:lang w:val="en-US"/>
        </w:rPr>
        <w:t xml:space="preserve">X'CD' </w:t>
      </w:r>
      <w:r w:rsidRPr="0045652F">
        <w:rPr>
          <w:szCs w:val="19"/>
          <w:lang w:val="en-US"/>
        </w:rPr>
        <w:t>(Code)</w:t>
      </w:r>
      <w:r w:rsidRPr="0045652F">
        <w:rPr>
          <w:szCs w:val="19"/>
          <w:lang w:val="en-US"/>
        </w:rPr>
        <w:tab/>
        <w:t>: Message identification.</w:t>
      </w:r>
    </w:p>
    <w:p w14:paraId="4100A7F9" w14:textId="77777777" w:rsidR="00774472" w:rsidRPr="0045652F" w:rsidRDefault="00774472">
      <w:pPr>
        <w:tabs>
          <w:tab w:val="left" w:pos="3600"/>
        </w:tabs>
        <w:ind w:left="3780" w:hanging="2079"/>
        <w:rPr>
          <w:szCs w:val="19"/>
          <w:lang w:val="en-US"/>
        </w:rPr>
      </w:pPr>
      <w:r w:rsidRPr="0045652F">
        <w:rPr>
          <w:b/>
          <w:szCs w:val="19"/>
          <w:lang w:val="en-US"/>
        </w:rPr>
        <w:t xml:space="preserve">S </w:t>
      </w:r>
      <w:r w:rsidRPr="0045652F">
        <w:rPr>
          <w:szCs w:val="19"/>
          <w:lang w:val="en-US"/>
        </w:rPr>
        <w:t>(Subject)</w:t>
      </w:r>
      <w:r w:rsidRPr="0045652F">
        <w:rPr>
          <w:szCs w:val="19"/>
          <w:lang w:val="en-US"/>
        </w:rPr>
        <w:tab/>
        <w:t>: Message subject line.</w:t>
      </w:r>
    </w:p>
    <w:p w14:paraId="5138D346" w14:textId="77777777" w:rsidR="00774472" w:rsidRPr="0045652F" w:rsidRDefault="00774472">
      <w:pPr>
        <w:tabs>
          <w:tab w:val="left" w:pos="3600"/>
        </w:tabs>
        <w:ind w:left="3780" w:hanging="2079"/>
        <w:rPr>
          <w:szCs w:val="19"/>
          <w:lang w:val="en-US"/>
        </w:rPr>
      </w:pPr>
      <w:r w:rsidRPr="0045652F">
        <w:rPr>
          <w:b/>
          <w:szCs w:val="19"/>
          <w:lang w:val="en-US"/>
        </w:rPr>
        <w:t xml:space="preserve">T </w:t>
      </w:r>
      <w:r w:rsidRPr="0045652F">
        <w:rPr>
          <w:szCs w:val="19"/>
          <w:lang w:val="en-US"/>
        </w:rPr>
        <w:t>(Text)</w:t>
      </w:r>
      <w:r w:rsidRPr="0045652F">
        <w:rPr>
          <w:szCs w:val="19"/>
          <w:lang w:val="en-US"/>
        </w:rPr>
        <w:tab/>
        <w:t>: Message text.</w:t>
      </w:r>
      <w:r w:rsidRPr="0045652F">
        <w:rPr>
          <w:lang w:val="en-US"/>
        </w:rPr>
        <w:t xml:space="preserve">  The sequence X'0D25' (EBCDIC carriage-return / line-feed) can be used to separate lines of text.</w:t>
      </w:r>
    </w:p>
    <w:p w14:paraId="0C0DF9C7" w14:textId="77777777" w:rsidR="00774472" w:rsidRPr="0045652F" w:rsidRDefault="00774472">
      <w:pPr>
        <w:tabs>
          <w:tab w:val="left" w:pos="3600"/>
        </w:tabs>
        <w:ind w:left="3780" w:hanging="2079"/>
        <w:rPr>
          <w:lang w:val="en-US"/>
        </w:rPr>
      </w:pPr>
      <w:r w:rsidRPr="0045652F">
        <w:rPr>
          <w:b/>
          <w:bCs/>
          <w:lang w:val="en-US"/>
        </w:rPr>
        <w:t>C</w:t>
      </w:r>
      <w:r w:rsidRPr="0045652F">
        <w:rPr>
          <w:lang w:val="en-US"/>
        </w:rPr>
        <w:t xml:space="preserve"> (Charset)</w:t>
      </w:r>
      <w:r w:rsidRPr="0045652F">
        <w:rPr>
          <w:lang w:val="en-US"/>
        </w:rPr>
        <w:tab/>
        <w:t xml:space="preserve">: Add a message header indicating the character set used; </w:t>
      </w:r>
      <w:r w:rsidRPr="0045652F">
        <w:rPr>
          <w:b/>
          <w:bCs/>
          <w:lang w:val="en-US"/>
        </w:rPr>
        <w:t xml:space="preserve">ISO-8859-15 </w:t>
      </w:r>
      <w:r w:rsidRPr="0045652F">
        <w:rPr>
          <w:lang w:val="en-US"/>
        </w:rPr>
        <w:t>for European character set with Euro currency sign.</w:t>
      </w:r>
    </w:p>
    <w:p w14:paraId="0F33F680" w14:textId="77777777" w:rsidR="00774472" w:rsidRPr="0045652F" w:rsidRDefault="00774472">
      <w:pPr>
        <w:tabs>
          <w:tab w:val="left" w:pos="3600"/>
        </w:tabs>
        <w:ind w:left="3780" w:hanging="2079"/>
        <w:rPr>
          <w:lang w:val="en-US"/>
        </w:rPr>
      </w:pPr>
      <w:r w:rsidRPr="0045652F">
        <w:rPr>
          <w:b/>
          <w:bCs/>
          <w:lang w:val="en-US"/>
        </w:rPr>
        <w:t>H</w:t>
      </w:r>
      <w:r w:rsidRPr="0045652F">
        <w:rPr>
          <w:lang w:val="en-US"/>
        </w:rPr>
        <w:t xml:space="preserve"> (Header)</w:t>
      </w:r>
      <w:r w:rsidRPr="0045652F">
        <w:rPr>
          <w:lang w:val="en-US"/>
        </w:rPr>
        <w:tab/>
        <w:t>: Add one or more headers.  The sequence X'0D25' (EBCDIC carriage-return / line-feed) indicates the end of each of the headers in this structured field.</w:t>
      </w:r>
    </w:p>
    <w:p w14:paraId="5784509C" w14:textId="77777777" w:rsidR="00774472" w:rsidRPr="0045652F" w:rsidRDefault="00774472">
      <w:pPr>
        <w:rPr>
          <w:szCs w:val="19"/>
          <w:lang w:val="en-US"/>
        </w:rPr>
      </w:pPr>
    </w:p>
    <w:p w14:paraId="0A154EC9" w14:textId="77777777" w:rsidR="00774472" w:rsidRPr="0045652F" w:rsidRDefault="00774472">
      <w:pPr>
        <w:pStyle w:val="Nfj"/>
        <w:rPr>
          <w:szCs w:val="19"/>
          <w:lang w:val="en-US"/>
        </w:rPr>
      </w:pPr>
      <w:r w:rsidRPr="0045652F">
        <w:rPr>
          <w:szCs w:val="19"/>
          <w:lang w:val="en-US"/>
        </w:rPr>
        <w:t>The entry point used to invoke the host application must contain a type-3 transaction whose external name is $MAIL$ and whose “Application” field contains the name of the SMTP line to be used for sending the outgoing e-mail.</w:t>
      </w:r>
    </w:p>
    <w:p w14:paraId="6E7C2DE3" w14:textId="77777777" w:rsidR="00774472" w:rsidRPr="0045652F" w:rsidRDefault="00774472">
      <w:pPr>
        <w:pStyle w:val="Heading4"/>
        <w:rPr>
          <w:bCs/>
          <w:lang w:val="en-US"/>
        </w:rPr>
      </w:pPr>
      <w:bookmarkStart w:id="764" w:name="_Toc93997042"/>
      <w:r w:rsidRPr="0045652F">
        <w:rPr>
          <w:lang w:val="en-US"/>
        </w:rPr>
        <w:t>COBOL example</w:t>
      </w:r>
      <w:bookmarkEnd w:id="764"/>
    </w:p>
    <w:p w14:paraId="2CF95880" w14:textId="77777777" w:rsidR="00774472" w:rsidRPr="0045652F" w:rsidRDefault="00774472">
      <w:pPr>
        <w:pStyle w:val="ecran0"/>
        <w:rPr>
          <w:lang w:val="en-US"/>
        </w:rPr>
      </w:pPr>
      <w:r w:rsidRPr="0045652F">
        <w:rPr>
          <w:lang w:val="en-US"/>
        </w:rPr>
        <w:t>Example (in Cobol format) of sending an e-mail :</w:t>
      </w:r>
    </w:p>
    <w:p w14:paraId="74C4E3DD" w14:textId="77777777" w:rsidR="00774472" w:rsidRPr="0045652F" w:rsidRDefault="00774472">
      <w:pPr>
        <w:pStyle w:val="Listing"/>
        <w:rPr>
          <w:rFonts w:ascii="Verdana" w:hAnsi="Verdana"/>
          <w:b/>
          <w:bCs/>
          <w:i/>
          <w:iCs/>
          <w:lang w:val="en-US"/>
        </w:rPr>
      </w:pPr>
    </w:p>
    <w:p w14:paraId="40668C6C" w14:textId="77777777" w:rsidR="00774472" w:rsidRPr="0045652F" w:rsidRDefault="00774472">
      <w:pPr>
        <w:pStyle w:val="Listing"/>
        <w:rPr>
          <w:rFonts w:ascii="Verdana" w:hAnsi="Verdana"/>
          <w:b/>
          <w:bCs/>
          <w:i/>
          <w:iCs/>
          <w:lang w:val="en-US"/>
        </w:rPr>
      </w:pPr>
      <w:r w:rsidRPr="0045652F">
        <w:rPr>
          <w:rFonts w:ascii="Verdana" w:hAnsi="Verdana"/>
          <w:b/>
          <w:bCs/>
          <w:i/>
          <w:iCs/>
          <w:lang w:val="en-US"/>
        </w:rPr>
        <w:t>in Working-Storage:</w:t>
      </w:r>
    </w:p>
    <w:p w14:paraId="3925DDE2" w14:textId="77777777" w:rsidR="00774472" w:rsidRPr="0045652F" w:rsidRDefault="00774472">
      <w:pPr>
        <w:pStyle w:val="Listing"/>
        <w:rPr>
          <w:rFonts w:ascii="Verdana" w:hAnsi="Verdana"/>
          <w:b/>
          <w:bCs/>
          <w:i/>
          <w:iCs/>
          <w:lang w:val="en-US"/>
        </w:rPr>
      </w:pPr>
    </w:p>
    <w:p w14:paraId="7CBDE7FC" w14:textId="77777777" w:rsidR="00774472" w:rsidRPr="0045652F" w:rsidRDefault="00774472">
      <w:pPr>
        <w:pStyle w:val="Listing"/>
        <w:rPr>
          <w:rFonts w:eastAsia="MS Mincho"/>
          <w:lang w:val="en-US"/>
        </w:rPr>
      </w:pPr>
      <w:r w:rsidRPr="0045652F">
        <w:rPr>
          <w:rFonts w:eastAsia="MS Mincho"/>
          <w:lang w:val="en-US"/>
        </w:rPr>
        <w:t xml:space="preserve">       01  FAD4-LONG                PIC S9(4)   COMP VALUE +0.</w:t>
      </w:r>
    </w:p>
    <w:p w14:paraId="1C79BA4A" w14:textId="77777777" w:rsidR="00774472" w:rsidRPr="0045652F" w:rsidRDefault="00774472">
      <w:pPr>
        <w:pStyle w:val="Listing"/>
        <w:rPr>
          <w:rFonts w:eastAsia="MS Mincho"/>
          <w:lang w:val="en-US"/>
        </w:rPr>
      </w:pPr>
      <w:r w:rsidRPr="0045652F">
        <w:rPr>
          <w:rFonts w:eastAsia="MS Mincho"/>
          <w:lang w:val="en-US"/>
        </w:rPr>
        <w:t xml:space="preserve">       01  FAD4-AREA.</w:t>
      </w:r>
    </w:p>
    <w:p w14:paraId="04EC7996" w14:textId="77777777" w:rsidR="00774472" w:rsidRPr="0045652F" w:rsidRDefault="00774472">
      <w:pPr>
        <w:pStyle w:val="Listing"/>
        <w:rPr>
          <w:rFonts w:eastAsia="MS Mincho"/>
          <w:lang w:val="en-US"/>
        </w:rPr>
      </w:pPr>
      <w:r w:rsidRPr="0045652F">
        <w:rPr>
          <w:rFonts w:eastAsia="MS Mincho"/>
          <w:lang w:val="en-US"/>
        </w:rPr>
        <w:t xml:space="preserve">           05  FAD4-COMMANDE-N.                                        </w:t>
      </w:r>
    </w:p>
    <w:p w14:paraId="7F0114A7" w14:textId="77777777" w:rsidR="00774472" w:rsidRPr="0045652F" w:rsidRDefault="00774472">
      <w:pPr>
        <w:pStyle w:val="Listing"/>
        <w:rPr>
          <w:rFonts w:eastAsia="MS Mincho"/>
          <w:lang w:val="en-US"/>
        </w:rPr>
      </w:pPr>
      <w:r w:rsidRPr="0045652F">
        <w:rPr>
          <w:rFonts w:eastAsia="MS Mincho"/>
          <w:lang w:val="en-US"/>
        </w:rPr>
        <w:t xml:space="preserve">             10  FAD4-SFLENGTH-N    PIC S9(4)   COMP VALUE +0.         </w:t>
      </w:r>
    </w:p>
    <w:p w14:paraId="67824E77" w14:textId="77777777" w:rsidR="00774472" w:rsidRPr="0045652F" w:rsidRDefault="00774472">
      <w:pPr>
        <w:pStyle w:val="Listing"/>
        <w:rPr>
          <w:rFonts w:eastAsia="MS Mincho"/>
          <w:lang w:val="en-US"/>
        </w:rPr>
      </w:pPr>
      <w:r w:rsidRPr="0045652F">
        <w:rPr>
          <w:rFonts w:eastAsia="MS Mincho"/>
          <w:lang w:val="en-US"/>
        </w:rPr>
        <w:t xml:space="preserve">             10  FILLER             PIC X(2)    VALUE X'FAD4'.         </w:t>
      </w:r>
    </w:p>
    <w:p w14:paraId="0D09188E" w14:textId="77777777" w:rsidR="00774472" w:rsidRPr="0045652F" w:rsidRDefault="00774472">
      <w:pPr>
        <w:pStyle w:val="Listing"/>
        <w:rPr>
          <w:rFonts w:eastAsia="MS Mincho"/>
          <w:lang w:val="en-US"/>
        </w:rPr>
      </w:pPr>
      <w:r w:rsidRPr="0045652F">
        <w:rPr>
          <w:rFonts w:eastAsia="MS Mincho"/>
          <w:lang w:val="en-US"/>
        </w:rPr>
        <w:t xml:space="preserve">             10  FILLER             PIC X       VALUE 'N'.             </w:t>
      </w:r>
    </w:p>
    <w:p w14:paraId="30FFB396" w14:textId="77777777" w:rsidR="00774472" w:rsidRPr="0045652F" w:rsidRDefault="00774472">
      <w:pPr>
        <w:pStyle w:val="Listing"/>
        <w:rPr>
          <w:rFonts w:eastAsia="MS Mincho"/>
          <w:lang w:val="en-US"/>
        </w:rPr>
      </w:pPr>
      <w:r w:rsidRPr="0045652F">
        <w:rPr>
          <w:rFonts w:eastAsia="MS Mincho"/>
          <w:lang w:val="en-US"/>
        </w:rPr>
        <w:t xml:space="preserve">             10  FAD4-DESTINATION   PIC X(22)                          </w:t>
      </w:r>
    </w:p>
    <w:p w14:paraId="5C995D94" w14:textId="77777777" w:rsidR="00774472" w:rsidRPr="0045652F" w:rsidRDefault="00774472">
      <w:pPr>
        <w:pStyle w:val="Listing"/>
        <w:rPr>
          <w:rFonts w:eastAsia="MS Mincho"/>
          <w:lang w:val="en-US"/>
        </w:rPr>
      </w:pPr>
      <w:r w:rsidRPr="0045652F">
        <w:rPr>
          <w:rFonts w:eastAsia="MS Mincho"/>
          <w:lang w:val="en-US"/>
        </w:rPr>
        <w:t xml:space="preserve">                 VALUE 'bowler@saint.cloud.com'.                       </w:t>
      </w:r>
    </w:p>
    <w:p w14:paraId="02A7D9AD" w14:textId="77777777" w:rsidR="00774472" w:rsidRPr="0045652F" w:rsidRDefault="00774472">
      <w:pPr>
        <w:pStyle w:val="Listing"/>
        <w:rPr>
          <w:rFonts w:eastAsia="MS Mincho"/>
          <w:lang w:val="en-US"/>
        </w:rPr>
      </w:pPr>
      <w:r w:rsidRPr="0045652F">
        <w:rPr>
          <w:rFonts w:eastAsia="MS Mincho"/>
          <w:lang w:val="en-US"/>
        </w:rPr>
        <w:t xml:space="preserve">           05  FAD4-COMMANDE-F.                                        </w:t>
      </w:r>
    </w:p>
    <w:p w14:paraId="7C566C54" w14:textId="77777777" w:rsidR="00774472" w:rsidRPr="0045652F" w:rsidRDefault="00774472">
      <w:pPr>
        <w:pStyle w:val="Listing"/>
        <w:rPr>
          <w:rFonts w:eastAsia="MS Mincho"/>
          <w:lang w:val="en-US"/>
        </w:rPr>
      </w:pPr>
      <w:r w:rsidRPr="0045652F">
        <w:rPr>
          <w:rFonts w:eastAsia="MS Mincho"/>
          <w:lang w:val="en-US"/>
        </w:rPr>
        <w:t xml:space="preserve">             10  FAD4-SFLENGTH-F    PIC S9(4)   COMP VALUE +0.         </w:t>
      </w:r>
    </w:p>
    <w:p w14:paraId="1A86D259" w14:textId="77777777" w:rsidR="00774472" w:rsidRPr="0045652F" w:rsidRDefault="00774472">
      <w:pPr>
        <w:pStyle w:val="Listing"/>
        <w:rPr>
          <w:rFonts w:eastAsia="MS Mincho"/>
          <w:lang w:val="en-US"/>
        </w:rPr>
      </w:pPr>
      <w:r w:rsidRPr="0045652F">
        <w:rPr>
          <w:rFonts w:eastAsia="MS Mincho"/>
          <w:lang w:val="en-US"/>
        </w:rPr>
        <w:t xml:space="preserve">             10  FILLER             PIC X(2)    VALUE X'FAD4'.         </w:t>
      </w:r>
    </w:p>
    <w:p w14:paraId="4140663E" w14:textId="77777777" w:rsidR="00774472" w:rsidRPr="0045652F" w:rsidRDefault="00774472">
      <w:pPr>
        <w:pStyle w:val="Listing"/>
        <w:rPr>
          <w:rFonts w:eastAsia="MS Mincho"/>
          <w:lang w:val="en-US"/>
        </w:rPr>
      </w:pPr>
      <w:r w:rsidRPr="0045652F">
        <w:rPr>
          <w:rFonts w:eastAsia="MS Mincho"/>
          <w:lang w:val="en-US"/>
        </w:rPr>
        <w:t xml:space="preserve">             10  FILLER             PIC X       VALUE 'F'.             </w:t>
      </w:r>
    </w:p>
    <w:p w14:paraId="5E9F1E0E" w14:textId="77777777" w:rsidR="00774472" w:rsidRPr="0045652F" w:rsidRDefault="00774472">
      <w:pPr>
        <w:pStyle w:val="Listing"/>
        <w:rPr>
          <w:rFonts w:eastAsia="MS Mincho"/>
          <w:lang w:val="en-US"/>
        </w:rPr>
      </w:pPr>
      <w:r w:rsidRPr="0045652F">
        <w:rPr>
          <w:rFonts w:eastAsia="MS Mincho"/>
          <w:lang w:val="en-US"/>
        </w:rPr>
        <w:t xml:space="preserve">             10  FAD4-SENDER        PIC X(22)                          </w:t>
      </w:r>
    </w:p>
    <w:p w14:paraId="1950EE82" w14:textId="77777777" w:rsidR="00774472" w:rsidRPr="0045652F" w:rsidRDefault="00774472">
      <w:pPr>
        <w:pStyle w:val="Listing"/>
        <w:rPr>
          <w:rFonts w:eastAsia="MS Mincho"/>
          <w:lang w:val="en-US"/>
        </w:rPr>
      </w:pPr>
      <w:r w:rsidRPr="0045652F">
        <w:rPr>
          <w:rFonts w:eastAsia="MS Mincho"/>
          <w:lang w:val="en-US"/>
        </w:rPr>
        <w:t xml:space="preserve">                 VALUE 'virtel@saint.cloud.com'.                       </w:t>
      </w:r>
    </w:p>
    <w:p w14:paraId="50DAA886"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FAD4-COMMANDE-CD.                                       </w:t>
      </w:r>
    </w:p>
    <w:p w14:paraId="6F7FF877"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FAD4-SFLENGTH-CD   PIC S9(4)   COMP VALUE +0.         </w:t>
      </w:r>
    </w:p>
    <w:p w14:paraId="1B6BDAA1"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FILLER             PIC X(2)    VALUE X'FAD4'.         </w:t>
      </w:r>
    </w:p>
    <w:p w14:paraId="13AF0D76"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FILLER             PIC X       VALUE X'CD'.           </w:t>
      </w:r>
    </w:p>
    <w:p w14:paraId="3DA41978"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FAD4-MESSAGE-ID    PIC X(32)                          </w:t>
      </w:r>
    </w:p>
    <w:p w14:paraId="5B71F3DF"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VALUE '20010321174652K07F44354K608EAF00'.             </w:t>
      </w:r>
    </w:p>
    <w:p w14:paraId="3DA5A5B4"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FAD4-COMMANDE-S.                                        </w:t>
      </w:r>
    </w:p>
    <w:p w14:paraId="16D2AF41"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FAD4-SFLENGTH-S    PIC S9(4)   COMP VALUE +0.         </w:t>
      </w:r>
    </w:p>
    <w:p w14:paraId="2B9A0151"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FILLER             PIC X(2)    VALUE X'FAD4'.         </w:t>
      </w:r>
    </w:p>
    <w:p w14:paraId="4E315CD0"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FILLER             PIC X       VALUE 'S'.             </w:t>
      </w:r>
    </w:p>
    <w:p w14:paraId="56C26FFA"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FAD4-SUBJECT       PIC X(17)                          </w:t>
      </w:r>
    </w:p>
    <w:p w14:paraId="7C4EB08B"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VALUE 'email from virtel'.                            </w:t>
      </w:r>
    </w:p>
    <w:p w14:paraId="71D7C5D2"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FAD4-COMMANDE-T.                                        </w:t>
      </w:r>
    </w:p>
    <w:p w14:paraId="7DCCF6E8"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FAD4-SFLENGTH-T    PIC S9(4)   COMP VALUE +0.         </w:t>
      </w:r>
    </w:p>
    <w:p w14:paraId="3B291898"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FILLER             PIC X(2)    VALUE X'FAD4'.         </w:t>
      </w:r>
    </w:p>
    <w:p w14:paraId="32A151DE"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FILLER             PIC X       VALUE 'T'.             </w:t>
      </w:r>
    </w:p>
    <w:p w14:paraId="71CE7289"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FAD4-TEXT-LINE-1   PIC X(14)   VALUE 'Balance report'.</w:t>
      </w:r>
    </w:p>
    <w:p w14:paraId="180CD726"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FILLER             PIC X(2)    VALUE X'0D25'.         </w:t>
      </w:r>
    </w:p>
    <w:p w14:paraId="3FA69D81"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FAD4-TEXT-LINE-2   PIC X(9)    VALUE 'Total is '.     </w:t>
      </w:r>
    </w:p>
    <w:p w14:paraId="75F52963"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FAD4-CURRENCY      PIC X       VALUE X'9F'.           </w:t>
      </w:r>
    </w:p>
    <w:p w14:paraId="5941BEC3"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FAD4-AMOUNT        PIC 9999    VALUE 2345.            </w:t>
      </w:r>
    </w:p>
    <w:p w14:paraId="4A402C29"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FILLER             PIC X(2)    VALUE X'0D25'.         </w:t>
      </w:r>
    </w:p>
    <w:p w14:paraId="1AEAFB43"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FAD4-COMMANDE-H.                                        </w:t>
      </w:r>
    </w:p>
    <w:p w14:paraId="43B5EF10"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FAD4-SFLENGTH-H    PIC S9(4)   COMP VALUE +0.         </w:t>
      </w:r>
    </w:p>
    <w:p w14:paraId="35A11BB8"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FILLER             PIC X(2)    VALUE X'FAD4'.         </w:t>
      </w:r>
    </w:p>
    <w:p w14:paraId="00B132B2"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FILLER             PIC X       VALUE 'H'.             </w:t>
      </w:r>
    </w:p>
    <w:p w14:paraId="28F289C4"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FAD4-HEADER-1      PIC X(33)                          </w:t>
      </w:r>
    </w:p>
    <w:p w14:paraId="7B9BF965"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VALUE 'X-Transaction-Server: CICS-TS 2.2'.            </w:t>
      </w:r>
    </w:p>
    <w:p w14:paraId="29BB9130"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FILLER             PIC X(2)    VALUE X'0D25'.         </w:t>
      </w:r>
    </w:p>
    <w:p w14:paraId="1BBDB97A"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FAD4-HEADER-2      PIC X(28)                          </w:t>
      </w:r>
    </w:p>
    <w:p w14:paraId="58814B65"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VALUE 'X-Operating-System: z/OS 1.4'.                 </w:t>
      </w:r>
    </w:p>
    <w:p w14:paraId="733645DE"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FILLER             PIC X(2)    VALUE X'0D25'.         </w:t>
      </w:r>
    </w:p>
    <w:p w14:paraId="0423503C"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05  FAD4-COMMANDE-C.                                        </w:t>
      </w:r>
    </w:p>
    <w:p w14:paraId="59C9C791"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FAD4-SFLENGTH-C    PIC S9(4)   COMP VALUE +0.         </w:t>
      </w:r>
    </w:p>
    <w:p w14:paraId="2CF9E13D"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FILLER             PIC X(2)    VALUE X'FAD4'.         </w:t>
      </w:r>
    </w:p>
    <w:p w14:paraId="0942B9A7"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FILLER             PIC X       VALUE 'C'.             </w:t>
      </w:r>
    </w:p>
    <w:p w14:paraId="5FD90300"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10  FAD4-CHARSET       PIC X(33)   VALUE 'ISO-8859-15'.   </w:t>
      </w:r>
    </w:p>
    <w:p w14:paraId="2354EDD8" w14:textId="77777777" w:rsidR="00774472" w:rsidRPr="0045652F" w:rsidRDefault="00774472">
      <w:pPr>
        <w:pStyle w:val="Listing"/>
        <w:keepNext w:val="0"/>
        <w:keepLines w:val="0"/>
        <w:rPr>
          <w:rFonts w:ascii="Verdana" w:hAnsi="Verdana"/>
          <w:b/>
          <w:bCs/>
          <w:i/>
          <w:iCs/>
          <w:lang w:val="en-US"/>
        </w:rPr>
      </w:pPr>
    </w:p>
    <w:p w14:paraId="0C353EF4" w14:textId="77777777" w:rsidR="00774472" w:rsidRPr="0045652F" w:rsidRDefault="00774472">
      <w:pPr>
        <w:pStyle w:val="Listing"/>
        <w:keepNext w:val="0"/>
        <w:keepLines w:val="0"/>
        <w:rPr>
          <w:rFonts w:ascii="Verdana" w:hAnsi="Verdana"/>
          <w:b/>
          <w:bCs/>
          <w:i/>
          <w:iCs/>
          <w:lang w:val="en-US"/>
        </w:rPr>
      </w:pPr>
      <w:r w:rsidRPr="0045652F">
        <w:rPr>
          <w:rFonts w:ascii="Verdana" w:hAnsi="Verdana"/>
          <w:b/>
          <w:bCs/>
          <w:i/>
          <w:iCs/>
          <w:lang w:val="en-US"/>
        </w:rPr>
        <w:t>in the Procedure Division:</w:t>
      </w:r>
    </w:p>
    <w:p w14:paraId="71BCD50E" w14:textId="77777777" w:rsidR="00774472" w:rsidRPr="0045652F" w:rsidRDefault="00774472">
      <w:pPr>
        <w:pStyle w:val="Listing"/>
        <w:keepNext w:val="0"/>
        <w:keepLines w:val="0"/>
        <w:rPr>
          <w:rFonts w:ascii="Verdana" w:hAnsi="Verdana"/>
          <w:b/>
          <w:bCs/>
          <w:i/>
          <w:iCs/>
          <w:lang w:val="en-US"/>
        </w:rPr>
      </w:pPr>
    </w:p>
    <w:p w14:paraId="74465FB0"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MOVE LENGTH OF FAD4-COMMANDE-N TO FAD4-SFLENGTH-N</w:t>
      </w:r>
    </w:p>
    <w:p w14:paraId="4AD1C877" w14:textId="77777777" w:rsidR="00774472" w:rsidRPr="0045652F" w:rsidRDefault="00774472">
      <w:pPr>
        <w:pStyle w:val="Listing"/>
        <w:rPr>
          <w:rFonts w:eastAsia="MS Mincho"/>
          <w:lang w:val="en-US"/>
        </w:rPr>
      </w:pPr>
      <w:r w:rsidRPr="0045652F">
        <w:rPr>
          <w:rFonts w:eastAsia="MS Mincho"/>
          <w:lang w:val="en-US"/>
        </w:rPr>
        <w:t xml:space="preserve">           MOVE LENGTH OF FAD4-COMMANDE-F TO FAD4-SFLENGTH-F</w:t>
      </w:r>
    </w:p>
    <w:p w14:paraId="6D045BDD"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MOVE LENGTH OF FAD4-COMMANDE-CD TO FAD4-SFLENGTH-CD</w:t>
      </w:r>
    </w:p>
    <w:p w14:paraId="5B4516EF"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MOVE LENGTH OF FAD4-COMMANDE-S TO FAD4-SFLENGTH-S</w:t>
      </w:r>
    </w:p>
    <w:p w14:paraId="048DAD2A" w14:textId="77777777" w:rsidR="00774472" w:rsidRPr="0045652F" w:rsidRDefault="00774472">
      <w:pPr>
        <w:pStyle w:val="Listing"/>
        <w:keepNext w:val="0"/>
        <w:keepLines w:val="0"/>
        <w:rPr>
          <w:rFonts w:eastAsia="MS Mincho"/>
          <w:lang w:val="en-US"/>
        </w:rPr>
      </w:pPr>
      <w:r w:rsidRPr="0045652F">
        <w:rPr>
          <w:rFonts w:eastAsia="MS Mincho"/>
          <w:lang w:val="en-US"/>
        </w:rPr>
        <w:t xml:space="preserve">           MOVE LENGTH OF FAD4-COMMANDE-T TO FAD4-SFLENGTH-T</w:t>
      </w:r>
    </w:p>
    <w:p w14:paraId="4A38CBAB" w14:textId="77777777" w:rsidR="00774472" w:rsidRPr="0045652F" w:rsidRDefault="00774472">
      <w:pPr>
        <w:pStyle w:val="Listing"/>
        <w:rPr>
          <w:rFonts w:eastAsia="MS Mincho"/>
          <w:lang w:val="en-US"/>
        </w:rPr>
      </w:pPr>
      <w:r w:rsidRPr="0045652F">
        <w:rPr>
          <w:rFonts w:eastAsia="MS Mincho"/>
          <w:lang w:val="en-US"/>
        </w:rPr>
        <w:t xml:space="preserve">           MOVE LENGTH OF FAD4-COMMANDE-H TO FAD4-SFLENGTH-H</w:t>
      </w:r>
    </w:p>
    <w:p w14:paraId="7FEA4DC9" w14:textId="77777777" w:rsidR="00774472" w:rsidRPr="0045652F" w:rsidRDefault="00774472">
      <w:pPr>
        <w:pStyle w:val="Listing"/>
        <w:rPr>
          <w:rFonts w:eastAsia="MS Mincho"/>
          <w:lang w:val="en-US"/>
        </w:rPr>
      </w:pPr>
      <w:r w:rsidRPr="0045652F">
        <w:rPr>
          <w:rFonts w:eastAsia="MS Mincho"/>
          <w:lang w:val="en-US"/>
        </w:rPr>
        <w:t xml:space="preserve">           MOVE LENGTH OF FAD4-COMMANDE-C TO FAD4-SFLENGTH-C</w:t>
      </w:r>
    </w:p>
    <w:p w14:paraId="5AB72316" w14:textId="77777777" w:rsidR="00774472" w:rsidRPr="0045652F" w:rsidRDefault="00774472">
      <w:pPr>
        <w:pStyle w:val="Listing"/>
        <w:rPr>
          <w:rFonts w:eastAsia="MS Mincho"/>
          <w:lang w:val="en-US"/>
        </w:rPr>
      </w:pPr>
      <w:r w:rsidRPr="0045652F">
        <w:rPr>
          <w:rFonts w:eastAsia="MS Mincho"/>
          <w:lang w:val="en-US"/>
        </w:rPr>
        <w:t xml:space="preserve">           MOVE LENGTH OF FAD4-AREA TO FAD4-LONG</w:t>
      </w:r>
    </w:p>
    <w:p w14:paraId="3EC9E1A1" w14:textId="77777777" w:rsidR="00774472" w:rsidRPr="0045652F" w:rsidRDefault="00774472">
      <w:pPr>
        <w:pStyle w:val="Listing"/>
        <w:rPr>
          <w:rFonts w:eastAsia="MS Mincho"/>
          <w:lang w:val="en-US"/>
        </w:rPr>
      </w:pPr>
      <w:r w:rsidRPr="0045652F">
        <w:rPr>
          <w:rFonts w:eastAsia="MS Mincho"/>
          <w:lang w:val="en-US"/>
        </w:rPr>
        <w:t xml:space="preserve">           EXEC CICS SEND FROM(FAD4-AREA)</w:t>
      </w:r>
    </w:p>
    <w:p w14:paraId="61E1A0C6" w14:textId="77777777" w:rsidR="00774472" w:rsidRPr="0045652F" w:rsidRDefault="00774472">
      <w:pPr>
        <w:pStyle w:val="Listing"/>
        <w:rPr>
          <w:rFonts w:eastAsia="MS Mincho"/>
          <w:lang w:val="en-US"/>
        </w:rPr>
      </w:pPr>
      <w:r w:rsidRPr="0045652F">
        <w:rPr>
          <w:rFonts w:eastAsia="MS Mincho"/>
          <w:lang w:val="en-US"/>
        </w:rPr>
        <w:t xml:space="preserve">                          LENGTH(FAD4-LONG)</w:t>
      </w:r>
    </w:p>
    <w:p w14:paraId="27E1AA1E" w14:textId="77777777" w:rsidR="00774472" w:rsidRPr="0045652F" w:rsidRDefault="00774472">
      <w:pPr>
        <w:pStyle w:val="Listing"/>
        <w:rPr>
          <w:rFonts w:eastAsia="MS Mincho"/>
          <w:lang w:val="en-US"/>
        </w:rPr>
      </w:pPr>
      <w:r w:rsidRPr="0045652F">
        <w:rPr>
          <w:rFonts w:eastAsia="MS Mincho"/>
          <w:lang w:val="en-US"/>
        </w:rPr>
        <w:t xml:space="preserve">                          STRFIELD</w:t>
      </w:r>
    </w:p>
    <w:p w14:paraId="174800BD" w14:textId="77777777" w:rsidR="00774472" w:rsidRPr="0045652F" w:rsidRDefault="00774472">
      <w:pPr>
        <w:pStyle w:val="Listing"/>
        <w:rPr>
          <w:rFonts w:eastAsia="MS Mincho"/>
          <w:lang w:val="en-US"/>
        </w:rPr>
      </w:pPr>
      <w:r w:rsidRPr="0045652F">
        <w:rPr>
          <w:rFonts w:eastAsia="MS Mincho"/>
          <w:lang w:val="en-US"/>
        </w:rPr>
        <w:t xml:space="preserve">           END-EXEC.</w:t>
      </w:r>
    </w:p>
    <w:p w14:paraId="40512335" w14:textId="77777777" w:rsidR="00774472" w:rsidRPr="0045652F" w:rsidRDefault="00774472">
      <w:pPr>
        <w:pStyle w:val="Listing"/>
        <w:rPr>
          <w:rFonts w:eastAsia="MS Mincho"/>
          <w:lang w:val="en-US"/>
        </w:rPr>
      </w:pPr>
    </w:p>
    <w:p w14:paraId="03C08C36" w14:textId="77777777" w:rsidR="00774472" w:rsidRPr="0045652F" w:rsidRDefault="00774472">
      <w:pPr>
        <w:pStyle w:val="Caption"/>
        <w:rPr>
          <w:szCs w:val="19"/>
          <w:lang w:val="en-US"/>
        </w:rPr>
      </w:pPr>
      <w:bookmarkStart w:id="765" w:name="_Toc93919856"/>
      <w:bookmarkStart w:id="766" w:name="_Toc37348515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29</w:t>
      </w:r>
      <w:r w:rsidRPr="0045652F">
        <w:rPr>
          <w:lang w:val="en-US"/>
        </w:rPr>
        <w:fldChar w:fldCharType="end"/>
      </w:r>
      <w:r w:rsidRPr="0045652F">
        <w:rPr>
          <w:szCs w:val="19"/>
          <w:lang w:val="en-US"/>
        </w:rPr>
        <w:t xml:space="preserve"> Example of sending structured field FAD4</w:t>
      </w:r>
      <w:bookmarkEnd w:id="765"/>
      <w:bookmarkEnd w:id="766"/>
    </w:p>
    <w:p w14:paraId="0CCFB2EF" w14:textId="77777777" w:rsidR="00774472" w:rsidRPr="0045652F" w:rsidRDefault="00774472">
      <w:pPr>
        <w:pStyle w:val="ecran0"/>
        <w:rPr>
          <w:lang w:val="en-US"/>
        </w:rPr>
      </w:pPr>
      <w:r w:rsidRPr="0045652F">
        <w:rPr>
          <w:lang w:val="en-US"/>
        </w:rPr>
        <w:t>Example of the e-mail generated by the above program:</w:t>
      </w:r>
    </w:p>
    <w:p w14:paraId="171040F6" w14:textId="77777777" w:rsidR="00774472" w:rsidRPr="0045652F" w:rsidRDefault="00774472">
      <w:pPr>
        <w:pStyle w:val="Listing"/>
        <w:rPr>
          <w:lang w:val="en-US"/>
        </w:rPr>
      </w:pPr>
      <w:r w:rsidRPr="0045652F">
        <w:rPr>
          <w:lang w:val="en-US"/>
        </w:rPr>
        <w:t>Date: Fri, 30 Apr 2004 15:14:05 +0100</w:t>
      </w:r>
    </w:p>
    <w:p w14:paraId="6598D171" w14:textId="77777777" w:rsidR="00774472" w:rsidRPr="0045652F" w:rsidRDefault="00774472">
      <w:pPr>
        <w:pStyle w:val="Listing"/>
        <w:rPr>
          <w:lang w:val="en-US"/>
        </w:rPr>
      </w:pPr>
      <w:r w:rsidRPr="0045652F">
        <w:rPr>
          <w:lang w:val="en-US"/>
        </w:rPr>
        <w:t>From: virtel@saint.cloud.com</w:t>
      </w:r>
    </w:p>
    <w:p w14:paraId="32A7BF1B" w14:textId="77777777" w:rsidR="00774472" w:rsidRPr="0045652F" w:rsidRDefault="00774472">
      <w:pPr>
        <w:pStyle w:val="Listing"/>
        <w:rPr>
          <w:lang w:val="en-US"/>
        </w:rPr>
      </w:pPr>
      <w:r w:rsidRPr="0045652F">
        <w:rPr>
          <w:lang w:val="en-US"/>
        </w:rPr>
        <w:t>Organization: SYSPERTEC COMMUNICATION</w:t>
      </w:r>
    </w:p>
    <w:p w14:paraId="685B4D97" w14:textId="77777777" w:rsidR="00774472" w:rsidRPr="0045652F" w:rsidRDefault="00774472">
      <w:pPr>
        <w:pStyle w:val="Listing"/>
        <w:rPr>
          <w:lang w:val="en-US"/>
        </w:rPr>
      </w:pPr>
      <w:r w:rsidRPr="0045652F">
        <w:rPr>
          <w:lang w:val="en-US"/>
        </w:rPr>
        <w:t>To: bowler@saint.cloud.com</w:t>
      </w:r>
    </w:p>
    <w:p w14:paraId="11BC9172" w14:textId="77777777" w:rsidR="00774472" w:rsidRPr="0045652F" w:rsidRDefault="00774472">
      <w:pPr>
        <w:pStyle w:val="Listing"/>
        <w:rPr>
          <w:lang w:val="en-US"/>
        </w:rPr>
      </w:pPr>
      <w:r w:rsidRPr="0045652F">
        <w:rPr>
          <w:lang w:val="en-US"/>
        </w:rPr>
        <w:t>Message-id: &lt;20010321174652K07F44354K608EAF00-bowler@saint.cloud.com&gt;</w:t>
      </w:r>
    </w:p>
    <w:p w14:paraId="0A2471FF" w14:textId="77777777" w:rsidR="00774472" w:rsidRPr="0045652F" w:rsidRDefault="00774472">
      <w:pPr>
        <w:pStyle w:val="Listing"/>
        <w:rPr>
          <w:lang w:val="en-US"/>
        </w:rPr>
      </w:pPr>
      <w:r w:rsidRPr="0045652F">
        <w:rPr>
          <w:lang w:val="en-US"/>
        </w:rPr>
        <w:t>Content-Type: text/plain; charset=ISO-8859-15</w:t>
      </w:r>
    </w:p>
    <w:p w14:paraId="3336043A" w14:textId="77777777" w:rsidR="00774472" w:rsidRPr="0045652F" w:rsidRDefault="00774472">
      <w:pPr>
        <w:pStyle w:val="Listing"/>
        <w:rPr>
          <w:lang w:val="en-US"/>
        </w:rPr>
      </w:pPr>
      <w:r w:rsidRPr="0045652F">
        <w:rPr>
          <w:lang w:val="en-US"/>
        </w:rPr>
        <w:t>Content-Transfer-Encoding: 8bit</w:t>
      </w:r>
    </w:p>
    <w:p w14:paraId="3A4CEE93" w14:textId="77777777" w:rsidR="00774472" w:rsidRPr="0045652F" w:rsidRDefault="00774472">
      <w:pPr>
        <w:pStyle w:val="Listing"/>
        <w:rPr>
          <w:lang w:val="fr-FR"/>
        </w:rPr>
      </w:pPr>
      <w:r w:rsidRPr="0045652F">
        <w:rPr>
          <w:lang w:val="fr-FR"/>
        </w:rPr>
        <w:t>X-Transaction-Server: CICS-TS 2.2</w:t>
      </w:r>
    </w:p>
    <w:p w14:paraId="34695E83" w14:textId="77777777" w:rsidR="00774472" w:rsidRPr="0045652F" w:rsidRDefault="00774472">
      <w:pPr>
        <w:pStyle w:val="Listing"/>
        <w:rPr>
          <w:lang w:val="en-US"/>
        </w:rPr>
      </w:pPr>
      <w:r w:rsidRPr="0045652F">
        <w:rPr>
          <w:lang w:val="en-US"/>
        </w:rPr>
        <w:t>X-Operating-System: z/OS 1.4</w:t>
      </w:r>
    </w:p>
    <w:p w14:paraId="495B8AA7" w14:textId="77777777" w:rsidR="00774472" w:rsidRPr="0045652F" w:rsidRDefault="00774472">
      <w:pPr>
        <w:pStyle w:val="Listing"/>
        <w:rPr>
          <w:lang w:val="en-US"/>
        </w:rPr>
      </w:pPr>
      <w:r w:rsidRPr="0045652F">
        <w:rPr>
          <w:lang w:val="en-US"/>
        </w:rPr>
        <w:t>Subject: email from virtel</w:t>
      </w:r>
    </w:p>
    <w:p w14:paraId="57E2F1F2" w14:textId="77777777" w:rsidR="00774472" w:rsidRPr="0045652F" w:rsidRDefault="00774472">
      <w:pPr>
        <w:pStyle w:val="Listing"/>
        <w:rPr>
          <w:lang w:val="en-US"/>
        </w:rPr>
      </w:pPr>
    </w:p>
    <w:p w14:paraId="3868C37B" w14:textId="77777777" w:rsidR="00774472" w:rsidRPr="0045652F" w:rsidRDefault="00774472">
      <w:pPr>
        <w:pStyle w:val="Listing"/>
        <w:rPr>
          <w:lang w:val="en-US"/>
        </w:rPr>
      </w:pPr>
      <w:r w:rsidRPr="0045652F">
        <w:rPr>
          <w:lang w:val="en-US"/>
        </w:rPr>
        <w:t>Balance report</w:t>
      </w:r>
    </w:p>
    <w:p w14:paraId="2620151C" w14:textId="77777777" w:rsidR="00774472" w:rsidRPr="0045652F" w:rsidRDefault="00774472">
      <w:pPr>
        <w:pStyle w:val="Listing"/>
        <w:rPr>
          <w:lang w:val="en-US"/>
        </w:rPr>
      </w:pPr>
      <w:r w:rsidRPr="0045652F">
        <w:rPr>
          <w:lang w:val="en-US"/>
        </w:rPr>
        <w:t>Total is €2345</w:t>
      </w:r>
    </w:p>
    <w:p w14:paraId="37D69B54" w14:textId="77777777" w:rsidR="00774472" w:rsidRPr="0045652F" w:rsidRDefault="00774472">
      <w:pPr>
        <w:pStyle w:val="Caption"/>
        <w:rPr>
          <w:szCs w:val="19"/>
          <w:lang w:val="en-US"/>
        </w:rPr>
      </w:pPr>
      <w:bookmarkStart w:id="767" w:name="_Toc93919857"/>
      <w:bookmarkStart w:id="768" w:name="_Toc37348515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3</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30</w:t>
      </w:r>
      <w:r w:rsidRPr="0045652F">
        <w:rPr>
          <w:lang w:val="en-US"/>
        </w:rPr>
        <w:fldChar w:fldCharType="end"/>
      </w:r>
      <w:r w:rsidRPr="0045652F">
        <w:rPr>
          <w:szCs w:val="19"/>
          <w:lang w:val="en-US"/>
        </w:rPr>
        <w:t xml:space="preserve"> Example of e-mail generated by structured field FAD4</w:t>
      </w:r>
      <w:bookmarkEnd w:id="767"/>
      <w:bookmarkEnd w:id="768"/>
    </w:p>
    <w:p w14:paraId="3F11BC48" w14:textId="77777777" w:rsidR="00774472" w:rsidRPr="0045652F" w:rsidRDefault="00774472">
      <w:pPr>
        <w:rPr>
          <w:lang w:val="en-US"/>
        </w:rPr>
      </w:pPr>
    </w:p>
    <w:p w14:paraId="2670FD09" w14:textId="77777777" w:rsidR="00774472" w:rsidRPr="0045652F" w:rsidRDefault="00774472">
      <w:pPr>
        <w:pStyle w:val="Heading1"/>
        <w:pageBreakBefore/>
        <w:rPr>
          <w:lang w:val="en-US"/>
        </w:rPr>
      </w:pPr>
      <w:bookmarkStart w:id="769" w:name="_Toc29883631"/>
      <w:bookmarkStart w:id="770" w:name="_Toc117063246"/>
      <w:bookmarkStart w:id="771" w:name="_Ref252887627"/>
      <w:bookmarkStart w:id="772" w:name="_Toc373484953"/>
      <w:r w:rsidRPr="0045652F">
        <w:rPr>
          <w:lang w:val="en-US"/>
        </w:rPr>
        <w:t>Security</w:t>
      </w:r>
      <w:bookmarkEnd w:id="771"/>
      <w:bookmarkEnd w:id="772"/>
    </w:p>
    <w:p w14:paraId="57A804CE" w14:textId="77777777" w:rsidR="00774472" w:rsidRPr="0045652F" w:rsidRDefault="00774472">
      <w:pPr>
        <w:pStyle w:val="Heading2"/>
        <w:tabs>
          <w:tab w:val="num" w:pos="2424"/>
        </w:tabs>
        <w:rPr>
          <w:szCs w:val="27"/>
          <w:lang w:val="en-US"/>
        </w:rPr>
      </w:pPr>
      <w:bookmarkStart w:id="773" w:name="_Toc506115582"/>
      <w:bookmarkStart w:id="774" w:name="_Toc509742719"/>
      <w:bookmarkStart w:id="775" w:name="_Toc511102344"/>
      <w:bookmarkStart w:id="776" w:name="_Toc523121747"/>
      <w:bookmarkStart w:id="777" w:name="_Toc523630119"/>
      <w:bookmarkStart w:id="778" w:name="_Toc527368222"/>
      <w:bookmarkStart w:id="779" w:name="_Toc532728124"/>
      <w:bookmarkStart w:id="780" w:name="_Toc16581344"/>
      <w:bookmarkStart w:id="781" w:name="_Toc60565889"/>
      <w:bookmarkStart w:id="782" w:name="_Toc93919517"/>
      <w:bookmarkStart w:id="783" w:name="_Toc135652379"/>
      <w:bookmarkStart w:id="784" w:name="_Toc373484954"/>
      <w:r w:rsidRPr="0045652F">
        <w:rPr>
          <w:szCs w:val="27"/>
          <w:lang w:val="en-US"/>
        </w:rPr>
        <w:t>VIRTEL Web Access Security</w:t>
      </w:r>
      <w:bookmarkEnd w:id="784"/>
    </w:p>
    <w:p w14:paraId="63CD3810" w14:textId="77777777" w:rsidR="00774472" w:rsidRPr="0045652F" w:rsidRDefault="00774472">
      <w:pPr>
        <w:pStyle w:val="Heading3"/>
        <w:tabs>
          <w:tab w:val="num" w:pos="2781"/>
        </w:tabs>
        <w:rPr>
          <w:szCs w:val="23"/>
          <w:lang w:val="en-US"/>
        </w:rPr>
      </w:pPr>
      <w:bookmarkStart w:id="785" w:name="_Toc373484955"/>
      <w:r w:rsidRPr="0045652F">
        <w:rPr>
          <w:szCs w:val="23"/>
          <w:lang w:val="en-US"/>
        </w:rPr>
        <w:t>Introduction</w:t>
      </w:r>
      <w:bookmarkEnd w:id="785"/>
    </w:p>
    <w:p w14:paraId="52ECA6DC" w14:textId="77777777" w:rsidR="00774472" w:rsidRPr="0045652F" w:rsidRDefault="00774472">
      <w:pPr>
        <w:rPr>
          <w:szCs w:val="19"/>
          <w:lang w:val="en-US"/>
        </w:rPr>
      </w:pPr>
      <w:r w:rsidRPr="0045652F">
        <w:rPr>
          <w:szCs w:val="19"/>
          <w:lang w:val="en-US"/>
        </w:rPr>
        <w:fldChar w:fldCharType="begin"/>
      </w:r>
      <w:r w:rsidRPr="0045652F">
        <w:rPr>
          <w:szCs w:val="19"/>
          <w:lang w:val="en-US"/>
        </w:rPr>
        <w:instrText xml:space="preserve"> XE "Web-to-Host:Security" </w:instrText>
      </w:r>
      <w:r w:rsidRPr="0045652F">
        <w:rPr>
          <w:szCs w:val="19"/>
          <w:lang w:val="en-US"/>
        </w:rPr>
        <w:fldChar w:fldCharType="end"/>
      </w:r>
      <w:r w:rsidRPr="0045652F">
        <w:rPr>
          <w:szCs w:val="19"/>
          <w:lang w:val="en-US"/>
        </w:rPr>
        <w:fldChar w:fldCharType="begin"/>
      </w:r>
      <w:r w:rsidRPr="0045652F">
        <w:rPr>
          <w:szCs w:val="19"/>
          <w:lang w:val="en-US"/>
        </w:rPr>
        <w:instrText xml:space="preserve"> XE "Security:Web-to-Host" </w:instrText>
      </w:r>
      <w:r w:rsidRPr="0045652F">
        <w:rPr>
          <w:szCs w:val="19"/>
          <w:lang w:val="en-US"/>
        </w:rPr>
        <w:fldChar w:fldCharType="end"/>
      </w:r>
      <w:r w:rsidRPr="0045652F">
        <w:rPr>
          <w:szCs w:val="19"/>
          <w:lang w:val="en-US"/>
        </w:rPr>
        <w:fldChar w:fldCharType="begin"/>
      </w:r>
      <w:r w:rsidRPr="0045652F">
        <w:rPr>
          <w:szCs w:val="19"/>
          <w:lang w:val="en-US"/>
        </w:rPr>
        <w:instrText xml:space="preserve"> XE "HTTP:Security" </w:instrText>
      </w:r>
      <w:r w:rsidRPr="0045652F">
        <w:rPr>
          <w:szCs w:val="19"/>
          <w:lang w:val="en-US"/>
        </w:rPr>
        <w:fldChar w:fldCharType="end"/>
      </w:r>
      <w:r w:rsidRPr="0045652F">
        <w:rPr>
          <w:szCs w:val="19"/>
          <w:lang w:val="en-US"/>
        </w:rPr>
        <w:t xml:space="preserve"> VIRTEL examines the URL of every VIRTEL Web Access request which arrives from a browser.  Since there is no permanent IP session between the browser and VIRTEL, there is less risk of a session being “hijacked”.  In addition to standard network security features (firewall, network sign on, SSO, etc.), each URL sent to VIRTEL has a structure which allows VIRTEL to enforce authorization rules based on Entry Point, Rules, and Transactions, which are VIRTEL entities described in the “VIRTEL Connectivity Reference” manual.</w:t>
      </w:r>
    </w:p>
    <w:p w14:paraId="5BCA3916" w14:textId="77777777" w:rsidR="00774472" w:rsidRPr="0045652F" w:rsidRDefault="00774472">
      <w:pPr>
        <w:pStyle w:val="Heading3"/>
        <w:tabs>
          <w:tab w:val="num" w:pos="2781"/>
        </w:tabs>
        <w:rPr>
          <w:szCs w:val="23"/>
          <w:lang w:val="en-US"/>
        </w:rPr>
      </w:pPr>
      <w:bookmarkStart w:id="786" w:name="_Toc373484956"/>
      <w:r w:rsidRPr="0045652F">
        <w:rPr>
          <w:szCs w:val="23"/>
          <w:lang w:val="en-US"/>
        </w:rPr>
        <w:t>Technical characteristics</w:t>
      </w:r>
      <w:bookmarkEnd w:id="786"/>
    </w:p>
    <w:p w14:paraId="77FCE1CC" w14:textId="77777777" w:rsidR="00774472" w:rsidRPr="0045652F" w:rsidRDefault="00774472">
      <w:pPr>
        <w:pStyle w:val="Heading4"/>
        <w:rPr>
          <w:szCs w:val="23"/>
          <w:lang w:val="en-US"/>
        </w:rPr>
      </w:pPr>
      <w:r w:rsidRPr="0045652F">
        <w:rPr>
          <w:szCs w:val="23"/>
          <w:lang w:val="en-US"/>
        </w:rPr>
        <w:t>Specifying security in the entry point</w:t>
      </w:r>
    </w:p>
    <w:p w14:paraId="3B6F4306" w14:textId="77777777" w:rsidR="00774472" w:rsidRPr="0045652F" w:rsidRDefault="00774472">
      <w:pPr>
        <w:rPr>
          <w:szCs w:val="19"/>
          <w:lang w:val="en-US"/>
        </w:rPr>
      </w:pPr>
      <w:r w:rsidRPr="0045652F">
        <w:rPr>
          <w:szCs w:val="19"/>
          <w:lang w:val="en-US"/>
        </w:rPr>
        <w:t xml:space="preserve">VIRTEL supplies a signon program for HTTP lines called </w:t>
      </w:r>
      <w:r w:rsidRPr="0045652F">
        <w:rPr>
          <w:b/>
          <w:szCs w:val="19"/>
          <w:lang w:val="en-US"/>
        </w:rPr>
        <w:t>VIR0020H</w:t>
      </w:r>
      <w:r w:rsidRPr="0045652F">
        <w:rPr>
          <w:szCs w:val="19"/>
          <w:lang w:val="en-US"/>
        </w:rPr>
        <w:t xml:space="preserve"> (refer to</w:t>
      </w:r>
      <w:r w:rsidRPr="0045652F">
        <w:rPr>
          <w:lang w:val="en-US"/>
        </w:rPr>
        <w:t xml:space="preserve"> the </w:t>
      </w:r>
      <w:r w:rsidRPr="0045652F">
        <w:rPr>
          <w:szCs w:val="19"/>
          <w:lang w:val="en-US"/>
        </w:rPr>
        <w:t>“VIRTEL Connectivity Reference” manual</w:t>
      </w:r>
      <w:r w:rsidRPr="0045652F">
        <w:rPr>
          <w:lang w:val="en-US"/>
        </w:rPr>
        <w:t xml:space="preserve"> for more </w:t>
      </w:r>
      <w:r w:rsidRPr="0045652F">
        <w:rPr>
          <w:szCs w:val="19"/>
          <w:lang w:val="en-US"/>
        </w:rPr>
        <w:t>details about how to specify a signon program in an entry point).</w:t>
      </w:r>
    </w:p>
    <w:p w14:paraId="366B1705" w14:textId="77777777" w:rsidR="00774472" w:rsidRPr="0045652F" w:rsidRDefault="00774472">
      <w:pPr>
        <w:rPr>
          <w:szCs w:val="19"/>
          <w:lang w:val="en-US"/>
        </w:rPr>
      </w:pPr>
    </w:p>
    <w:p w14:paraId="455EEC7D" w14:textId="77777777" w:rsidR="00774472" w:rsidRPr="0045652F" w:rsidRDefault="00774472">
      <w:pPr>
        <w:rPr>
          <w:szCs w:val="19"/>
          <w:lang w:val="en-US"/>
        </w:rPr>
      </w:pPr>
      <w:r w:rsidRPr="0045652F">
        <w:rPr>
          <w:szCs w:val="19"/>
          <w:lang w:val="en-US"/>
        </w:rPr>
        <w:t>When the first call is made to a secure transaction under an entry point which specifies VIR0020H as its signon program, VIRTEL requests the browser (via a 401 response) to display a dialog box inviting the user to enter a userid and password.  VIRTEL passes the userid and password to the security manager (RACF, etc.) for validation.  VIRTEL can also propagate the userid and password to other applications (for example, CICS) by means of connection / disconnection scripts defined in the transaction (see</w:t>
      </w:r>
      <w:r w:rsidRPr="0045652F">
        <w:rPr>
          <w:lang w:val="en-US"/>
        </w:rPr>
        <w:t xml:space="preserve"> the </w:t>
      </w:r>
      <w:r w:rsidRPr="0045652F">
        <w:rPr>
          <w:szCs w:val="19"/>
          <w:lang w:val="en-US"/>
        </w:rPr>
        <w:t>“VIRTEL Connectivity Reference” manual for details).  Depending on the userid, the security manager may authorize or deny access to the requested transaction.</w:t>
      </w:r>
    </w:p>
    <w:p w14:paraId="65A350CC" w14:textId="77777777" w:rsidR="00774472" w:rsidRPr="0045652F" w:rsidRDefault="00774472">
      <w:pPr>
        <w:rPr>
          <w:szCs w:val="19"/>
          <w:lang w:val="en-US"/>
        </w:rPr>
      </w:pPr>
    </w:p>
    <w:p w14:paraId="455F96B3" w14:textId="448F5418" w:rsidR="00774472" w:rsidRPr="0045652F" w:rsidRDefault="000D520E">
      <w:pPr>
        <w:rPr>
          <w:szCs w:val="19"/>
          <w:lang w:val="en-US"/>
        </w:rPr>
      </w:pPr>
      <w:r w:rsidRPr="0045652F">
        <w:rPr>
          <w:noProof/>
          <w:szCs w:val="19"/>
          <w:lang w:val="en-GB" w:eastAsia="zh-CN" w:bidi="he-IL"/>
        </w:rPr>
        <w:drawing>
          <wp:inline distT="0" distB="0" distL="0" distR="0" wp14:anchorId="7B1EF156" wp14:editId="449FE134">
            <wp:extent cx="5305425" cy="3600450"/>
            <wp:effectExtent l="0" t="0" r="9525" b="0"/>
            <wp:docPr id="48" name="Picture 48" descr="SmartCapture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martCaptureSen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05425" cy="3600450"/>
                    </a:xfrm>
                    <a:prstGeom prst="rect">
                      <a:avLst/>
                    </a:prstGeom>
                    <a:noFill/>
                    <a:ln>
                      <a:noFill/>
                    </a:ln>
                  </pic:spPr>
                </pic:pic>
              </a:graphicData>
            </a:graphic>
          </wp:inline>
        </w:drawing>
      </w:r>
    </w:p>
    <w:p w14:paraId="7F251CC7" w14:textId="77777777" w:rsidR="00774472" w:rsidRPr="0045652F" w:rsidRDefault="00774472">
      <w:pPr>
        <w:pStyle w:val="Caption"/>
        <w:rPr>
          <w:szCs w:val="19"/>
          <w:lang w:val="en-US"/>
        </w:rPr>
      </w:pPr>
      <w:bookmarkStart w:id="787" w:name="_Toc37348515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4</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w:t>
      </w:r>
      <w:r w:rsidRPr="0045652F">
        <w:rPr>
          <w:lang w:val="en-US"/>
        </w:rPr>
        <w:fldChar w:fldCharType="end"/>
      </w:r>
      <w:r w:rsidRPr="0045652F">
        <w:rPr>
          <w:szCs w:val="19"/>
          <w:lang w:val="en-US"/>
        </w:rPr>
        <w:t xml:space="preserve"> Example of signon dialog box displayed by browser</w:t>
      </w:r>
      <w:bookmarkEnd w:id="787"/>
    </w:p>
    <w:p w14:paraId="4DCDF0A2" w14:textId="77777777" w:rsidR="00774472" w:rsidRPr="0045652F" w:rsidRDefault="00774472">
      <w:pPr>
        <w:pStyle w:val="Heading4"/>
        <w:rPr>
          <w:szCs w:val="23"/>
          <w:lang w:val="en-US"/>
        </w:rPr>
      </w:pPr>
      <w:r w:rsidRPr="0045652F">
        <w:rPr>
          <w:szCs w:val="23"/>
          <w:lang w:val="en-US"/>
        </w:rPr>
        <w:t>Specifying security in the transaction</w:t>
      </w:r>
    </w:p>
    <w:p w14:paraId="709557E2" w14:textId="77777777" w:rsidR="00774472" w:rsidRPr="0045652F" w:rsidRDefault="00774472">
      <w:pPr>
        <w:keepLines/>
        <w:rPr>
          <w:szCs w:val="19"/>
          <w:lang w:val="en-US"/>
        </w:rPr>
      </w:pPr>
      <w:r w:rsidRPr="0045652F">
        <w:rPr>
          <w:szCs w:val="19"/>
          <w:lang w:val="en-US"/>
        </w:rPr>
        <w:t xml:space="preserve">To display the signon dialog box shown above, the transaction under the entry point must specify </w:t>
      </w:r>
      <w:r w:rsidRPr="0045652F">
        <w:rPr>
          <w:b/>
          <w:bCs/>
          <w:lang w:val="en-US"/>
        </w:rPr>
        <w:t>SECURITY</w:t>
      </w:r>
      <w:r w:rsidRPr="0045652F">
        <w:rPr>
          <w:szCs w:val="19"/>
          <w:lang w:val="en-US"/>
        </w:rPr>
        <w:t xml:space="preserve"> </w:t>
      </w:r>
      <w:r w:rsidRPr="0045652F">
        <w:rPr>
          <w:b/>
          <w:szCs w:val="19"/>
          <w:lang w:val="en-US"/>
        </w:rPr>
        <w:t>1 (standard).</w:t>
      </w:r>
      <w:r w:rsidRPr="0045652F">
        <w:rPr>
          <w:bCs/>
          <w:szCs w:val="19"/>
          <w:lang w:val="en-US"/>
        </w:rPr>
        <w:t xml:space="preserve">  Refer to the “Transactions” section of the </w:t>
      </w:r>
      <w:r w:rsidRPr="0045652F">
        <w:rPr>
          <w:szCs w:val="19"/>
          <w:lang w:val="en-US"/>
        </w:rPr>
        <w:t>“VIRTEL Connectivity Reference” manual for details of the security field in the VIRTEL transaction definition.</w:t>
      </w:r>
    </w:p>
    <w:p w14:paraId="2C595B8F" w14:textId="77777777" w:rsidR="00774472" w:rsidRPr="0045652F" w:rsidRDefault="00774472">
      <w:pPr>
        <w:rPr>
          <w:lang w:val="en-US"/>
        </w:rPr>
      </w:pPr>
    </w:p>
    <w:p w14:paraId="7B1A4A7F" w14:textId="77777777" w:rsidR="00774472" w:rsidRPr="0045652F" w:rsidRDefault="00774472">
      <w:pPr>
        <w:rPr>
          <w:lang w:val="en-US"/>
        </w:rPr>
      </w:pPr>
      <w:r w:rsidRPr="0045652F">
        <w:rPr>
          <w:lang w:val="en-US"/>
        </w:rPr>
        <w:t>Security can be specified either on the application transaction (transaction type 1, 2, 3), or on the directory transaction (transaction type 4).  In the above example, “SECURE” is the directory transaction, and “Cics” is the application transaction.  Specifying security at the directory level can be useful in that it forces the user to sign on even when displaying a static page which has no associated application transaction.</w:t>
      </w:r>
    </w:p>
    <w:p w14:paraId="3AA8EA44" w14:textId="77777777" w:rsidR="00774472" w:rsidRPr="0045652F" w:rsidRDefault="00774472">
      <w:pPr>
        <w:pStyle w:val="Heading4"/>
        <w:rPr>
          <w:lang w:val="en-US"/>
        </w:rPr>
      </w:pPr>
      <w:r w:rsidRPr="0045652F">
        <w:rPr>
          <w:lang w:val="en-US"/>
        </w:rPr>
        <w:t>Mixed-case password support</w:t>
      </w:r>
    </w:p>
    <w:p w14:paraId="7D2FFD8E" w14:textId="77777777" w:rsidR="00774472" w:rsidRPr="0045652F" w:rsidRDefault="00774472">
      <w:pPr>
        <w:rPr>
          <w:lang w:val="en-US"/>
        </w:rPr>
      </w:pPr>
      <w:r w:rsidRPr="0045652F">
        <w:rPr>
          <w:lang w:val="en-US"/>
        </w:rPr>
        <w:t>If SECUR=RACROUTE or SECUR=(RACROUTE,RACF) is specified in the VIRTCT, and if the security manager reports that it supports lower-case characters in passwords, then VIRTEL will pass all passwords to the security manager in mixed case as entered by the user. Otherwise VIRTEL will translate all passwords to upper case before passing them to the security manager. Message VIR0861I at startup indicates that VIRTEL will use mixed-case passwords.</w:t>
      </w:r>
    </w:p>
    <w:p w14:paraId="351F1C09" w14:textId="77777777" w:rsidR="00774472" w:rsidRPr="0045652F" w:rsidRDefault="00774472">
      <w:pPr>
        <w:pStyle w:val="Heading4"/>
        <w:rPr>
          <w:lang w:val="en-US"/>
        </w:rPr>
      </w:pPr>
      <w:r w:rsidRPr="0045652F">
        <w:rPr>
          <w:lang w:val="en-US"/>
        </w:rPr>
        <w:t>Automatic retrieval of username</w:t>
      </w:r>
    </w:p>
    <w:p w14:paraId="05834B08" w14:textId="77777777" w:rsidR="00774472" w:rsidRPr="0045652F" w:rsidRDefault="00774472">
      <w:pPr>
        <w:rPr>
          <w:lang w:val="en-US"/>
        </w:rPr>
      </w:pPr>
      <w:r w:rsidRPr="0045652F">
        <w:rPr>
          <w:lang w:val="en-US"/>
        </w:rPr>
        <w:t>NTLM security allows VIRTEL to retrieve the username under which the user has already signed on to Windows.  This allows VIRTEL Web Access to sign on the user without requiring him or her to enter a username and password.</w:t>
      </w:r>
    </w:p>
    <w:p w14:paraId="18E22981" w14:textId="77777777" w:rsidR="00774472" w:rsidRPr="0045652F" w:rsidRDefault="00774472">
      <w:pPr>
        <w:rPr>
          <w:lang w:val="en-US"/>
        </w:rPr>
      </w:pPr>
    </w:p>
    <w:p w14:paraId="375F0B29" w14:textId="77777777" w:rsidR="00774472" w:rsidRPr="0045652F" w:rsidRDefault="00774472">
      <w:pPr>
        <w:rPr>
          <w:lang w:val="en-US"/>
        </w:rPr>
      </w:pPr>
      <w:r w:rsidRPr="0045652F">
        <w:rPr>
          <w:lang w:val="en-US"/>
        </w:rPr>
        <w:t xml:space="preserve">When </w:t>
      </w:r>
      <w:r w:rsidRPr="0045652F">
        <w:rPr>
          <w:b/>
          <w:bCs/>
          <w:lang w:val="en-US"/>
        </w:rPr>
        <w:t>SECURITY</w:t>
      </w:r>
      <w:r w:rsidRPr="0045652F">
        <w:rPr>
          <w:lang w:val="en-US"/>
        </w:rPr>
        <w:t xml:space="preserve"> </w:t>
      </w:r>
      <w:r w:rsidRPr="0045652F">
        <w:rPr>
          <w:b/>
          <w:szCs w:val="19"/>
          <w:lang w:val="en-US"/>
        </w:rPr>
        <w:t>2 (NTLM)</w:t>
      </w:r>
      <w:r w:rsidRPr="0045652F">
        <w:rPr>
          <w:lang w:val="en-US"/>
        </w:rPr>
        <w:t xml:space="preserve"> is specified in the VIRTEL transaction definition (either the application transaction or the directory transaction) VIRTEL requests the browser to supply the Windows username.</w:t>
      </w:r>
    </w:p>
    <w:p w14:paraId="543C00CE" w14:textId="77777777" w:rsidR="00774472" w:rsidRPr="0045652F" w:rsidRDefault="00774472">
      <w:pPr>
        <w:pStyle w:val="Nfj"/>
        <w:rPr>
          <w:lang w:val="en-US"/>
        </w:rPr>
      </w:pPr>
      <w:r w:rsidRPr="0045652F">
        <w:rPr>
          <w:lang w:val="en-US"/>
        </w:rPr>
        <w:t>Note: when the user is identified by NTLM, VIRTEL does not have access to the user’s password, and therefore VIRTEL cannot verify the validity of the username, and cannot propagate the signon to other applications such as CICS.</w:t>
      </w:r>
    </w:p>
    <w:p w14:paraId="1CF7C1AB" w14:textId="77777777" w:rsidR="00774472" w:rsidRPr="0045652F" w:rsidRDefault="00774472">
      <w:pPr>
        <w:rPr>
          <w:lang w:val="en-US"/>
        </w:rPr>
      </w:pPr>
      <w:r w:rsidRPr="0045652F">
        <w:rPr>
          <w:lang w:val="en-US"/>
        </w:rPr>
        <w:t xml:space="preserve">Before NTML can be used with the Firefox browser, the server name must be configured into the browser.  Type </w:t>
      </w:r>
      <w:r w:rsidRPr="0045652F">
        <w:rPr>
          <w:rFonts w:ascii="Courier New" w:hAnsi="Courier New" w:cs="Courier New"/>
          <w:lang w:val="en-US"/>
        </w:rPr>
        <w:t>about:config</w:t>
      </w:r>
      <w:r w:rsidRPr="0045652F">
        <w:rPr>
          <w:lang w:val="en-US"/>
        </w:rPr>
        <w:t xml:space="preserve"> in the address bar, and enter the VIRTEL Web Access server address (for example, </w:t>
      </w:r>
      <w:r w:rsidRPr="0045652F">
        <w:rPr>
          <w:rFonts w:ascii="Courier New" w:hAnsi="Courier New" w:cs="Courier New"/>
          <w:lang w:val="en-US"/>
        </w:rPr>
        <w:t>192.168.235.61:41000)</w:t>
      </w:r>
      <w:r w:rsidRPr="0045652F">
        <w:rPr>
          <w:lang w:val="en-US"/>
        </w:rPr>
        <w:t xml:space="preserve"> as the value of the network.automatic-ntlm-auth.trusted-uris parameter.</w:t>
      </w:r>
    </w:p>
    <w:p w14:paraId="67CD8700" w14:textId="77777777" w:rsidR="00774472" w:rsidRPr="0045652F" w:rsidRDefault="00774472">
      <w:pPr>
        <w:pStyle w:val="Heading4"/>
        <w:rPr>
          <w:szCs w:val="23"/>
          <w:lang w:val="en-US"/>
        </w:rPr>
      </w:pPr>
      <w:r w:rsidRPr="0045652F">
        <w:rPr>
          <w:szCs w:val="23"/>
          <w:lang w:val="en-US"/>
        </w:rPr>
        <w:t>Data encryption by SSL</w:t>
      </w:r>
    </w:p>
    <w:p w14:paraId="52C0E896" w14:textId="77777777" w:rsidR="00774472" w:rsidRPr="0045652F" w:rsidRDefault="00774472">
      <w:pPr>
        <w:keepNext/>
        <w:keepLines/>
        <w:rPr>
          <w:szCs w:val="19"/>
          <w:lang w:val="en-US"/>
        </w:rPr>
      </w:pPr>
      <w:r w:rsidRPr="0045652F">
        <w:rPr>
          <w:szCs w:val="19"/>
          <w:lang w:val="en-US"/>
        </w:rPr>
        <w:fldChar w:fldCharType="begin"/>
      </w:r>
      <w:r w:rsidRPr="0045652F">
        <w:rPr>
          <w:lang w:val="en-US"/>
        </w:rPr>
        <w:instrText xml:space="preserve"> XE "SSL" </w:instrText>
      </w:r>
      <w:r w:rsidRPr="0045652F">
        <w:rPr>
          <w:szCs w:val="19"/>
          <w:lang w:val="en-US"/>
        </w:rPr>
        <w:fldChar w:fldCharType="end"/>
      </w:r>
      <w:r w:rsidRPr="0045652F">
        <w:rPr>
          <w:szCs w:val="19"/>
          <w:lang w:val="en-US"/>
        </w:rPr>
        <w:fldChar w:fldCharType="begin"/>
      </w:r>
      <w:r w:rsidRPr="0045652F">
        <w:rPr>
          <w:lang w:val="en-US"/>
        </w:rPr>
        <w:instrText xml:space="preserve"> XE "HTTPS" </w:instrText>
      </w:r>
      <w:r w:rsidRPr="0045652F">
        <w:rPr>
          <w:szCs w:val="19"/>
          <w:lang w:val="en-US"/>
        </w:rPr>
        <w:fldChar w:fldCharType="end"/>
      </w:r>
      <w:r w:rsidRPr="0045652F">
        <w:rPr>
          <w:szCs w:val="19"/>
          <w:lang w:val="en-US"/>
        </w:rPr>
        <w:fldChar w:fldCharType="begin"/>
      </w:r>
      <w:r w:rsidRPr="0045652F">
        <w:rPr>
          <w:lang w:val="en-US"/>
        </w:rPr>
        <w:instrText xml:space="preserve"> XE "AT-TLS" </w:instrText>
      </w:r>
      <w:r w:rsidRPr="0045652F">
        <w:rPr>
          <w:szCs w:val="19"/>
          <w:lang w:val="en-US"/>
        </w:rPr>
        <w:fldChar w:fldCharType="end"/>
      </w:r>
      <w:r w:rsidRPr="0045652F">
        <w:rPr>
          <w:szCs w:val="19"/>
          <w:lang w:val="en-US"/>
        </w:rPr>
        <w:fldChar w:fldCharType="begin"/>
      </w:r>
      <w:r w:rsidRPr="0045652F">
        <w:rPr>
          <w:lang w:val="en-US"/>
        </w:rPr>
        <w:instrText xml:space="preserve"> XE "Security:Transport Layer" </w:instrText>
      </w:r>
      <w:r w:rsidRPr="0045652F">
        <w:rPr>
          <w:szCs w:val="19"/>
          <w:lang w:val="en-US"/>
        </w:rPr>
        <w:fldChar w:fldCharType="end"/>
      </w:r>
      <w:r w:rsidRPr="0045652F">
        <w:rPr>
          <w:szCs w:val="19"/>
          <w:lang w:val="en-US"/>
        </w:rPr>
        <w:t>The AT-TLS feature (“Application Transparent Transport Layer Security”), available with z/OS Communication Server V1R7 and later releases, allows direct access to the VIRTEL Web Access server in SSL mode (HTTPS), without using an intermediate server.  The SSLSETUP job in the VIRTEL SAMPLIB contains an example of the definitions required to place VIRTEL Web Access sessions under AT-TLS control.</w:t>
      </w:r>
    </w:p>
    <w:p w14:paraId="4DA7974F" w14:textId="77777777" w:rsidR="00774472" w:rsidRPr="0045652F" w:rsidRDefault="00774472">
      <w:pPr>
        <w:keepNext/>
        <w:keepLines/>
        <w:rPr>
          <w:szCs w:val="19"/>
          <w:lang w:val="en-US"/>
        </w:rPr>
      </w:pPr>
    </w:p>
    <w:p w14:paraId="3164A337" w14:textId="77777777" w:rsidR="00774472" w:rsidRPr="0045652F" w:rsidRDefault="00774472">
      <w:pPr>
        <w:keepNext/>
        <w:keepLines/>
        <w:rPr>
          <w:szCs w:val="19"/>
          <w:lang w:val="en-US"/>
        </w:rPr>
      </w:pPr>
      <w:r w:rsidRPr="0045652F">
        <w:rPr>
          <w:szCs w:val="19"/>
          <w:lang w:val="en-US"/>
        </w:rPr>
        <w:t>For VSE sites, or earlier versions of MVS where AT-TLS is not available, access to VIRTEL in HTTPS mode can be achieved by means of an intermediate server (such as Apache) operating in Reverse-Proxy mode.  The function of the reverse proxy is to transform the dataflow into HTTP mode before sending it on to VIRTEL.</w:t>
      </w:r>
    </w:p>
    <w:p w14:paraId="7CD655EF" w14:textId="77777777" w:rsidR="00774472" w:rsidRPr="0045652F" w:rsidRDefault="00774472">
      <w:pPr>
        <w:pStyle w:val="Heading4"/>
        <w:rPr>
          <w:szCs w:val="23"/>
          <w:lang w:val="en-US"/>
        </w:rPr>
      </w:pPr>
      <w:r w:rsidRPr="0045652F">
        <w:rPr>
          <w:szCs w:val="23"/>
          <w:lang w:val="en-US"/>
        </w:rPr>
        <w:t>Identification by certificate</w:t>
      </w:r>
    </w:p>
    <w:p w14:paraId="45ABB3AD" w14:textId="77777777" w:rsidR="00774472" w:rsidRPr="0045652F" w:rsidRDefault="00774472">
      <w:pPr>
        <w:rPr>
          <w:lang w:val="en-US"/>
        </w:rPr>
      </w:pPr>
      <w:r w:rsidRPr="0045652F">
        <w:rPr>
          <w:lang w:val="en-US"/>
        </w:rPr>
        <w:t xml:space="preserve">The definition of a transaction with </w:t>
      </w:r>
      <w:r w:rsidRPr="0045652F">
        <w:rPr>
          <w:b/>
          <w:bCs/>
          <w:lang w:val="en-US"/>
        </w:rPr>
        <w:t>SECURITY</w:t>
      </w:r>
      <w:r w:rsidRPr="0045652F">
        <w:rPr>
          <w:lang w:val="en-US"/>
        </w:rPr>
        <w:t xml:space="preserve"> </w:t>
      </w:r>
      <w:r w:rsidRPr="0045652F">
        <w:rPr>
          <w:b/>
          <w:bCs/>
          <w:lang w:val="en-US"/>
        </w:rPr>
        <w:t>3 (TLS)</w:t>
      </w:r>
      <w:r w:rsidRPr="0045652F">
        <w:rPr>
          <w:lang w:val="en-US"/>
        </w:rPr>
        <w:t xml:space="preserve"> allows VIRTEL to recognize a VIRTEL Web Access user by means of a digital certificate installed in the user’s web browser.  VIRTEL will use the RACF userid associated with the certificate to determine the user's authority to execute the transaction.</w:t>
      </w:r>
    </w:p>
    <w:p w14:paraId="6718C571" w14:textId="77777777" w:rsidR="00774472" w:rsidRPr="0045652F" w:rsidRDefault="00774472">
      <w:pPr>
        <w:rPr>
          <w:lang w:val="en-US"/>
        </w:rPr>
      </w:pPr>
    </w:p>
    <w:p w14:paraId="3C5B78D6" w14:textId="77777777" w:rsidR="00774472" w:rsidRPr="0045652F" w:rsidRDefault="00774472">
      <w:pPr>
        <w:rPr>
          <w:lang w:val="en-US"/>
        </w:rPr>
      </w:pPr>
      <w:r w:rsidRPr="0045652F">
        <w:rPr>
          <w:lang w:val="en-US"/>
        </w:rPr>
        <w:t>VIRTEL is able to obtain the client’s userid, without requiring the user to sign on, when all of the following conditions are true:</w:t>
      </w:r>
    </w:p>
    <w:p w14:paraId="1C377C17" w14:textId="77777777" w:rsidR="00774472" w:rsidRPr="0045652F" w:rsidRDefault="00774472">
      <w:pPr>
        <w:rPr>
          <w:lang w:val="en-US"/>
        </w:rPr>
      </w:pPr>
    </w:p>
    <w:p w14:paraId="17A049BC" w14:textId="77777777" w:rsidR="00774472" w:rsidRPr="0045652F" w:rsidRDefault="00774472">
      <w:pPr>
        <w:pStyle w:val="ListBullet"/>
        <w:rPr>
          <w:lang w:val="en-US"/>
        </w:rPr>
      </w:pPr>
      <w:r w:rsidRPr="0045652F">
        <w:rPr>
          <w:lang w:val="en-US"/>
        </w:rPr>
        <w:t>The user enters VIRTEL via a secure https session using the AT-TLS function of z/OS V1R7 or later</w:t>
      </w:r>
    </w:p>
    <w:p w14:paraId="7B3980CB" w14:textId="77777777" w:rsidR="00774472" w:rsidRPr="0045652F" w:rsidRDefault="00774472">
      <w:pPr>
        <w:pStyle w:val="ListBullet"/>
        <w:rPr>
          <w:lang w:val="en-US"/>
        </w:rPr>
      </w:pPr>
      <w:r w:rsidRPr="0045652F">
        <w:rPr>
          <w:lang w:val="en-US"/>
        </w:rPr>
        <w:t xml:space="preserve">The </w:t>
      </w:r>
      <w:r w:rsidRPr="0045652F">
        <w:rPr>
          <w:i/>
          <w:iCs/>
          <w:lang w:val="en-US"/>
        </w:rPr>
        <w:t>TTLSConnectionAction</w:t>
      </w:r>
      <w:r w:rsidRPr="0045652F">
        <w:rPr>
          <w:lang w:val="en-US"/>
        </w:rPr>
        <w:t xml:space="preserve"> or </w:t>
      </w:r>
      <w:r w:rsidRPr="0045652F">
        <w:rPr>
          <w:i/>
          <w:iCs/>
          <w:lang w:val="en-US"/>
        </w:rPr>
        <w:t>TTLSEnvironmentAction</w:t>
      </w:r>
      <w:r w:rsidRPr="0045652F">
        <w:rPr>
          <w:lang w:val="en-US"/>
        </w:rPr>
        <w:t xml:space="preserve"> statement in the policy agent configuration file contains the parameter </w:t>
      </w:r>
      <w:r w:rsidRPr="0045652F">
        <w:rPr>
          <w:i/>
          <w:iCs/>
          <w:lang w:val="en-US"/>
        </w:rPr>
        <w:t>HandshakeRole ServerWithClientAuth</w:t>
      </w:r>
    </w:p>
    <w:p w14:paraId="680EE13B" w14:textId="77777777" w:rsidR="00774472" w:rsidRPr="0045652F" w:rsidRDefault="00774472">
      <w:pPr>
        <w:pStyle w:val="ListBullet"/>
        <w:rPr>
          <w:lang w:val="en-US"/>
        </w:rPr>
      </w:pPr>
      <w:r w:rsidRPr="0045652F">
        <w:rPr>
          <w:lang w:val="en-US"/>
        </w:rPr>
        <w:t>The client’s browser presents a valid certificate during SSL handshake</w:t>
      </w:r>
    </w:p>
    <w:p w14:paraId="1DE38D72" w14:textId="77777777" w:rsidR="00774472" w:rsidRPr="0045652F" w:rsidRDefault="00774472">
      <w:pPr>
        <w:pStyle w:val="ListBullet"/>
        <w:rPr>
          <w:lang w:val="en-US"/>
        </w:rPr>
      </w:pPr>
      <w:r w:rsidRPr="0045652F">
        <w:rPr>
          <w:lang w:val="en-US"/>
        </w:rPr>
        <w:t>The z/OS Security Server (RACF) recognizes the certificate as belonging to the user (Refer to "Chapter 21 RACF and Digital Certificates" in "SA22-7683-05 z/OS Security Server RACF Security Administrator's Guide" for more information on associating user IDs with certificates)</w:t>
      </w:r>
    </w:p>
    <w:p w14:paraId="3DB60F4D" w14:textId="77777777" w:rsidR="00774472" w:rsidRPr="0045652F" w:rsidRDefault="00774472">
      <w:pPr>
        <w:rPr>
          <w:lang w:val="en-US"/>
        </w:rPr>
      </w:pPr>
    </w:p>
    <w:p w14:paraId="0C75E25B" w14:textId="77777777" w:rsidR="00774472" w:rsidRPr="0045652F" w:rsidRDefault="00774472">
      <w:pPr>
        <w:rPr>
          <w:lang w:val="en-US"/>
        </w:rPr>
      </w:pPr>
      <w:r w:rsidRPr="0045652F">
        <w:rPr>
          <w:lang w:val="en-US"/>
        </w:rPr>
        <w:t>The sample job SSLUCERT in the VIRTEL SAMPLIB illustrates how to generate a user client certificate using RACF.  The certificate is registered in the RACF database and is exported to a PKCS12 (.P12) file which contains both the user certificate and the user's private key encrypted under a passphrase.  The .P12 file must be downloaded in binary to the user's workstation and installed in the user's browser.</w:t>
      </w:r>
    </w:p>
    <w:p w14:paraId="21796752" w14:textId="77777777" w:rsidR="00774472" w:rsidRPr="0045652F" w:rsidRDefault="00774472">
      <w:pPr>
        <w:pStyle w:val="Nfj"/>
        <w:rPr>
          <w:lang w:val="en-US"/>
        </w:rPr>
      </w:pPr>
      <w:r w:rsidRPr="0045652F">
        <w:rPr>
          <w:lang w:val="en-US"/>
        </w:rPr>
        <w:t>Note that when a user is identified by certificate, VIRTEL does not have access to the user’s password, and therefore cannot propagate the signon to other applications such as CICS.</w:t>
      </w:r>
    </w:p>
    <w:p w14:paraId="497D7959" w14:textId="77777777" w:rsidR="00774472" w:rsidRPr="0045652F" w:rsidRDefault="00774472">
      <w:pPr>
        <w:pStyle w:val="Heading4"/>
        <w:rPr>
          <w:szCs w:val="23"/>
          <w:lang w:val="en-US"/>
        </w:rPr>
      </w:pPr>
      <w:bookmarkStart w:id="788" w:name="_Ref138063702"/>
      <w:bookmarkStart w:id="789" w:name="_Ref270930198"/>
      <w:r w:rsidRPr="0045652F">
        <w:rPr>
          <w:szCs w:val="23"/>
          <w:lang w:val="en-US"/>
        </w:rPr>
        <w:t>Password encryption</w:t>
      </w:r>
      <w:bookmarkEnd w:id="789"/>
    </w:p>
    <w:p w14:paraId="6DA52CE3" w14:textId="77777777" w:rsidR="00774472" w:rsidRPr="0045652F" w:rsidRDefault="00774472">
      <w:pPr>
        <w:keepNext/>
        <w:keepLines/>
        <w:rPr>
          <w:szCs w:val="19"/>
          <w:lang w:val="en-US"/>
        </w:rPr>
      </w:pPr>
      <w:r w:rsidRPr="0045652F">
        <w:rPr>
          <w:szCs w:val="19"/>
          <w:lang w:val="en-US"/>
        </w:rPr>
        <w:fldChar w:fldCharType="begin"/>
      </w:r>
      <w:r w:rsidRPr="0045652F">
        <w:rPr>
          <w:lang w:val="en-US"/>
        </w:rPr>
        <w:instrText xml:space="preserve"> XE "Encryption:Password" </w:instrText>
      </w:r>
      <w:r w:rsidRPr="0045652F">
        <w:rPr>
          <w:szCs w:val="19"/>
          <w:lang w:val="en-US"/>
        </w:rPr>
        <w:fldChar w:fldCharType="end"/>
      </w:r>
      <w:r w:rsidRPr="0045652F">
        <w:rPr>
          <w:szCs w:val="19"/>
          <w:lang w:val="en-US"/>
        </w:rPr>
        <w:fldChar w:fldCharType="begin"/>
      </w:r>
      <w:r w:rsidRPr="0045652F">
        <w:rPr>
          <w:lang w:val="en-US"/>
        </w:rPr>
        <w:instrText xml:space="preserve"> XE "Password encryption" </w:instrText>
      </w:r>
      <w:r w:rsidRPr="0045652F">
        <w:rPr>
          <w:szCs w:val="19"/>
          <w:lang w:val="en-US"/>
        </w:rPr>
        <w:fldChar w:fldCharType="end"/>
      </w:r>
      <w:r w:rsidRPr="0045652F">
        <w:rPr>
          <w:szCs w:val="19"/>
          <w:lang w:val="en-US"/>
        </w:rPr>
        <w:t xml:space="preserve">VIRTEL Web Access offers the possibility of encrypting passwords (3270 non-display fields) transmitted in HTML pages.  VIRTEL uses the encryption facilities provided by the System z hardware through the z/OS Integrated Cryptographic Service Facility (ICSF).  Password encryption is available only when using VIRTEL Web Access in Ajax mode using the WEB2AJAX.htm page template (see “Presentation modes” </w:t>
      </w:r>
      <w:r w:rsidRPr="0045652F">
        <w:rPr>
          <w:szCs w:val="19"/>
          <w:lang w:val="en-US"/>
        </w:rPr>
        <w:fldChar w:fldCharType="begin"/>
      </w:r>
      <w:r w:rsidRPr="0045652F">
        <w:rPr>
          <w:szCs w:val="19"/>
          <w:lang w:val="en-US"/>
        </w:rPr>
        <w:instrText xml:space="preserve"> PAGEREF _Ref270929393 \p \h </w:instrText>
      </w:r>
      <w:r w:rsidRPr="0045652F">
        <w:rPr>
          <w:szCs w:val="19"/>
          <w:lang w:val="en-US"/>
        </w:rPr>
      </w:r>
      <w:r w:rsidRPr="0045652F">
        <w:rPr>
          <w:szCs w:val="19"/>
          <w:lang w:val="en-US"/>
        </w:rPr>
        <w:fldChar w:fldCharType="separate"/>
      </w:r>
      <w:r w:rsidR="00A87DE6">
        <w:rPr>
          <w:noProof/>
          <w:szCs w:val="19"/>
          <w:lang w:val="en-US"/>
        </w:rPr>
        <w:t>sur la page 117</w:t>
      </w:r>
      <w:r w:rsidRPr="0045652F">
        <w:rPr>
          <w:szCs w:val="19"/>
          <w:lang w:val="en-US"/>
        </w:rPr>
        <w:fldChar w:fldCharType="end"/>
      </w:r>
      <w:r w:rsidRPr="0045652F">
        <w:rPr>
          <w:szCs w:val="19"/>
          <w:lang w:val="en-US"/>
        </w:rPr>
        <w:t>).</w:t>
      </w:r>
    </w:p>
    <w:p w14:paraId="74B7ED55" w14:textId="77777777" w:rsidR="00774472" w:rsidRPr="0045652F" w:rsidRDefault="00774472">
      <w:pPr>
        <w:pStyle w:val="ecran0"/>
        <w:rPr>
          <w:lang w:val="en-US"/>
        </w:rPr>
      </w:pPr>
      <w:r w:rsidRPr="0045652F">
        <w:rPr>
          <w:lang w:val="en-US"/>
        </w:rPr>
        <w:t>To activate the password encryption option for WEB2AJAX.htm you must specify a CRYPT</w:t>
      </w:r>
      <w:r w:rsidRPr="0045652F">
        <w:rPr>
          <w:i/>
          <w:iCs/>
          <w:lang w:val="en-US"/>
        </w:rPr>
        <w:t>n</w:t>
      </w:r>
      <w:r w:rsidRPr="0045652F">
        <w:rPr>
          <w:lang w:val="en-US"/>
        </w:rPr>
        <w:t xml:space="preserve"> parameter in the VIRTCT (see “Parameters of the VIRTCT” in the </w:t>
      </w:r>
      <w:r w:rsidRPr="0045652F">
        <w:rPr>
          <w:i/>
          <w:iCs/>
          <w:lang w:val="en-US"/>
        </w:rPr>
        <w:t>VIRTEL Installation Guide</w:t>
      </w:r>
      <w:r w:rsidRPr="0045652F">
        <w:rPr>
          <w:lang w:val="en-US"/>
        </w:rPr>
        <w:t>).  The CRYPT</w:t>
      </w:r>
      <w:r w:rsidRPr="0045652F">
        <w:rPr>
          <w:i/>
          <w:iCs/>
          <w:lang w:val="en-US"/>
        </w:rPr>
        <w:t>n</w:t>
      </w:r>
      <w:r w:rsidRPr="0045652F">
        <w:rPr>
          <w:lang w:val="en-US"/>
        </w:rPr>
        <w:t xml:space="preserve"> parameter must specify CRYPT3270 as the name and ICSF as the encryption engine, as in example shown below:</w:t>
      </w:r>
    </w:p>
    <w:p w14:paraId="4F18D33C" w14:textId="77777777" w:rsidR="00774472" w:rsidRPr="0045652F" w:rsidRDefault="00774472">
      <w:pPr>
        <w:pStyle w:val="Listing"/>
        <w:rPr>
          <w:lang w:val="en-US"/>
        </w:rPr>
      </w:pPr>
      <w:r w:rsidRPr="0045652F">
        <w:rPr>
          <w:lang w:val="en-US"/>
        </w:rPr>
        <w:t xml:space="preserve">               CRYPT1=(CRYPT3270,3TDEA,RSA-1024,ICSF,HEX),             *</w:t>
      </w:r>
    </w:p>
    <w:p w14:paraId="066C7A4B" w14:textId="77777777" w:rsidR="00774472" w:rsidRPr="0045652F" w:rsidRDefault="00774472">
      <w:pPr>
        <w:pStyle w:val="Caption"/>
        <w:rPr>
          <w:szCs w:val="19"/>
          <w:lang w:val="en-US"/>
        </w:rPr>
      </w:pPr>
      <w:bookmarkStart w:id="790" w:name="_Toc373485154"/>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4</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w:t>
      </w:r>
      <w:r w:rsidRPr="0045652F">
        <w:rPr>
          <w:lang w:val="en-US"/>
        </w:rPr>
        <w:fldChar w:fldCharType="end"/>
      </w:r>
      <w:r w:rsidRPr="0045652F">
        <w:rPr>
          <w:szCs w:val="19"/>
          <w:lang w:val="en-US"/>
        </w:rPr>
        <w:t xml:space="preserve"> CRYPTn parameter for password encryption using WEB2AJAX.htm</w:t>
      </w:r>
      <w:bookmarkEnd w:id="790"/>
    </w:p>
    <w:p w14:paraId="0A9C4C64" w14:textId="77777777" w:rsidR="00774472" w:rsidRPr="0045652F" w:rsidRDefault="00774472">
      <w:pPr>
        <w:pStyle w:val="Heading4"/>
        <w:keepLines/>
        <w:rPr>
          <w:lang w:val="en-US"/>
        </w:rPr>
      </w:pPr>
      <w:r w:rsidRPr="0045652F">
        <w:rPr>
          <w:lang w:val="en-US"/>
        </w:rPr>
        <w:t>Signon using HTML fields</w:t>
      </w:r>
      <w:bookmarkEnd w:id="788"/>
    </w:p>
    <w:p w14:paraId="292B5433" w14:textId="77777777" w:rsidR="00774472" w:rsidRPr="0045652F" w:rsidRDefault="00774472">
      <w:pPr>
        <w:keepNext/>
        <w:keepLines/>
        <w:rPr>
          <w:lang w:val="en-US"/>
        </w:rPr>
      </w:pPr>
      <w:r w:rsidRPr="0045652F">
        <w:rPr>
          <w:lang w:val="en-US"/>
        </w:rPr>
        <w:fldChar w:fldCharType="begin"/>
      </w:r>
      <w:r w:rsidRPr="0045652F">
        <w:rPr>
          <w:lang w:val="en-US"/>
        </w:rPr>
        <w:instrText xml:space="preserve"> XE "Signon:HTML Example" </w:instrText>
      </w:r>
      <w:r w:rsidRPr="0045652F">
        <w:rPr>
          <w:lang w:val="en-US"/>
        </w:rPr>
        <w:fldChar w:fldCharType="end"/>
      </w:r>
      <w:r w:rsidRPr="0045652F">
        <w:rPr>
          <w:lang w:val="en-US"/>
        </w:rPr>
        <w:t xml:space="preserve">The definition of a transaction with </w:t>
      </w:r>
      <w:r w:rsidRPr="0045652F">
        <w:rPr>
          <w:b/>
          <w:bCs/>
          <w:lang w:val="en-US"/>
        </w:rPr>
        <w:t>SECURITY 4 (HTML)</w:t>
      </w:r>
      <w:r w:rsidRPr="0045652F">
        <w:rPr>
          <w:lang w:val="en-US"/>
        </w:rPr>
        <w:t xml:space="preserve"> allows VIRTEL to obtain the userid and password from fields embedded in the HTML page.</w:t>
      </w:r>
    </w:p>
    <w:p w14:paraId="7E49E105" w14:textId="77777777" w:rsidR="00774472" w:rsidRPr="0045652F" w:rsidRDefault="00774472">
      <w:pPr>
        <w:keepNext/>
        <w:keepLines/>
        <w:rPr>
          <w:lang w:val="en-US"/>
        </w:rPr>
      </w:pPr>
    </w:p>
    <w:p w14:paraId="734A7B5E" w14:textId="77777777" w:rsidR="00774472" w:rsidRPr="0045652F" w:rsidRDefault="00774472">
      <w:pPr>
        <w:keepNext/>
        <w:keepLines/>
        <w:rPr>
          <w:lang w:val="en-US"/>
        </w:rPr>
      </w:pPr>
      <w:r w:rsidRPr="0045652F">
        <w:rPr>
          <w:lang w:val="en-US"/>
        </w:rPr>
        <w:t xml:space="preserve">When a security type 4 transaction is requested, and the user is not already signed on, VIRTEL will send the requested page to the browser without connecting to the application.  The page template must use the CREATE-VARIABLE-IF tag (described </w:t>
      </w:r>
      <w:r w:rsidRPr="0045652F">
        <w:rPr>
          <w:lang w:val="en-US"/>
        </w:rPr>
        <w:fldChar w:fldCharType="begin"/>
      </w:r>
      <w:r w:rsidRPr="0045652F">
        <w:rPr>
          <w:lang w:val="en-US"/>
        </w:rPr>
        <w:instrText xml:space="preserve"> PAGEREF _Ref137983146 \p \h </w:instrText>
      </w:r>
      <w:r w:rsidRPr="0045652F">
        <w:rPr>
          <w:lang w:val="en-US"/>
        </w:rPr>
      </w:r>
      <w:r w:rsidRPr="0045652F">
        <w:rPr>
          <w:lang w:val="en-US"/>
        </w:rPr>
        <w:fldChar w:fldCharType="separate"/>
      </w:r>
      <w:r w:rsidR="00A87DE6">
        <w:rPr>
          <w:noProof/>
          <w:lang w:val="en-US"/>
        </w:rPr>
        <w:t>sur la page 64</w:t>
      </w:r>
      <w:r w:rsidRPr="0045652F">
        <w:rPr>
          <w:lang w:val="en-US"/>
        </w:rPr>
        <w:fldChar w:fldCharType="end"/>
      </w:r>
      <w:r w:rsidRPr="0045652F">
        <w:rPr>
          <w:lang w:val="en-US"/>
        </w:rPr>
        <w:t xml:space="preserve">) to determine whether signon is required, and the DECLARE-FIELD-AS tag (described </w:t>
      </w:r>
      <w:r w:rsidRPr="0045652F">
        <w:rPr>
          <w:lang w:val="en-US"/>
        </w:rPr>
        <w:fldChar w:fldCharType="begin"/>
      </w:r>
      <w:r w:rsidRPr="0045652F">
        <w:rPr>
          <w:lang w:val="en-US"/>
        </w:rPr>
        <w:instrText xml:space="preserve"> PAGEREF _Ref138057685 \p \h </w:instrText>
      </w:r>
      <w:r w:rsidRPr="0045652F">
        <w:rPr>
          <w:lang w:val="en-US"/>
        </w:rPr>
      </w:r>
      <w:r w:rsidRPr="0045652F">
        <w:rPr>
          <w:lang w:val="en-US"/>
        </w:rPr>
        <w:fldChar w:fldCharType="separate"/>
      </w:r>
      <w:r w:rsidR="00A87DE6">
        <w:rPr>
          <w:noProof/>
          <w:lang w:val="en-US"/>
        </w:rPr>
        <w:t>sur la page 64</w:t>
      </w:r>
      <w:r w:rsidRPr="0045652F">
        <w:rPr>
          <w:lang w:val="en-US"/>
        </w:rPr>
        <w:fldChar w:fldCharType="end"/>
      </w:r>
      <w:r w:rsidRPr="0045652F">
        <w:rPr>
          <w:lang w:val="en-US"/>
        </w:rPr>
        <w:t>) to declare the username and password fields.</w:t>
      </w:r>
    </w:p>
    <w:p w14:paraId="0B6BBD69" w14:textId="77777777" w:rsidR="00774472" w:rsidRPr="0045652F" w:rsidRDefault="00774472">
      <w:pPr>
        <w:keepNext/>
        <w:keepLines/>
        <w:rPr>
          <w:lang w:val="en-US"/>
        </w:rPr>
      </w:pPr>
    </w:p>
    <w:p w14:paraId="3F4E2D27" w14:textId="77777777" w:rsidR="00774472" w:rsidRPr="0045652F" w:rsidRDefault="00774472">
      <w:pPr>
        <w:keepNext/>
        <w:keepLines/>
        <w:rPr>
          <w:lang w:val="en-US"/>
        </w:rPr>
      </w:pPr>
      <w:r w:rsidRPr="0045652F">
        <w:rPr>
          <w:lang w:val="en-US"/>
        </w:rPr>
        <w:fldChar w:fldCharType="begin"/>
      </w:r>
      <w:r w:rsidRPr="0045652F">
        <w:rPr>
          <w:lang w:val="en-US"/>
        </w:rPr>
        <w:instrText xml:space="preserve"> XE "$ERRMSG$:Special variable" </w:instrText>
      </w:r>
      <w:r w:rsidRPr="0045652F">
        <w:rPr>
          <w:lang w:val="en-US"/>
        </w:rPr>
        <w:fldChar w:fldCharType="end"/>
      </w:r>
      <w:r w:rsidRPr="0045652F">
        <w:rPr>
          <w:lang w:val="en-US"/>
        </w:rPr>
        <w:fldChar w:fldCharType="begin"/>
      </w:r>
      <w:r w:rsidRPr="0045652F">
        <w:rPr>
          <w:lang w:val="en-US"/>
        </w:rPr>
        <w:instrText xml:space="preserve"> XE "Variables:$ERRMSG$" </w:instrText>
      </w:r>
      <w:r w:rsidRPr="0045652F">
        <w:rPr>
          <w:lang w:val="en-US"/>
        </w:rPr>
        <w:fldChar w:fldCharType="end"/>
      </w:r>
      <w:r w:rsidRPr="0045652F">
        <w:rPr>
          <w:lang w:val="en-US"/>
        </w:rPr>
        <w:t>Following an unsuccessful signon attempt, the special variable $ERRMSG$ contains one or more error messages which may be included in the page template.</w:t>
      </w:r>
    </w:p>
    <w:p w14:paraId="3526FA00" w14:textId="77777777" w:rsidR="00774472" w:rsidRPr="0045652F" w:rsidRDefault="00774472">
      <w:pPr>
        <w:pStyle w:val="ecran0"/>
        <w:rPr>
          <w:lang w:val="en-US"/>
        </w:rPr>
      </w:pPr>
      <w:r w:rsidRPr="0045652F">
        <w:rPr>
          <w:lang w:val="en-US"/>
        </w:rPr>
        <w:t>The figure below shows an example of a transaction with security type 4:</w:t>
      </w:r>
    </w:p>
    <w:p w14:paraId="33519AC2" w14:textId="77777777" w:rsidR="00774472" w:rsidRPr="0045652F" w:rsidRDefault="00774472">
      <w:pPr>
        <w:pStyle w:val="Ecran80"/>
        <w:rPr>
          <w:lang w:val="en-US"/>
        </w:rPr>
      </w:pPr>
      <w:r w:rsidRPr="0045652F">
        <w:rPr>
          <w:lang w:val="en-US"/>
        </w:rPr>
        <w:t xml:space="preserve"> TRANSACTION DETAIL DEFINITION ---------------------- Applid: SP3VIR5  11:35:36 </w:t>
      </w:r>
    </w:p>
    <w:p w14:paraId="5CAAC643" w14:textId="77777777" w:rsidR="00774472" w:rsidRPr="0045652F" w:rsidRDefault="00774472">
      <w:pPr>
        <w:pStyle w:val="Ecran80"/>
        <w:rPr>
          <w:lang w:val="en-US"/>
        </w:rPr>
      </w:pPr>
      <w:r w:rsidRPr="0045652F">
        <w:rPr>
          <w:lang w:val="en-US"/>
        </w:rPr>
        <w:t xml:space="preserve">                                                                                </w:t>
      </w:r>
    </w:p>
    <w:p w14:paraId="1E84E49D" w14:textId="77777777" w:rsidR="00774472" w:rsidRPr="0045652F" w:rsidRDefault="00774472">
      <w:pPr>
        <w:pStyle w:val="Ecran80"/>
        <w:rPr>
          <w:lang w:val="en-US"/>
        </w:rPr>
      </w:pPr>
      <w:r w:rsidRPr="0045652F">
        <w:rPr>
          <w:lang w:val="en-US"/>
        </w:rPr>
        <w:t xml:space="preserve"> Internal name ===&gt; HTTP-16                To associate with an entry point name</w:t>
      </w:r>
    </w:p>
    <w:p w14:paraId="6B432091" w14:textId="77777777" w:rsidR="00774472" w:rsidRPr="0045652F" w:rsidRDefault="00774472">
      <w:pPr>
        <w:pStyle w:val="Ecran80"/>
        <w:rPr>
          <w:lang w:val="en-US"/>
        </w:rPr>
      </w:pPr>
      <w:r w:rsidRPr="0045652F">
        <w:rPr>
          <w:lang w:val="en-US"/>
        </w:rPr>
        <w:t xml:space="preserve"> External name ===&gt; cicsHtml               Name displayed on user menu          </w:t>
      </w:r>
    </w:p>
    <w:p w14:paraId="09454A19" w14:textId="77777777" w:rsidR="00774472" w:rsidRPr="0045652F" w:rsidRDefault="00774472">
      <w:pPr>
        <w:pStyle w:val="Ecran80"/>
        <w:rPr>
          <w:lang w:val="en-US"/>
        </w:rPr>
      </w:pPr>
      <w:r w:rsidRPr="0045652F">
        <w:rPr>
          <w:lang w:val="en-US"/>
        </w:rPr>
        <w:t xml:space="preserve"> Description   ===&gt; Access CICSD with HTML security                             </w:t>
      </w:r>
    </w:p>
    <w:p w14:paraId="42385874" w14:textId="77777777" w:rsidR="00774472" w:rsidRPr="0045652F" w:rsidRDefault="00774472">
      <w:pPr>
        <w:pStyle w:val="Ecran80"/>
        <w:rPr>
          <w:lang w:val="en-US"/>
        </w:rPr>
      </w:pPr>
      <w:r w:rsidRPr="0045652F">
        <w:rPr>
          <w:lang w:val="en-US"/>
        </w:rPr>
        <w:t xml:space="preserve"> Application   ===&gt; SPCICSD                Application to be called             </w:t>
      </w:r>
    </w:p>
    <w:p w14:paraId="06A63CE6" w14:textId="77777777" w:rsidR="00774472" w:rsidRPr="0045652F" w:rsidRDefault="00774472">
      <w:pPr>
        <w:pStyle w:val="Ecran80"/>
        <w:rPr>
          <w:lang w:val="en-US"/>
        </w:rPr>
      </w:pPr>
      <w:r w:rsidRPr="0045652F">
        <w:rPr>
          <w:lang w:val="en-US"/>
        </w:rPr>
        <w:t xml:space="preserve"> </w:t>
      </w:r>
      <w:r w:rsidR="00402441">
        <w:rPr>
          <w:lang w:val="en-US"/>
        </w:rPr>
        <w:t xml:space="preserve">PassTicket    ===&gt; 0  Name ===&gt;           0=no 1=yes 2=unsigned                </w:t>
      </w:r>
    </w:p>
    <w:p w14:paraId="327B0678" w14:textId="77777777" w:rsidR="00774472" w:rsidRPr="0045652F" w:rsidRDefault="00774472">
      <w:pPr>
        <w:pStyle w:val="Ecran80"/>
        <w:rPr>
          <w:lang w:val="en-US"/>
        </w:rPr>
      </w:pPr>
      <w:r w:rsidRPr="0045652F">
        <w:rPr>
          <w:lang w:val="en-US"/>
        </w:rPr>
        <w:t xml:space="preserve"> Application type   ===&gt; 1                 1=VTAM 2=VIRTEL 3=SERV 4=PAGE 5=LINE </w:t>
      </w:r>
    </w:p>
    <w:p w14:paraId="34B3E4F0" w14:textId="77777777" w:rsidR="00774472" w:rsidRPr="0045652F" w:rsidRDefault="00774472">
      <w:pPr>
        <w:pStyle w:val="Ecran80"/>
        <w:rPr>
          <w:lang w:val="en-US"/>
        </w:rPr>
      </w:pPr>
      <w:r w:rsidRPr="0045652F">
        <w:rPr>
          <w:lang w:val="en-US"/>
        </w:rPr>
        <w:t xml:space="preserve"> Pseudo-terminals   ===&gt; HTVT              Prefix of name of partner terminals  </w:t>
      </w:r>
    </w:p>
    <w:p w14:paraId="74629FA1" w14:textId="77777777" w:rsidR="00774472" w:rsidRPr="0045652F" w:rsidRDefault="00774472">
      <w:pPr>
        <w:pStyle w:val="Ecran80"/>
        <w:rPr>
          <w:lang w:val="en-US"/>
        </w:rPr>
      </w:pPr>
      <w:r w:rsidRPr="0045652F">
        <w:rPr>
          <w:lang w:val="en-US"/>
        </w:rPr>
        <w:t xml:space="preserve"> Logmode            ===&gt;                   Specify when LOGMODE must be changed </w:t>
      </w:r>
    </w:p>
    <w:p w14:paraId="0692D888" w14:textId="77777777" w:rsidR="00774472" w:rsidRPr="0045652F" w:rsidRDefault="00774472">
      <w:pPr>
        <w:pStyle w:val="Ecran80"/>
        <w:rPr>
          <w:lang w:val="en-US"/>
        </w:rPr>
      </w:pPr>
      <w:r w:rsidRPr="0045652F">
        <w:rPr>
          <w:lang w:val="en-US"/>
        </w:rPr>
        <w:t xml:space="preserve"> How started        ===&gt; 2                 1=menu 2=sub-menu 3=auto             </w:t>
      </w:r>
    </w:p>
    <w:p w14:paraId="4A898264" w14:textId="77777777" w:rsidR="00774472" w:rsidRPr="0045652F" w:rsidRDefault="00774472">
      <w:pPr>
        <w:pStyle w:val="Ecran80"/>
        <w:rPr>
          <w:lang w:val="en-US"/>
        </w:rPr>
      </w:pPr>
      <w:r w:rsidRPr="0045652F">
        <w:rPr>
          <w:lang w:val="en-US"/>
        </w:rPr>
        <w:t xml:space="preserve"> Security           ===&gt; 4                 0=none 1=basic 2=NTLM 3=TLS 4=HTML   </w:t>
      </w:r>
    </w:p>
    <w:p w14:paraId="185C1DE2" w14:textId="77777777" w:rsidR="00774472" w:rsidRPr="0045652F" w:rsidRDefault="00774472">
      <w:pPr>
        <w:pStyle w:val="Ecran80"/>
        <w:rPr>
          <w:lang w:val="en-US"/>
        </w:rPr>
      </w:pPr>
      <w:r w:rsidRPr="0045652F">
        <w:rPr>
          <w:lang w:val="en-US"/>
        </w:rPr>
        <w:t xml:space="preserve"> H4W commands ?     ===&gt;                   0=no 1=yes 2=if2VIRTEL 4=auto        </w:t>
      </w:r>
    </w:p>
    <w:p w14:paraId="20F31BA1" w14:textId="77777777" w:rsidR="00774472" w:rsidRPr="0045652F" w:rsidRDefault="00774472">
      <w:pPr>
        <w:pStyle w:val="Ecran80"/>
        <w:rPr>
          <w:lang w:val="en-US"/>
        </w:rPr>
      </w:pPr>
      <w:r w:rsidRPr="0045652F">
        <w:rPr>
          <w:lang w:val="en-US"/>
        </w:rPr>
        <w:t xml:space="preserve"> Logon message      ===&gt;                                                        </w:t>
      </w:r>
    </w:p>
    <w:p w14:paraId="2977AFA1" w14:textId="77777777" w:rsidR="00774472" w:rsidRPr="0045652F" w:rsidRDefault="00774472">
      <w:pPr>
        <w:pStyle w:val="Ecran80"/>
        <w:rPr>
          <w:lang w:val="en-US"/>
        </w:rPr>
      </w:pPr>
      <w:r w:rsidRPr="0045652F">
        <w:rPr>
          <w:lang w:val="en-US"/>
        </w:rPr>
        <w:t xml:space="preserve">                                                                                </w:t>
      </w:r>
    </w:p>
    <w:p w14:paraId="6F99798B" w14:textId="77777777" w:rsidR="00774472" w:rsidRPr="0045652F" w:rsidRDefault="00774472">
      <w:pPr>
        <w:pStyle w:val="Ecran80"/>
        <w:rPr>
          <w:lang w:val="en-US"/>
        </w:rPr>
      </w:pPr>
      <w:r w:rsidRPr="0045652F">
        <w:rPr>
          <w:lang w:val="en-US"/>
        </w:rPr>
        <w:t xml:space="preserve"> TIOA at logon      ===&gt; Signon to CICS&amp;/W&amp;'114BE9'&amp;U&amp;'114CF9'&amp;P&amp;/A             </w:t>
      </w:r>
    </w:p>
    <w:p w14:paraId="6DD8C354" w14:textId="77777777" w:rsidR="00774472" w:rsidRPr="0045652F" w:rsidRDefault="00774472">
      <w:pPr>
        <w:pStyle w:val="Ecran80"/>
        <w:rPr>
          <w:lang w:val="en-US"/>
        </w:rPr>
      </w:pPr>
      <w:r w:rsidRPr="0045652F">
        <w:rPr>
          <w:lang w:val="en-US"/>
        </w:rPr>
        <w:t xml:space="preserve">                                                                                </w:t>
      </w:r>
    </w:p>
    <w:p w14:paraId="2FCA54D8" w14:textId="77777777" w:rsidR="00774472" w:rsidRPr="0045652F" w:rsidRDefault="00774472">
      <w:pPr>
        <w:pStyle w:val="Ecran80"/>
        <w:rPr>
          <w:lang w:val="en-US"/>
        </w:rPr>
      </w:pPr>
      <w:r w:rsidRPr="0045652F">
        <w:rPr>
          <w:lang w:val="en-US"/>
        </w:rPr>
        <w:t xml:space="preserve"> TIOA at logoff     ===&gt; &amp;£6D                                                   </w:t>
      </w:r>
    </w:p>
    <w:p w14:paraId="0025A888" w14:textId="77777777" w:rsidR="00774472" w:rsidRPr="0045652F" w:rsidRDefault="00774472">
      <w:pPr>
        <w:pStyle w:val="Ecran80"/>
        <w:rPr>
          <w:lang w:val="en-US"/>
        </w:rPr>
      </w:pPr>
      <w:r w:rsidRPr="0045652F">
        <w:rPr>
          <w:lang w:val="en-US"/>
        </w:rPr>
        <w:t xml:space="preserve">                                                                                </w:t>
      </w:r>
    </w:p>
    <w:p w14:paraId="3FBF1683" w14:textId="77777777" w:rsidR="00774472" w:rsidRPr="0045652F" w:rsidRDefault="00774472">
      <w:pPr>
        <w:pStyle w:val="Ecran80"/>
        <w:rPr>
          <w:lang w:val="en-US"/>
        </w:rPr>
      </w:pPr>
      <w:r w:rsidRPr="0045652F">
        <w:rPr>
          <w:lang w:val="en-US"/>
        </w:rPr>
        <w:t xml:space="preserve"> Initial Scenario   ===&gt;                   Final Scenario      ===&gt;             </w:t>
      </w:r>
    </w:p>
    <w:p w14:paraId="20CF86C5" w14:textId="77777777" w:rsidR="00774472" w:rsidRPr="0045652F" w:rsidRDefault="00774472">
      <w:pPr>
        <w:pStyle w:val="Ecran80"/>
        <w:rPr>
          <w:lang w:val="en-US"/>
        </w:rPr>
      </w:pPr>
      <w:r w:rsidRPr="0045652F">
        <w:rPr>
          <w:lang w:val="en-US"/>
        </w:rPr>
        <w:t xml:space="preserve"> Input Scenario     ===&gt;                   Output Scenario     ===&gt;             </w:t>
      </w:r>
    </w:p>
    <w:p w14:paraId="5471FA00" w14:textId="77777777" w:rsidR="00774472" w:rsidRPr="0045652F" w:rsidRDefault="00774472">
      <w:pPr>
        <w:pStyle w:val="Ecran80"/>
        <w:rPr>
          <w:lang w:val="en-US"/>
        </w:rPr>
      </w:pPr>
      <w:r w:rsidRPr="0045652F">
        <w:rPr>
          <w:lang w:val="en-US"/>
        </w:rPr>
        <w:t xml:space="preserve">                                                                                </w:t>
      </w:r>
    </w:p>
    <w:p w14:paraId="3390A1F3" w14:textId="77777777" w:rsidR="00774472" w:rsidRPr="0045652F" w:rsidRDefault="00774472">
      <w:pPr>
        <w:pStyle w:val="Ecran80"/>
        <w:rPr>
          <w:lang w:val="en-US"/>
        </w:rPr>
      </w:pPr>
      <w:r w:rsidRPr="0045652F">
        <w:rPr>
          <w:lang w:val="en-US"/>
        </w:rPr>
        <w:t xml:space="preserve"> P1=Update                          P3=Return                       P12=Server  </w:t>
      </w:r>
    </w:p>
    <w:p w14:paraId="4EA1B9D9" w14:textId="77777777" w:rsidR="00774472" w:rsidRPr="0045652F" w:rsidRDefault="00774472">
      <w:pPr>
        <w:pStyle w:val="Ecran80"/>
        <w:rPr>
          <w:lang w:val="en-US"/>
        </w:rPr>
      </w:pPr>
      <w:r w:rsidRPr="0045652F">
        <w:rPr>
          <w:lang w:val="en-US"/>
        </w:rPr>
        <w:t xml:space="preserve">                                                                                </w:t>
      </w:r>
    </w:p>
    <w:p w14:paraId="2D639A1E" w14:textId="77777777" w:rsidR="00774472" w:rsidRPr="0045652F" w:rsidRDefault="00774472">
      <w:pPr>
        <w:pStyle w:val="Caption"/>
        <w:rPr>
          <w:lang w:val="en-US"/>
        </w:rPr>
      </w:pPr>
      <w:bookmarkStart w:id="791" w:name="_Ref138058776"/>
      <w:bookmarkStart w:id="792" w:name="_Toc373485155"/>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4</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3</w:t>
      </w:r>
      <w:r w:rsidRPr="0045652F">
        <w:rPr>
          <w:lang w:val="en-US"/>
        </w:rPr>
        <w:fldChar w:fldCharType="end"/>
      </w:r>
      <w:bookmarkEnd w:id="791"/>
      <w:r w:rsidRPr="0045652F">
        <w:rPr>
          <w:lang w:val="en-US"/>
        </w:rPr>
        <w:t xml:space="preserve"> HTML security: Example transaction with security type 4</w:t>
      </w:r>
      <w:bookmarkEnd w:id="792"/>
      <w:r w:rsidRPr="0045652F">
        <w:rPr>
          <w:lang w:val="en-US"/>
        </w:rPr>
        <w:fldChar w:fldCharType="begin"/>
      </w:r>
      <w:r w:rsidRPr="0045652F">
        <w:rPr>
          <w:lang w:val="en-US"/>
        </w:rPr>
        <w:instrText xml:space="preserve"> SEQ Figure \* ARABIC \s 1 </w:instrText>
      </w:r>
      <w:r w:rsidRPr="0045652F">
        <w:rPr>
          <w:lang w:val="en-US"/>
        </w:rPr>
        <w:fldChar w:fldCharType="end"/>
      </w:r>
    </w:p>
    <w:p w14:paraId="611C3408" w14:textId="77777777" w:rsidR="00774472" w:rsidRPr="0045652F" w:rsidRDefault="00774472">
      <w:pPr>
        <w:pStyle w:val="ecran0"/>
        <w:rPr>
          <w:lang w:val="en-US"/>
        </w:rPr>
      </w:pPr>
      <w:r w:rsidRPr="0045652F">
        <w:rPr>
          <w:lang w:val="en-US"/>
        </w:rPr>
        <w:t xml:space="preserve">The figure below shows an example of a page template containing userid and password fields which can be used with the security type 4 transaction shown </w:t>
      </w:r>
      <w:r w:rsidRPr="0045652F">
        <w:rPr>
          <w:lang w:val="en-US"/>
        </w:rPr>
        <w:fldChar w:fldCharType="begin"/>
      </w:r>
      <w:r w:rsidRPr="0045652F">
        <w:rPr>
          <w:lang w:val="en-US"/>
        </w:rPr>
        <w:instrText xml:space="preserve"> REF _Ref138058776 \h </w:instrText>
      </w:r>
      <w:r w:rsidRPr="0045652F">
        <w:rPr>
          <w:lang w:val="en-US"/>
        </w:rPr>
      </w:r>
      <w:r w:rsidRPr="0045652F">
        <w:rPr>
          <w:lang w:val="en-US"/>
        </w:rPr>
        <w:fldChar w:fldCharType="separate"/>
      </w:r>
      <w:r w:rsidR="00A87DE6" w:rsidRPr="0045652F">
        <w:rPr>
          <w:lang w:val="en-US"/>
        </w:rPr>
        <w:t xml:space="preserve">Figure </w:t>
      </w:r>
      <w:r w:rsidR="00A87DE6">
        <w:rPr>
          <w:noProof/>
          <w:lang w:val="en-US"/>
        </w:rPr>
        <w:t>4</w:t>
      </w:r>
      <w:r w:rsidR="00A87DE6" w:rsidRPr="0045652F">
        <w:rPr>
          <w:lang w:val="en-US"/>
        </w:rPr>
        <w:noBreakHyphen/>
      </w:r>
      <w:r w:rsidR="00A87DE6">
        <w:rPr>
          <w:noProof/>
          <w:lang w:val="en-US"/>
        </w:rPr>
        <w:t>3</w:t>
      </w:r>
      <w:r w:rsidRPr="0045652F">
        <w:rPr>
          <w:lang w:val="en-US"/>
        </w:rPr>
        <w:fldChar w:fldCharType="end"/>
      </w:r>
      <w:r w:rsidRPr="0045652F">
        <w:rPr>
          <w:lang w:val="en-US"/>
        </w:rPr>
        <w:t>:</w:t>
      </w:r>
    </w:p>
    <w:p w14:paraId="12050D85" w14:textId="77777777" w:rsidR="00774472" w:rsidRPr="0045652F" w:rsidRDefault="00774472">
      <w:pPr>
        <w:pStyle w:val="Listing"/>
        <w:rPr>
          <w:lang w:val="en-US"/>
        </w:rPr>
      </w:pPr>
      <w:r w:rsidRPr="0045652F">
        <w:rPr>
          <w:lang w:val="en-US"/>
        </w:rPr>
        <w:t>&lt;!--VIRTEL start="{{{" end="}}}" --&gt;</w:t>
      </w:r>
    </w:p>
    <w:p w14:paraId="66E46F65" w14:textId="77777777" w:rsidR="00774472" w:rsidRPr="0045652F" w:rsidRDefault="00774472">
      <w:pPr>
        <w:pStyle w:val="Listing"/>
        <w:rPr>
          <w:lang w:val="en-US"/>
        </w:rPr>
      </w:pPr>
      <w:r w:rsidRPr="0045652F">
        <w:rPr>
          <w:lang w:val="en-US"/>
        </w:rPr>
        <w:t>&lt;!doctype html public "-//w3c//dtd html 4.0//en"&gt;</w:t>
      </w:r>
    </w:p>
    <w:p w14:paraId="64926BDA" w14:textId="77777777" w:rsidR="00774472" w:rsidRPr="0045652F" w:rsidRDefault="00774472">
      <w:pPr>
        <w:pStyle w:val="Listing"/>
        <w:rPr>
          <w:lang w:val="en-US"/>
        </w:rPr>
      </w:pPr>
      <w:r w:rsidRPr="0045652F">
        <w:rPr>
          <w:lang w:val="en-US"/>
        </w:rPr>
        <w:t>&lt;html&gt;&lt;head&gt;{{{ SET-OUTPUT-ENCODING-UTF-8 "" }}}</w:t>
      </w:r>
    </w:p>
    <w:p w14:paraId="60407531" w14:textId="77777777" w:rsidR="00774472" w:rsidRPr="0045652F" w:rsidRDefault="00774472">
      <w:pPr>
        <w:pStyle w:val="Listing"/>
        <w:rPr>
          <w:lang w:val="en-US"/>
        </w:rPr>
      </w:pPr>
      <w:r w:rsidRPr="0045652F">
        <w:rPr>
          <w:lang w:val="en-US"/>
        </w:rPr>
        <w:t>&lt;meta http-equiv="Content-Type" content="text/html; charset=utf-8"&gt;</w:t>
      </w:r>
    </w:p>
    <w:p w14:paraId="23DCC154" w14:textId="77777777" w:rsidR="00774472" w:rsidRPr="0045652F" w:rsidRDefault="00774472">
      <w:pPr>
        <w:pStyle w:val="Listing"/>
        <w:rPr>
          <w:lang w:val="en-US"/>
        </w:rPr>
      </w:pPr>
      <w:r w:rsidRPr="0045652F">
        <w:rPr>
          <w:lang w:val="en-US"/>
        </w:rPr>
        <w:t>{{{CREATE-VARIABLE-IF (SIGNON-IS-NEEDED) "$$SIGTYPE"}}}</w:t>
      </w:r>
    </w:p>
    <w:p w14:paraId="66F175E6" w14:textId="77777777" w:rsidR="00774472" w:rsidRPr="0045652F" w:rsidRDefault="00774472">
      <w:pPr>
        <w:pStyle w:val="Listing"/>
        <w:rPr>
          <w:lang w:val="en-US"/>
        </w:rPr>
      </w:pPr>
      <w:r w:rsidRPr="0045652F">
        <w:rPr>
          <w:lang w:val="en-US"/>
        </w:rPr>
        <w:t>{{{CREATE-VARIABLE-IF (APPLICATION-IS-CONNECTED) "$$APP"}}}</w:t>
      </w:r>
    </w:p>
    <w:p w14:paraId="5844F635" w14:textId="77777777" w:rsidR="00774472" w:rsidRPr="0045652F" w:rsidRDefault="00774472">
      <w:pPr>
        <w:pStyle w:val="Listing"/>
        <w:rPr>
          <w:lang w:val="en-US"/>
        </w:rPr>
      </w:pPr>
      <w:r w:rsidRPr="0045652F">
        <w:rPr>
          <w:lang w:val="en-US"/>
        </w:rPr>
        <w:t xml:space="preserve">  &lt;script language="javascript" src="../w2h/js01.js" type="text/javascript"&gt;&lt;/script&gt;</w:t>
      </w:r>
    </w:p>
    <w:p w14:paraId="68A6408B" w14:textId="77777777" w:rsidR="00774472" w:rsidRPr="0045652F" w:rsidRDefault="00774472">
      <w:pPr>
        <w:pStyle w:val="Listing"/>
        <w:rPr>
          <w:lang w:val="en-US"/>
        </w:rPr>
      </w:pPr>
      <w:r w:rsidRPr="0045652F">
        <w:rPr>
          <w:lang w:val="en-US"/>
        </w:rPr>
        <w:t xml:space="preserve">  &lt;script&gt;document.write("&lt;link rel='stylesheet' type='text/css' href='../w2h/STYL"+w2hparm.style+".css' /&gt;")&lt;/script&gt;</w:t>
      </w:r>
    </w:p>
    <w:p w14:paraId="4D0706E9" w14:textId="77777777" w:rsidR="00774472" w:rsidRPr="0045652F" w:rsidRDefault="00774472">
      <w:pPr>
        <w:pStyle w:val="Listing"/>
        <w:rPr>
          <w:lang w:val="en-US"/>
        </w:rPr>
      </w:pPr>
      <w:r w:rsidRPr="0045652F">
        <w:rPr>
          <w:lang w:val="en-US"/>
        </w:rPr>
        <w:t xml:space="preserve">  {{{WHEN-EXISTS "$$SIGTYPE"}}}</w:t>
      </w:r>
    </w:p>
    <w:p w14:paraId="21A1007F" w14:textId="77777777" w:rsidR="00774472" w:rsidRPr="0045652F" w:rsidRDefault="00774472">
      <w:pPr>
        <w:pStyle w:val="Listing"/>
        <w:rPr>
          <w:lang w:val="en-US"/>
        </w:rPr>
      </w:pPr>
      <w:r w:rsidRPr="0045652F">
        <w:rPr>
          <w:lang w:val="en-US"/>
        </w:rPr>
        <w:t xml:space="preserve">  &lt;link rel="stylesheet" type="text/css" href="../w2h/login.css" /&gt;</w:t>
      </w:r>
    </w:p>
    <w:p w14:paraId="389CD889" w14:textId="77777777" w:rsidR="00774472" w:rsidRPr="0045652F" w:rsidRDefault="00774472">
      <w:pPr>
        <w:pStyle w:val="Listing"/>
        <w:rPr>
          <w:lang w:val="en-US"/>
        </w:rPr>
      </w:pPr>
      <w:r w:rsidRPr="0045652F">
        <w:rPr>
          <w:lang w:val="en-US"/>
        </w:rPr>
        <w:t xml:space="preserve">  &lt;title&gt;{{{NAME-OF (VIRTEL)}}} signon&lt;/title&gt;</w:t>
      </w:r>
    </w:p>
    <w:p w14:paraId="742BD5C9" w14:textId="77777777" w:rsidR="00774472" w:rsidRPr="0045652F" w:rsidRDefault="00774472">
      <w:pPr>
        <w:pStyle w:val="Listing"/>
        <w:rPr>
          <w:lang w:val="en-US"/>
        </w:rPr>
      </w:pPr>
      <w:r w:rsidRPr="0045652F">
        <w:rPr>
          <w:lang w:val="en-US"/>
        </w:rPr>
        <w:t xml:space="preserve">  &lt;script src="../w2h/md5.js" type="text/javascript"&gt;&lt;/script&gt;</w:t>
      </w:r>
    </w:p>
    <w:p w14:paraId="50B56DF0" w14:textId="77777777" w:rsidR="00774472" w:rsidRPr="0045652F" w:rsidRDefault="00774472">
      <w:pPr>
        <w:pStyle w:val="Listing"/>
        <w:rPr>
          <w:lang w:val="en-US"/>
        </w:rPr>
      </w:pPr>
      <w:r w:rsidRPr="0045652F">
        <w:rPr>
          <w:lang w:val="en-US"/>
        </w:rPr>
        <w:t>&lt;/head&gt;</w:t>
      </w:r>
    </w:p>
    <w:p w14:paraId="5B477C02" w14:textId="77777777" w:rsidR="00774472" w:rsidRPr="0045652F" w:rsidRDefault="00774472">
      <w:pPr>
        <w:pStyle w:val="Listing"/>
        <w:rPr>
          <w:lang w:val="en-US"/>
        </w:rPr>
      </w:pPr>
      <w:r w:rsidRPr="0045652F">
        <w:rPr>
          <w:lang w:val="en-US"/>
        </w:rPr>
        <w:t>&lt;body&gt;</w:t>
      </w:r>
    </w:p>
    <w:p w14:paraId="606D412D" w14:textId="77777777" w:rsidR="00774472" w:rsidRPr="0045652F" w:rsidRDefault="00774472">
      <w:pPr>
        <w:pStyle w:val="Listing"/>
        <w:rPr>
          <w:lang w:val="en-US"/>
        </w:rPr>
      </w:pPr>
      <w:r w:rsidRPr="0045652F">
        <w:rPr>
          <w:lang w:val="en-US"/>
        </w:rPr>
        <w:t>{{{DECLARE-FIELD-AS (USERNAME) "USERNAME"}}}</w:t>
      </w:r>
    </w:p>
    <w:p w14:paraId="5A6A3D21" w14:textId="77777777" w:rsidR="00774472" w:rsidRPr="0045652F" w:rsidRDefault="00774472">
      <w:pPr>
        <w:pStyle w:val="Listing"/>
        <w:rPr>
          <w:lang w:val="en-US"/>
        </w:rPr>
      </w:pPr>
      <w:r w:rsidRPr="0045652F">
        <w:rPr>
          <w:lang w:val="en-US"/>
        </w:rPr>
        <w:t>{{{DECLARE-FIELD-AS (PASSWORD,HEX) "PASSWORD"}}}</w:t>
      </w:r>
    </w:p>
    <w:p w14:paraId="38B7F667" w14:textId="77777777" w:rsidR="00774472" w:rsidRPr="0045652F" w:rsidRDefault="00774472">
      <w:pPr>
        <w:pStyle w:val="Listing"/>
        <w:rPr>
          <w:lang w:val="en-US"/>
        </w:rPr>
      </w:pPr>
      <w:r w:rsidRPr="0045652F">
        <w:rPr>
          <w:lang w:val="en-US"/>
        </w:rPr>
        <w:t>{{{DECLARE-FIELD-AS (NEW-PASSWORD,HEX) "NEWPASSWORD"}}}</w:t>
      </w:r>
    </w:p>
    <w:p w14:paraId="047497FA" w14:textId="77777777" w:rsidR="00774472" w:rsidRPr="0045652F" w:rsidRDefault="00774472">
      <w:pPr>
        <w:pStyle w:val="Listing"/>
        <w:rPr>
          <w:lang w:val="en-US"/>
        </w:rPr>
      </w:pPr>
      <w:r w:rsidRPr="0045652F">
        <w:rPr>
          <w:lang w:val="en-US"/>
        </w:rPr>
        <w:t>{{{DEFINE-HTML-PFKEY "pf"}}}</w:t>
      </w:r>
    </w:p>
    <w:p w14:paraId="07F6FB09" w14:textId="77777777" w:rsidR="00774472" w:rsidRPr="0045652F" w:rsidRDefault="00774472">
      <w:pPr>
        <w:pStyle w:val="Listing"/>
        <w:rPr>
          <w:lang w:val="en-US"/>
        </w:rPr>
      </w:pPr>
      <w:r w:rsidRPr="0045652F">
        <w:rPr>
          <w:lang w:val="en-US"/>
        </w:rPr>
        <w:t>&lt;script&gt;</w:t>
      </w:r>
    </w:p>
    <w:p w14:paraId="29093800" w14:textId="77777777" w:rsidR="00774472" w:rsidRPr="0045652F" w:rsidRDefault="00774472">
      <w:pPr>
        <w:pStyle w:val="Listing"/>
        <w:rPr>
          <w:lang w:val="en-US"/>
        </w:rPr>
      </w:pPr>
      <w:r w:rsidRPr="0045652F">
        <w:rPr>
          <w:lang w:val="en-US"/>
        </w:rPr>
        <w:t>genloginform("{{{NAME-OF (PAGE)}}}++{{{AJAX-SESSION-CODE}}}",</w:t>
      </w:r>
    </w:p>
    <w:p w14:paraId="61B62686" w14:textId="77777777" w:rsidR="00774472" w:rsidRPr="0045652F" w:rsidRDefault="00774472">
      <w:pPr>
        <w:pStyle w:val="Listing"/>
        <w:rPr>
          <w:lang w:val="en-US"/>
        </w:rPr>
      </w:pPr>
      <w:r w:rsidRPr="0045652F">
        <w:rPr>
          <w:lang w:val="en-US"/>
        </w:rPr>
        <w:t xml:space="preserve"> "{{{NAME-OF (VIRTEL)}}}","{{{NAME-OF (TRANSACTION-EXTERNAL)}}}","{{{NAME-OF (USER)}}}","{{{NAME-OF (PASSWORD)}}}",</w:t>
      </w:r>
    </w:p>
    <w:p w14:paraId="23F0CA4F" w14:textId="77777777" w:rsidR="00774472" w:rsidRPr="0045652F" w:rsidRDefault="00774472">
      <w:pPr>
        <w:pStyle w:val="Listing"/>
        <w:rPr>
          <w:lang w:val="en-US"/>
        </w:rPr>
      </w:pPr>
      <w:r w:rsidRPr="0045652F">
        <w:rPr>
          <w:lang w:val="en-US"/>
        </w:rPr>
        <w:t xml:space="preserve"> "{{{TRIMMED-VALUE-OF "$ERRMSG$"}}}");</w:t>
      </w:r>
    </w:p>
    <w:p w14:paraId="678DF431" w14:textId="77777777" w:rsidR="00774472" w:rsidRPr="0045652F" w:rsidRDefault="00774472">
      <w:pPr>
        <w:pStyle w:val="Listing"/>
        <w:rPr>
          <w:lang w:val="en-US"/>
        </w:rPr>
      </w:pPr>
      <w:r w:rsidRPr="0045652F">
        <w:rPr>
          <w:lang w:val="en-US"/>
        </w:rPr>
        <w:t>&lt;/script&gt;</w:t>
      </w:r>
    </w:p>
    <w:p w14:paraId="4BDDDE2E" w14:textId="77777777" w:rsidR="00774472" w:rsidRPr="0045652F" w:rsidRDefault="00774472">
      <w:pPr>
        <w:pStyle w:val="Listing"/>
        <w:rPr>
          <w:lang w:val="en-US"/>
        </w:rPr>
      </w:pPr>
      <w:r w:rsidRPr="0045652F">
        <w:rPr>
          <w:lang w:val="en-US"/>
        </w:rPr>
        <w:t>&lt;/body&gt;</w:t>
      </w:r>
    </w:p>
    <w:p w14:paraId="19A17782" w14:textId="77777777" w:rsidR="00774472" w:rsidRPr="0045652F" w:rsidRDefault="00774472">
      <w:pPr>
        <w:pStyle w:val="Listing"/>
        <w:rPr>
          <w:lang w:val="en-US"/>
        </w:rPr>
      </w:pPr>
      <w:r w:rsidRPr="0045652F">
        <w:rPr>
          <w:lang w:val="en-US"/>
        </w:rPr>
        <w:t>{{{END-WHEN-EXISTS "$$SIGTYPE"}}}</w:t>
      </w:r>
    </w:p>
    <w:p w14:paraId="6272862C" w14:textId="77777777" w:rsidR="00774472" w:rsidRPr="0045652F" w:rsidRDefault="00774472">
      <w:pPr>
        <w:pStyle w:val="Listing"/>
        <w:rPr>
          <w:lang w:val="en-US"/>
        </w:rPr>
      </w:pPr>
      <w:r w:rsidRPr="0045652F">
        <w:rPr>
          <w:lang w:val="en-US"/>
        </w:rPr>
        <w:t>{{{WHEN-NOT-EXISTS "$$SIGTYPE"}}}</w:t>
      </w:r>
    </w:p>
    <w:p w14:paraId="5E923EEB" w14:textId="77777777" w:rsidR="00774472" w:rsidRPr="0045652F" w:rsidRDefault="00774472">
      <w:pPr>
        <w:pStyle w:val="Listing"/>
        <w:rPr>
          <w:lang w:val="en-US"/>
        </w:rPr>
      </w:pPr>
      <w:r w:rsidRPr="0045652F">
        <w:rPr>
          <w:lang w:val="en-US"/>
        </w:rPr>
        <w:t>&lt;body onLoad=" VirtelFormload()"&gt;</w:t>
      </w:r>
    </w:p>
    <w:p w14:paraId="2B849DA8" w14:textId="77777777" w:rsidR="00774472" w:rsidRPr="0045652F" w:rsidRDefault="00774472">
      <w:pPr>
        <w:pStyle w:val="Listing"/>
        <w:rPr>
          <w:lang w:val="en-US"/>
        </w:rPr>
      </w:pPr>
      <w:r w:rsidRPr="0045652F">
        <w:rPr>
          <w:lang w:val="en-US"/>
        </w:rPr>
        <w:t>&lt;p&gt;Logged in as &lt;strong&gt;{{{TRIMMED-VALUE-OF "$$SIG"}}}&lt;/strong&gt;&lt;/p&gt;</w:t>
      </w:r>
    </w:p>
    <w:p w14:paraId="19A0F92B" w14:textId="77777777" w:rsidR="00774472" w:rsidRPr="0045652F" w:rsidRDefault="00774472">
      <w:pPr>
        <w:pStyle w:val="Listing"/>
        <w:rPr>
          <w:lang w:val="en-US"/>
        </w:rPr>
      </w:pPr>
      <w:r w:rsidRPr="0045652F">
        <w:rPr>
          <w:lang w:val="en-US"/>
        </w:rPr>
        <w:t>{{{FOR-EACH-VALUE-IN "$ERRMSG$"}}}</w:t>
      </w:r>
    </w:p>
    <w:p w14:paraId="4F83B6DE" w14:textId="77777777" w:rsidR="00774472" w:rsidRPr="0045652F" w:rsidRDefault="00774472">
      <w:pPr>
        <w:pStyle w:val="Listing"/>
        <w:rPr>
          <w:lang w:val="en-US"/>
        </w:rPr>
      </w:pPr>
      <w:r w:rsidRPr="0045652F">
        <w:rPr>
          <w:lang w:val="en-US"/>
        </w:rPr>
        <w:t xml:space="preserve"> &lt;p&gt;{{{CURRENT-VALUE-OF "$ERRMSG$"}}}&lt;/p&gt;</w:t>
      </w:r>
    </w:p>
    <w:p w14:paraId="0B0B5119" w14:textId="77777777" w:rsidR="00774472" w:rsidRPr="0045652F" w:rsidRDefault="00774472">
      <w:pPr>
        <w:pStyle w:val="Listing"/>
        <w:rPr>
          <w:lang w:val="en-US"/>
        </w:rPr>
      </w:pPr>
      <w:r w:rsidRPr="0045652F">
        <w:rPr>
          <w:lang w:val="en-US"/>
        </w:rPr>
        <w:t>{{{END-FOR "$ERRMSG$"}}}</w:t>
      </w:r>
    </w:p>
    <w:p w14:paraId="4C32D584" w14:textId="77777777" w:rsidR="00774472" w:rsidRPr="0045652F" w:rsidRDefault="00774472">
      <w:pPr>
        <w:pStyle w:val="Listing"/>
        <w:rPr>
          <w:lang w:val="en-US"/>
        </w:rPr>
      </w:pPr>
      <w:r w:rsidRPr="0045652F">
        <w:rPr>
          <w:lang w:val="en-US"/>
        </w:rPr>
        <w:t xml:space="preserve">&lt;form name=virtelForm </w:t>
      </w:r>
    </w:p>
    <w:p w14:paraId="553613F3" w14:textId="77777777" w:rsidR="00774472" w:rsidRPr="0045652F" w:rsidRDefault="00774472">
      <w:pPr>
        <w:pStyle w:val="Listing"/>
        <w:rPr>
          <w:lang w:val="en-US"/>
        </w:rPr>
      </w:pPr>
      <w:r w:rsidRPr="0045652F">
        <w:rPr>
          <w:lang w:val="en-US"/>
        </w:rPr>
        <w:t xml:space="preserve">      action="classics.htm++{{{ SESSION-CODE }}}" method="POST"&gt;</w:t>
      </w:r>
    </w:p>
    <w:p w14:paraId="16A839CE" w14:textId="77777777" w:rsidR="00774472" w:rsidRPr="0045652F" w:rsidRDefault="00774472">
      <w:pPr>
        <w:pStyle w:val="Listing"/>
        <w:rPr>
          <w:lang w:val="en-US"/>
        </w:rPr>
      </w:pPr>
      <w:r w:rsidRPr="0045652F">
        <w:rPr>
          <w:lang w:val="en-US"/>
        </w:rPr>
        <w:t>&lt;pre&gt;&lt;div id="printReady"&gt;{{{ GENERATE-HTML (1,1,5000) }}}&lt;/div&gt;&lt;/pre&gt;</w:t>
      </w:r>
    </w:p>
    <w:p w14:paraId="4EBE5639" w14:textId="77777777" w:rsidR="00774472" w:rsidRPr="0045652F" w:rsidRDefault="00774472">
      <w:pPr>
        <w:pStyle w:val="Listing"/>
        <w:rPr>
          <w:lang w:val="en-US"/>
        </w:rPr>
      </w:pPr>
      <w:r w:rsidRPr="0045652F">
        <w:rPr>
          <w:lang w:val="en-US"/>
        </w:rPr>
        <w:t xml:space="preserve">&lt;input type="submit" name="disco" value="Disconnect" </w:t>
      </w:r>
    </w:p>
    <w:p w14:paraId="76FE9FFF" w14:textId="77777777" w:rsidR="00774472" w:rsidRPr="0045652F" w:rsidRDefault="00774472">
      <w:pPr>
        <w:pStyle w:val="Listing"/>
        <w:rPr>
          <w:lang w:val="en-US"/>
        </w:rPr>
      </w:pPr>
      <w:r w:rsidRPr="0045652F">
        <w:rPr>
          <w:lang w:val="en-US"/>
        </w:rPr>
        <w:t xml:space="preserve">       onclick="submitForm('DISCONNECT')" &gt;</w:t>
      </w:r>
    </w:p>
    <w:p w14:paraId="214CEAEE" w14:textId="77777777" w:rsidR="00774472" w:rsidRPr="0045652F" w:rsidRDefault="00774472">
      <w:pPr>
        <w:pStyle w:val="Listing"/>
        <w:rPr>
          <w:lang w:val="en-US"/>
        </w:rPr>
      </w:pPr>
      <w:r w:rsidRPr="0045652F">
        <w:rPr>
          <w:lang w:val="en-US"/>
        </w:rPr>
        <w:t>{{{ DEFINE-HTML-PFKEY "pf" }}}&lt;input name="pf" type="HIDDEN" value="ENTER"&gt;</w:t>
      </w:r>
    </w:p>
    <w:p w14:paraId="1EDD7884" w14:textId="77777777" w:rsidR="00774472" w:rsidRPr="0045652F" w:rsidRDefault="00774472">
      <w:pPr>
        <w:pStyle w:val="Listing"/>
        <w:rPr>
          <w:lang w:val="en-US"/>
        </w:rPr>
      </w:pPr>
      <w:r w:rsidRPr="0045652F">
        <w:rPr>
          <w:lang w:val="en-US"/>
        </w:rPr>
        <w:t>{{{ DEFINE-HTML-FOCUS-FIELD "focusField" }}}</w:t>
      </w:r>
    </w:p>
    <w:p w14:paraId="31652171" w14:textId="77777777" w:rsidR="00774472" w:rsidRPr="0045652F" w:rsidRDefault="00774472">
      <w:pPr>
        <w:pStyle w:val="Listing"/>
        <w:rPr>
          <w:lang w:val="en-US"/>
        </w:rPr>
      </w:pPr>
      <w:r w:rsidRPr="0045652F">
        <w:rPr>
          <w:lang w:val="en-US"/>
        </w:rPr>
        <w:t>&lt;input name="focusField" type="hidden" value="{{{FIELD-WITH-CURSOR}}}"&gt;</w:t>
      </w:r>
    </w:p>
    <w:p w14:paraId="0FC0BC74" w14:textId="77777777" w:rsidR="00774472" w:rsidRPr="0045652F" w:rsidRDefault="00774472">
      <w:pPr>
        <w:pStyle w:val="Listing"/>
        <w:rPr>
          <w:lang w:val="en-US"/>
        </w:rPr>
      </w:pPr>
      <w:r w:rsidRPr="0045652F">
        <w:rPr>
          <w:lang w:val="en-US"/>
        </w:rPr>
        <w:t>&lt;/form&gt;</w:t>
      </w:r>
    </w:p>
    <w:p w14:paraId="700A5DCB" w14:textId="77777777" w:rsidR="00774472" w:rsidRPr="0045652F" w:rsidRDefault="00774472">
      <w:pPr>
        <w:pStyle w:val="Listing"/>
        <w:rPr>
          <w:lang w:val="en-US"/>
        </w:rPr>
      </w:pPr>
      <w:r w:rsidRPr="0045652F">
        <w:rPr>
          <w:lang w:val="en-US"/>
        </w:rPr>
        <w:t>{{{END-WHEN-NOT-EXISTS "$$SIGTYPE"}}}</w:t>
      </w:r>
    </w:p>
    <w:p w14:paraId="58BD22AA" w14:textId="77777777" w:rsidR="00774472" w:rsidRPr="0045652F" w:rsidRDefault="00774472">
      <w:pPr>
        <w:pStyle w:val="Listing"/>
        <w:rPr>
          <w:lang w:val="en-US"/>
        </w:rPr>
      </w:pPr>
      <w:r w:rsidRPr="0045652F">
        <w:rPr>
          <w:lang w:val="en-US"/>
        </w:rPr>
        <w:t>&lt;/body&gt;&lt;/html&gt;</w:t>
      </w:r>
    </w:p>
    <w:p w14:paraId="6AE7BF94" w14:textId="77777777" w:rsidR="00774472" w:rsidRPr="0045652F" w:rsidRDefault="00774472">
      <w:pPr>
        <w:pStyle w:val="Caption"/>
        <w:rPr>
          <w:lang w:val="en-US"/>
        </w:rPr>
      </w:pPr>
      <w:bookmarkStart w:id="793" w:name="_Toc373485156"/>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4</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4</w:t>
      </w:r>
      <w:r w:rsidRPr="0045652F">
        <w:rPr>
          <w:lang w:val="en-US"/>
        </w:rPr>
        <w:fldChar w:fldCharType="end"/>
      </w:r>
      <w:r w:rsidRPr="0045652F">
        <w:rPr>
          <w:lang w:val="en-US"/>
        </w:rPr>
        <w:t xml:space="preserve"> HTML security: Example page template</w:t>
      </w:r>
      <w:bookmarkEnd w:id="793"/>
      <w:r w:rsidRPr="0045652F">
        <w:rPr>
          <w:lang w:val="en-US"/>
        </w:rPr>
        <w:fldChar w:fldCharType="begin"/>
      </w:r>
      <w:r w:rsidRPr="0045652F">
        <w:rPr>
          <w:lang w:val="en-US"/>
        </w:rPr>
        <w:instrText xml:space="preserve"> SEQ Figure \* ARABIC \s 1 </w:instrText>
      </w:r>
      <w:r w:rsidRPr="0045652F">
        <w:rPr>
          <w:lang w:val="en-US"/>
        </w:rPr>
        <w:fldChar w:fldCharType="end"/>
      </w:r>
    </w:p>
    <w:p w14:paraId="57AD7937" w14:textId="77777777" w:rsidR="00774472" w:rsidRPr="0045652F" w:rsidRDefault="00774472">
      <w:pPr>
        <w:pStyle w:val="Heading4"/>
        <w:rPr>
          <w:szCs w:val="23"/>
          <w:lang w:val="en-US"/>
        </w:rPr>
      </w:pPr>
      <w:r w:rsidRPr="0045652F">
        <w:rPr>
          <w:szCs w:val="23"/>
          <w:lang w:val="en-US"/>
        </w:rPr>
        <w:t>Security by rule</w:t>
      </w:r>
    </w:p>
    <w:p w14:paraId="351014EA" w14:textId="77777777" w:rsidR="00774472" w:rsidRPr="0045652F" w:rsidRDefault="00774472">
      <w:pPr>
        <w:pStyle w:val="ecran0"/>
        <w:rPr>
          <w:lang w:val="en-US"/>
        </w:rPr>
      </w:pPr>
      <w:r w:rsidRPr="0045652F">
        <w:rPr>
          <w:lang w:val="en-US"/>
        </w:rPr>
        <w:t xml:space="preserve">The rules attached to an HTTP line allow security to be implemented at the entry point level.  The following example shows a set of three rules which are used to filter incoming HTTP calls.  The first rule, 1HT00100, assigns an entry point specifically for users known to VIRTEL and identified by means of a “cookie” included in their HTTP request.  In this case, the entry point will be chosen according to the set of rules associated with that particular user (see “E-mail correspondent management” </w:t>
      </w:r>
      <w:r w:rsidRPr="0045652F">
        <w:rPr>
          <w:lang w:val="en-US"/>
        </w:rPr>
        <w:fldChar w:fldCharType="begin"/>
      </w:r>
      <w:r w:rsidRPr="0045652F">
        <w:rPr>
          <w:lang w:val="en-US"/>
        </w:rPr>
        <w:instrText xml:space="preserve"> PAGEREF _Ref136938448 \p \h </w:instrText>
      </w:r>
      <w:r w:rsidRPr="0045652F">
        <w:rPr>
          <w:lang w:val="en-US"/>
        </w:rPr>
      </w:r>
      <w:r w:rsidRPr="0045652F">
        <w:rPr>
          <w:lang w:val="en-US"/>
        </w:rPr>
        <w:fldChar w:fldCharType="separate"/>
      </w:r>
      <w:r w:rsidR="00A87DE6">
        <w:rPr>
          <w:noProof/>
          <w:lang w:val="en-US"/>
        </w:rPr>
        <w:t>sur la page 81</w:t>
      </w:r>
      <w:r w:rsidRPr="0045652F">
        <w:rPr>
          <w:lang w:val="en-US"/>
        </w:rPr>
        <w:fldChar w:fldCharType="end"/>
      </w:r>
      <w:r w:rsidRPr="0045652F">
        <w:rPr>
          <w:lang w:val="en-US"/>
        </w:rPr>
        <w:t>).  The second rule, 1HT00200, assigns the entry point EPINTERN to clients whose IP address is 192.168.n.n, and only during the period Monday to Friday during the hours 08:30 to 17:30.  The third rule, 1HT00900, assigns the entry point EPPUBLIC to all other requests (this entry point could, for example, display a page containing the message “Access not authorised”).</w:t>
      </w:r>
    </w:p>
    <w:p w14:paraId="44FF17FE" w14:textId="77777777" w:rsidR="00774472" w:rsidRPr="0045652F" w:rsidRDefault="00774472">
      <w:pPr>
        <w:pStyle w:val="Ecran80"/>
        <w:rPr>
          <w:lang w:val="en-US"/>
        </w:rPr>
      </w:pPr>
      <w:r w:rsidRPr="0045652F">
        <w:rPr>
          <w:lang w:val="en-US"/>
        </w:rPr>
        <w:t xml:space="preserve"> LIST of RULES in RULE SET: H-HTTP   ---------------- Applid: SPVIRD2  13:57:53 </w:t>
      </w:r>
    </w:p>
    <w:p w14:paraId="094853F4" w14:textId="77777777" w:rsidR="00774472" w:rsidRPr="0045652F" w:rsidRDefault="00774472">
      <w:pPr>
        <w:pStyle w:val="Ecran80"/>
        <w:rPr>
          <w:lang w:val="en-US"/>
        </w:rPr>
      </w:pPr>
      <w:r w:rsidRPr="0045652F">
        <w:rPr>
          <w:lang w:val="en-US"/>
        </w:rPr>
        <w:t xml:space="preserve">                                                                                </w:t>
      </w:r>
    </w:p>
    <w:p w14:paraId="36C9619A" w14:textId="77777777" w:rsidR="00774472" w:rsidRPr="0045652F" w:rsidRDefault="00774472">
      <w:pPr>
        <w:pStyle w:val="Ecran80"/>
        <w:rPr>
          <w:lang w:val="en-US"/>
        </w:rPr>
      </w:pPr>
      <w:r w:rsidRPr="0045652F">
        <w:rPr>
          <w:lang w:val="en-US"/>
        </w:rPr>
        <w:t xml:space="preserve"> Name     Status   Description                                        Entry     </w:t>
      </w:r>
    </w:p>
    <w:p w14:paraId="66B21FFE" w14:textId="77777777" w:rsidR="00774472" w:rsidRPr="0045652F" w:rsidRDefault="00774472">
      <w:pPr>
        <w:pStyle w:val="Ecran80"/>
        <w:rPr>
          <w:lang w:val="en-US"/>
        </w:rPr>
      </w:pPr>
      <w:r w:rsidRPr="0045652F">
        <w:rPr>
          <w:lang w:val="en-US"/>
        </w:rPr>
        <w:t xml:space="preserve">                                                                      Point     </w:t>
      </w:r>
    </w:p>
    <w:p w14:paraId="5A824550" w14:textId="77777777" w:rsidR="00774472" w:rsidRPr="0045652F" w:rsidRDefault="00774472">
      <w:pPr>
        <w:pStyle w:val="Ecran80"/>
        <w:rPr>
          <w:lang w:val="en-US"/>
        </w:rPr>
      </w:pPr>
      <w:r w:rsidRPr="0045652F">
        <w:rPr>
          <w:lang w:val="en-US"/>
        </w:rPr>
        <w:t xml:space="preserve"> 1HT00100 ACTIVE   HTTP access (users authorised by cookie)           $COOKIE$  </w:t>
      </w:r>
    </w:p>
    <w:p w14:paraId="52A9F96F" w14:textId="77777777" w:rsidR="00774472" w:rsidRPr="0045652F" w:rsidRDefault="00774472">
      <w:pPr>
        <w:pStyle w:val="Ecran80"/>
        <w:rPr>
          <w:lang w:val="en-US"/>
        </w:rPr>
      </w:pPr>
      <w:r w:rsidRPr="0045652F">
        <w:rPr>
          <w:lang w:val="en-US"/>
        </w:rPr>
        <w:t xml:space="preserve"> 1HT00200 ACTIVE   HTTP access (internal network, working hours)      EPINTERN  </w:t>
      </w:r>
    </w:p>
    <w:p w14:paraId="5DD2FC53" w14:textId="77777777" w:rsidR="00774472" w:rsidRPr="0045652F" w:rsidRDefault="00774472">
      <w:pPr>
        <w:pStyle w:val="Ecran80"/>
        <w:rPr>
          <w:lang w:val="en-US"/>
        </w:rPr>
      </w:pPr>
      <w:r w:rsidRPr="0045652F">
        <w:rPr>
          <w:lang w:val="en-US"/>
        </w:rPr>
        <w:t xml:space="preserve"> 1HT00900 ACTIVE   HTTP access (other users)                          EPPUBLIC  </w:t>
      </w:r>
    </w:p>
    <w:p w14:paraId="0226F6AA" w14:textId="77777777" w:rsidR="00774472" w:rsidRPr="0045652F" w:rsidRDefault="00774472">
      <w:pPr>
        <w:pStyle w:val="Ecran80"/>
        <w:rPr>
          <w:lang w:val="en-US"/>
        </w:rPr>
      </w:pPr>
      <w:r w:rsidRPr="0045652F">
        <w:rPr>
          <w:lang w:val="en-US"/>
        </w:rPr>
        <w:t xml:space="preserve">                                                                                </w:t>
      </w:r>
    </w:p>
    <w:p w14:paraId="2BD18A90" w14:textId="77777777" w:rsidR="00774472" w:rsidRPr="0045652F" w:rsidRDefault="00774472">
      <w:pPr>
        <w:pStyle w:val="Ecran80"/>
        <w:rPr>
          <w:lang w:val="en-US"/>
        </w:rPr>
      </w:pPr>
      <w:r w:rsidRPr="0045652F">
        <w:rPr>
          <w:lang w:val="en-US"/>
        </w:rPr>
        <w:t xml:space="preserve">                                                                                </w:t>
      </w:r>
    </w:p>
    <w:p w14:paraId="20BD6FA3" w14:textId="77777777" w:rsidR="00774472" w:rsidRPr="0045652F" w:rsidRDefault="00774472">
      <w:pPr>
        <w:pStyle w:val="Ecran80"/>
        <w:rPr>
          <w:lang w:val="en-US"/>
        </w:rPr>
      </w:pPr>
      <w:r w:rsidRPr="0045652F">
        <w:rPr>
          <w:lang w:val="en-US"/>
        </w:rPr>
        <w:t xml:space="preserve">                                                                                </w:t>
      </w:r>
    </w:p>
    <w:p w14:paraId="1E7088F9" w14:textId="77777777" w:rsidR="00774472" w:rsidRPr="0045652F" w:rsidRDefault="00774472">
      <w:pPr>
        <w:pStyle w:val="Ecran80"/>
        <w:rPr>
          <w:lang w:val="en-US"/>
        </w:rPr>
      </w:pPr>
      <w:r w:rsidRPr="0045652F">
        <w:rPr>
          <w:lang w:val="en-US"/>
        </w:rPr>
        <w:t xml:space="preserve">                                                                                </w:t>
      </w:r>
    </w:p>
    <w:p w14:paraId="5E437A3E" w14:textId="77777777" w:rsidR="00774472" w:rsidRPr="0045652F" w:rsidRDefault="00774472">
      <w:pPr>
        <w:pStyle w:val="Ecran80"/>
        <w:rPr>
          <w:lang w:val="en-US"/>
        </w:rPr>
      </w:pPr>
      <w:r w:rsidRPr="0045652F">
        <w:rPr>
          <w:lang w:val="en-US"/>
        </w:rPr>
        <w:t xml:space="preserve">                                                                                </w:t>
      </w:r>
    </w:p>
    <w:p w14:paraId="5DB588CB" w14:textId="77777777" w:rsidR="00774472" w:rsidRPr="0045652F" w:rsidRDefault="00774472">
      <w:pPr>
        <w:pStyle w:val="Ecran80"/>
        <w:rPr>
          <w:lang w:val="en-US"/>
        </w:rPr>
      </w:pPr>
      <w:r w:rsidRPr="0045652F">
        <w:rPr>
          <w:lang w:val="en-US"/>
        </w:rPr>
        <w:t xml:space="preserve">                                                                                </w:t>
      </w:r>
    </w:p>
    <w:p w14:paraId="184DBFA5" w14:textId="77777777" w:rsidR="00774472" w:rsidRPr="0045652F" w:rsidRDefault="00774472">
      <w:pPr>
        <w:pStyle w:val="Ecran80"/>
        <w:rPr>
          <w:lang w:val="en-US"/>
        </w:rPr>
      </w:pPr>
      <w:r w:rsidRPr="0045652F">
        <w:rPr>
          <w:lang w:val="en-US"/>
        </w:rPr>
        <w:t xml:space="preserve">                                                                                </w:t>
      </w:r>
    </w:p>
    <w:p w14:paraId="79BDE5FE" w14:textId="77777777" w:rsidR="00774472" w:rsidRPr="0045652F" w:rsidRDefault="00774472">
      <w:pPr>
        <w:pStyle w:val="Ecran80"/>
        <w:rPr>
          <w:lang w:val="en-US"/>
        </w:rPr>
      </w:pPr>
      <w:r w:rsidRPr="0045652F">
        <w:rPr>
          <w:lang w:val="en-US"/>
        </w:rPr>
        <w:t xml:space="preserve">                                                                                </w:t>
      </w:r>
    </w:p>
    <w:p w14:paraId="052D454D" w14:textId="77777777" w:rsidR="00774472" w:rsidRPr="0045652F" w:rsidRDefault="00774472">
      <w:pPr>
        <w:pStyle w:val="Ecran80"/>
        <w:rPr>
          <w:lang w:val="en-US"/>
        </w:rPr>
      </w:pPr>
      <w:r w:rsidRPr="0045652F">
        <w:rPr>
          <w:lang w:val="en-US"/>
        </w:rPr>
        <w:t xml:space="preserve">                                                                                </w:t>
      </w:r>
    </w:p>
    <w:p w14:paraId="34C8508C" w14:textId="77777777" w:rsidR="00774472" w:rsidRPr="0045652F" w:rsidRDefault="00774472">
      <w:pPr>
        <w:pStyle w:val="Ecran80"/>
        <w:rPr>
          <w:lang w:val="en-US"/>
        </w:rPr>
      </w:pPr>
      <w:r w:rsidRPr="0045652F">
        <w:rPr>
          <w:lang w:val="en-US"/>
        </w:rPr>
        <w:t xml:space="preserve">                                                                                </w:t>
      </w:r>
    </w:p>
    <w:p w14:paraId="03C6DFD5" w14:textId="77777777" w:rsidR="00774472" w:rsidRPr="0045652F" w:rsidRDefault="00774472">
      <w:pPr>
        <w:pStyle w:val="Ecran80"/>
        <w:rPr>
          <w:lang w:val="en-US"/>
        </w:rPr>
      </w:pPr>
      <w:r w:rsidRPr="0045652F">
        <w:rPr>
          <w:lang w:val="en-US"/>
        </w:rPr>
        <w:t xml:space="preserve">                                                                                </w:t>
      </w:r>
    </w:p>
    <w:p w14:paraId="7F85A11A" w14:textId="77777777" w:rsidR="00774472" w:rsidRPr="0045652F" w:rsidRDefault="00774472">
      <w:pPr>
        <w:pStyle w:val="Ecran80"/>
        <w:rPr>
          <w:lang w:val="en-US"/>
        </w:rPr>
      </w:pPr>
      <w:r w:rsidRPr="0045652F">
        <w:rPr>
          <w:lang w:val="en-US"/>
        </w:rPr>
        <w:t xml:space="preserve">                                                                                </w:t>
      </w:r>
    </w:p>
    <w:p w14:paraId="44826186" w14:textId="77777777" w:rsidR="00774472" w:rsidRPr="0045652F" w:rsidRDefault="00774472">
      <w:pPr>
        <w:pStyle w:val="Ecran80"/>
        <w:rPr>
          <w:lang w:val="en-US"/>
        </w:rPr>
      </w:pPr>
      <w:r w:rsidRPr="0045652F">
        <w:rPr>
          <w:lang w:val="en-US"/>
        </w:rPr>
        <w:t xml:space="preserve">                                                                                </w:t>
      </w:r>
    </w:p>
    <w:p w14:paraId="58E42DEA" w14:textId="77777777" w:rsidR="00774472" w:rsidRPr="0045652F" w:rsidRDefault="00774472">
      <w:pPr>
        <w:pStyle w:val="Ecran80"/>
        <w:rPr>
          <w:lang w:val="en-US"/>
        </w:rPr>
      </w:pPr>
      <w:r w:rsidRPr="0045652F">
        <w:rPr>
          <w:lang w:val="en-US"/>
        </w:rPr>
        <w:t xml:space="preserve">                                                                                </w:t>
      </w:r>
    </w:p>
    <w:p w14:paraId="44C25ADA" w14:textId="77777777" w:rsidR="00774472" w:rsidRPr="0045652F" w:rsidRDefault="00774472">
      <w:pPr>
        <w:pStyle w:val="Ecran80"/>
        <w:rPr>
          <w:lang w:val="en-US"/>
        </w:rPr>
      </w:pPr>
      <w:r w:rsidRPr="0045652F">
        <w:rPr>
          <w:lang w:val="en-US"/>
        </w:rPr>
        <w:t xml:space="preserve"> P1=Update            P2=Suppress          P3=Return                            </w:t>
      </w:r>
    </w:p>
    <w:p w14:paraId="6F2425CC" w14:textId="77777777" w:rsidR="00774472" w:rsidRPr="0045652F" w:rsidRDefault="00774472">
      <w:pPr>
        <w:pStyle w:val="Ecran80"/>
        <w:rPr>
          <w:lang w:val="en-US"/>
        </w:rPr>
      </w:pPr>
      <w:r w:rsidRPr="0045652F">
        <w:rPr>
          <w:lang w:val="en-US"/>
        </w:rPr>
        <w:t xml:space="preserve"> P6=1st page          P7=Page-1            P8=Page+1                 P12=Edit   </w:t>
      </w:r>
    </w:p>
    <w:p w14:paraId="58CB03AF" w14:textId="77777777" w:rsidR="00774472" w:rsidRPr="0045652F" w:rsidRDefault="00774472">
      <w:pPr>
        <w:pStyle w:val="Ecran80"/>
        <w:rPr>
          <w:lang w:val="en-US"/>
        </w:rPr>
      </w:pPr>
      <w:r w:rsidRPr="0045652F">
        <w:rPr>
          <w:lang w:val="en-US"/>
        </w:rPr>
        <w:t xml:space="preserve">                                                                                </w:t>
      </w:r>
    </w:p>
    <w:p w14:paraId="7F594516" w14:textId="77777777" w:rsidR="00774472" w:rsidRPr="0045652F" w:rsidRDefault="00774472">
      <w:pPr>
        <w:pStyle w:val="Caption"/>
        <w:rPr>
          <w:szCs w:val="19"/>
          <w:lang w:val="en-US"/>
        </w:rPr>
      </w:pPr>
      <w:bookmarkStart w:id="794" w:name="_Toc373485157"/>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4</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5</w:t>
      </w:r>
      <w:r w:rsidRPr="0045652F">
        <w:rPr>
          <w:lang w:val="en-US"/>
        </w:rPr>
        <w:fldChar w:fldCharType="end"/>
      </w:r>
      <w:r w:rsidRPr="0045652F">
        <w:rPr>
          <w:szCs w:val="19"/>
          <w:lang w:val="en-US"/>
        </w:rPr>
        <w:t xml:space="preserve"> HTTP security by rule: List of rules</w:t>
      </w:r>
      <w:bookmarkEnd w:id="794"/>
    </w:p>
    <w:p w14:paraId="1EBC4824" w14:textId="77777777" w:rsidR="00774472" w:rsidRPr="0045652F" w:rsidRDefault="00774472">
      <w:pPr>
        <w:pStyle w:val="Ecran80"/>
        <w:rPr>
          <w:lang w:val="en-US"/>
        </w:rPr>
      </w:pPr>
      <w:r w:rsidRPr="0045652F">
        <w:rPr>
          <w:lang w:val="en-US"/>
        </w:rPr>
        <w:t xml:space="preserve"> DETAIL of RULE from RULE SET: H-HTTP   ------------- Applid: SPVIRD2  14:04:18 </w:t>
      </w:r>
    </w:p>
    <w:p w14:paraId="38285D54" w14:textId="77777777" w:rsidR="00774472" w:rsidRPr="0045652F" w:rsidRDefault="00774472">
      <w:pPr>
        <w:pStyle w:val="Ecran80"/>
        <w:rPr>
          <w:lang w:val="en-US"/>
        </w:rPr>
      </w:pPr>
      <w:r w:rsidRPr="0045652F">
        <w:rPr>
          <w:lang w:val="en-US"/>
        </w:rPr>
        <w:t xml:space="preserve">                                                                                </w:t>
      </w:r>
    </w:p>
    <w:p w14:paraId="7F912798" w14:textId="77777777" w:rsidR="00774472" w:rsidRPr="0045652F" w:rsidRDefault="00774472">
      <w:pPr>
        <w:pStyle w:val="Ecran80"/>
        <w:rPr>
          <w:lang w:val="en-US"/>
        </w:rPr>
      </w:pPr>
      <w:r w:rsidRPr="0045652F">
        <w:rPr>
          <w:lang w:val="en-US"/>
        </w:rPr>
        <w:t xml:space="preserve"> Name          ===&gt; 1HT00100               Rule priority is per name            </w:t>
      </w:r>
    </w:p>
    <w:p w14:paraId="7EA8E861" w14:textId="77777777" w:rsidR="00774472" w:rsidRPr="0045652F" w:rsidRDefault="00774472">
      <w:pPr>
        <w:pStyle w:val="Ecran80"/>
        <w:rPr>
          <w:lang w:val="en-US"/>
        </w:rPr>
      </w:pPr>
      <w:r w:rsidRPr="0045652F">
        <w:rPr>
          <w:lang w:val="en-US"/>
        </w:rPr>
        <w:t xml:space="preserve"> Status        ===&gt; ACTIVE                 Mon, 24 Sep 2001 14:19:14            </w:t>
      </w:r>
    </w:p>
    <w:p w14:paraId="30E7BC50" w14:textId="77777777" w:rsidR="00774472" w:rsidRPr="0045652F" w:rsidRDefault="00774472">
      <w:pPr>
        <w:pStyle w:val="Ecran80"/>
        <w:rPr>
          <w:lang w:val="en-US"/>
        </w:rPr>
      </w:pPr>
      <w:r w:rsidRPr="0045652F">
        <w:rPr>
          <w:lang w:val="en-US"/>
        </w:rPr>
        <w:t xml:space="preserve"> Description   ===&gt; HTTP access (users authorised by cookie)                    </w:t>
      </w:r>
    </w:p>
    <w:p w14:paraId="45301244" w14:textId="77777777" w:rsidR="00774472" w:rsidRPr="0045652F" w:rsidRDefault="00774472">
      <w:pPr>
        <w:pStyle w:val="Ecran80"/>
        <w:rPr>
          <w:lang w:val="en-US"/>
        </w:rPr>
      </w:pPr>
      <w:r w:rsidRPr="0045652F">
        <w:rPr>
          <w:lang w:val="en-US"/>
        </w:rPr>
        <w:t xml:space="preserve"> Entry point   ===&gt; $COOKIE$               Target Entry Point                   </w:t>
      </w:r>
    </w:p>
    <w:p w14:paraId="6039A64C" w14:textId="77777777" w:rsidR="00774472" w:rsidRPr="0045652F" w:rsidRDefault="00774472">
      <w:pPr>
        <w:pStyle w:val="Ecran80"/>
        <w:rPr>
          <w:lang w:val="en-US"/>
        </w:rPr>
      </w:pPr>
      <w:r w:rsidRPr="0045652F">
        <w:rPr>
          <w:lang w:val="en-US"/>
        </w:rPr>
        <w:t xml:space="preserve"> Parameter     ===&gt;                                   optional &amp;1 value         </w:t>
      </w:r>
    </w:p>
    <w:p w14:paraId="1EADAB85" w14:textId="77777777" w:rsidR="00774472" w:rsidRPr="0045652F" w:rsidRDefault="00774472">
      <w:pPr>
        <w:pStyle w:val="Ecran80"/>
        <w:rPr>
          <w:lang w:val="en-US"/>
        </w:rPr>
      </w:pPr>
      <w:r w:rsidRPr="0045652F">
        <w:rPr>
          <w:lang w:val="en-US"/>
        </w:rPr>
        <w:t xml:space="preserve"> Trace         ===&gt;                        1=commands 2=data 3=partner          </w:t>
      </w:r>
    </w:p>
    <w:p w14:paraId="0799D51A" w14:textId="77777777" w:rsidR="00774472" w:rsidRPr="0045652F" w:rsidRDefault="00774472">
      <w:pPr>
        <w:pStyle w:val="Ecran80"/>
        <w:rPr>
          <w:lang w:val="en-US"/>
        </w:rPr>
      </w:pPr>
      <w:r w:rsidRPr="0045652F">
        <w:rPr>
          <w:lang w:val="en-US"/>
        </w:rPr>
        <w:t xml:space="preserve">                                                                                </w:t>
      </w:r>
    </w:p>
    <w:p w14:paraId="3390FA5F" w14:textId="77777777" w:rsidR="00774472" w:rsidRPr="0045652F" w:rsidRDefault="00774472">
      <w:pPr>
        <w:pStyle w:val="Ecran80"/>
        <w:rPr>
          <w:lang w:val="en-US"/>
        </w:rPr>
      </w:pPr>
      <w:r w:rsidRPr="0045652F">
        <w:rPr>
          <w:lang w:val="en-US"/>
        </w:rPr>
        <w:t xml:space="preserve"> C : 0=IGNORE 1=IS 2=IS NOT 3=STARTS WITH 4=DOES NOT 5=ENDS WITH 6=DOES NOT     </w:t>
      </w:r>
    </w:p>
    <w:p w14:paraId="5BE1E3A1" w14:textId="77777777" w:rsidR="00774472" w:rsidRPr="0045652F" w:rsidRDefault="00774472">
      <w:pPr>
        <w:pStyle w:val="Ecran80"/>
        <w:rPr>
          <w:lang w:val="en-US"/>
        </w:rPr>
      </w:pPr>
      <w:r w:rsidRPr="0045652F">
        <w:rPr>
          <w:lang w:val="en-US"/>
        </w:rPr>
        <w:t xml:space="preserve"> 0 IP Subnet   ===&gt;                        Mask     ===&gt;                        </w:t>
      </w:r>
    </w:p>
    <w:p w14:paraId="03E67E85" w14:textId="77777777" w:rsidR="00774472" w:rsidRPr="0045652F" w:rsidRDefault="00774472">
      <w:pPr>
        <w:pStyle w:val="Ecran80"/>
        <w:rPr>
          <w:lang w:val="en-US"/>
        </w:rPr>
      </w:pPr>
      <w:r w:rsidRPr="0045652F">
        <w:rPr>
          <w:lang w:val="en-US"/>
        </w:rPr>
        <w:t xml:space="preserve"> 0 Host        ===&gt;                                                             </w:t>
      </w:r>
    </w:p>
    <w:p w14:paraId="3C905E6D" w14:textId="77777777" w:rsidR="00774472" w:rsidRPr="0045652F" w:rsidRDefault="00774472">
      <w:pPr>
        <w:pStyle w:val="Ecran80"/>
        <w:rPr>
          <w:lang w:val="en-US"/>
        </w:rPr>
      </w:pPr>
      <w:r w:rsidRPr="0045652F">
        <w:rPr>
          <w:lang w:val="en-US"/>
        </w:rPr>
        <w:t xml:space="preserve"> 0 eMail       ===&gt;                                                             </w:t>
      </w:r>
    </w:p>
    <w:p w14:paraId="09835896" w14:textId="77777777" w:rsidR="00774472" w:rsidRPr="0045652F" w:rsidRDefault="00774472">
      <w:pPr>
        <w:pStyle w:val="Ecran80"/>
        <w:rPr>
          <w:lang w:val="en-US"/>
        </w:rPr>
      </w:pPr>
      <w:r w:rsidRPr="0045652F">
        <w:rPr>
          <w:lang w:val="en-US"/>
        </w:rPr>
        <w:t xml:space="preserve"> 0 Calling DTE ===&gt;                        Calling DTE address or proxy         </w:t>
      </w:r>
    </w:p>
    <w:p w14:paraId="0EEA35EE" w14:textId="77777777" w:rsidR="00774472" w:rsidRPr="0045652F" w:rsidRDefault="00774472">
      <w:pPr>
        <w:pStyle w:val="Ecran80"/>
        <w:rPr>
          <w:lang w:val="en-US"/>
        </w:rPr>
      </w:pPr>
      <w:r w:rsidRPr="0045652F">
        <w:rPr>
          <w:lang w:val="en-US"/>
        </w:rPr>
        <w:t xml:space="preserve"> 0 Called      ===&gt;                        Called DTE address                   </w:t>
      </w:r>
    </w:p>
    <w:p w14:paraId="4A23B138" w14:textId="77777777" w:rsidR="00774472" w:rsidRPr="0045652F" w:rsidRDefault="00774472">
      <w:pPr>
        <w:pStyle w:val="Ecran80"/>
        <w:rPr>
          <w:lang w:val="en-US"/>
        </w:rPr>
      </w:pPr>
      <w:r w:rsidRPr="0045652F">
        <w:rPr>
          <w:lang w:val="en-US"/>
        </w:rPr>
        <w:t xml:space="preserve"> 0 CUD0 (Hex)  ===&gt;                        First 4 bytes of CUD (X25 protocol)  </w:t>
      </w:r>
    </w:p>
    <w:p w14:paraId="56528F4E" w14:textId="77777777" w:rsidR="00774472" w:rsidRPr="0045652F" w:rsidRDefault="00774472">
      <w:pPr>
        <w:pStyle w:val="Ecran80"/>
        <w:rPr>
          <w:lang w:val="en-US"/>
        </w:rPr>
      </w:pPr>
      <w:r w:rsidRPr="0045652F">
        <w:rPr>
          <w:lang w:val="en-US"/>
        </w:rPr>
        <w:t xml:space="preserve"> 0 User Data   ===&gt;                                                             </w:t>
      </w:r>
    </w:p>
    <w:p w14:paraId="385074A2" w14:textId="77777777" w:rsidR="00774472" w:rsidRPr="0045652F" w:rsidRDefault="00774472">
      <w:pPr>
        <w:pStyle w:val="Ecran80"/>
        <w:rPr>
          <w:lang w:val="en-US"/>
        </w:rPr>
      </w:pPr>
      <w:r w:rsidRPr="0045652F">
        <w:rPr>
          <w:lang w:val="en-US"/>
        </w:rPr>
        <w:t xml:space="preserve">                                                                                </w:t>
      </w:r>
    </w:p>
    <w:p w14:paraId="019747C4" w14:textId="77777777" w:rsidR="00774472" w:rsidRPr="0045652F" w:rsidRDefault="00774472">
      <w:pPr>
        <w:pStyle w:val="Ecran80"/>
        <w:rPr>
          <w:lang w:val="en-US"/>
        </w:rPr>
      </w:pPr>
      <w:r w:rsidRPr="0045652F">
        <w:rPr>
          <w:lang w:val="en-US"/>
        </w:rPr>
        <w:t xml:space="preserve"> 0 Days        ===&gt; M:      T:      W:      T:      F:      S:      S:          </w:t>
      </w:r>
    </w:p>
    <w:p w14:paraId="23A8E6AC" w14:textId="77777777" w:rsidR="00774472" w:rsidRPr="0045652F" w:rsidRDefault="00774472">
      <w:pPr>
        <w:pStyle w:val="Ecran80"/>
        <w:rPr>
          <w:lang w:val="en-US"/>
        </w:rPr>
      </w:pPr>
      <w:r w:rsidRPr="0045652F">
        <w:rPr>
          <w:lang w:val="en-US"/>
        </w:rPr>
        <w:t xml:space="preserve"> 0 Start time  ===&gt; H:      M:      S:     End time ===&gt; H:      M:      S:     </w:t>
      </w:r>
    </w:p>
    <w:p w14:paraId="21A61E5E" w14:textId="77777777" w:rsidR="00774472" w:rsidRPr="0045652F" w:rsidRDefault="00774472">
      <w:pPr>
        <w:pStyle w:val="Ecran80"/>
        <w:rPr>
          <w:lang w:val="en-US"/>
        </w:rPr>
      </w:pPr>
      <w:r w:rsidRPr="0045652F">
        <w:rPr>
          <w:lang w:val="en-US"/>
        </w:rPr>
        <w:t xml:space="preserve">                                                                                </w:t>
      </w:r>
    </w:p>
    <w:p w14:paraId="7CE7BEDE" w14:textId="77777777" w:rsidR="00774472" w:rsidRPr="0045652F" w:rsidRDefault="00774472">
      <w:pPr>
        <w:pStyle w:val="Ecran80"/>
        <w:rPr>
          <w:lang w:val="en-US"/>
        </w:rPr>
      </w:pPr>
      <w:r w:rsidRPr="0045652F">
        <w:rPr>
          <w:lang w:val="en-US"/>
        </w:rPr>
        <w:t xml:space="preserve"> P1=Update                          P3=Return                      Enter=Add    </w:t>
      </w:r>
    </w:p>
    <w:p w14:paraId="6192547A" w14:textId="77777777" w:rsidR="00774472" w:rsidRPr="0045652F" w:rsidRDefault="00774472">
      <w:pPr>
        <w:pStyle w:val="Ecran80"/>
        <w:rPr>
          <w:lang w:val="en-US"/>
        </w:rPr>
      </w:pPr>
      <w:r w:rsidRPr="0045652F">
        <w:rPr>
          <w:lang w:val="en-US"/>
        </w:rPr>
        <w:t xml:space="preserve"> P4=Activate                        P5=Inactivate                  P12=Entry P. </w:t>
      </w:r>
    </w:p>
    <w:p w14:paraId="45BFBE49" w14:textId="77777777" w:rsidR="00774472" w:rsidRPr="0045652F" w:rsidRDefault="00774472">
      <w:pPr>
        <w:pStyle w:val="Ecran80"/>
        <w:rPr>
          <w:lang w:val="en-US"/>
        </w:rPr>
      </w:pPr>
      <w:r w:rsidRPr="0045652F">
        <w:rPr>
          <w:lang w:val="en-US"/>
        </w:rPr>
        <w:t xml:space="preserve">                                                                                </w:t>
      </w:r>
    </w:p>
    <w:p w14:paraId="67F3DAEC" w14:textId="77777777" w:rsidR="00774472" w:rsidRPr="0045652F" w:rsidRDefault="00774472">
      <w:pPr>
        <w:pStyle w:val="Caption"/>
        <w:rPr>
          <w:szCs w:val="19"/>
          <w:lang w:val="en-US"/>
        </w:rPr>
      </w:pPr>
      <w:bookmarkStart w:id="795" w:name="_Toc373485158"/>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4</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6</w:t>
      </w:r>
      <w:r w:rsidRPr="0045652F">
        <w:rPr>
          <w:lang w:val="en-US"/>
        </w:rPr>
        <w:fldChar w:fldCharType="end"/>
      </w:r>
      <w:r w:rsidRPr="0045652F">
        <w:rPr>
          <w:szCs w:val="19"/>
          <w:lang w:val="en-US"/>
        </w:rPr>
        <w:t xml:space="preserve"> HTTP security by rule: U</w:t>
      </w:r>
      <w:r w:rsidRPr="0045652F">
        <w:rPr>
          <w:lang w:val="en-US"/>
        </w:rPr>
        <w:t>sers authorized by cookie</w:t>
      </w:r>
      <w:bookmarkEnd w:id="795"/>
    </w:p>
    <w:p w14:paraId="112278DD" w14:textId="77777777" w:rsidR="00774472" w:rsidRPr="0045652F" w:rsidRDefault="00774472">
      <w:pPr>
        <w:pStyle w:val="Ecran80"/>
        <w:rPr>
          <w:lang w:val="en-US"/>
        </w:rPr>
      </w:pPr>
      <w:r w:rsidRPr="0045652F">
        <w:rPr>
          <w:lang w:val="en-US"/>
        </w:rPr>
        <w:t xml:space="preserve"> DETAIL of RULE from RULE SET: H-HTTP   ------------- Applid: SPVIRD2  14:08:45 </w:t>
      </w:r>
    </w:p>
    <w:p w14:paraId="728363B0" w14:textId="77777777" w:rsidR="00774472" w:rsidRPr="0045652F" w:rsidRDefault="00774472">
      <w:pPr>
        <w:pStyle w:val="Ecran80"/>
        <w:rPr>
          <w:lang w:val="en-US"/>
        </w:rPr>
      </w:pPr>
      <w:r w:rsidRPr="0045652F">
        <w:rPr>
          <w:lang w:val="en-US"/>
        </w:rPr>
        <w:t xml:space="preserve">                                                                                </w:t>
      </w:r>
    </w:p>
    <w:p w14:paraId="359459FD" w14:textId="77777777" w:rsidR="00774472" w:rsidRPr="0045652F" w:rsidRDefault="00774472">
      <w:pPr>
        <w:pStyle w:val="Ecran80"/>
        <w:rPr>
          <w:lang w:val="en-US"/>
        </w:rPr>
      </w:pPr>
      <w:r w:rsidRPr="0045652F">
        <w:rPr>
          <w:lang w:val="en-US"/>
        </w:rPr>
        <w:t xml:space="preserve"> Name          ===&gt; 1HT00200               Rule priority is per name            </w:t>
      </w:r>
    </w:p>
    <w:p w14:paraId="174D0CEA" w14:textId="77777777" w:rsidR="00774472" w:rsidRPr="0045652F" w:rsidRDefault="00774472">
      <w:pPr>
        <w:pStyle w:val="Ecran80"/>
        <w:rPr>
          <w:lang w:val="en-US"/>
        </w:rPr>
      </w:pPr>
      <w:r w:rsidRPr="0045652F">
        <w:rPr>
          <w:lang w:val="en-US"/>
        </w:rPr>
        <w:t xml:space="preserve"> Status        ===&gt; ACTIVE                 02 Jun 2006 14:08:41       VIRDBA    </w:t>
      </w:r>
    </w:p>
    <w:p w14:paraId="01F523DC" w14:textId="77777777" w:rsidR="00774472" w:rsidRPr="0045652F" w:rsidRDefault="00774472">
      <w:pPr>
        <w:pStyle w:val="Ecran80"/>
        <w:rPr>
          <w:lang w:val="en-US"/>
        </w:rPr>
      </w:pPr>
      <w:r w:rsidRPr="0045652F">
        <w:rPr>
          <w:lang w:val="en-US"/>
        </w:rPr>
        <w:t xml:space="preserve"> Description   ===&gt; HTTP access (internal network, working hours)               </w:t>
      </w:r>
    </w:p>
    <w:p w14:paraId="346D60E6" w14:textId="77777777" w:rsidR="00774472" w:rsidRPr="0045652F" w:rsidRDefault="00774472">
      <w:pPr>
        <w:pStyle w:val="Ecran80"/>
        <w:rPr>
          <w:lang w:val="en-US"/>
        </w:rPr>
      </w:pPr>
      <w:r w:rsidRPr="0045652F">
        <w:rPr>
          <w:lang w:val="en-US"/>
        </w:rPr>
        <w:t xml:space="preserve"> Entry point   ===&gt; EPINTERN               Target Entry Point                   </w:t>
      </w:r>
    </w:p>
    <w:p w14:paraId="632B3750" w14:textId="77777777" w:rsidR="00774472" w:rsidRPr="0045652F" w:rsidRDefault="00774472">
      <w:pPr>
        <w:pStyle w:val="Ecran80"/>
        <w:rPr>
          <w:lang w:val="en-US"/>
        </w:rPr>
      </w:pPr>
      <w:r w:rsidRPr="0045652F">
        <w:rPr>
          <w:lang w:val="en-US"/>
        </w:rPr>
        <w:t xml:space="preserve"> Parameter     ===&gt;                                   optional &amp;1 value         </w:t>
      </w:r>
    </w:p>
    <w:p w14:paraId="0BF5EE27" w14:textId="77777777" w:rsidR="00774472" w:rsidRPr="0045652F" w:rsidRDefault="00774472">
      <w:pPr>
        <w:pStyle w:val="Ecran80"/>
        <w:rPr>
          <w:lang w:val="en-US"/>
        </w:rPr>
      </w:pPr>
      <w:r w:rsidRPr="0045652F">
        <w:rPr>
          <w:lang w:val="en-US"/>
        </w:rPr>
        <w:t xml:space="preserve"> Trace         ===&gt;                        1=commands 2=data 3=partner          </w:t>
      </w:r>
    </w:p>
    <w:p w14:paraId="74BE0BD5" w14:textId="77777777" w:rsidR="00774472" w:rsidRPr="0045652F" w:rsidRDefault="00774472">
      <w:pPr>
        <w:pStyle w:val="Ecran80"/>
        <w:rPr>
          <w:lang w:val="en-US"/>
        </w:rPr>
      </w:pPr>
      <w:r w:rsidRPr="0045652F">
        <w:rPr>
          <w:lang w:val="en-US"/>
        </w:rPr>
        <w:t xml:space="preserve">                                                                                </w:t>
      </w:r>
    </w:p>
    <w:p w14:paraId="39D8D707" w14:textId="77777777" w:rsidR="00774472" w:rsidRPr="0045652F" w:rsidRDefault="00774472">
      <w:pPr>
        <w:pStyle w:val="Ecran80"/>
        <w:rPr>
          <w:lang w:val="en-US"/>
        </w:rPr>
      </w:pPr>
      <w:r w:rsidRPr="0045652F">
        <w:rPr>
          <w:lang w:val="en-US"/>
        </w:rPr>
        <w:t xml:space="preserve"> C : 0=IGNORE 1=IS 2=IS NOT 3=STARTS WITH 4=DOES NOT 5=ENDS WITH 6=DOES NOT     </w:t>
      </w:r>
    </w:p>
    <w:p w14:paraId="4EBDE9B4" w14:textId="77777777" w:rsidR="00774472" w:rsidRPr="0045652F" w:rsidRDefault="00774472">
      <w:pPr>
        <w:pStyle w:val="Ecran80"/>
        <w:rPr>
          <w:lang w:val="en-US"/>
        </w:rPr>
      </w:pPr>
      <w:r w:rsidRPr="0045652F">
        <w:rPr>
          <w:lang w:val="en-US"/>
        </w:rPr>
        <w:t xml:space="preserve"> 1 IP Subnet   ===&gt; 192.168.000.000        Mask     ===&gt; 255.255.000.000        </w:t>
      </w:r>
    </w:p>
    <w:p w14:paraId="66BB8723" w14:textId="77777777" w:rsidR="00774472" w:rsidRPr="0045652F" w:rsidRDefault="00774472">
      <w:pPr>
        <w:pStyle w:val="Ecran80"/>
        <w:rPr>
          <w:lang w:val="en-US"/>
        </w:rPr>
      </w:pPr>
      <w:r w:rsidRPr="0045652F">
        <w:rPr>
          <w:lang w:val="en-US"/>
        </w:rPr>
        <w:t xml:space="preserve"> 0 Host        ===&gt;                                                             </w:t>
      </w:r>
    </w:p>
    <w:p w14:paraId="433C475F" w14:textId="77777777" w:rsidR="00774472" w:rsidRPr="0045652F" w:rsidRDefault="00774472">
      <w:pPr>
        <w:pStyle w:val="Ecran80"/>
        <w:rPr>
          <w:lang w:val="en-US"/>
        </w:rPr>
      </w:pPr>
      <w:r w:rsidRPr="0045652F">
        <w:rPr>
          <w:lang w:val="en-US"/>
        </w:rPr>
        <w:t xml:space="preserve"> 0 eMail       ===&gt;                                                             </w:t>
      </w:r>
    </w:p>
    <w:p w14:paraId="7A8AD270" w14:textId="77777777" w:rsidR="00774472" w:rsidRPr="0045652F" w:rsidRDefault="00774472">
      <w:pPr>
        <w:pStyle w:val="Ecran80"/>
        <w:rPr>
          <w:lang w:val="en-US"/>
        </w:rPr>
      </w:pPr>
      <w:r w:rsidRPr="0045652F">
        <w:rPr>
          <w:lang w:val="en-US"/>
        </w:rPr>
        <w:t xml:space="preserve"> 0 Calling DTE ===&gt;                        Calling DTE address or proxy         </w:t>
      </w:r>
    </w:p>
    <w:p w14:paraId="3AB8051B" w14:textId="77777777" w:rsidR="00774472" w:rsidRPr="0045652F" w:rsidRDefault="00774472">
      <w:pPr>
        <w:pStyle w:val="Ecran80"/>
        <w:rPr>
          <w:lang w:val="en-US"/>
        </w:rPr>
      </w:pPr>
      <w:r w:rsidRPr="0045652F">
        <w:rPr>
          <w:lang w:val="en-US"/>
        </w:rPr>
        <w:t xml:space="preserve"> 0 Called      ===&gt;                        Called DTE address                   </w:t>
      </w:r>
    </w:p>
    <w:p w14:paraId="40A89E5F" w14:textId="77777777" w:rsidR="00774472" w:rsidRPr="0045652F" w:rsidRDefault="00774472">
      <w:pPr>
        <w:pStyle w:val="Ecran80"/>
        <w:rPr>
          <w:lang w:val="en-US"/>
        </w:rPr>
      </w:pPr>
      <w:r w:rsidRPr="0045652F">
        <w:rPr>
          <w:lang w:val="en-US"/>
        </w:rPr>
        <w:t xml:space="preserve"> 0 CUD0 (Hex)  ===&gt;                        First 4 bytes of CUD (X25 protocol)  </w:t>
      </w:r>
    </w:p>
    <w:p w14:paraId="1FD079E1" w14:textId="77777777" w:rsidR="00774472" w:rsidRPr="0045652F" w:rsidRDefault="00774472">
      <w:pPr>
        <w:pStyle w:val="Ecran80"/>
        <w:rPr>
          <w:lang w:val="en-US"/>
        </w:rPr>
      </w:pPr>
      <w:r w:rsidRPr="0045652F">
        <w:rPr>
          <w:lang w:val="en-US"/>
        </w:rPr>
        <w:t xml:space="preserve"> 0 User Data   ===&gt;                                                             </w:t>
      </w:r>
    </w:p>
    <w:p w14:paraId="1BE07EA3" w14:textId="77777777" w:rsidR="00774472" w:rsidRPr="0045652F" w:rsidRDefault="00774472">
      <w:pPr>
        <w:pStyle w:val="Ecran80"/>
        <w:rPr>
          <w:lang w:val="en-US"/>
        </w:rPr>
      </w:pPr>
      <w:r w:rsidRPr="0045652F">
        <w:rPr>
          <w:lang w:val="en-US"/>
        </w:rPr>
        <w:t xml:space="preserve">                                                                                </w:t>
      </w:r>
    </w:p>
    <w:p w14:paraId="0E66FB26" w14:textId="77777777" w:rsidR="00774472" w:rsidRPr="0045652F" w:rsidRDefault="00774472">
      <w:pPr>
        <w:pStyle w:val="Ecran80"/>
        <w:rPr>
          <w:lang w:val="en-US"/>
        </w:rPr>
      </w:pPr>
      <w:r w:rsidRPr="0045652F">
        <w:rPr>
          <w:lang w:val="en-US"/>
        </w:rPr>
        <w:t xml:space="preserve"> 1 Days        ===&gt; M: X    T: X    W: X    T: X    F: X    S:      S:          </w:t>
      </w:r>
    </w:p>
    <w:p w14:paraId="1FBDA2AB" w14:textId="77777777" w:rsidR="00774472" w:rsidRPr="0045652F" w:rsidRDefault="00774472">
      <w:pPr>
        <w:pStyle w:val="Ecran80"/>
        <w:rPr>
          <w:lang w:val="en-US"/>
        </w:rPr>
      </w:pPr>
      <w:r w:rsidRPr="0045652F">
        <w:rPr>
          <w:lang w:val="en-US"/>
        </w:rPr>
        <w:t xml:space="preserve"> 1 Start time  ===&gt; H: 08   M: 30   S: 00  End time ===&gt; H: 17   M: 30   S: 00  </w:t>
      </w:r>
    </w:p>
    <w:p w14:paraId="491646FF" w14:textId="77777777" w:rsidR="00774472" w:rsidRPr="0045652F" w:rsidRDefault="00774472">
      <w:pPr>
        <w:pStyle w:val="Ecran80"/>
        <w:rPr>
          <w:lang w:val="en-US"/>
        </w:rPr>
      </w:pPr>
      <w:r w:rsidRPr="0045652F">
        <w:rPr>
          <w:lang w:val="en-US"/>
        </w:rPr>
        <w:t xml:space="preserve">                                                                                </w:t>
      </w:r>
    </w:p>
    <w:p w14:paraId="76AE8C69" w14:textId="77777777" w:rsidR="00774472" w:rsidRPr="0045652F" w:rsidRDefault="00774472">
      <w:pPr>
        <w:pStyle w:val="Ecran80"/>
        <w:rPr>
          <w:lang w:val="en-US"/>
        </w:rPr>
      </w:pPr>
      <w:r w:rsidRPr="0045652F">
        <w:rPr>
          <w:lang w:val="en-US"/>
        </w:rPr>
        <w:t xml:space="preserve"> P1=Update                          P3=Return                      Enter=Add    </w:t>
      </w:r>
    </w:p>
    <w:p w14:paraId="214D87F1" w14:textId="77777777" w:rsidR="00774472" w:rsidRPr="0045652F" w:rsidRDefault="00774472">
      <w:pPr>
        <w:pStyle w:val="Ecran80"/>
        <w:rPr>
          <w:lang w:val="en-US"/>
        </w:rPr>
      </w:pPr>
      <w:r w:rsidRPr="0045652F">
        <w:rPr>
          <w:lang w:val="en-US"/>
        </w:rPr>
        <w:t xml:space="preserve"> P4=Activate                        P5=Inactivate                  P12=Entry P. </w:t>
      </w:r>
    </w:p>
    <w:p w14:paraId="3664DC54" w14:textId="77777777" w:rsidR="00774472" w:rsidRPr="0045652F" w:rsidRDefault="00774472">
      <w:pPr>
        <w:pStyle w:val="Ecran80"/>
        <w:rPr>
          <w:lang w:val="en-US"/>
        </w:rPr>
      </w:pPr>
      <w:r w:rsidRPr="0045652F">
        <w:rPr>
          <w:lang w:val="en-US"/>
        </w:rPr>
        <w:t xml:space="preserve">                                                                                </w:t>
      </w:r>
    </w:p>
    <w:p w14:paraId="566549B2" w14:textId="77777777" w:rsidR="00774472" w:rsidRPr="0045652F" w:rsidRDefault="00774472">
      <w:pPr>
        <w:pStyle w:val="Caption"/>
        <w:rPr>
          <w:szCs w:val="19"/>
          <w:lang w:val="en-US"/>
        </w:rPr>
      </w:pPr>
      <w:bookmarkStart w:id="796" w:name="_Toc373485159"/>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4</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7</w:t>
      </w:r>
      <w:r w:rsidRPr="0045652F">
        <w:rPr>
          <w:lang w:val="en-US"/>
        </w:rPr>
        <w:fldChar w:fldCharType="end"/>
      </w:r>
      <w:r w:rsidRPr="0045652F">
        <w:rPr>
          <w:szCs w:val="19"/>
          <w:lang w:val="en-US"/>
        </w:rPr>
        <w:t xml:space="preserve"> HTTP security by rule: I</w:t>
      </w:r>
      <w:r w:rsidRPr="0045652F">
        <w:rPr>
          <w:lang w:val="en-US"/>
        </w:rPr>
        <w:t>nternal network, working hours</w:t>
      </w:r>
      <w:bookmarkEnd w:id="796"/>
    </w:p>
    <w:p w14:paraId="06C920F0" w14:textId="77777777" w:rsidR="00774472" w:rsidRPr="0045652F" w:rsidRDefault="00774472">
      <w:pPr>
        <w:pStyle w:val="Ecran80"/>
        <w:rPr>
          <w:lang w:val="en-US"/>
        </w:rPr>
      </w:pPr>
      <w:r w:rsidRPr="0045652F">
        <w:rPr>
          <w:lang w:val="en-US"/>
        </w:rPr>
        <w:t xml:space="preserve"> DETAIL of RULE from RULE SET: H-HTTP   ------------- Applid: SPVIRD2  14:10:50 </w:t>
      </w:r>
    </w:p>
    <w:p w14:paraId="6D01408C" w14:textId="77777777" w:rsidR="00774472" w:rsidRPr="0045652F" w:rsidRDefault="00774472">
      <w:pPr>
        <w:pStyle w:val="Ecran80"/>
        <w:rPr>
          <w:lang w:val="en-US"/>
        </w:rPr>
      </w:pPr>
      <w:r w:rsidRPr="0045652F">
        <w:rPr>
          <w:lang w:val="en-US"/>
        </w:rPr>
        <w:t xml:space="preserve">                                                                                </w:t>
      </w:r>
    </w:p>
    <w:p w14:paraId="64161EE3" w14:textId="77777777" w:rsidR="00774472" w:rsidRPr="0045652F" w:rsidRDefault="00774472">
      <w:pPr>
        <w:pStyle w:val="Ecran80"/>
        <w:rPr>
          <w:lang w:val="en-US"/>
        </w:rPr>
      </w:pPr>
      <w:r w:rsidRPr="0045652F">
        <w:rPr>
          <w:lang w:val="en-US"/>
        </w:rPr>
        <w:t xml:space="preserve"> Name          ===&gt; 1HT00900               Rule priority is per name            </w:t>
      </w:r>
    </w:p>
    <w:p w14:paraId="3FABD730" w14:textId="77777777" w:rsidR="00774472" w:rsidRPr="0045652F" w:rsidRDefault="00774472">
      <w:pPr>
        <w:pStyle w:val="Ecran80"/>
        <w:rPr>
          <w:lang w:val="en-US"/>
        </w:rPr>
      </w:pPr>
      <w:r w:rsidRPr="0045652F">
        <w:rPr>
          <w:lang w:val="en-US"/>
        </w:rPr>
        <w:t xml:space="preserve"> Status        ===&gt; ACTIVE                 02 Jun 2006 14:08:05       VIRDBA    </w:t>
      </w:r>
    </w:p>
    <w:p w14:paraId="3E6B156B" w14:textId="77777777" w:rsidR="00774472" w:rsidRPr="0045652F" w:rsidRDefault="00774472">
      <w:pPr>
        <w:pStyle w:val="Ecran80"/>
        <w:rPr>
          <w:lang w:val="en-US"/>
        </w:rPr>
      </w:pPr>
      <w:r w:rsidRPr="0045652F">
        <w:rPr>
          <w:lang w:val="en-US"/>
        </w:rPr>
        <w:t xml:space="preserve"> Description   ===&gt; HTTP access (other users)                                   </w:t>
      </w:r>
    </w:p>
    <w:p w14:paraId="2D218091" w14:textId="77777777" w:rsidR="00774472" w:rsidRPr="0045652F" w:rsidRDefault="00774472">
      <w:pPr>
        <w:pStyle w:val="Ecran80"/>
        <w:rPr>
          <w:lang w:val="en-US"/>
        </w:rPr>
      </w:pPr>
      <w:r w:rsidRPr="0045652F">
        <w:rPr>
          <w:lang w:val="en-US"/>
        </w:rPr>
        <w:t xml:space="preserve"> Entry point   ===&gt; EPPUBLIC               Target Entry Point                   </w:t>
      </w:r>
    </w:p>
    <w:p w14:paraId="794DF438" w14:textId="77777777" w:rsidR="00774472" w:rsidRPr="0045652F" w:rsidRDefault="00774472">
      <w:pPr>
        <w:pStyle w:val="Ecran80"/>
        <w:rPr>
          <w:lang w:val="en-US"/>
        </w:rPr>
      </w:pPr>
      <w:r w:rsidRPr="0045652F">
        <w:rPr>
          <w:lang w:val="en-US"/>
        </w:rPr>
        <w:t xml:space="preserve"> Parameter     ===&gt;                                   optional &amp;1 value         </w:t>
      </w:r>
    </w:p>
    <w:p w14:paraId="3E9EF55D" w14:textId="77777777" w:rsidR="00774472" w:rsidRPr="0045652F" w:rsidRDefault="00774472">
      <w:pPr>
        <w:pStyle w:val="Ecran80"/>
        <w:rPr>
          <w:lang w:val="en-US"/>
        </w:rPr>
      </w:pPr>
      <w:r w:rsidRPr="0045652F">
        <w:rPr>
          <w:lang w:val="en-US"/>
        </w:rPr>
        <w:t xml:space="preserve"> Trace         ===&gt;                        1=commands 2=data 3=partner          </w:t>
      </w:r>
    </w:p>
    <w:p w14:paraId="7337D5B6" w14:textId="77777777" w:rsidR="00774472" w:rsidRPr="0045652F" w:rsidRDefault="00774472">
      <w:pPr>
        <w:pStyle w:val="Ecran80"/>
        <w:rPr>
          <w:lang w:val="en-US"/>
        </w:rPr>
      </w:pPr>
      <w:r w:rsidRPr="0045652F">
        <w:rPr>
          <w:lang w:val="en-US"/>
        </w:rPr>
        <w:t xml:space="preserve">                                                                                </w:t>
      </w:r>
    </w:p>
    <w:p w14:paraId="400E9AA8" w14:textId="77777777" w:rsidR="00774472" w:rsidRPr="0045652F" w:rsidRDefault="00774472">
      <w:pPr>
        <w:pStyle w:val="Ecran80"/>
        <w:rPr>
          <w:lang w:val="en-US"/>
        </w:rPr>
      </w:pPr>
      <w:r w:rsidRPr="0045652F">
        <w:rPr>
          <w:lang w:val="en-US"/>
        </w:rPr>
        <w:t xml:space="preserve"> C : 0=IGNORE 1=IS 2=IS NOT 3=STARTS WITH 4=DOES NOT 5=ENDS WITH 6=DOES NOT     </w:t>
      </w:r>
    </w:p>
    <w:p w14:paraId="0B4FFC78" w14:textId="77777777" w:rsidR="00774472" w:rsidRPr="0045652F" w:rsidRDefault="00774472">
      <w:pPr>
        <w:pStyle w:val="Ecran80"/>
        <w:rPr>
          <w:lang w:val="en-US"/>
        </w:rPr>
      </w:pPr>
      <w:r w:rsidRPr="0045652F">
        <w:rPr>
          <w:lang w:val="en-US"/>
        </w:rPr>
        <w:t xml:space="preserve"> 0 IP Subnet   ===&gt; 000.000.000.000        Mask     ===&gt; 000.000.000.000        </w:t>
      </w:r>
    </w:p>
    <w:p w14:paraId="16954E7B" w14:textId="77777777" w:rsidR="00774472" w:rsidRPr="0045652F" w:rsidRDefault="00774472">
      <w:pPr>
        <w:pStyle w:val="Ecran80"/>
        <w:rPr>
          <w:lang w:val="en-US"/>
        </w:rPr>
      </w:pPr>
      <w:r w:rsidRPr="0045652F">
        <w:rPr>
          <w:lang w:val="en-US"/>
        </w:rPr>
        <w:t xml:space="preserve"> 0 Host        ===&gt;                                                             </w:t>
      </w:r>
    </w:p>
    <w:p w14:paraId="78F071B6" w14:textId="77777777" w:rsidR="00774472" w:rsidRPr="0045652F" w:rsidRDefault="00774472">
      <w:pPr>
        <w:pStyle w:val="Ecran80"/>
        <w:rPr>
          <w:lang w:val="en-US"/>
        </w:rPr>
      </w:pPr>
      <w:r w:rsidRPr="0045652F">
        <w:rPr>
          <w:lang w:val="en-US"/>
        </w:rPr>
        <w:t xml:space="preserve"> 0 eMail       ===&gt;                                                             </w:t>
      </w:r>
    </w:p>
    <w:p w14:paraId="3B4759B0" w14:textId="77777777" w:rsidR="00774472" w:rsidRPr="0045652F" w:rsidRDefault="00774472">
      <w:pPr>
        <w:pStyle w:val="Ecran80"/>
        <w:rPr>
          <w:lang w:val="en-US"/>
        </w:rPr>
      </w:pPr>
      <w:r w:rsidRPr="0045652F">
        <w:rPr>
          <w:lang w:val="en-US"/>
        </w:rPr>
        <w:t xml:space="preserve"> 0 Calling DTE ===&gt;                        Calling DTE address or proxy         </w:t>
      </w:r>
    </w:p>
    <w:p w14:paraId="3B489778" w14:textId="77777777" w:rsidR="00774472" w:rsidRPr="0045652F" w:rsidRDefault="00774472">
      <w:pPr>
        <w:pStyle w:val="Ecran80"/>
        <w:rPr>
          <w:lang w:val="en-US"/>
        </w:rPr>
      </w:pPr>
      <w:r w:rsidRPr="0045652F">
        <w:rPr>
          <w:lang w:val="en-US"/>
        </w:rPr>
        <w:t xml:space="preserve"> 0 Called      ===&gt;                        Called DTE address                   </w:t>
      </w:r>
    </w:p>
    <w:p w14:paraId="6AE7AAF6" w14:textId="77777777" w:rsidR="00774472" w:rsidRPr="0045652F" w:rsidRDefault="00774472">
      <w:pPr>
        <w:pStyle w:val="Ecran80"/>
        <w:rPr>
          <w:lang w:val="en-US"/>
        </w:rPr>
      </w:pPr>
      <w:r w:rsidRPr="0045652F">
        <w:rPr>
          <w:lang w:val="en-US"/>
        </w:rPr>
        <w:t xml:space="preserve"> 0 CUD0 (Hex)  ===&gt;                        First 4 bytes of CUD (X25 protocol)  </w:t>
      </w:r>
    </w:p>
    <w:p w14:paraId="54968D70" w14:textId="77777777" w:rsidR="00774472" w:rsidRPr="0045652F" w:rsidRDefault="00774472">
      <w:pPr>
        <w:pStyle w:val="Ecran80"/>
        <w:rPr>
          <w:lang w:val="en-US"/>
        </w:rPr>
      </w:pPr>
      <w:r w:rsidRPr="0045652F">
        <w:rPr>
          <w:lang w:val="en-US"/>
        </w:rPr>
        <w:t xml:space="preserve"> 0 User Data   ===&gt;                                                             </w:t>
      </w:r>
    </w:p>
    <w:p w14:paraId="2EBCD516" w14:textId="77777777" w:rsidR="00774472" w:rsidRPr="0045652F" w:rsidRDefault="00774472">
      <w:pPr>
        <w:pStyle w:val="Ecran80"/>
        <w:rPr>
          <w:lang w:val="en-US"/>
        </w:rPr>
      </w:pPr>
      <w:r w:rsidRPr="0045652F">
        <w:rPr>
          <w:lang w:val="en-US"/>
        </w:rPr>
        <w:t xml:space="preserve">                                                                                </w:t>
      </w:r>
    </w:p>
    <w:p w14:paraId="1D4766D7" w14:textId="77777777" w:rsidR="00774472" w:rsidRPr="0045652F" w:rsidRDefault="00774472">
      <w:pPr>
        <w:pStyle w:val="Ecran80"/>
        <w:rPr>
          <w:lang w:val="en-US"/>
        </w:rPr>
      </w:pPr>
      <w:r w:rsidRPr="0045652F">
        <w:rPr>
          <w:lang w:val="en-US"/>
        </w:rPr>
        <w:t xml:space="preserve"> 0 Days        ===&gt; M:      T:      W:      T:      F:      S:      S:          </w:t>
      </w:r>
    </w:p>
    <w:p w14:paraId="57410246" w14:textId="77777777" w:rsidR="00774472" w:rsidRPr="0045652F" w:rsidRDefault="00774472">
      <w:pPr>
        <w:pStyle w:val="Ecran80"/>
        <w:rPr>
          <w:lang w:val="en-US"/>
        </w:rPr>
      </w:pPr>
      <w:r w:rsidRPr="0045652F">
        <w:rPr>
          <w:lang w:val="en-US"/>
        </w:rPr>
        <w:t xml:space="preserve"> 0 Start time  ===&gt; H:      M:      S:     End time ===&gt; H:      M:      S:     </w:t>
      </w:r>
    </w:p>
    <w:p w14:paraId="74010BCC" w14:textId="77777777" w:rsidR="00774472" w:rsidRPr="0045652F" w:rsidRDefault="00774472">
      <w:pPr>
        <w:pStyle w:val="Ecran80"/>
        <w:rPr>
          <w:lang w:val="en-US"/>
        </w:rPr>
      </w:pPr>
      <w:r w:rsidRPr="0045652F">
        <w:rPr>
          <w:lang w:val="en-US"/>
        </w:rPr>
        <w:t xml:space="preserve">                                                                                </w:t>
      </w:r>
    </w:p>
    <w:p w14:paraId="672E7F2D" w14:textId="77777777" w:rsidR="00774472" w:rsidRPr="0045652F" w:rsidRDefault="00774472">
      <w:pPr>
        <w:pStyle w:val="Ecran80"/>
        <w:rPr>
          <w:lang w:val="en-US"/>
        </w:rPr>
      </w:pPr>
      <w:r w:rsidRPr="0045652F">
        <w:rPr>
          <w:lang w:val="en-US"/>
        </w:rPr>
        <w:t xml:space="preserve"> P1=Update                          P3=Return                      Enter=Add    </w:t>
      </w:r>
    </w:p>
    <w:p w14:paraId="7DD1DB1A" w14:textId="77777777" w:rsidR="00774472" w:rsidRPr="0045652F" w:rsidRDefault="00774472">
      <w:pPr>
        <w:pStyle w:val="Ecran80"/>
        <w:rPr>
          <w:lang w:val="en-US"/>
        </w:rPr>
      </w:pPr>
      <w:r w:rsidRPr="0045652F">
        <w:rPr>
          <w:lang w:val="en-US"/>
        </w:rPr>
        <w:t xml:space="preserve"> P4=Activate                        P5=Inactivate                  P12=Entry P. </w:t>
      </w:r>
    </w:p>
    <w:p w14:paraId="76CF7B03" w14:textId="77777777" w:rsidR="00774472" w:rsidRPr="0045652F" w:rsidRDefault="00774472">
      <w:pPr>
        <w:pStyle w:val="Ecran80"/>
        <w:rPr>
          <w:lang w:val="en-US"/>
        </w:rPr>
      </w:pPr>
      <w:r w:rsidRPr="0045652F">
        <w:rPr>
          <w:lang w:val="en-US"/>
        </w:rPr>
        <w:t xml:space="preserve">                                                                                </w:t>
      </w:r>
    </w:p>
    <w:p w14:paraId="10AF2AFD" w14:textId="77777777" w:rsidR="00774472" w:rsidRPr="0045652F" w:rsidRDefault="00774472">
      <w:pPr>
        <w:pStyle w:val="Caption"/>
        <w:rPr>
          <w:szCs w:val="19"/>
          <w:lang w:val="en-US"/>
        </w:rPr>
      </w:pPr>
      <w:bookmarkStart w:id="797" w:name="_Toc373485160"/>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4</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8</w:t>
      </w:r>
      <w:r w:rsidRPr="0045652F">
        <w:rPr>
          <w:lang w:val="en-US"/>
        </w:rPr>
        <w:fldChar w:fldCharType="end"/>
      </w:r>
      <w:r w:rsidRPr="0045652F">
        <w:rPr>
          <w:szCs w:val="19"/>
          <w:lang w:val="en-US"/>
        </w:rPr>
        <w:t xml:space="preserve"> HTTP security by rule: Other</w:t>
      </w:r>
      <w:r w:rsidRPr="0045652F">
        <w:rPr>
          <w:lang w:val="en-US"/>
        </w:rPr>
        <w:t xml:space="preserve"> users</w:t>
      </w:r>
      <w:bookmarkEnd w:id="797"/>
    </w:p>
    <w:p w14:paraId="2B10D9FE" w14:textId="77777777" w:rsidR="00774472" w:rsidRPr="0045652F" w:rsidRDefault="00774472">
      <w:pPr>
        <w:rPr>
          <w:lang w:val="en-US"/>
        </w:rPr>
      </w:pPr>
    </w:p>
    <w:p w14:paraId="4087B3F3" w14:textId="77777777" w:rsidR="00774472" w:rsidRPr="0045652F" w:rsidRDefault="00774472">
      <w:pPr>
        <w:pStyle w:val="Heading1"/>
        <w:pageBreakBefore/>
        <w:rPr>
          <w:szCs w:val="35"/>
          <w:lang w:val="en-US"/>
        </w:rPr>
      </w:pPr>
      <w:bookmarkStart w:id="798" w:name="_Toc373484957"/>
      <w:bookmarkEnd w:id="773"/>
      <w:bookmarkEnd w:id="774"/>
      <w:bookmarkEnd w:id="775"/>
      <w:bookmarkEnd w:id="776"/>
      <w:bookmarkEnd w:id="777"/>
      <w:bookmarkEnd w:id="778"/>
      <w:bookmarkEnd w:id="779"/>
      <w:bookmarkEnd w:id="780"/>
      <w:bookmarkEnd w:id="781"/>
      <w:bookmarkEnd w:id="782"/>
      <w:bookmarkEnd w:id="783"/>
      <w:r w:rsidRPr="0045652F">
        <w:rPr>
          <w:szCs w:val="35"/>
          <w:lang w:val="en-US"/>
        </w:rPr>
        <w:t>HOWTO information</w:t>
      </w:r>
      <w:bookmarkEnd w:id="798"/>
    </w:p>
    <w:p w14:paraId="310F407A" w14:textId="77777777" w:rsidR="00774472" w:rsidRPr="0045652F" w:rsidRDefault="00774472">
      <w:pPr>
        <w:rPr>
          <w:szCs w:val="19"/>
          <w:lang w:val="en-US"/>
        </w:rPr>
      </w:pPr>
      <w:r w:rsidRPr="0045652F">
        <w:rPr>
          <w:szCs w:val="19"/>
          <w:lang w:val="en-US"/>
        </w:rPr>
        <w:t>This chapter presents information about how to perform some common tasks with VIRTEL.</w:t>
      </w:r>
    </w:p>
    <w:p w14:paraId="312961F0" w14:textId="77777777" w:rsidR="00774472" w:rsidRPr="0045652F" w:rsidRDefault="00774472">
      <w:pPr>
        <w:pStyle w:val="Heading2"/>
        <w:tabs>
          <w:tab w:val="num" w:pos="2424"/>
        </w:tabs>
        <w:rPr>
          <w:lang w:val="en-US"/>
        </w:rPr>
      </w:pPr>
      <w:bookmarkStart w:id="799" w:name="_Toc261011557"/>
      <w:bookmarkStart w:id="800" w:name="_Toc373484958"/>
      <w:r w:rsidRPr="0045652F">
        <w:rPr>
          <w:lang w:val="en-US"/>
        </w:rPr>
        <w:t xml:space="preserve">Web Access </w:t>
      </w:r>
      <w:bookmarkEnd w:id="799"/>
      <w:r w:rsidRPr="0045652F">
        <w:rPr>
          <w:lang w:val="en-US"/>
        </w:rPr>
        <w:t>HOWTO</w:t>
      </w:r>
      <w:bookmarkEnd w:id="800"/>
    </w:p>
    <w:p w14:paraId="1B9EF0F5" w14:textId="77777777" w:rsidR="00774472" w:rsidRPr="0045652F" w:rsidRDefault="00774472">
      <w:pPr>
        <w:rPr>
          <w:szCs w:val="19"/>
          <w:lang w:val="en-US"/>
        </w:rPr>
      </w:pPr>
      <w:r w:rsidRPr="0045652F">
        <w:rPr>
          <w:szCs w:val="19"/>
          <w:lang w:val="en-US"/>
        </w:rPr>
        <w:t>This section presents techniques and tips for some common tasks associated with VIRTEL Web Access.</w:t>
      </w:r>
    </w:p>
    <w:p w14:paraId="3B8EA665" w14:textId="77777777" w:rsidR="00774472" w:rsidRPr="0045652F" w:rsidRDefault="00774472">
      <w:pPr>
        <w:pStyle w:val="Heading3"/>
        <w:tabs>
          <w:tab w:val="num" w:pos="2781"/>
        </w:tabs>
        <w:rPr>
          <w:lang w:val="en-US"/>
        </w:rPr>
      </w:pPr>
      <w:bookmarkStart w:id="801" w:name="_Toc373484959"/>
      <w:r w:rsidRPr="0045652F">
        <w:rPr>
          <w:lang w:val="en-US"/>
        </w:rPr>
        <w:t>How to use different screen sizes</w:t>
      </w:r>
      <w:bookmarkEnd w:id="801"/>
    </w:p>
    <w:p w14:paraId="6A923DCA" w14:textId="77777777" w:rsidR="00774472" w:rsidRPr="0045652F" w:rsidRDefault="00774472">
      <w:pPr>
        <w:rPr>
          <w:lang w:val="en-US"/>
        </w:rPr>
      </w:pPr>
      <w:r w:rsidRPr="0045652F">
        <w:rPr>
          <w:lang w:val="en-US"/>
        </w:rPr>
        <w:t>Although the standard 3270 screen size is 24 rows by 80 columns, certain applications benefit from the use of terminals with larger screen sizes.  The screen size is determined by the LOGMODE used for the session between VIRTEL and the host application.  VTAM offers logmodes for the following standard screen sizes:</w:t>
      </w:r>
    </w:p>
    <w:p w14:paraId="07596B11" w14:textId="77777777" w:rsidR="00774472" w:rsidRPr="0045652F" w:rsidRDefault="00774472">
      <w:pPr>
        <w:ind w:right="-1414"/>
        <w:rPr>
          <w:lang w:val="en-US"/>
        </w:rPr>
      </w:pPr>
    </w:p>
    <w:p w14:paraId="0C6D283F" w14:textId="77777777" w:rsidR="00774472" w:rsidRPr="0045652F" w:rsidRDefault="00774472">
      <w:pPr>
        <w:pStyle w:val="ListBullet"/>
        <w:rPr>
          <w:lang w:val="en-US"/>
        </w:rPr>
      </w:pPr>
      <w:r w:rsidRPr="0045652F">
        <w:rPr>
          <w:lang w:val="en-US"/>
        </w:rPr>
        <w:t>model 2 : 24x80 (logmode SNX32702)</w:t>
      </w:r>
    </w:p>
    <w:p w14:paraId="52ADADC9" w14:textId="77777777" w:rsidR="00774472" w:rsidRPr="0045652F" w:rsidRDefault="00774472">
      <w:pPr>
        <w:pStyle w:val="ListBullet"/>
        <w:rPr>
          <w:lang w:val="en-US"/>
        </w:rPr>
      </w:pPr>
      <w:r w:rsidRPr="0045652F">
        <w:rPr>
          <w:lang w:val="en-US"/>
        </w:rPr>
        <w:t>model 3 : 32x80 (logmode SNX32703)</w:t>
      </w:r>
    </w:p>
    <w:p w14:paraId="6BF0DAFF" w14:textId="77777777" w:rsidR="00774472" w:rsidRPr="0045652F" w:rsidRDefault="00774472">
      <w:pPr>
        <w:pStyle w:val="ListBullet"/>
        <w:rPr>
          <w:lang w:val="en-US"/>
        </w:rPr>
      </w:pPr>
      <w:r w:rsidRPr="0045652F">
        <w:rPr>
          <w:lang w:val="en-US"/>
        </w:rPr>
        <w:t>model 4 : 43x80 (logmode SNX32704)</w:t>
      </w:r>
    </w:p>
    <w:p w14:paraId="120E66D2" w14:textId="77777777" w:rsidR="00774472" w:rsidRPr="0045652F" w:rsidRDefault="00774472">
      <w:pPr>
        <w:pStyle w:val="ListBullet"/>
        <w:rPr>
          <w:lang w:val="en-US"/>
        </w:rPr>
      </w:pPr>
      <w:r w:rsidRPr="0045652F">
        <w:rPr>
          <w:lang w:val="en-US"/>
        </w:rPr>
        <w:t>model 5 : 27x132 (logmode SNX32705)</w:t>
      </w:r>
    </w:p>
    <w:p w14:paraId="4D8B3545" w14:textId="77777777" w:rsidR="00774472" w:rsidRPr="0045652F" w:rsidRDefault="00774472">
      <w:pPr>
        <w:ind w:right="-1414"/>
        <w:rPr>
          <w:lang w:val="en-US"/>
        </w:rPr>
      </w:pPr>
    </w:p>
    <w:p w14:paraId="70876DA2" w14:textId="77777777" w:rsidR="00774472" w:rsidRPr="0045652F" w:rsidRDefault="00774472">
      <w:pPr>
        <w:rPr>
          <w:lang w:val="en-US"/>
        </w:rPr>
      </w:pPr>
      <w:r w:rsidRPr="0045652F">
        <w:rPr>
          <w:lang w:val="en-US"/>
        </w:rPr>
        <w:t>There are two different ways that the VIRTEL administrator can set up the configuration to allow the VIRTEL Web Access user to select the desired logmode:</w:t>
      </w:r>
    </w:p>
    <w:p w14:paraId="1685CA54" w14:textId="77777777" w:rsidR="00774472" w:rsidRPr="0045652F" w:rsidRDefault="00774472">
      <w:pPr>
        <w:ind w:right="-1414"/>
        <w:rPr>
          <w:lang w:val="en-US"/>
        </w:rPr>
      </w:pPr>
    </w:p>
    <w:p w14:paraId="25AFB057" w14:textId="77777777" w:rsidR="00774472" w:rsidRPr="0045652F" w:rsidRDefault="00774472">
      <w:pPr>
        <w:pStyle w:val="ListBullet"/>
        <w:rPr>
          <w:lang w:val="en-US"/>
        </w:rPr>
      </w:pPr>
      <w:r w:rsidRPr="0045652F">
        <w:rPr>
          <w:lang w:val="en-US"/>
        </w:rPr>
        <w:t>define a separate VIRTEL transaction for each screen size, and allow the user to select the appropriate transaction</w:t>
      </w:r>
    </w:p>
    <w:p w14:paraId="600CB971" w14:textId="77777777" w:rsidR="00774472" w:rsidRPr="0045652F" w:rsidRDefault="00774472">
      <w:pPr>
        <w:pStyle w:val="ListBullet"/>
        <w:rPr>
          <w:lang w:val="en-US"/>
        </w:rPr>
      </w:pPr>
      <w:r w:rsidRPr="0045652F">
        <w:rPr>
          <w:lang w:val="en-US"/>
        </w:rPr>
        <w:t>group the VTAM relay LUs into pools, each pool having a different logmode, and allow the user to select the pool by coding an appropriate parameter on the URL</w:t>
      </w:r>
    </w:p>
    <w:p w14:paraId="63331AF6" w14:textId="77777777" w:rsidR="00774472" w:rsidRPr="0045652F" w:rsidRDefault="00774472">
      <w:pPr>
        <w:pStyle w:val="Heading4"/>
        <w:ind w:right="-1414"/>
        <w:rPr>
          <w:lang w:val="en-US"/>
        </w:rPr>
      </w:pPr>
      <w:r w:rsidRPr="0045652F">
        <w:rPr>
          <w:lang w:val="en-US"/>
        </w:rPr>
        <w:t>LOGMODE defined by the transaction</w:t>
      </w:r>
    </w:p>
    <w:p w14:paraId="3A9E3352" w14:textId="77777777" w:rsidR="00774472" w:rsidRPr="0045652F" w:rsidRDefault="00774472">
      <w:pPr>
        <w:rPr>
          <w:lang w:val="en-US"/>
        </w:rPr>
      </w:pPr>
      <w:r w:rsidRPr="0045652F">
        <w:rPr>
          <w:lang w:val="en-US"/>
        </w:rPr>
        <w:t xml:space="preserve">With this method, the administrator defines multiple VIRTEL transactions for a single application, each transaction specifying a different logmode.  For example, transactions Tso2 and Tso5 delivered in the sample configuration both define TSO as the target application, but specify different logmodes SNX32702 and SNX32705 respectively.  The user selects the desired transaction from the </w:t>
      </w:r>
      <w:r w:rsidRPr="0045652F">
        <w:rPr>
          <w:i/>
          <w:iCs/>
          <w:lang w:val="en-US"/>
        </w:rPr>
        <w:t>applist</w:t>
      </w:r>
      <w:r w:rsidRPr="0045652F">
        <w:rPr>
          <w:lang w:val="en-US"/>
        </w:rPr>
        <w:t xml:space="preserve"> menu displayed by the “Other applications” link in the VIRTEL Web Access menu.</w:t>
      </w:r>
    </w:p>
    <w:p w14:paraId="6223B677" w14:textId="77777777" w:rsidR="00774472" w:rsidRPr="0045652F" w:rsidRDefault="00774472">
      <w:pPr>
        <w:pStyle w:val="ecran0"/>
        <w:rPr>
          <w:lang w:val="en-US"/>
        </w:rPr>
      </w:pPr>
      <w:r w:rsidRPr="0045652F">
        <w:rPr>
          <w:lang w:val="en-US"/>
        </w:rPr>
        <w:t>The figure below shows the definition of the Tso5 transaction defined under the WEB2HOST entry point:</w:t>
      </w:r>
    </w:p>
    <w:p w14:paraId="0F1BDFBB" w14:textId="77777777" w:rsidR="00774472" w:rsidRPr="0045652F" w:rsidRDefault="00774472">
      <w:pPr>
        <w:pStyle w:val="Ecran80"/>
        <w:rPr>
          <w:lang w:val="en-US"/>
        </w:rPr>
      </w:pPr>
      <w:r w:rsidRPr="0045652F">
        <w:rPr>
          <w:lang w:val="en-US"/>
        </w:rPr>
        <w:t xml:space="preserve"> TRANSACTION DETAIL DEFINITION ---------------------- Applid: VIRTEL   17:12:54 </w:t>
      </w:r>
    </w:p>
    <w:p w14:paraId="3B62BD02" w14:textId="77777777" w:rsidR="00774472" w:rsidRPr="0045652F" w:rsidRDefault="00774472">
      <w:pPr>
        <w:pStyle w:val="Ecran80"/>
        <w:rPr>
          <w:lang w:val="en-US"/>
        </w:rPr>
      </w:pPr>
      <w:r w:rsidRPr="0045652F">
        <w:rPr>
          <w:lang w:val="en-US"/>
        </w:rPr>
        <w:t xml:space="preserve">                                                                                </w:t>
      </w:r>
    </w:p>
    <w:p w14:paraId="55F9D8C8" w14:textId="77777777" w:rsidR="00774472" w:rsidRPr="0045652F" w:rsidRDefault="00774472">
      <w:pPr>
        <w:pStyle w:val="Ecran80"/>
        <w:rPr>
          <w:lang w:val="en-US"/>
        </w:rPr>
      </w:pPr>
      <w:r w:rsidRPr="0045652F">
        <w:rPr>
          <w:lang w:val="en-US"/>
        </w:rPr>
        <w:t xml:space="preserve"> Internal name ===&gt; W2H-13M5               To associate with an entry point name</w:t>
      </w:r>
    </w:p>
    <w:p w14:paraId="6CFE4F70" w14:textId="77777777" w:rsidR="00774472" w:rsidRPr="0045652F" w:rsidRDefault="00774472">
      <w:pPr>
        <w:pStyle w:val="Ecran80"/>
        <w:rPr>
          <w:lang w:val="en-US"/>
        </w:rPr>
      </w:pPr>
      <w:r w:rsidRPr="0045652F">
        <w:rPr>
          <w:lang w:val="en-US"/>
        </w:rPr>
        <w:t xml:space="preserve"> External name ===&gt; Tso5                   Name displayed on user menu          </w:t>
      </w:r>
    </w:p>
    <w:p w14:paraId="733A7345" w14:textId="77777777" w:rsidR="00774472" w:rsidRPr="0045652F" w:rsidRDefault="00774472">
      <w:pPr>
        <w:pStyle w:val="Ecran80"/>
        <w:rPr>
          <w:lang w:val="en-US"/>
        </w:rPr>
      </w:pPr>
      <w:r w:rsidRPr="0045652F">
        <w:rPr>
          <w:lang w:val="en-US"/>
        </w:rPr>
        <w:t xml:space="preserve"> Description   ===&gt; Logon to Tso (3270 model 5)                                 </w:t>
      </w:r>
    </w:p>
    <w:p w14:paraId="24651A60" w14:textId="77777777" w:rsidR="00774472" w:rsidRPr="0045652F" w:rsidRDefault="00774472">
      <w:pPr>
        <w:pStyle w:val="Ecran80"/>
        <w:rPr>
          <w:lang w:val="en-US"/>
        </w:rPr>
      </w:pPr>
      <w:r w:rsidRPr="0045652F">
        <w:rPr>
          <w:lang w:val="en-US"/>
        </w:rPr>
        <w:t xml:space="preserve"> Application   ===&gt; TSO                    Application to be called             </w:t>
      </w:r>
    </w:p>
    <w:p w14:paraId="55B1958A" w14:textId="77777777" w:rsidR="00774472" w:rsidRPr="0045652F" w:rsidRDefault="00774472">
      <w:pPr>
        <w:pStyle w:val="Ecran80"/>
        <w:rPr>
          <w:lang w:val="en-US"/>
        </w:rPr>
      </w:pPr>
      <w:r w:rsidRPr="0045652F">
        <w:rPr>
          <w:lang w:val="en-US"/>
        </w:rPr>
        <w:t xml:space="preserve"> </w:t>
      </w:r>
      <w:r w:rsidR="00402441">
        <w:rPr>
          <w:lang w:val="en-US"/>
        </w:rPr>
        <w:t xml:space="preserve">PassTicket    ===&gt; 0  Name ===&gt;           0=no 1=yes 2=unsigned                </w:t>
      </w:r>
    </w:p>
    <w:p w14:paraId="18C29F9C" w14:textId="77777777" w:rsidR="00774472" w:rsidRPr="0045652F" w:rsidRDefault="00774472">
      <w:pPr>
        <w:pStyle w:val="Ecran80"/>
        <w:rPr>
          <w:lang w:val="en-US"/>
        </w:rPr>
      </w:pPr>
      <w:r w:rsidRPr="0045652F">
        <w:rPr>
          <w:lang w:val="en-US"/>
        </w:rPr>
        <w:t xml:space="preserve"> Application type   ===&gt; 1                 1=VTAM 2=VIRTEL 3=SERV 4=PAGE 5=LINE </w:t>
      </w:r>
    </w:p>
    <w:p w14:paraId="7D71DA4B" w14:textId="77777777" w:rsidR="00774472" w:rsidRPr="0045652F" w:rsidRDefault="00774472">
      <w:pPr>
        <w:pStyle w:val="Ecran80"/>
        <w:rPr>
          <w:lang w:val="en-US"/>
        </w:rPr>
      </w:pPr>
      <w:r w:rsidRPr="0045652F">
        <w:rPr>
          <w:lang w:val="en-US"/>
        </w:rPr>
        <w:t xml:space="preserve"> Pseudo-terminals   ===&gt; DEVT              Prefix of name of partner terminals  </w:t>
      </w:r>
    </w:p>
    <w:p w14:paraId="13D0590C" w14:textId="77777777" w:rsidR="00774472" w:rsidRPr="0045652F" w:rsidRDefault="00774472">
      <w:pPr>
        <w:pStyle w:val="Ecran80"/>
        <w:rPr>
          <w:lang w:val="en-US"/>
        </w:rPr>
      </w:pPr>
      <w:r w:rsidRPr="0045652F">
        <w:rPr>
          <w:lang w:val="en-US"/>
        </w:rPr>
        <w:t xml:space="preserve"> Logmode            ===&gt; SNX32705          Specify when LOGMODE must be changed </w:t>
      </w:r>
    </w:p>
    <w:p w14:paraId="3AF4E71E" w14:textId="77777777" w:rsidR="00774472" w:rsidRPr="0045652F" w:rsidRDefault="00774472">
      <w:pPr>
        <w:pStyle w:val="Ecran80"/>
        <w:rPr>
          <w:lang w:val="en-US"/>
        </w:rPr>
      </w:pPr>
      <w:r w:rsidRPr="0045652F">
        <w:rPr>
          <w:lang w:val="en-US"/>
        </w:rPr>
        <w:t xml:space="preserve"> How started        ===&gt; 1                 1=menu 2=sub-menu 3=auto             </w:t>
      </w:r>
    </w:p>
    <w:p w14:paraId="605347DB" w14:textId="77777777" w:rsidR="00774472" w:rsidRPr="0045652F" w:rsidRDefault="00774472">
      <w:pPr>
        <w:pStyle w:val="Ecran80"/>
        <w:rPr>
          <w:lang w:val="en-US"/>
        </w:rPr>
      </w:pPr>
      <w:r w:rsidRPr="0045652F">
        <w:rPr>
          <w:lang w:val="en-US"/>
        </w:rPr>
        <w:t xml:space="preserve"> Security           ===&gt; 0                 0=none 1=basic 2=NTLM 3=TLS 4=HTML   </w:t>
      </w:r>
    </w:p>
    <w:p w14:paraId="75F89437" w14:textId="77777777" w:rsidR="00774472" w:rsidRPr="0045652F" w:rsidRDefault="00774472">
      <w:pPr>
        <w:pStyle w:val="Ecran80"/>
        <w:rPr>
          <w:lang w:val="en-US"/>
        </w:rPr>
      </w:pPr>
      <w:r w:rsidRPr="0045652F">
        <w:rPr>
          <w:lang w:val="en-US"/>
        </w:rPr>
        <w:t xml:space="preserve"> H4W commands ?     ===&gt;                   0=no 1=yes 2=if2VIRTEL 4=auto        </w:t>
      </w:r>
    </w:p>
    <w:p w14:paraId="5C5B0541" w14:textId="77777777" w:rsidR="00774472" w:rsidRPr="0045652F" w:rsidRDefault="00774472">
      <w:pPr>
        <w:pStyle w:val="Ecran80"/>
        <w:rPr>
          <w:lang w:val="en-US"/>
        </w:rPr>
      </w:pPr>
      <w:r w:rsidRPr="0045652F">
        <w:rPr>
          <w:lang w:val="en-US"/>
        </w:rPr>
        <w:t xml:space="preserve"> Logon message      ===&gt;                                                        </w:t>
      </w:r>
    </w:p>
    <w:p w14:paraId="2AE57172" w14:textId="77777777" w:rsidR="00774472" w:rsidRPr="0045652F" w:rsidRDefault="00774472">
      <w:pPr>
        <w:pStyle w:val="Ecran80"/>
        <w:rPr>
          <w:lang w:val="en-US"/>
        </w:rPr>
      </w:pPr>
      <w:r w:rsidRPr="0045652F">
        <w:rPr>
          <w:lang w:val="en-US"/>
        </w:rPr>
        <w:t xml:space="preserve">                                                                                </w:t>
      </w:r>
    </w:p>
    <w:p w14:paraId="3F3DEC4B" w14:textId="77777777" w:rsidR="00774472" w:rsidRPr="0045652F" w:rsidRDefault="00774472">
      <w:pPr>
        <w:pStyle w:val="Ecran80"/>
        <w:rPr>
          <w:lang w:val="en-US"/>
        </w:rPr>
      </w:pPr>
      <w:r w:rsidRPr="0045652F">
        <w:rPr>
          <w:lang w:val="en-US"/>
        </w:rPr>
        <w:t xml:space="preserve"> TIOA at logon      ===&gt;                                                        </w:t>
      </w:r>
    </w:p>
    <w:p w14:paraId="459ED6D5" w14:textId="77777777" w:rsidR="00774472" w:rsidRPr="0045652F" w:rsidRDefault="00774472">
      <w:pPr>
        <w:pStyle w:val="Ecran80"/>
        <w:rPr>
          <w:lang w:val="en-US"/>
        </w:rPr>
      </w:pPr>
      <w:r w:rsidRPr="0045652F">
        <w:rPr>
          <w:lang w:val="en-US"/>
        </w:rPr>
        <w:t xml:space="preserve">                                                                                </w:t>
      </w:r>
    </w:p>
    <w:p w14:paraId="79A47E32" w14:textId="77777777" w:rsidR="00774472" w:rsidRPr="0045652F" w:rsidRDefault="00774472">
      <w:pPr>
        <w:pStyle w:val="Ecran80"/>
        <w:rPr>
          <w:lang w:val="en-US"/>
        </w:rPr>
      </w:pPr>
      <w:r w:rsidRPr="0045652F">
        <w:rPr>
          <w:lang w:val="en-US"/>
        </w:rPr>
        <w:t xml:space="preserve"> TIOA at logoff     ===&gt;                                                        </w:t>
      </w:r>
    </w:p>
    <w:p w14:paraId="368A35AE" w14:textId="77777777" w:rsidR="00774472" w:rsidRPr="0045652F" w:rsidRDefault="00774472">
      <w:pPr>
        <w:pStyle w:val="Ecran80"/>
        <w:rPr>
          <w:lang w:val="en-US"/>
        </w:rPr>
      </w:pPr>
      <w:r w:rsidRPr="0045652F">
        <w:rPr>
          <w:lang w:val="en-US"/>
        </w:rPr>
        <w:t xml:space="preserve">                                                                                </w:t>
      </w:r>
    </w:p>
    <w:p w14:paraId="6F3A353E" w14:textId="77777777" w:rsidR="00774472" w:rsidRPr="0045652F" w:rsidRDefault="00774472">
      <w:pPr>
        <w:pStyle w:val="Ecran80"/>
        <w:rPr>
          <w:lang w:val="en-US"/>
        </w:rPr>
      </w:pPr>
      <w:r w:rsidRPr="0045652F">
        <w:rPr>
          <w:lang w:val="en-US"/>
        </w:rPr>
        <w:t xml:space="preserve"> Initial Scenario   ===&gt;                   Final Scenario      ===&gt;             </w:t>
      </w:r>
    </w:p>
    <w:p w14:paraId="27196DFB" w14:textId="77777777" w:rsidR="00774472" w:rsidRPr="0045652F" w:rsidRDefault="00774472">
      <w:pPr>
        <w:pStyle w:val="Ecran80"/>
        <w:rPr>
          <w:lang w:val="en-US"/>
        </w:rPr>
      </w:pPr>
      <w:r w:rsidRPr="0045652F">
        <w:rPr>
          <w:lang w:val="en-US"/>
        </w:rPr>
        <w:t xml:space="preserve"> Input Scenario     ===&gt;                   Output Scenario     ===&gt;             </w:t>
      </w:r>
    </w:p>
    <w:p w14:paraId="159D03BD" w14:textId="77777777" w:rsidR="00774472" w:rsidRPr="0045652F" w:rsidRDefault="00774472">
      <w:pPr>
        <w:pStyle w:val="Ecran80"/>
        <w:rPr>
          <w:lang w:val="en-US"/>
        </w:rPr>
      </w:pPr>
      <w:r w:rsidRPr="0045652F">
        <w:rPr>
          <w:lang w:val="en-US"/>
        </w:rPr>
        <w:t xml:space="preserve">                                                                                </w:t>
      </w:r>
    </w:p>
    <w:p w14:paraId="43A51D10" w14:textId="77777777" w:rsidR="00774472" w:rsidRPr="0045652F" w:rsidRDefault="00774472">
      <w:pPr>
        <w:pStyle w:val="Ecran80"/>
        <w:rPr>
          <w:lang w:val="en-US"/>
        </w:rPr>
      </w:pPr>
      <w:r w:rsidRPr="0045652F">
        <w:rPr>
          <w:lang w:val="en-US"/>
        </w:rPr>
        <w:t xml:space="preserve"> P1=Update                          P3=Return                       P12=Server  </w:t>
      </w:r>
    </w:p>
    <w:p w14:paraId="3058B984" w14:textId="77777777" w:rsidR="00774472" w:rsidRPr="0045652F" w:rsidRDefault="00774472">
      <w:pPr>
        <w:pStyle w:val="Ecran80"/>
        <w:rPr>
          <w:lang w:val="en-US"/>
        </w:rPr>
      </w:pPr>
      <w:r w:rsidRPr="0045652F">
        <w:rPr>
          <w:lang w:val="en-US"/>
        </w:rPr>
        <w:t xml:space="preserve">                                                                                </w:t>
      </w:r>
    </w:p>
    <w:p w14:paraId="56D1DA76" w14:textId="77777777" w:rsidR="00774472" w:rsidRPr="0045652F" w:rsidRDefault="00774472">
      <w:pPr>
        <w:pStyle w:val="Caption"/>
        <w:ind w:right="-1414"/>
        <w:rPr>
          <w:lang w:val="en-US"/>
        </w:rPr>
      </w:pPr>
      <w:bookmarkStart w:id="802" w:name="_Toc261011962"/>
      <w:bookmarkStart w:id="803" w:name="_Toc373485161"/>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5</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1</w:t>
      </w:r>
      <w:r w:rsidRPr="0045652F">
        <w:rPr>
          <w:lang w:val="en-US"/>
        </w:rPr>
        <w:fldChar w:fldCharType="end"/>
      </w:r>
      <w:r w:rsidRPr="0045652F">
        <w:rPr>
          <w:szCs w:val="19"/>
          <w:lang w:val="en-US"/>
        </w:rPr>
        <w:t xml:space="preserve"> </w:t>
      </w:r>
      <w:r w:rsidRPr="0045652F">
        <w:rPr>
          <w:lang w:val="en-US"/>
        </w:rPr>
        <w:t>Example of TSO transaction TSO specifying logmode SNX32705</w:t>
      </w:r>
      <w:bookmarkEnd w:id="802"/>
      <w:bookmarkEnd w:id="803"/>
    </w:p>
    <w:p w14:paraId="4BB6D515" w14:textId="77777777" w:rsidR="00774472" w:rsidRPr="0045652F" w:rsidRDefault="00774472">
      <w:pPr>
        <w:spacing w:before="100" w:beforeAutospacing="1" w:after="100" w:afterAutospacing="1" w:line="240" w:lineRule="auto"/>
        <w:ind w:right="-1414"/>
        <w:jc w:val="left"/>
        <w:rPr>
          <w:rFonts w:ascii="Times New Roman" w:hAnsi="Times New Roman"/>
          <w:sz w:val="24"/>
          <w:szCs w:val="24"/>
          <w:lang w:val="en-US"/>
        </w:rPr>
      </w:pPr>
      <w:r w:rsidRPr="0045652F">
        <w:rPr>
          <w:lang w:val="en-US"/>
        </w:rPr>
        <w:t>The URL to access this transaction could be of the format:</w:t>
      </w:r>
      <w:r w:rsidRPr="0045652F">
        <w:rPr>
          <w:rFonts w:ascii="Times New Roman" w:hAnsi="Times New Roman"/>
          <w:sz w:val="24"/>
          <w:szCs w:val="24"/>
          <w:lang w:val="en-US"/>
        </w:rPr>
        <w:t xml:space="preserve"> </w:t>
      </w:r>
      <w:r w:rsidRPr="0045652F">
        <w:rPr>
          <w:i/>
          <w:iCs/>
          <w:lang w:val="en-US"/>
        </w:rPr>
        <w:t>http://n.n.n.n:41001/w2h/WEB3270.htm+Tso5</w:t>
      </w:r>
    </w:p>
    <w:p w14:paraId="401955E7" w14:textId="77777777" w:rsidR="00774472" w:rsidRPr="0045652F" w:rsidRDefault="00774472">
      <w:pPr>
        <w:pStyle w:val="Heading4"/>
        <w:keepLines/>
        <w:ind w:right="-1414"/>
        <w:rPr>
          <w:lang w:val="en-US"/>
        </w:rPr>
      </w:pPr>
      <w:r w:rsidRPr="0045652F">
        <w:rPr>
          <w:lang w:val="en-US"/>
        </w:rPr>
        <w:t>Assigning a LOGMODE by URL parameter</w:t>
      </w:r>
    </w:p>
    <w:p w14:paraId="27015F81" w14:textId="77777777" w:rsidR="00774472" w:rsidRPr="0045652F" w:rsidRDefault="00774472">
      <w:pPr>
        <w:keepNext/>
        <w:keepLines/>
        <w:rPr>
          <w:lang w:val="en-US"/>
        </w:rPr>
      </w:pPr>
      <w:r w:rsidRPr="0045652F">
        <w:rPr>
          <w:lang w:val="en-US"/>
        </w:rPr>
        <w:t>The URL which allows the browser to connect to a host application via VIRTEL may contain a parameter, such as “model5” as shown in this example:</w:t>
      </w:r>
    </w:p>
    <w:p w14:paraId="7AB99081" w14:textId="77777777" w:rsidR="00774472" w:rsidRPr="0045652F" w:rsidRDefault="00774472">
      <w:pPr>
        <w:pStyle w:val="HTMLAddress"/>
        <w:keepNext/>
        <w:keepLines/>
        <w:ind w:right="-1414"/>
        <w:rPr>
          <w:lang w:val="en-US" w:eastAsia="fr-FR"/>
        </w:rPr>
      </w:pPr>
      <w:r w:rsidRPr="0045652F">
        <w:rPr>
          <w:lang w:val="en-US" w:eastAsia="fr-FR"/>
        </w:rPr>
        <w:t>http://n.n.n.n:41001/w2h/WEB3270.htm+Tso+model5</w:t>
      </w:r>
    </w:p>
    <w:p w14:paraId="3BE9B15B" w14:textId="77777777" w:rsidR="00774472" w:rsidRPr="0045652F" w:rsidRDefault="00774472">
      <w:pPr>
        <w:keepNext/>
        <w:keepLines/>
        <w:rPr>
          <w:lang w:val="en-US"/>
        </w:rPr>
      </w:pPr>
      <w:r w:rsidRPr="0045652F">
        <w:rPr>
          <w:lang w:val="en-US"/>
        </w:rPr>
        <w:t xml:space="preserve">This form of a VIRTEL URL is described in the section “Dynamic URL with userdata” </w:t>
      </w:r>
      <w:r w:rsidRPr="0045652F">
        <w:rPr>
          <w:lang w:val="en-US"/>
        </w:rPr>
        <w:fldChar w:fldCharType="begin"/>
      </w:r>
      <w:r w:rsidRPr="0045652F">
        <w:rPr>
          <w:lang w:val="en-US"/>
        </w:rPr>
        <w:instrText xml:space="preserve"> PAGEREF _Ref261015227 \p \h </w:instrText>
      </w:r>
      <w:r w:rsidRPr="0045652F">
        <w:rPr>
          <w:lang w:val="en-US"/>
        </w:rPr>
      </w:r>
      <w:r w:rsidRPr="0045652F">
        <w:rPr>
          <w:lang w:val="en-US"/>
        </w:rPr>
        <w:fldChar w:fldCharType="separate"/>
      </w:r>
      <w:r w:rsidR="00A87DE6">
        <w:rPr>
          <w:noProof/>
          <w:lang w:val="en-US"/>
        </w:rPr>
        <w:t>sur la page 16</w:t>
      </w:r>
      <w:r w:rsidRPr="0045652F">
        <w:rPr>
          <w:lang w:val="en-US"/>
        </w:rPr>
        <w:fldChar w:fldCharType="end"/>
      </w:r>
      <w:r w:rsidRPr="0045652F">
        <w:rPr>
          <w:lang w:val="en-US"/>
        </w:rPr>
        <w:t>.</w:t>
      </w:r>
    </w:p>
    <w:p w14:paraId="0F45B9B7" w14:textId="77777777" w:rsidR="00774472" w:rsidRPr="0045652F" w:rsidRDefault="00774472">
      <w:pPr>
        <w:keepNext/>
        <w:keepLines/>
        <w:ind w:right="-1414"/>
        <w:rPr>
          <w:lang w:val="en-US"/>
        </w:rPr>
      </w:pPr>
    </w:p>
    <w:p w14:paraId="00F26A2A" w14:textId="77777777" w:rsidR="00774472" w:rsidRPr="0045652F" w:rsidRDefault="00774472">
      <w:pPr>
        <w:rPr>
          <w:lang w:val="en-US"/>
        </w:rPr>
      </w:pPr>
      <w:r w:rsidRPr="0045652F">
        <w:rPr>
          <w:lang w:val="en-US"/>
        </w:rPr>
        <w:t>This form of URL is processed by VIRTEL with reference to the “rule set” associated with the HTTP line.  VIRTEL looks for a rule whose “User Data” field matches the value of the parameter (</w:t>
      </w:r>
      <w:r w:rsidRPr="0045652F">
        <w:rPr>
          <w:i/>
          <w:iCs/>
          <w:lang w:val="en-US"/>
        </w:rPr>
        <w:t>model5</w:t>
      </w:r>
      <w:r w:rsidRPr="0045652F">
        <w:rPr>
          <w:lang w:val="en-US"/>
        </w:rPr>
        <w:t>).  The “Parameter” field of the selected rule assigns a relay LU name from the pool defined with logmode SNX32705.</w:t>
      </w:r>
    </w:p>
    <w:p w14:paraId="6EDF8813" w14:textId="77777777" w:rsidR="00774472" w:rsidRPr="0045652F" w:rsidRDefault="00774472">
      <w:pPr>
        <w:pStyle w:val="ecran0"/>
        <w:rPr>
          <w:lang w:val="en-US"/>
        </w:rPr>
      </w:pPr>
      <w:r w:rsidRPr="0045652F">
        <w:rPr>
          <w:lang w:val="en-US"/>
        </w:rPr>
        <w:t>The VTAM definition of the relay pool is shown in the example below.  In this example, LU names in the range RHTVT5</w:t>
      </w:r>
      <w:r w:rsidRPr="0045652F">
        <w:rPr>
          <w:i/>
          <w:iCs/>
          <w:lang w:val="en-US"/>
        </w:rPr>
        <w:t>nn</w:t>
      </w:r>
      <w:r w:rsidRPr="0045652F">
        <w:rPr>
          <w:lang w:val="en-US"/>
        </w:rPr>
        <w:t xml:space="preserve"> are defined to have the model5 logmode SNX32705:</w:t>
      </w:r>
    </w:p>
    <w:p w14:paraId="1074314D" w14:textId="77777777" w:rsidR="00774472" w:rsidRPr="0045652F" w:rsidRDefault="00774472">
      <w:pPr>
        <w:pStyle w:val="Listing"/>
        <w:rPr>
          <w:lang w:val="en-US"/>
        </w:rPr>
      </w:pPr>
      <w:r w:rsidRPr="0045652F">
        <w:rPr>
          <w:lang w:val="en-US"/>
        </w:rPr>
        <w:t>VIRTAPPL VBUILD TYPE=APPL</w:t>
      </w:r>
    </w:p>
    <w:p w14:paraId="5494014E" w14:textId="77777777" w:rsidR="00774472" w:rsidRPr="0045652F" w:rsidRDefault="00774472">
      <w:pPr>
        <w:pStyle w:val="Listing"/>
        <w:rPr>
          <w:lang w:val="en-US"/>
        </w:rPr>
      </w:pPr>
      <w:r w:rsidRPr="0045652F">
        <w:rPr>
          <w:lang w:val="en-US"/>
        </w:rPr>
        <w:t>* ------------------------------------------------------------------ *</w:t>
      </w:r>
    </w:p>
    <w:p w14:paraId="4D02FF3A" w14:textId="77777777" w:rsidR="00774472" w:rsidRPr="0045652F" w:rsidRDefault="00774472">
      <w:pPr>
        <w:pStyle w:val="Listing"/>
        <w:rPr>
          <w:lang w:val="en-US"/>
        </w:rPr>
      </w:pPr>
      <w:r w:rsidRPr="0045652F">
        <w:rPr>
          <w:lang w:val="en-US"/>
        </w:rPr>
        <w:t>* RHTVTxxx    : Relay for VTAM applications acceded by WEB to HOST   *</w:t>
      </w:r>
    </w:p>
    <w:p w14:paraId="07063182" w14:textId="77777777" w:rsidR="00774472" w:rsidRPr="0045652F" w:rsidRDefault="00774472">
      <w:pPr>
        <w:pStyle w:val="Listing"/>
        <w:rPr>
          <w:lang w:val="en-US"/>
        </w:rPr>
      </w:pPr>
      <w:r w:rsidRPr="0045652F">
        <w:rPr>
          <w:lang w:val="en-US"/>
        </w:rPr>
        <w:t>* ------------------------------------------------------------------ *</w:t>
      </w:r>
    </w:p>
    <w:p w14:paraId="13A60F1D" w14:textId="77777777" w:rsidR="00774472" w:rsidRPr="0045652F" w:rsidRDefault="00774472">
      <w:pPr>
        <w:pStyle w:val="Listing"/>
        <w:rPr>
          <w:lang w:val="en-US"/>
        </w:rPr>
      </w:pPr>
      <w:r w:rsidRPr="0045652F">
        <w:rPr>
          <w:lang w:val="en-US"/>
        </w:rPr>
        <w:t xml:space="preserve">* 3270 model 2 terminals                                              </w:t>
      </w:r>
    </w:p>
    <w:p w14:paraId="649E7891" w14:textId="77777777" w:rsidR="00774472" w:rsidRPr="0045652F" w:rsidRDefault="00774472">
      <w:pPr>
        <w:pStyle w:val="Listing"/>
        <w:rPr>
          <w:lang w:val="en-US"/>
        </w:rPr>
      </w:pPr>
      <w:r w:rsidRPr="0045652F">
        <w:rPr>
          <w:lang w:val="en-US"/>
        </w:rPr>
        <w:t>RHTVT0?? APPL  AUTH=(ACQ,PASS),MODETAB=ISTINCLM,DLOGMOD=SNX32702,EAS=1</w:t>
      </w:r>
    </w:p>
    <w:p w14:paraId="2E8432E3" w14:textId="77777777" w:rsidR="00774472" w:rsidRPr="0045652F" w:rsidRDefault="00774472">
      <w:pPr>
        <w:pStyle w:val="Listing"/>
        <w:rPr>
          <w:lang w:val="en-US"/>
        </w:rPr>
      </w:pPr>
      <w:r w:rsidRPr="0045652F">
        <w:rPr>
          <w:lang w:val="en-US"/>
        </w:rPr>
        <w:t xml:space="preserve">* 3270 model 5 terminals                                              </w:t>
      </w:r>
    </w:p>
    <w:p w14:paraId="20A0EAA2" w14:textId="77777777" w:rsidR="00774472" w:rsidRPr="0045652F" w:rsidRDefault="00774472">
      <w:pPr>
        <w:pStyle w:val="Listing"/>
        <w:rPr>
          <w:lang w:val="en-US"/>
        </w:rPr>
      </w:pPr>
      <w:r w:rsidRPr="0045652F">
        <w:rPr>
          <w:lang w:val="en-US"/>
        </w:rPr>
        <w:t>RHTVT5?? APPL  AUTH=(ACQ,PASS),MODETAB=ISTINCLM,DLOGMOD=SNX32705,EAS=1</w:t>
      </w:r>
    </w:p>
    <w:p w14:paraId="58561D38" w14:textId="77777777" w:rsidR="00774472" w:rsidRPr="0045652F" w:rsidRDefault="00774472">
      <w:pPr>
        <w:pStyle w:val="Caption"/>
        <w:ind w:right="-1414"/>
        <w:rPr>
          <w:szCs w:val="19"/>
          <w:lang w:val="en-US"/>
        </w:rPr>
      </w:pPr>
      <w:bookmarkStart w:id="804" w:name="_Toc261011963"/>
      <w:bookmarkStart w:id="805" w:name="_Toc373485162"/>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5</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2</w:t>
      </w:r>
      <w:r w:rsidRPr="0045652F">
        <w:rPr>
          <w:lang w:val="en-US"/>
        </w:rPr>
        <w:fldChar w:fldCharType="end"/>
      </w:r>
      <w:r w:rsidRPr="0045652F">
        <w:rPr>
          <w:szCs w:val="19"/>
          <w:lang w:val="en-US"/>
        </w:rPr>
        <w:t xml:space="preserve"> VTAM definition of terminal groups</w:t>
      </w:r>
      <w:bookmarkEnd w:id="804"/>
      <w:bookmarkEnd w:id="805"/>
    </w:p>
    <w:p w14:paraId="7AABDB69" w14:textId="77777777" w:rsidR="00774472" w:rsidRPr="0045652F" w:rsidRDefault="00774472">
      <w:pPr>
        <w:pStyle w:val="ecran0"/>
        <w:rPr>
          <w:lang w:val="en-US"/>
        </w:rPr>
      </w:pPr>
      <w:r w:rsidRPr="0045652F">
        <w:rPr>
          <w:lang w:val="en-US"/>
        </w:rPr>
        <w:t>The screen below shows an example rule which assigns a relay LU from the range RHTVT5</w:t>
      </w:r>
      <w:r w:rsidRPr="0045652F">
        <w:rPr>
          <w:i/>
          <w:iCs/>
          <w:lang w:val="en-US"/>
        </w:rPr>
        <w:t>nn</w:t>
      </w:r>
      <w:r w:rsidRPr="0045652F">
        <w:rPr>
          <w:lang w:val="en-US"/>
        </w:rPr>
        <w:t xml:space="preserve"> when the URL contains the parameter </w:t>
      </w:r>
      <w:r w:rsidRPr="0045652F">
        <w:rPr>
          <w:i/>
          <w:iCs/>
          <w:lang w:val="en-US"/>
        </w:rPr>
        <w:t>model5</w:t>
      </w:r>
      <w:r w:rsidRPr="0045652F">
        <w:rPr>
          <w:lang w:val="en-US"/>
        </w:rPr>
        <w:t>:</w:t>
      </w:r>
    </w:p>
    <w:p w14:paraId="2E0D44D4" w14:textId="77777777" w:rsidR="00774472" w:rsidRPr="0045652F" w:rsidRDefault="00774472">
      <w:pPr>
        <w:pStyle w:val="Ecran80"/>
        <w:rPr>
          <w:lang w:val="en-US"/>
        </w:rPr>
      </w:pPr>
      <w:r w:rsidRPr="0045652F">
        <w:rPr>
          <w:lang w:val="en-US"/>
        </w:rPr>
        <w:t xml:space="preserve"> DETAIL of RULE from RULE SET: W-HTTP   ------------- Applid: VIRTEL   17:15:15 </w:t>
      </w:r>
    </w:p>
    <w:p w14:paraId="4E165241" w14:textId="77777777" w:rsidR="00774472" w:rsidRPr="0045652F" w:rsidRDefault="00774472">
      <w:pPr>
        <w:pStyle w:val="Ecran80"/>
        <w:rPr>
          <w:lang w:val="en-US"/>
        </w:rPr>
      </w:pPr>
      <w:r w:rsidRPr="0045652F">
        <w:rPr>
          <w:lang w:val="en-US"/>
        </w:rPr>
        <w:t xml:space="preserve">                                                                                </w:t>
      </w:r>
    </w:p>
    <w:p w14:paraId="495E6E44" w14:textId="77777777" w:rsidR="00774472" w:rsidRPr="0045652F" w:rsidRDefault="00774472">
      <w:pPr>
        <w:pStyle w:val="Ecran80"/>
        <w:rPr>
          <w:lang w:val="en-US"/>
        </w:rPr>
      </w:pPr>
      <w:r w:rsidRPr="0045652F">
        <w:rPr>
          <w:lang w:val="en-US"/>
        </w:rPr>
        <w:t xml:space="preserve"> Name          ===&gt; WHT00150               Rule priority is per name            </w:t>
      </w:r>
    </w:p>
    <w:p w14:paraId="46B8FAB3" w14:textId="77777777" w:rsidR="00774472" w:rsidRPr="0045652F" w:rsidRDefault="00774472">
      <w:pPr>
        <w:pStyle w:val="Ecran80"/>
        <w:rPr>
          <w:lang w:val="en-US"/>
        </w:rPr>
      </w:pPr>
      <w:r w:rsidRPr="0045652F">
        <w:rPr>
          <w:lang w:val="en-US"/>
        </w:rPr>
        <w:t xml:space="preserve"> Status        ===&gt; INACTIVE               Mon, 24 Sep 2001 14:19:14            </w:t>
      </w:r>
    </w:p>
    <w:p w14:paraId="41767041" w14:textId="77777777" w:rsidR="00774472" w:rsidRPr="0045652F" w:rsidRDefault="00774472">
      <w:pPr>
        <w:pStyle w:val="Ecran80"/>
        <w:rPr>
          <w:lang w:val="en-US"/>
        </w:rPr>
      </w:pPr>
      <w:r w:rsidRPr="0045652F">
        <w:rPr>
          <w:lang w:val="en-US"/>
        </w:rPr>
        <w:t xml:space="preserve"> Description   ===&gt; HTTP access (with model5 URL parameter)                     </w:t>
      </w:r>
    </w:p>
    <w:p w14:paraId="77BD5589" w14:textId="77777777" w:rsidR="00774472" w:rsidRPr="0045652F" w:rsidRDefault="00774472">
      <w:pPr>
        <w:pStyle w:val="Ecran80"/>
        <w:rPr>
          <w:lang w:val="en-US"/>
        </w:rPr>
      </w:pPr>
      <w:r w:rsidRPr="0045652F">
        <w:rPr>
          <w:lang w:val="en-US"/>
        </w:rPr>
        <w:t xml:space="preserve"> Entry point   ===&gt; WEB2HOST               Target Entry Point                   </w:t>
      </w:r>
    </w:p>
    <w:p w14:paraId="35876680" w14:textId="77777777" w:rsidR="00774472" w:rsidRPr="0045652F" w:rsidRDefault="00774472">
      <w:pPr>
        <w:pStyle w:val="Ecran80"/>
        <w:rPr>
          <w:lang w:val="en-US"/>
        </w:rPr>
      </w:pPr>
      <w:r w:rsidRPr="0045652F">
        <w:rPr>
          <w:lang w:val="en-US"/>
        </w:rPr>
        <w:t xml:space="preserve"> Parameter     ===&gt; RHTVT5*                           &amp;1 value or LUNAME        </w:t>
      </w:r>
    </w:p>
    <w:p w14:paraId="26740E8C" w14:textId="77777777" w:rsidR="00774472" w:rsidRPr="0045652F" w:rsidRDefault="00774472">
      <w:pPr>
        <w:pStyle w:val="Ecran80"/>
        <w:rPr>
          <w:lang w:val="en-US"/>
        </w:rPr>
      </w:pPr>
      <w:r w:rsidRPr="0045652F">
        <w:rPr>
          <w:lang w:val="en-US"/>
        </w:rPr>
        <w:t xml:space="preserve"> Trace         ===&gt;                        1=commands 2=data 3=partner          </w:t>
      </w:r>
    </w:p>
    <w:p w14:paraId="4D5EE6BA" w14:textId="77777777" w:rsidR="00774472" w:rsidRPr="0045652F" w:rsidRDefault="00774472">
      <w:pPr>
        <w:pStyle w:val="Ecran80"/>
        <w:rPr>
          <w:lang w:val="en-US"/>
        </w:rPr>
      </w:pPr>
      <w:r w:rsidRPr="0045652F">
        <w:rPr>
          <w:lang w:val="en-US"/>
        </w:rPr>
        <w:t xml:space="preserve">                                                                                </w:t>
      </w:r>
    </w:p>
    <w:p w14:paraId="4CC64D8E" w14:textId="77777777" w:rsidR="00774472" w:rsidRPr="0045652F" w:rsidRDefault="00774472">
      <w:pPr>
        <w:pStyle w:val="Ecran80"/>
        <w:rPr>
          <w:lang w:val="en-US"/>
        </w:rPr>
      </w:pPr>
      <w:r w:rsidRPr="0045652F">
        <w:rPr>
          <w:lang w:val="en-US"/>
        </w:rPr>
        <w:t xml:space="preserve"> C : 0=IGNORE 1=IS 2=IS NOT 3=STARTS WITH 4=DOES NOT 5=ENDS WITH 6=DOES NOT     </w:t>
      </w:r>
    </w:p>
    <w:p w14:paraId="6E9A0E36" w14:textId="77777777" w:rsidR="00774472" w:rsidRPr="0045652F" w:rsidRDefault="00774472">
      <w:pPr>
        <w:pStyle w:val="Ecran80"/>
        <w:rPr>
          <w:lang w:val="en-US"/>
        </w:rPr>
      </w:pPr>
      <w:r w:rsidRPr="0045652F">
        <w:rPr>
          <w:lang w:val="en-US"/>
        </w:rPr>
        <w:t xml:space="preserve"> 0 IP Subnet   ===&gt;                        Mask     ===&gt;                        </w:t>
      </w:r>
    </w:p>
    <w:p w14:paraId="27200E5A" w14:textId="77777777" w:rsidR="00774472" w:rsidRPr="0045652F" w:rsidRDefault="00774472">
      <w:pPr>
        <w:pStyle w:val="Ecran80"/>
        <w:rPr>
          <w:lang w:val="en-US"/>
        </w:rPr>
      </w:pPr>
      <w:r w:rsidRPr="0045652F">
        <w:rPr>
          <w:lang w:val="en-US"/>
        </w:rPr>
        <w:t xml:space="preserve"> 0 Host        ===&gt;                                                             </w:t>
      </w:r>
    </w:p>
    <w:p w14:paraId="13D3595B" w14:textId="77777777" w:rsidR="00774472" w:rsidRPr="0045652F" w:rsidRDefault="00774472">
      <w:pPr>
        <w:pStyle w:val="Ecran80"/>
        <w:rPr>
          <w:lang w:val="en-US"/>
        </w:rPr>
      </w:pPr>
      <w:r w:rsidRPr="0045652F">
        <w:rPr>
          <w:lang w:val="en-US"/>
        </w:rPr>
        <w:t xml:space="preserve"> 0 eMail       ===&gt;                                                             </w:t>
      </w:r>
    </w:p>
    <w:p w14:paraId="2E17B68D" w14:textId="77777777" w:rsidR="00774472" w:rsidRPr="0045652F" w:rsidRDefault="00774472">
      <w:pPr>
        <w:pStyle w:val="Ecran80"/>
        <w:rPr>
          <w:lang w:val="en-US"/>
        </w:rPr>
      </w:pPr>
      <w:r w:rsidRPr="0045652F">
        <w:rPr>
          <w:lang w:val="en-US"/>
        </w:rPr>
        <w:t xml:space="preserve"> 0 Calling DTE ===&gt;                        Calling DTE address or proxy         </w:t>
      </w:r>
    </w:p>
    <w:p w14:paraId="5EC3056E" w14:textId="77777777" w:rsidR="00774472" w:rsidRPr="0045652F" w:rsidRDefault="00774472">
      <w:pPr>
        <w:pStyle w:val="Ecran80"/>
        <w:rPr>
          <w:lang w:val="en-US"/>
        </w:rPr>
      </w:pPr>
      <w:r w:rsidRPr="0045652F">
        <w:rPr>
          <w:lang w:val="en-US"/>
        </w:rPr>
        <w:t xml:space="preserve"> 0 Called      ===&gt;                        Called DTE address                   </w:t>
      </w:r>
    </w:p>
    <w:p w14:paraId="7AB42E5D" w14:textId="77777777" w:rsidR="00774472" w:rsidRPr="0045652F" w:rsidRDefault="00774472">
      <w:pPr>
        <w:pStyle w:val="Ecran80"/>
        <w:rPr>
          <w:lang w:val="en-US"/>
        </w:rPr>
      </w:pPr>
      <w:r w:rsidRPr="0045652F">
        <w:rPr>
          <w:lang w:val="en-US"/>
        </w:rPr>
        <w:t xml:space="preserve"> 0 CUD0 (Hex)  ===&gt;                        First 4 bytes of CUD (X25 protocol)  </w:t>
      </w:r>
    </w:p>
    <w:p w14:paraId="6D63AB15" w14:textId="77777777" w:rsidR="00774472" w:rsidRPr="0045652F" w:rsidRDefault="00774472">
      <w:pPr>
        <w:pStyle w:val="Ecran80"/>
        <w:rPr>
          <w:lang w:val="en-US"/>
        </w:rPr>
      </w:pPr>
      <w:r w:rsidRPr="0045652F">
        <w:rPr>
          <w:lang w:val="en-US"/>
        </w:rPr>
        <w:t xml:space="preserve"> 1 User Data   ===&gt; model5                                                      </w:t>
      </w:r>
    </w:p>
    <w:p w14:paraId="23A723DD" w14:textId="77777777" w:rsidR="00774472" w:rsidRPr="0045652F" w:rsidRDefault="00774472">
      <w:pPr>
        <w:pStyle w:val="Ecran80"/>
        <w:rPr>
          <w:lang w:val="en-US"/>
        </w:rPr>
      </w:pPr>
      <w:r w:rsidRPr="0045652F">
        <w:rPr>
          <w:lang w:val="en-US"/>
        </w:rPr>
        <w:t xml:space="preserve">                                                                                </w:t>
      </w:r>
    </w:p>
    <w:p w14:paraId="5E17AA07" w14:textId="77777777" w:rsidR="00774472" w:rsidRPr="0045652F" w:rsidRDefault="00774472">
      <w:pPr>
        <w:pStyle w:val="Ecran80"/>
        <w:rPr>
          <w:lang w:val="en-US"/>
        </w:rPr>
      </w:pPr>
      <w:r w:rsidRPr="0045652F">
        <w:rPr>
          <w:lang w:val="en-US"/>
        </w:rPr>
        <w:t xml:space="preserve"> 0 Days        ===&gt; M:      T:      W:      T:      F:      S:      S:          </w:t>
      </w:r>
    </w:p>
    <w:p w14:paraId="4CE2B917" w14:textId="77777777" w:rsidR="00774472" w:rsidRPr="0045652F" w:rsidRDefault="00774472">
      <w:pPr>
        <w:pStyle w:val="Ecran80"/>
        <w:rPr>
          <w:lang w:val="en-US"/>
        </w:rPr>
      </w:pPr>
      <w:r w:rsidRPr="0045652F">
        <w:rPr>
          <w:lang w:val="en-US"/>
        </w:rPr>
        <w:t xml:space="preserve"> 0 Start time  ===&gt; H:      M:      S:     End time ===&gt; H:      M:      S:     </w:t>
      </w:r>
    </w:p>
    <w:p w14:paraId="30E38C6F" w14:textId="77777777" w:rsidR="00774472" w:rsidRPr="0045652F" w:rsidRDefault="00774472">
      <w:pPr>
        <w:pStyle w:val="Ecran80"/>
        <w:rPr>
          <w:lang w:val="en-US"/>
        </w:rPr>
      </w:pPr>
      <w:r w:rsidRPr="0045652F">
        <w:rPr>
          <w:lang w:val="en-US"/>
        </w:rPr>
        <w:t xml:space="preserve">                                                                                </w:t>
      </w:r>
    </w:p>
    <w:p w14:paraId="248F5970" w14:textId="77777777" w:rsidR="00774472" w:rsidRPr="0045652F" w:rsidRDefault="00774472">
      <w:pPr>
        <w:pStyle w:val="Ecran80"/>
        <w:rPr>
          <w:lang w:val="en-US"/>
        </w:rPr>
      </w:pPr>
      <w:r w:rsidRPr="0045652F">
        <w:rPr>
          <w:lang w:val="en-US"/>
        </w:rPr>
        <w:t xml:space="preserve"> P1=Update                          P3=Return                      Enter=Add    </w:t>
      </w:r>
    </w:p>
    <w:p w14:paraId="2A66F2BC" w14:textId="77777777" w:rsidR="00774472" w:rsidRPr="0045652F" w:rsidRDefault="00774472">
      <w:pPr>
        <w:pStyle w:val="Ecran80"/>
        <w:rPr>
          <w:lang w:val="en-US"/>
        </w:rPr>
      </w:pPr>
      <w:r w:rsidRPr="0045652F">
        <w:rPr>
          <w:lang w:val="en-US"/>
        </w:rPr>
        <w:t xml:space="preserve"> P4=Activate                        P5=Inactivate                  P12=Entry P. </w:t>
      </w:r>
    </w:p>
    <w:p w14:paraId="4A7ACFFE" w14:textId="77777777" w:rsidR="00774472" w:rsidRPr="0045652F" w:rsidRDefault="00774472">
      <w:pPr>
        <w:pStyle w:val="Ecran80"/>
        <w:rPr>
          <w:lang w:val="en-US"/>
        </w:rPr>
      </w:pPr>
      <w:r w:rsidRPr="0045652F">
        <w:rPr>
          <w:lang w:val="en-US"/>
        </w:rPr>
        <w:t xml:space="preserve">                                                                                </w:t>
      </w:r>
    </w:p>
    <w:p w14:paraId="648A17DE" w14:textId="77777777" w:rsidR="00774472" w:rsidRPr="0045652F" w:rsidRDefault="00774472">
      <w:pPr>
        <w:pStyle w:val="Caption"/>
        <w:ind w:right="-1414"/>
        <w:rPr>
          <w:lang w:val="en-US"/>
        </w:rPr>
      </w:pPr>
      <w:bookmarkStart w:id="806" w:name="_Toc261011964"/>
      <w:bookmarkStart w:id="807" w:name="_Toc373485163"/>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5</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3</w:t>
      </w:r>
      <w:r w:rsidRPr="0045652F">
        <w:rPr>
          <w:lang w:val="en-US"/>
        </w:rPr>
        <w:fldChar w:fldCharType="end"/>
      </w:r>
      <w:r w:rsidRPr="0045652F">
        <w:rPr>
          <w:szCs w:val="19"/>
          <w:lang w:val="en-US"/>
        </w:rPr>
        <w:t xml:space="preserve"> </w:t>
      </w:r>
      <w:r w:rsidRPr="0045652F">
        <w:rPr>
          <w:lang w:val="en-US"/>
        </w:rPr>
        <w:t>Example rule for selection of logmode by URL</w:t>
      </w:r>
      <w:bookmarkEnd w:id="806"/>
      <w:bookmarkEnd w:id="807"/>
    </w:p>
    <w:p w14:paraId="20C27C43" w14:textId="77777777" w:rsidR="00774472" w:rsidRPr="0045652F" w:rsidRDefault="00774472">
      <w:pPr>
        <w:pStyle w:val="ecran0"/>
        <w:rPr>
          <w:lang w:val="en-US"/>
        </w:rPr>
      </w:pPr>
      <w:r w:rsidRPr="0045652F">
        <w:rPr>
          <w:lang w:val="en-US"/>
        </w:rPr>
        <w:t>The LU name (RHTVT5</w:t>
      </w:r>
      <w:r w:rsidRPr="0045652F">
        <w:rPr>
          <w:i/>
          <w:iCs/>
          <w:lang w:val="en-US"/>
        </w:rPr>
        <w:t>nn</w:t>
      </w:r>
      <w:r w:rsidRPr="0045652F">
        <w:rPr>
          <w:lang w:val="en-US"/>
        </w:rPr>
        <w:t>) assigned by the rule must belong to the LU pool shared assigned to the HTTP line, as shown in the example below:</w:t>
      </w:r>
    </w:p>
    <w:p w14:paraId="6025DD4C" w14:textId="77777777" w:rsidR="00774472" w:rsidRPr="0045652F" w:rsidRDefault="00774472">
      <w:pPr>
        <w:pStyle w:val="Ecran80"/>
        <w:rPr>
          <w:lang w:val="en-US"/>
        </w:rPr>
      </w:pPr>
      <w:r w:rsidRPr="0045652F">
        <w:rPr>
          <w:lang w:val="en-US"/>
        </w:rPr>
        <w:t xml:space="preserve"> TERMINAL DETAIL DEFINITION ------------------------- Applid: VIRTEL   13:32:28 </w:t>
      </w:r>
    </w:p>
    <w:p w14:paraId="27A786FA" w14:textId="77777777" w:rsidR="00774472" w:rsidRPr="0045652F" w:rsidRDefault="00774472">
      <w:pPr>
        <w:pStyle w:val="Ecran80"/>
        <w:rPr>
          <w:lang w:val="en-US"/>
        </w:rPr>
      </w:pPr>
      <w:r w:rsidRPr="0045652F">
        <w:rPr>
          <w:lang w:val="en-US"/>
        </w:rPr>
        <w:t xml:space="preserve">                                                                                </w:t>
      </w:r>
    </w:p>
    <w:p w14:paraId="60F1DA8B" w14:textId="77777777" w:rsidR="00774472" w:rsidRPr="0045652F" w:rsidRDefault="00774472">
      <w:pPr>
        <w:pStyle w:val="Ecran80"/>
        <w:rPr>
          <w:lang w:val="en-US"/>
        </w:rPr>
      </w:pPr>
      <w:r w:rsidRPr="0045652F">
        <w:rPr>
          <w:lang w:val="en-US"/>
        </w:rPr>
        <w:t xml:space="preserve"> Terminal           ===&gt; W2HTP500       ?wxyZZZZ for dynamic allocation         </w:t>
      </w:r>
    </w:p>
    <w:p w14:paraId="3959E967" w14:textId="77777777" w:rsidR="00774472" w:rsidRPr="0045652F" w:rsidRDefault="00774472">
      <w:pPr>
        <w:pStyle w:val="Ecran80"/>
        <w:rPr>
          <w:lang w:val="en-US"/>
        </w:rPr>
      </w:pPr>
      <w:r w:rsidRPr="0045652F">
        <w:rPr>
          <w:lang w:val="en-US"/>
        </w:rPr>
        <w:t xml:space="preserve">                                        w : Sna or Non-sna or * (category)      </w:t>
      </w:r>
    </w:p>
    <w:p w14:paraId="495BE544" w14:textId="77777777" w:rsidR="00774472" w:rsidRPr="0045652F" w:rsidRDefault="00774472">
      <w:pPr>
        <w:pStyle w:val="Ecran80"/>
        <w:rPr>
          <w:lang w:val="en-US"/>
        </w:rPr>
      </w:pPr>
      <w:r w:rsidRPr="0045652F">
        <w:rPr>
          <w:lang w:val="en-US"/>
        </w:rPr>
        <w:t xml:space="preserve">                                        x : 1, 2, 3, 4, 5 or *  (model)         </w:t>
      </w:r>
    </w:p>
    <w:p w14:paraId="65773B2A" w14:textId="77777777" w:rsidR="00774472" w:rsidRPr="0045652F" w:rsidRDefault="00774472">
      <w:pPr>
        <w:pStyle w:val="Ecran80"/>
        <w:rPr>
          <w:lang w:val="en-US"/>
        </w:rPr>
      </w:pPr>
      <w:r w:rsidRPr="0045652F">
        <w:rPr>
          <w:lang w:val="en-US"/>
        </w:rPr>
        <w:t xml:space="preserve">                                        y : Colour, Monochrome or *             </w:t>
      </w:r>
    </w:p>
    <w:p w14:paraId="2A25B5D1" w14:textId="77777777" w:rsidR="00774472" w:rsidRPr="0045652F" w:rsidRDefault="00774472">
      <w:pPr>
        <w:pStyle w:val="Ecran80"/>
        <w:rPr>
          <w:lang w:val="en-US"/>
        </w:rPr>
      </w:pPr>
      <w:r w:rsidRPr="0045652F">
        <w:rPr>
          <w:lang w:val="en-US"/>
        </w:rPr>
        <w:t xml:space="preserve">                                        Z : any characters                      </w:t>
      </w:r>
    </w:p>
    <w:p w14:paraId="03BCDA90" w14:textId="77777777" w:rsidR="00774472" w:rsidRPr="0045652F" w:rsidRDefault="00774472">
      <w:pPr>
        <w:pStyle w:val="Ecran80"/>
        <w:rPr>
          <w:lang w:val="en-US"/>
        </w:rPr>
      </w:pPr>
      <w:r w:rsidRPr="0045652F">
        <w:rPr>
          <w:lang w:val="en-US"/>
        </w:rPr>
        <w:t xml:space="preserve"> Relay              ===&gt; RHTVT500       Name seen by VTAM applications          </w:t>
      </w:r>
    </w:p>
    <w:p w14:paraId="7F196C4C" w14:textId="77777777" w:rsidR="00774472" w:rsidRPr="0045652F" w:rsidRDefault="00774472">
      <w:pPr>
        <w:pStyle w:val="Ecran80"/>
        <w:rPr>
          <w:lang w:val="en-US"/>
        </w:rPr>
      </w:pPr>
      <w:r w:rsidRPr="0045652F">
        <w:rPr>
          <w:lang w:val="en-US"/>
        </w:rPr>
        <w:t xml:space="preserve">                                        = : copied from the terminal name       </w:t>
      </w:r>
    </w:p>
    <w:p w14:paraId="0D5CA356" w14:textId="77777777" w:rsidR="00774472" w:rsidRPr="0045652F" w:rsidRDefault="00774472">
      <w:pPr>
        <w:pStyle w:val="Ecran80"/>
        <w:rPr>
          <w:lang w:val="en-US"/>
        </w:rPr>
      </w:pPr>
      <w:r w:rsidRPr="0045652F">
        <w:rPr>
          <w:lang w:val="en-US"/>
        </w:rPr>
        <w:t xml:space="preserve"> *Pool name         ===&gt; *W2HPOOL       Pool where to put this terminal         </w:t>
      </w:r>
    </w:p>
    <w:p w14:paraId="35F2DA4F" w14:textId="77777777" w:rsidR="00774472" w:rsidRPr="0045652F" w:rsidRDefault="00774472">
      <w:pPr>
        <w:pStyle w:val="Ecran80"/>
        <w:rPr>
          <w:lang w:val="en-US"/>
        </w:rPr>
      </w:pPr>
      <w:r w:rsidRPr="0045652F">
        <w:rPr>
          <w:lang w:val="en-US"/>
        </w:rPr>
        <w:t xml:space="preserve"> Description        ===&gt; Relay pool for HTTP (3270 model 5)                     </w:t>
      </w:r>
    </w:p>
    <w:p w14:paraId="40ADC7CA" w14:textId="77777777" w:rsidR="00774472" w:rsidRPr="0045652F" w:rsidRDefault="00774472">
      <w:pPr>
        <w:pStyle w:val="Ecran80"/>
        <w:rPr>
          <w:lang w:val="en-US"/>
        </w:rPr>
      </w:pPr>
      <w:r w:rsidRPr="0045652F">
        <w:rPr>
          <w:lang w:val="en-US"/>
        </w:rPr>
        <w:t xml:space="preserve">                                                                                </w:t>
      </w:r>
    </w:p>
    <w:p w14:paraId="65D667F9" w14:textId="77777777" w:rsidR="00774472" w:rsidRPr="0045652F" w:rsidRDefault="00774472">
      <w:pPr>
        <w:pStyle w:val="Ecran80"/>
        <w:rPr>
          <w:lang w:val="en-US"/>
        </w:rPr>
      </w:pPr>
      <w:r w:rsidRPr="0045652F">
        <w:rPr>
          <w:lang w:val="en-US"/>
        </w:rPr>
        <w:t xml:space="preserve"> Entry Point        ===&gt;                Enforced Entry Point                    </w:t>
      </w:r>
    </w:p>
    <w:p w14:paraId="6D5FA242" w14:textId="77777777" w:rsidR="00774472" w:rsidRPr="0045652F" w:rsidRDefault="00774472">
      <w:pPr>
        <w:pStyle w:val="Ecran80"/>
        <w:rPr>
          <w:lang w:val="en-US"/>
        </w:rPr>
      </w:pPr>
      <w:r w:rsidRPr="0045652F">
        <w:rPr>
          <w:lang w:val="en-US"/>
        </w:rPr>
        <w:t xml:space="preserve"> 2nd relay          ===&gt; RHTIM500       Possible 2nd relay (Printer)            </w:t>
      </w:r>
    </w:p>
    <w:p w14:paraId="08E09FE9" w14:textId="77777777" w:rsidR="00774472" w:rsidRPr="0045652F" w:rsidRDefault="00774472">
      <w:pPr>
        <w:pStyle w:val="Ecran80"/>
        <w:rPr>
          <w:lang w:val="en-US"/>
        </w:rPr>
      </w:pPr>
      <w:r w:rsidRPr="0045652F">
        <w:rPr>
          <w:lang w:val="en-US"/>
        </w:rPr>
        <w:t xml:space="preserve"> Terminal type      ===&gt; 3              </w:t>
      </w:r>
      <w:r w:rsidR="00D80D54">
        <w:rPr>
          <w:lang w:val="en-US"/>
        </w:rPr>
        <w:t xml:space="preserve">1=LU1  2=3270  3=FC P=Printer S=Scs     </w:t>
      </w:r>
    </w:p>
    <w:p w14:paraId="2C6370B5" w14:textId="77777777" w:rsidR="00774472" w:rsidRPr="0045652F" w:rsidRDefault="00774472">
      <w:pPr>
        <w:pStyle w:val="Ecran80"/>
        <w:rPr>
          <w:lang w:val="en-US"/>
        </w:rPr>
      </w:pPr>
      <w:r w:rsidRPr="0045652F">
        <w:rPr>
          <w:lang w:val="en-US"/>
        </w:rPr>
        <w:t xml:space="preserve"> Compression        ===&gt; 2              0, 1, 2 or 3 : compression type         </w:t>
      </w:r>
    </w:p>
    <w:p w14:paraId="7DE79908" w14:textId="77777777" w:rsidR="00774472" w:rsidRPr="0045652F" w:rsidRDefault="00774472">
      <w:pPr>
        <w:pStyle w:val="Ecran80"/>
        <w:rPr>
          <w:lang w:val="en-US"/>
        </w:rPr>
      </w:pPr>
      <w:r w:rsidRPr="0045652F">
        <w:rPr>
          <w:lang w:val="en-US"/>
        </w:rPr>
        <w:t xml:space="preserve"> Possible Calls     ===&gt; 3              0=None  1=Inbound  2=Outbound  3=Both   </w:t>
      </w:r>
    </w:p>
    <w:p w14:paraId="38E6BA79" w14:textId="77777777" w:rsidR="00774472" w:rsidRPr="0045652F" w:rsidRDefault="00774472">
      <w:pPr>
        <w:pStyle w:val="Ecran80"/>
        <w:rPr>
          <w:lang w:val="en-US"/>
        </w:rPr>
      </w:pPr>
      <w:r w:rsidRPr="0045652F">
        <w:rPr>
          <w:lang w:val="en-US"/>
        </w:rPr>
        <w:t xml:space="preserve"> Write Stats to     ===&gt; 12             1,4=VIRSTAT 2=VIRLOG                    </w:t>
      </w:r>
    </w:p>
    <w:p w14:paraId="068C8376" w14:textId="77777777" w:rsidR="00774472" w:rsidRPr="0045652F" w:rsidRDefault="00774472">
      <w:pPr>
        <w:pStyle w:val="Ecran80"/>
        <w:rPr>
          <w:lang w:val="en-US"/>
        </w:rPr>
      </w:pPr>
      <w:r w:rsidRPr="0045652F">
        <w:rPr>
          <w:lang w:val="en-US"/>
        </w:rPr>
        <w:t xml:space="preserve">                                                                                </w:t>
      </w:r>
    </w:p>
    <w:p w14:paraId="579BEEA1" w14:textId="77777777" w:rsidR="00774472" w:rsidRPr="0045652F" w:rsidRDefault="00774472">
      <w:pPr>
        <w:pStyle w:val="Ecran80"/>
        <w:rPr>
          <w:lang w:val="en-US"/>
        </w:rPr>
      </w:pPr>
      <w:r w:rsidRPr="0045652F">
        <w:rPr>
          <w:lang w:val="en-US"/>
        </w:rPr>
        <w:t xml:space="preserve"> Repeat             ===&gt; 0020           Number of generated terminals           </w:t>
      </w:r>
    </w:p>
    <w:p w14:paraId="141E6923" w14:textId="77777777" w:rsidR="00774472" w:rsidRPr="0045652F" w:rsidRDefault="00774472">
      <w:pPr>
        <w:pStyle w:val="Ecran80"/>
        <w:rPr>
          <w:lang w:val="en-US"/>
        </w:rPr>
      </w:pPr>
      <w:r w:rsidRPr="0045652F">
        <w:rPr>
          <w:lang w:val="en-US"/>
        </w:rPr>
        <w:t xml:space="preserve">                                                                                </w:t>
      </w:r>
    </w:p>
    <w:p w14:paraId="6DB4249A" w14:textId="77777777" w:rsidR="00774472" w:rsidRPr="0045652F" w:rsidRDefault="00774472">
      <w:pPr>
        <w:pStyle w:val="Ecran80"/>
        <w:rPr>
          <w:lang w:val="en-US"/>
        </w:rPr>
      </w:pPr>
      <w:r w:rsidRPr="0045652F">
        <w:rPr>
          <w:lang w:val="en-US"/>
        </w:rPr>
        <w:t xml:space="preserve"> P1=Update                          P3=Return                      Enter=Add    </w:t>
      </w:r>
    </w:p>
    <w:p w14:paraId="32ED0D53" w14:textId="77777777" w:rsidR="00774472" w:rsidRPr="0045652F" w:rsidRDefault="00774472">
      <w:pPr>
        <w:pStyle w:val="Ecran80"/>
        <w:rPr>
          <w:lang w:val="en-US"/>
        </w:rPr>
      </w:pPr>
      <w:r w:rsidRPr="0045652F">
        <w:rPr>
          <w:lang w:val="en-US"/>
        </w:rPr>
        <w:t xml:space="preserve">                                                                   P12=Server   </w:t>
      </w:r>
    </w:p>
    <w:p w14:paraId="4B24F9DA" w14:textId="77777777" w:rsidR="00774472" w:rsidRPr="0045652F" w:rsidRDefault="00774472">
      <w:pPr>
        <w:pStyle w:val="Ecran80"/>
        <w:rPr>
          <w:lang w:val="en-US"/>
        </w:rPr>
      </w:pPr>
      <w:r w:rsidRPr="0045652F">
        <w:rPr>
          <w:lang w:val="en-US"/>
        </w:rPr>
        <w:t xml:space="preserve">                                                                                </w:t>
      </w:r>
    </w:p>
    <w:p w14:paraId="6491EBB9" w14:textId="77777777" w:rsidR="00774472" w:rsidRPr="0045652F" w:rsidRDefault="00774472">
      <w:pPr>
        <w:pStyle w:val="Caption"/>
        <w:ind w:right="-1414"/>
        <w:rPr>
          <w:lang w:val="en-US"/>
        </w:rPr>
      </w:pPr>
      <w:bookmarkStart w:id="808" w:name="_Toc261011965"/>
      <w:bookmarkStart w:id="809" w:name="_Toc373485164"/>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5</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4</w:t>
      </w:r>
      <w:r w:rsidRPr="0045652F">
        <w:rPr>
          <w:lang w:val="en-US"/>
        </w:rPr>
        <w:fldChar w:fldCharType="end"/>
      </w:r>
      <w:r w:rsidRPr="0045652F">
        <w:rPr>
          <w:szCs w:val="19"/>
          <w:lang w:val="en-US"/>
        </w:rPr>
        <w:t xml:space="preserve"> Definition of model 5 terminals in the W2HPOOL</w:t>
      </w:r>
      <w:bookmarkEnd w:id="808"/>
      <w:r w:rsidRPr="0045652F">
        <w:rPr>
          <w:szCs w:val="19"/>
          <w:lang w:val="en-US"/>
        </w:rPr>
        <w:t xml:space="preserve"> pool</w:t>
      </w:r>
      <w:bookmarkEnd w:id="809"/>
    </w:p>
    <w:p w14:paraId="4D0CF5A4" w14:textId="77777777" w:rsidR="00774472" w:rsidRPr="0045652F" w:rsidRDefault="00774472">
      <w:pPr>
        <w:pStyle w:val="Heading4"/>
        <w:keepLines/>
        <w:ind w:right="-1414"/>
        <w:rPr>
          <w:lang w:val="en-US"/>
        </w:rPr>
      </w:pPr>
      <w:r w:rsidRPr="0045652F">
        <w:rPr>
          <w:lang w:val="en-US"/>
        </w:rPr>
        <w:t>User-specified LOGMODE</w:t>
      </w:r>
    </w:p>
    <w:p w14:paraId="053881D4" w14:textId="77777777" w:rsidR="00774472" w:rsidRPr="0045652F" w:rsidRDefault="00774472">
      <w:pPr>
        <w:keepNext/>
        <w:keepLines/>
        <w:rPr>
          <w:lang w:val="en-US"/>
        </w:rPr>
      </w:pPr>
      <w:r w:rsidRPr="0045652F">
        <w:rPr>
          <w:lang w:val="en-US"/>
        </w:rPr>
        <w:t>When the entry point definition specifies SCENLOGM in the “Identification scenario” field, the user may override the default logmode by appending an additional parameter LOGMODE=modename to the URL, as shown in this example:</w:t>
      </w:r>
    </w:p>
    <w:p w14:paraId="63D94F0C" w14:textId="77777777" w:rsidR="00774472" w:rsidRPr="0045652F" w:rsidRDefault="00774472">
      <w:pPr>
        <w:keepNext/>
        <w:keepLines/>
        <w:rPr>
          <w:lang w:val="en-US"/>
        </w:rPr>
      </w:pPr>
    </w:p>
    <w:p w14:paraId="22BA5F92" w14:textId="77777777" w:rsidR="00774472" w:rsidRPr="0045652F" w:rsidRDefault="00774472">
      <w:pPr>
        <w:pStyle w:val="HTMLAddress"/>
        <w:keepNext/>
        <w:keepLines/>
        <w:ind w:right="-1414"/>
        <w:rPr>
          <w:lang w:val="en-US" w:eastAsia="fr-FR"/>
        </w:rPr>
      </w:pPr>
      <w:r w:rsidRPr="0045652F">
        <w:rPr>
          <w:lang w:val="en-US" w:eastAsia="fr-FR"/>
        </w:rPr>
        <w:t>http://n.n.n.n:41001/w2h/WEB3270.htm+Tso?logmode=SNX32705</w:t>
      </w:r>
    </w:p>
    <w:p w14:paraId="62F12034" w14:textId="77777777" w:rsidR="00774472" w:rsidRPr="0045652F" w:rsidRDefault="00774472">
      <w:pPr>
        <w:keepNext/>
        <w:keepLines/>
        <w:ind w:right="-1414"/>
        <w:rPr>
          <w:lang w:val="en-US"/>
        </w:rPr>
      </w:pPr>
    </w:p>
    <w:p w14:paraId="576D659F" w14:textId="77777777" w:rsidR="00774472" w:rsidRPr="0045652F" w:rsidRDefault="00774472">
      <w:pPr>
        <w:keepNext/>
        <w:keepLines/>
        <w:ind w:right="-1414"/>
        <w:rPr>
          <w:lang w:val="en-US"/>
        </w:rPr>
      </w:pPr>
      <w:r w:rsidRPr="0045652F">
        <w:rPr>
          <w:lang w:val="en-US"/>
        </w:rPr>
        <w:t>The source code for the SCENLOGM scenario is supplied in the VIRTEL SAMPLIB.</w:t>
      </w:r>
    </w:p>
    <w:p w14:paraId="1AE072D5" w14:textId="77777777" w:rsidR="00774472" w:rsidRPr="0045652F" w:rsidRDefault="00774472">
      <w:pPr>
        <w:pStyle w:val="Nfj"/>
        <w:rPr>
          <w:lang w:val="en-US"/>
        </w:rPr>
      </w:pPr>
      <w:r w:rsidRPr="0045652F">
        <w:rPr>
          <w:lang w:val="en-US"/>
        </w:rPr>
        <w:t>Note: To activate this functionality, SCENLOGM must be specified in the “Identification scenario” field of the ENTRY POINT (not the transaction definition)</w:t>
      </w:r>
    </w:p>
    <w:p w14:paraId="2FA228B3" w14:textId="77777777" w:rsidR="00774472" w:rsidRPr="0045652F" w:rsidRDefault="00774472">
      <w:pPr>
        <w:pStyle w:val="Heading4"/>
        <w:keepLines/>
        <w:ind w:right="-1414"/>
        <w:rPr>
          <w:lang w:val="en-US"/>
        </w:rPr>
      </w:pPr>
      <w:r w:rsidRPr="0045652F">
        <w:rPr>
          <w:lang w:val="en-US"/>
        </w:rPr>
        <w:t>Dynamic logmode with user-specified screen size</w:t>
      </w:r>
    </w:p>
    <w:p w14:paraId="7B003443" w14:textId="77777777" w:rsidR="00774472" w:rsidRPr="0045652F" w:rsidRDefault="00774472">
      <w:pPr>
        <w:keepNext/>
        <w:keepLines/>
        <w:rPr>
          <w:lang w:val="en-US"/>
        </w:rPr>
      </w:pPr>
      <w:r w:rsidRPr="0045652F">
        <w:rPr>
          <w:lang w:val="en-US"/>
        </w:rPr>
        <w:t>VIRTEL Web Access also supports the use of “dynamic” logmodes, such as D4A32XX3, which allow the user to specify a non-standard alternate screen size. When the entry point definition specifies SCENLOGM in the “Identification scenario” field, the user may also append ROWS and COLS parameters to the URL, as shown in this example:</w:t>
      </w:r>
    </w:p>
    <w:p w14:paraId="51E1FB5B" w14:textId="77777777" w:rsidR="00774472" w:rsidRPr="0045652F" w:rsidRDefault="00774472">
      <w:pPr>
        <w:keepNext/>
        <w:keepLines/>
        <w:rPr>
          <w:lang w:val="en-US"/>
        </w:rPr>
      </w:pPr>
    </w:p>
    <w:p w14:paraId="6574A633" w14:textId="77777777" w:rsidR="00774472" w:rsidRPr="0045652F" w:rsidRDefault="00774472">
      <w:pPr>
        <w:pStyle w:val="HTMLAddress"/>
        <w:keepNext/>
        <w:keepLines/>
        <w:ind w:right="-1414"/>
        <w:rPr>
          <w:lang w:val="en-US" w:eastAsia="fr-FR"/>
        </w:rPr>
      </w:pPr>
      <w:r w:rsidRPr="0045652F">
        <w:rPr>
          <w:lang w:val="en-US" w:eastAsia="fr-FR"/>
        </w:rPr>
        <w:t>http://n.n.n.n:41001/w2h/WEB3270.htm+Tso?logmode=D4A32XX3&amp;rows=54&amp;cols=132</w:t>
      </w:r>
    </w:p>
    <w:p w14:paraId="4718F20E" w14:textId="77777777" w:rsidR="00774472" w:rsidRPr="0045652F" w:rsidRDefault="00774472">
      <w:pPr>
        <w:keepNext/>
        <w:keepLines/>
        <w:ind w:right="-1414"/>
        <w:rPr>
          <w:lang w:val="en-US"/>
        </w:rPr>
      </w:pPr>
    </w:p>
    <w:p w14:paraId="230AE2C5" w14:textId="77777777" w:rsidR="00774472" w:rsidRPr="0045652F" w:rsidRDefault="00774472">
      <w:pPr>
        <w:keepLines/>
        <w:rPr>
          <w:lang w:val="en-US"/>
        </w:rPr>
      </w:pPr>
      <w:r w:rsidRPr="0045652F">
        <w:rPr>
          <w:lang w:val="en-US"/>
        </w:rPr>
        <w:t>VIRTEL allows a maximum screen size of 62 rows by 160 columns. The host application must also support the use of non-standard screen sizes.</w:t>
      </w:r>
    </w:p>
    <w:p w14:paraId="73AA77AE" w14:textId="77777777" w:rsidR="00BB30F2" w:rsidRDefault="00BB30F2" w:rsidP="00BB30F2">
      <w:pPr>
        <w:pStyle w:val="Heading3"/>
        <w:tabs>
          <w:tab w:val="num" w:pos="2781"/>
        </w:tabs>
        <w:ind w:left="2784" w:hanging="1083"/>
        <w:rPr>
          <w:lang w:val="en-US"/>
        </w:rPr>
      </w:pPr>
      <w:bookmarkStart w:id="810" w:name="_Toc373484960"/>
      <w:r w:rsidRPr="0045652F">
        <w:rPr>
          <w:lang w:val="en-US"/>
        </w:rPr>
        <w:t xml:space="preserve">How to </w:t>
      </w:r>
      <w:r>
        <w:rPr>
          <w:lang w:val="en-US"/>
        </w:rPr>
        <w:t>override the codepage by URL parameter</w:t>
      </w:r>
      <w:bookmarkEnd w:id="810"/>
    </w:p>
    <w:p w14:paraId="6DBE3F6D" w14:textId="77777777" w:rsidR="00BB30F2" w:rsidRDefault="00BB30F2" w:rsidP="00BB30F2">
      <w:pPr>
        <w:rPr>
          <w:lang w:val="en-US"/>
        </w:rPr>
      </w:pPr>
      <w:r>
        <w:rPr>
          <w:lang w:val="en-US"/>
        </w:rPr>
        <w:t>Users who require a codepage different from the default DEFUTF8 value specified in the VIRTCT can specify the desired codepage as a parameter of the URL</w:t>
      </w:r>
      <w:r w:rsidRPr="0045652F">
        <w:rPr>
          <w:lang w:val="en-US"/>
        </w:rPr>
        <w:t>, as shown in this example:</w:t>
      </w:r>
    </w:p>
    <w:p w14:paraId="3694241F" w14:textId="77777777" w:rsidR="00BB30F2" w:rsidRDefault="00BB30F2" w:rsidP="00BB30F2">
      <w:pPr>
        <w:keepNext/>
        <w:keepLines/>
        <w:rPr>
          <w:lang w:val="en-US"/>
        </w:rPr>
      </w:pPr>
    </w:p>
    <w:p w14:paraId="6C3A85E9" w14:textId="77777777" w:rsidR="00BB30F2" w:rsidRPr="00A90AE0" w:rsidRDefault="00BB30F2" w:rsidP="00BB30F2">
      <w:pPr>
        <w:pStyle w:val="HTMLAddress"/>
        <w:keepNext/>
        <w:keepLines/>
        <w:ind w:right="-1414"/>
        <w:rPr>
          <w:lang w:eastAsia="fr-FR"/>
        </w:rPr>
      </w:pPr>
      <w:r w:rsidRPr="00A90AE0">
        <w:rPr>
          <w:lang w:eastAsia="fr-FR"/>
        </w:rPr>
        <w:t>http://n.n.n.n:41001/w2h/WEB2</w:t>
      </w:r>
      <w:r>
        <w:rPr>
          <w:lang w:eastAsia="fr-FR"/>
        </w:rPr>
        <w:t>AJAX</w:t>
      </w:r>
      <w:r w:rsidRPr="00A90AE0">
        <w:rPr>
          <w:lang w:eastAsia="fr-FR"/>
        </w:rPr>
        <w:t>.htm+Tso?</w:t>
      </w:r>
      <w:r>
        <w:rPr>
          <w:lang w:eastAsia="fr-FR"/>
        </w:rPr>
        <w:t>codepage</w:t>
      </w:r>
      <w:r w:rsidRPr="00A90AE0">
        <w:rPr>
          <w:lang w:eastAsia="fr-FR"/>
        </w:rPr>
        <w:t>=</w:t>
      </w:r>
      <w:r>
        <w:rPr>
          <w:lang w:eastAsia="fr-FR"/>
        </w:rPr>
        <w:t>IBM1047</w:t>
      </w:r>
    </w:p>
    <w:p w14:paraId="1C3034E2" w14:textId="77777777" w:rsidR="00BB30F2" w:rsidRPr="0045652F" w:rsidRDefault="00BB30F2" w:rsidP="00BB30F2">
      <w:pPr>
        <w:pStyle w:val="Nfj"/>
        <w:rPr>
          <w:lang w:val="en-US"/>
        </w:rPr>
      </w:pPr>
      <w:r w:rsidRPr="0045652F">
        <w:rPr>
          <w:lang w:val="en-US"/>
        </w:rPr>
        <w:t>Note: To activate this functionality, SCENLOGM must be specified in the “Identification scenario” field of the ENTRY POINT (not the transaction definition)</w:t>
      </w:r>
    </w:p>
    <w:p w14:paraId="006971AF" w14:textId="77777777" w:rsidR="00BB30F2" w:rsidRPr="00BB30F2" w:rsidRDefault="00BB30F2" w:rsidP="00BB30F2">
      <w:pPr>
        <w:keepNext/>
        <w:keepLines/>
        <w:ind w:right="-1414"/>
        <w:rPr>
          <w:lang w:val="en-US"/>
        </w:rPr>
      </w:pPr>
      <w:r>
        <w:rPr>
          <w:lang w:val="en-US"/>
        </w:rPr>
        <w:t xml:space="preserve">The </w:t>
      </w:r>
      <w:r w:rsidRPr="00BB30F2">
        <w:rPr>
          <w:lang w:val="en-US"/>
        </w:rPr>
        <w:t>val</w:t>
      </w:r>
      <w:r>
        <w:rPr>
          <w:lang w:val="en-US"/>
        </w:rPr>
        <w:t>ue</w:t>
      </w:r>
      <w:r w:rsidRPr="00BB30F2">
        <w:rPr>
          <w:lang w:val="en-US"/>
        </w:rPr>
        <w:t xml:space="preserve"> </w:t>
      </w:r>
      <w:r>
        <w:rPr>
          <w:lang w:val="en-US"/>
        </w:rPr>
        <w:t xml:space="preserve">of the </w:t>
      </w:r>
      <w:r w:rsidRPr="00BB30F2">
        <w:rPr>
          <w:lang w:val="en-US"/>
        </w:rPr>
        <w:t xml:space="preserve">CODEPAGE </w:t>
      </w:r>
      <w:r>
        <w:rPr>
          <w:lang w:val="en-US"/>
        </w:rPr>
        <w:t>parameter may be either</w:t>
      </w:r>
      <w:r w:rsidRPr="00BB30F2">
        <w:rPr>
          <w:lang w:val="en-US"/>
        </w:rPr>
        <w:t>:</w:t>
      </w:r>
    </w:p>
    <w:p w14:paraId="683B0729" w14:textId="77777777" w:rsidR="00BB30F2" w:rsidRPr="00BB30F2" w:rsidRDefault="00BB30F2" w:rsidP="00BB30F2">
      <w:pPr>
        <w:pStyle w:val="RefChampPuces"/>
        <w:numPr>
          <w:ilvl w:val="0"/>
          <w:numId w:val="31"/>
        </w:numPr>
        <w:ind w:right="126"/>
        <w:rPr>
          <w:lang w:val="en-US"/>
        </w:rPr>
      </w:pPr>
      <w:r>
        <w:rPr>
          <w:lang w:val="en-US"/>
        </w:rPr>
        <w:t xml:space="preserve">one of the values listed for the </w:t>
      </w:r>
      <w:r w:rsidRPr="00BB30F2">
        <w:rPr>
          <w:lang w:val="en-US"/>
        </w:rPr>
        <w:t xml:space="preserve">DEFUTF8 </w:t>
      </w:r>
      <w:r>
        <w:rPr>
          <w:lang w:val="en-US"/>
        </w:rPr>
        <w:t xml:space="preserve">parameter of the </w:t>
      </w:r>
      <w:r w:rsidRPr="00BB30F2">
        <w:rPr>
          <w:lang w:val="en-US"/>
        </w:rPr>
        <w:t>VIRTCT (</w:t>
      </w:r>
      <w:r>
        <w:rPr>
          <w:lang w:val="en-US"/>
        </w:rPr>
        <w:t xml:space="preserve">see “Parameters of the VIRTCT” in the </w:t>
      </w:r>
      <w:r>
        <w:rPr>
          <w:i/>
          <w:lang w:val="en-US"/>
        </w:rPr>
        <w:t>VIRTEL Installation Guide</w:t>
      </w:r>
      <w:r w:rsidRPr="00BB30F2">
        <w:rPr>
          <w:lang w:val="en-US"/>
        </w:rPr>
        <w:t>)</w:t>
      </w:r>
      <w:r>
        <w:rPr>
          <w:lang w:val="en-US"/>
        </w:rPr>
        <w:t>; or</w:t>
      </w:r>
    </w:p>
    <w:p w14:paraId="3B8E9FC4" w14:textId="77777777" w:rsidR="00BB30F2" w:rsidRPr="00BB30F2" w:rsidRDefault="00BB30F2" w:rsidP="00BB30F2">
      <w:pPr>
        <w:pStyle w:val="RefChampPuces"/>
        <w:numPr>
          <w:ilvl w:val="0"/>
          <w:numId w:val="31"/>
        </w:numPr>
        <w:ind w:right="126"/>
        <w:rPr>
          <w:lang w:val="en-US"/>
        </w:rPr>
      </w:pPr>
      <w:r>
        <w:rPr>
          <w:lang w:val="en-US"/>
        </w:rPr>
        <w:t xml:space="preserve">one of the additional codepages you have specified in the CHARSET parameter in your </w:t>
      </w:r>
      <w:r w:rsidRPr="00BB30F2">
        <w:rPr>
          <w:lang w:val="en-US"/>
        </w:rPr>
        <w:t>VIRTCT</w:t>
      </w:r>
      <w:r w:rsidR="00905CF1">
        <w:rPr>
          <w:lang w:val="en-US"/>
        </w:rPr>
        <w:t xml:space="preserve"> at VIRTEL installation time</w:t>
      </w:r>
    </w:p>
    <w:p w14:paraId="6993EB55" w14:textId="77777777" w:rsidR="00BB30F2" w:rsidRPr="00BB30F2" w:rsidRDefault="00BB30F2" w:rsidP="00BB30F2">
      <w:pPr>
        <w:rPr>
          <w:lang w:val="en-US"/>
        </w:rPr>
      </w:pPr>
    </w:p>
    <w:p w14:paraId="6AB80081" w14:textId="77777777" w:rsidR="00774472" w:rsidRPr="0045652F" w:rsidRDefault="00774472">
      <w:pPr>
        <w:pStyle w:val="Heading3"/>
        <w:pageBreakBefore/>
        <w:tabs>
          <w:tab w:val="num" w:pos="2781"/>
        </w:tabs>
        <w:rPr>
          <w:lang w:val="en-US"/>
        </w:rPr>
      </w:pPr>
      <w:bookmarkStart w:id="811" w:name="_Toc373484961"/>
      <w:r w:rsidRPr="0045652F">
        <w:rPr>
          <w:lang w:val="en-US"/>
        </w:rPr>
        <w:t>How to handle host session termination</w:t>
      </w:r>
      <w:bookmarkEnd w:id="811"/>
    </w:p>
    <w:p w14:paraId="2FF852E5" w14:textId="77777777" w:rsidR="00774472" w:rsidRPr="0045652F" w:rsidRDefault="00774472">
      <w:pPr>
        <w:rPr>
          <w:lang w:val="en-US"/>
        </w:rPr>
      </w:pPr>
      <w:r w:rsidRPr="0045652F">
        <w:rPr>
          <w:lang w:val="en-US"/>
        </w:rPr>
        <w:t>When the user terminates the application session by pressing the “Disconnect” button in the browser, various options are available:</w:t>
      </w:r>
    </w:p>
    <w:p w14:paraId="6490E299" w14:textId="77777777" w:rsidR="00774472" w:rsidRPr="0045652F" w:rsidRDefault="00774472">
      <w:pPr>
        <w:rPr>
          <w:lang w:val="en-US"/>
        </w:rPr>
      </w:pPr>
    </w:p>
    <w:p w14:paraId="2551E565" w14:textId="77777777" w:rsidR="00774472" w:rsidRPr="0045652F" w:rsidRDefault="00774472">
      <w:pPr>
        <w:pStyle w:val="ListBullet"/>
        <w:rPr>
          <w:lang w:val="en-US"/>
        </w:rPr>
      </w:pPr>
      <w:r w:rsidRPr="0045652F">
        <w:rPr>
          <w:lang w:val="en-US"/>
        </w:rPr>
        <w:t>Return to the application selection menu</w:t>
      </w:r>
    </w:p>
    <w:p w14:paraId="51DA170D" w14:textId="77777777" w:rsidR="00774472" w:rsidRPr="0045652F" w:rsidRDefault="00774472">
      <w:pPr>
        <w:pStyle w:val="ListBullet"/>
        <w:rPr>
          <w:lang w:val="en-US"/>
        </w:rPr>
      </w:pPr>
      <w:r w:rsidRPr="0045652F">
        <w:rPr>
          <w:lang w:val="en-US"/>
        </w:rPr>
        <w:t>Display a specific HTML page</w:t>
      </w:r>
    </w:p>
    <w:p w14:paraId="36B332E0" w14:textId="77777777" w:rsidR="00774472" w:rsidRPr="0045652F" w:rsidRDefault="00774472">
      <w:pPr>
        <w:pStyle w:val="ListBullet"/>
        <w:rPr>
          <w:lang w:val="en-US"/>
        </w:rPr>
      </w:pPr>
      <w:r w:rsidRPr="0045652F">
        <w:rPr>
          <w:lang w:val="en-US"/>
        </w:rPr>
        <w:t>Close the browser window and return to the desktop</w:t>
      </w:r>
    </w:p>
    <w:p w14:paraId="13B39D76" w14:textId="77777777" w:rsidR="00774472" w:rsidRPr="0045652F" w:rsidRDefault="00774472">
      <w:pPr>
        <w:rPr>
          <w:lang w:val="en-US"/>
        </w:rPr>
      </w:pPr>
    </w:p>
    <w:p w14:paraId="6CAC626D" w14:textId="77777777" w:rsidR="00774472" w:rsidRPr="0045652F" w:rsidRDefault="00774472">
      <w:pPr>
        <w:rPr>
          <w:lang w:val="en-US"/>
        </w:rPr>
      </w:pPr>
      <w:r w:rsidRPr="0045652F">
        <w:rPr>
          <w:lang w:val="en-US"/>
        </w:rPr>
        <w:t>Remember that it is always best to exit cleanly from the host application by pressing the “Disconnect” button, rather than closing the browser window. If the browser window is closed abruptly, the host session resources may not be freed until the expiry of the timeout period specified in the entry point definition.</w:t>
      </w:r>
    </w:p>
    <w:p w14:paraId="2C48D008" w14:textId="77777777" w:rsidR="00774472" w:rsidRPr="0045652F" w:rsidRDefault="00774472">
      <w:pPr>
        <w:pStyle w:val="Heading4"/>
        <w:ind w:right="-1414"/>
        <w:rPr>
          <w:lang w:val="en-US"/>
        </w:rPr>
      </w:pPr>
      <w:r w:rsidRPr="0045652F">
        <w:rPr>
          <w:lang w:val="en-US"/>
        </w:rPr>
        <w:t>Return to the application selection menu</w:t>
      </w:r>
    </w:p>
    <w:p w14:paraId="0061940F" w14:textId="77777777" w:rsidR="00774472" w:rsidRPr="0045652F" w:rsidRDefault="00774472">
      <w:pPr>
        <w:rPr>
          <w:lang w:val="en-US"/>
        </w:rPr>
      </w:pPr>
      <w:r w:rsidRPr="0045652F">
        <w:rPr>
          <w:lang w:val="en-US"/>
        </w:rPr>
        <w:t>When a “Disconnect” request is received, VIRTEL returns to the root URL and displays the default page for the line, which will normally be an application selection menu.  For detailed information, see “VIRTEL URL f</w:t>
      </w:r>
      <w:r w:rsidRPr="0045652F">
        <w:rPr>
          <w:szCs w:val="23"/>
          <w:lang w:val="en-US"/>
        </w:rPr>
        <w:t xml:space="preserve">ormats” </w:t>
      </w:r>
      <w:r w:rsidRPr="0045652F">
        <w:rPr>
          <w:szCs w:val="23"/>
          <w:lang w:val="en-US"/>
        </w:rPr>
        <w:fldChar w:fldCharType="begin"/>
      </w:r>
      <w:r w:rsidRPr="0045652F">
        <w:rPr>
          <w:szCs w:val="23"/>
          <w:lang w:val="en-US"/>
        </w:rPr>
        <w:instrText xml:space="preserve"> PAGEREF _Ref261955149 \p \h </w:instrText>
      </w:r>
      <w:r w:rsidRPr="0045652F">
        <w:rPr>
          <w:szCs w:val="23"/>
          <w:lang w:val="en-US"/>
        </w:rPr>
      </w:r>
      <w:r w:rsidRPr="0045652F">
        <w:rPr>
          <w:szCs w:val="23"/>
          <w:lang w:val="en-US"/>
        </w:rPr>
        <w:fldChar w:fldCharType="separate"/>
      </w:r>
      <w:r w:rsidR="00A87DE6">
        <w:rPr>
          <w:noProof/>
          <w:szCs w:val="23"/>
          <w:lang w:val="en-US"/>
        </w:rPr>
        <w:t>sur la page 12</w:t>
      </w:r>
      <w:r w:rsidRPr="0045652F">
        <w:rPr>
          <w:szCs w:val="23"/>
          <w:lang w:val="en-US"/>
        </w:rPr>
        <w:fldChar w:fldCharType="end"/>
      </w:r>
      <w:r w:rsidRPr="0045652F">
        <w:rPr>
          <w:lang w:val="en-US"/>
        </w:rPr>
        <w:t>.</w:t>
      </w:r>
    </w:p>
    <w:p w14:paraId="3A79AC10" w14:textId="77777777" w:rsidR="00774472" w:rsidRPr="0045652F" w:rsidRDefault="00774472">
      <w:pPr>
        <w:rPr>
          <w:lang w:val="en-US"/>
        </w:rPr>
      </w:pPr>
    </w:p>
    <w:p w14:paraId="68CAA685" w14:textId="77777777" w:rsidR="00774472" w:rsidRPr="0045652F" w:rsidRDefault="00774472">
      <w:pPr>
        <w:rPr>
          <w:lang w:val="en-US"/>
        </w:rPr>
      </w:pPr>
      <w:r w:rsidRPr="0045652F">
        <w:rPr>
          <w:lang w:val="en-US"/>
        </w:rPr>
        <w:t>The user can then choose to connect to the same or a different application by clicking on the appropriate link in the application selection menu.</w:t>
      </w:r>
    </w:p>
    <w:p w14:paraId="41633A32" w14:textId="77777777" w:rsidR="00774472" w:rsidRPr="0045652F" w:rsidRDefault="00774472">
      <w:pPr>
        <w:pStyle w:val="Heading4"/>
        <w:ind w:right="-1414"/>
        <w:rPr>
          <w:lang w:val="en-US"/>
        </w:rPr>
      </w:pPr>
      <w:r w:rsidRPr="0045652F">
        <w:rPr>
          <w:lang w:val="en-US"/>
        </w:rPr>
        <w:t>Displaying a specific page on disconnection</w:t>
      </w:r>
    </w:p>
    <w:p w14:paraId="16BC7000" w14:textId="77777777" w:rsidR="00774472" w:rsidRPr="0045652F" w:rsidRDefault="00774472">
      <w:pPr>
        <w:rPr>
          <w:lang w:val="en-US"/>
        </w:rPr>
      </w:pPr>
      <w:r w:rsidRPr="0045652F">
        <w:rPr>
          <w:lang w:val="en-US"/>
        </w:rPr>
        <w:t xml:space="preserve">Those sites wishing to display a specific page at the end of a session may use the “Last page” field in the definition of the entry point associated with the HTTP line or the entry point selected by the rules of the line.  The “Last page” field indicates the name of the page to be displayed following disconnection from the host application.  The indicated file must be uploaded to the same directory as specified in the URL for the host application (for example W2H-DIR if the URL specifies </w:t>
      </w:r>
      <w:r w:rsidRPr="0045652F">
        <w:rPr>
          <w:i/>
          <w:iCs/>
          <w:lang w:val="en-US"/>
        </w:rPr>
        <w:t>/w2h/WEB3270.htm</w:t>
      </w:r>
      <w:r w:rsidRPr="0045652F">
        <w:rPr>
          <w:lang w:val="en-US"/>
        </w:rPr>
        <w:t>).</w:t>
      </w:r>
    </w:p>
    <w:p w14:paraId="56216FB0" w14:textId="77777777" w:rsidR="00774472" w:rsidRPr="0045652F" w:rsidRDefault="00774472">
      <w:pPr>
        <w:rPr>
          <w:lang w:val="en-US"/>
        </w:rPr>
      </w:pPr>
    </w:p>
    <w:p w14:paraId="5BC69BE9" w14:textId="77777777" w:rsidR="00774472" w:rsidRPr="0045652F" w:rsidRDefault="00774472">
      <w:pPr>
        <w:rPr>
          <w:lang w:val="en-US"/>
        </w:rPr>
      </w:pPr>
      <w:r w:rsidRPr="0045652F">
        <w:rPr>
          <w:lang w:val="en-US"/>
        </w:rPr>
        <w:t>The “Last page” may contain instructions to the user and may include system information provided by VIRTEL (such as the application and terminal name, date and time, etc.)</w:t>
      </w:r>
    </w:p>
    <w:p w14:paraId="6D5825D7" w14:textId="77777777" w:rsidR="00774472" w:rsidRPr="0045652F" w:rsidRDefault="00774472">
      <w:pPr>
        <w:pStyle w:val="Heading4"/>
        <w:ind w:right="-1414"/>
        <w:rPr>
          <w:lang w:val="en-US"/>
        </w:rPr>
      </w:pPr>
      <w:r w:rsidRPr="0045652F">
        <w:rPr>
          <w:lang w:val="en-US"/>
        </w:rPr>
        <w:t>Closing the browser window automatically</w:t>
      </w:r>
    </w:p>
    <w:p w14:paraId="69B08E08" w14:textId="77777777" w:rsidR="00774472" w:rsidRPr="0045652F" w:rsidRDefault="00774472">
      <w:pPr>
        <w:rPr>
          <w:lang w:val="en-US"/>
        </w:rPr>
      </w:pPr>
      <w:r w:rsidRPr="0045652F">
        <w:rPr>
          <w:lang w:val="en-US"/>
        </w:rPr>
        <w:t xml:space="preserve">Sites who wish to close the browser window and return to the desktop when the user disconnects from the host application may specify </w:t>
      </w:r>
      <w:r w:rsidRPr="0045652F">
        <w:rPr>
          <w:i/>
          <w:iCs/>
          <w:lang w:val="en-US"/>
        </w:rPr>
        <w:t>close.htm</w:t>
      </w:r>
      <w:r w:rsidRPr="0045652F">
        <w:rPr>
          <w:lang w:val="en-US"/>
        </w:rPr>
        <w:t xml:space="preserve"> in the “Last page” field of the entry point definition.  This page contains JavaScript code which will attempt to close the current browser window.  Depending on the browser version and security settings, the window may close, a prompt may be issued, or the window may remain open.  The </w:t>
      </w:r>
      <w:r w:rsidRPr="0045652F">
        <w:rPr>
          <w:i/>
          <w:iCs/>
          <w:lang w:val="en-US"/>
        </w:rPr>
        <w:t>close.htm</w:t>
      </w:r>
      <w:r w:rsidRPr="0045652F">
        <w:rPr>
          <w:lang w:val="en-US"/>
        </w:rPr>
        <w:t xml:space="preserve"> page is delivered as standard in the W2H-DIR directory but may be copied to another directory if required.</w:t>
      </w:r>
    </w:p>
    <w:p w14:paraId="3545BC86" w14:textId="77777777" w:rsidR="00774472" w:rsidRPr="0045652F" w:rsidRDefault="00774472">
      <w:pPr>
        <w:pStyle w:val="ecran0"/>
        <w:rPr>
          <w:lang w:val="en-US"/>
        </w:rPr>
      </w:pPr>
      <w:r w:rsidRPr="0045652F">
        <w:rPr>
          <w:lang w:val="en-US"/>
        </w:rPr>
        <w:t xml:space="preserve">The figure below shows an example of an entry point definition with </w:t>
      </w:r>
      <w:r w:rsidRPr="0045652F">
        <w:rPr>
          <w:i/>
          <w:iCs/>
          <w:lang w:val="en-US"/>
        </w:rPr>
        <w:t>close.htm</w:t>
      </w:r>
      <w:r w:rsidRPr="0045652F">
        <w:rPr>
          <w:lang w:val="en-US"/>
        </w:rPr>
        <w:t xml:space="preserve"> specified as the “Last page”:</w:t>
      </w:r>
    </w:p>
    <w:p w14:paraId="4F5E1E92" w14:textId="77777777" w:rsidR="00774472" w:rsidRPr="0045652F" w:rsidRDefault="00774472">
      <w:pPr>
        <w:pStyle w:val="Ecran80"/>
        <w:rPr>
          <w:lang w:val="en-US"/>
        </w:rPr>
      </w:pPr>
      <w:r w:rsidRPr="0045652F">
        <w:rPr>
          <w:lang w:val="en-US"/>
        </w:rPr>
        <w:t xml:space="preserve"> ENTRY POINT DETAIL DEFINITION ---------------------- Applid: VIRTEL   14:35:23 </w:t>
      </w:r>
    </w:p>
    <w:p w14:paraId="68C7A23A" w14:textId="77777777" w:rsidR="00774472" w:rsidRPr="0045652F" w:rsidRDefault="00774472">
      <w:pPr>
        <w:pStyle w:val="Ecran80"/>
        <w:rPr>
          <w:lang w:val="en-US"/>
        </w:rPr>
      </w:pPr>
      <w:r w:rsidRPr="0045652F">
        <w:rPr>
          <w:lang w:val="en-US"/>
        </w:rPr>
        <w:t xml:space="preserve">                                                                                </w:t>
      </w:r>
    </w:p>
    <w:p w14:paraId="4DA76715" w14:textId="77777777" w:rsidR="00774472" w:rsidRPr="0045652F" w:rsidRDefault="00774472">
      <w:pPr>
        <w:pStyle w:val="Ecran80"/>
        <w:rPr>
          <w:lang w:val="en-US"/>
        </w:rPr>
      </w:pPr>
      <w:r w:rsidRPr="0045652F">
        <w:rPr>
          <w:lang w:val="en-US"/>
        </w:rPr>
        <w:t xml:space="preserve"> Name          ===&gt; WEB2HOST               Name this ENTRY POINT (LOGON DATA)   </w:t>
      </w:r>
    </w:p>
    <w:p w14:paraId="2A2A6C91" w14:textId="77777777" w:rsidR="00774472" w:rsidRPr="0045652F" w:rsidRDefault="00774472">
      <w:pPr>
        <w:pStyle w:val="Ecran80"/>
        <w:rPr>
          <w:lang w:val="en-US"/>
        </w:rPr>
      </w:pPr>
      <w:r w:rsidRPr="0045652F">
        <w:rPr>
          <w:lang w:val="en-US"/>
        </w:rPr>
        <w:t xml:space="preserve"> Description   ===&gt; HTTP entry point (SysperTec menu)                           </w:t>
      </w:r>
    </w:p>
    <w:p w14:paraId="3893CBA5" w14:textId="77777777" w:rsidR="00774472" w:rsidRPr="0045652F" w:rsidRDefault="00774472">
      <w:pPr>
        <w:pStyle w:val="Ecran80"/>
        <w:rPr>
          <w:lang w:val="en-US"/>
        </w:rPr>
      </w:pPr>
      <w:r w:rsidRPr="0045652F">
        <w:rPr>
          <w:lang w:val="en-US"/>
        </w:rPr>
        <w:t xml:space="preserve"> Transactions  ===&gt; W2H                    Prefix for associated transactions   </w:t>
      </w:r>
    </w:p>
    <w:p w14:paraId="18F85209" w14:textId="77777777" w:rsidR="00774472" w:rsidRPr="0045652F" w:rsidRDefault="00774472">
      <w:pPr>
        <w:pStyle w:val="Ecran80"/>
        <w:rPr>
          <w:lang w:val="en-US"/>
        </w:rPr>
      </w:pPr>
      <w:r w:rsidRPr="0045652F">
        <w:rPr>
          <w:lang w:val="en-US"/>
        </w:rPr>
        <w:t xml:space="preserve"> Last page     ===&gt; CLOSE.HTM              Displayed at end of session          </w:t>
      </w:r>
    </w:p>
    <w:p w14:paraId="096FD5A0" w14:textId="77777777" w:rsidR="00774472" w:rsidRPr="0045652F" w:rsidRDefault="00774472">
      <w:pPr>
        <w:pStyle w:val="Ecran80"/>
        <w:rPr>
          <w:lang w:val="en-US"/>
        </w:rPr>
      </w:pPr>
      <w:r w:rsidRPr="0045652F">
        <w:rPr>
          <w:lang w:val="en-US"/>
        </w:rPr>
        <w:t xml:space="preserve"> Transparency  ===&gt;                        Server types NOT to emulate          </w:t>
      </w:r>
    </w:p>
    <w:p w14:paraId="22631100" w14:textId="77777777" w:rsidR="00774472" w:rsidRPr="0045652F" w:rsidRDefault="00774472">
      <w:pPr>
        <w:pStyle w:val="Ecran80"/>
        <w:rPr>
          <w:lang w:val="en-US"/>
        </w:rPr>
      </w:pPr>
      <w:r w:rsidRPr="0045652F">
        <w:rPr>
          <w:lang w:val="en-US"/>
        </w:rPr>
        <w:t xml:space="preserve"> Time out      ===&gt; 0005       minutes     Maximum inactive time                </w:t>
      </w:r>
    </w:p>
    <w:p w14:paraId="4D8FF77A" w14:textId="77777777" w:rsidR="00774472" w:rsidRPr="0045652F" w:rsidRDefault="00774472">
      <w:pPr>
        <w:pStyle w:val="Ecran80"/>
        <w:rPr>
          <w:lang w:val="en-US"/>
        </w:rPr>
      </w:pPr>
      <w:r w:rsidRPr="0045652F">
        <w:rPr>
          <w:lang w:val="en-US"/>
        </w:rPr>
        <w:t xml:space="preserve"> Do if timeout ===&gt; 0                      0=logoff  1=bip+logoff   2=anti pad  </w:t>
      </w:r>
    </w:p>
    <w:p w14:paraId="2715F24A" w14:textId="77777777" w:rsidR="00774472" w:rsidRPr="0045652F" w:rsidRDefault="00774472">
      <w:pPr>
        <w:pStyle w:val="Ecran80"/>
        <w:rPr>
          <w:lang w:val="en-US"/>
        </w:rPr>
      </w:pPr>
      <w:r w:rsidRPr="0045652F">
        <w:rPr>
          <w:lang w:val="en-US"/>
        </w:rPr>
        <w:t xml:space="preserve"> Emulation     ===&gt; HTML                   Type of terminal:                    </w:t>
      </w:r>
    </w:p>
    <w:p w14:paraId="0FFCDB1A" w14:textId="77777777" w:rsidR="00774472" w:rsidRPr="0045652F" w:rsidRDefault="00774472">
      <w:pPr>
        <w:pStyle w:val="Ecran80"/>
        <w:rPr>
          <w:lang w:val="en-US"/>
        </w:rPr>
      </w:pPr>
      <w:r w:rsidRPr="0045652F">
        <w:rPr>
          <w:lang w:val="en-US"/>
        </w:rPr>
        <w:t xml:space="preserve"> HOST4WEB    :  program driven             HTML  :  Web Browser                 </w:t>
      </w:r>
    </w:p>
    <w:p w14:paraId="726E1C3B" w14:textId="77777777" w:rsidR="00774472" w:rsidRPr="0045652F" w:rsidRDefault="00774472">
      <w:pPr>
        <w:pStyle w:val="Ecran80"/>
        <w:rPr>
          <w:lang w:val="en-US"/>
        </w:rPr>
      </w:pPr>
      <w:r w:rsidRPr="0045652F">
        <w:rPr>
          <w:lang w:val="en-US"/>
        </w:rPr>
        <w:t xml:space="preserve"> SCENARIO    :  script driven              EMAIL :  SMTP client                 </w:t>
      </w:r>
    </w:p>
    <w:p w14:paraId="053DEE96" w14:textId="77777777" w:rsidR="00774472" w:rsidRPr="0045652F" w:rsidRDefault="00774472">
      <w:pPr>
        <w:pStyle w:val="Ecran80"/>
        <w:rPr>
          <w:lang w:val="en-US"/>
        </w:rPr>
      </w:pPr>
      <w:r w:rsidRPr="0045652F">
        <w:rPr>
          <w:lang w:val="en-US"/>
        </w:rPr>
        <w:t xml:space="preserve"> MINITEL     :  40 or 80 columns           X25   :  uses low level dialog       </w:t>
      </w:r>
    </w:p>
    <w:p w14:paraId="33F69A61" w14:textId="77777777" w:rsidR="00774472" w:rsidRPr="0045652F" w:rsidRDefault="00774472">
      <w:pPr>
        <w:pStyle w:val="Ecran80"/>
        <w:rPr>
          <w:lang w:val="en-US"/>
        </w:rPr>
      </w:pPr>
      <w:r w:rsidRPr="0045652F">
        <w:rPr>
          <w:lang w:val="en-US"/>
        </w:rPr>
        <w:t xml:space="preserve"> Signon program             ===&gt; VIR0020H  Controls user name and password      </w:t>
      </w:r>
    </w:p>
    <w:p w14:paraId="168D4352" w14:textId="77777777" w:rsidR="00774472" w:rsidRPr="0045652F" w:rsidRDefault="00774472">
      <w:pPr>
        <w:pStyle w:val="Ecran80"/>
        <w:rPr>
          <w:lang w:val="en-US"/>
        </w:rPr>
      </w:pPr>
      <w:r w:rsidRPr="0045652F">
        <w:rPr>
          <w:lang w:val="en-US"/>
        </w:rPr>
        <w:t xml:space="preserve"> Menu program               ===&gt; VIR0021A  List of transactions                 </w:t>
      </w:r>
    </w:p>
    <w:p w14:paraId="445C7096" w14:textId="77777777" w:rsidR="00774472" w:rsidRPr="0045652F" w:rsidRDefault="00774472">
      <w:pPr>
        <w:pStyle w:val="Ecran80"/>
        <w:rPr>
          <w:lang w:val="en-US"/>
        </w:rPr>
      </w:pPr>
      <w:r w:rsidRPr="0045652F">
        <w:rPr>
          <w:lang w:val="en-US"/>
        </w:rPr>
        <w:t xml:space="preserve"> Identification scenario    ===&gt;           eg XML identification                </w:t>
      </w:r>
    </w:p>
    <w:p w14:paraId="2958157E" w14:textId="77777777" w:rsidR="00774472" w:rsidRPr="0045652F" w:rsidRDefault="00774472">
      <w:pPr>
        <w:pStyle w:val="Ecran80"/>
        <w:rPr>
          <w:lang w:val="en-US"/>
        </w:rPr>
      </w:pPr>
      <w:r w:rsidRPr="0045652F">
        <w:rPr>
          <w:lang w:val="en-US"/>
        </w:rPr>
        <w:t xml:space="preserve"> Type 3 compression         ===&gt;           Discover typical screens  (Virtel/PC)</w:t>
      </w:r>
    </w:p>
    <w:p w14:paraId="333D44F0" w14:textId="77777777" w:rsidR="00774472" w:rsidRPr="0045652F" w:rsidRDefault="00774472">
      <w:pPr>
        <w:pStyle w:val="Ecran80"/>
        <w:rPr>
          <w:lang w:val="en-US"/>
        </w:rPr>
      </w:pPr>
      <w:r w:rsidRPr="0045652F">
        <w:rPr>
          <w:lang w:val="en-US"/>
        </w:rPr>
        <w:t xml:space="preserve"> Mandatory identification   ===&gt;                                 (PC or minitel)</w:t>
      </w:r>
    </w:p>
    <w:p w14:paraId="508A6D93" w14:textId="77777777" w:rsidR="00774472" w:rsidRPr="0045652F" w:rsidRDefault="00774472">
      <w:pPr>
        <w:pStyle w:val="Ecran80"/>
        <w:rPr>
          <w:lang w:val="en-US"/>
        </w:rPr>
      </w:pPr>
      <w:r w:rsidRPr="0045652F">
        <w:rPr>
          <w:lang w:val="en-US"/>
        </w:rPr>
        <w:t xml:space="preserve"> 3270 swap key              ===&gt;           eg P24                               </w:t>
      </w:r>
    </w:p>
    <w:p w14:paraId="699A77B1" w14:textId="77777777" w:rsidR="00774472" w:rsidRPr="0045652F" w:rsidRDefault="00774472">
      <w:pPr>
        <w:pStyle w:val="Ecran80"/>
        <w:rPr>
          <w:lang w:val="en-US"/>
        </w:rPr>
      </w:pPr>
      <w:r w:rsidRPr="0045652F">
        <w:rPr>
          <w:lang w:val="en-US"/>
        </w:rPr>
        <w:t xml:space="preserve"> Extended colors            ===&gt; X         E: extended  X: extended + DBCS      </w:t>
      </w:r>
    </w:p>
    <w:p w14:paraId="65EEB297" w14:textId="77777777" w:rsidR="00774472" w:rsidRPr="0045652F" w:rsidRDefault="00774472">
      <w:pPr>
        <w:pStyle w:val="Ecran80"/>
        <w:rPr>
          <w:lang w:val="en-US"/>
        </w:rPr>
      </w:pPr>
      <w:r w:rsidRPr="0045652F">
        <w:rPr>
          <w:lang w:val="en-US"/>
        </w:rPr>
        <w:t xml:space="preserve">                                                                                </w:t>
      </w:r>
    </w:p>
    <w:p w14:paraId="11463D46" w14:textId="77777777" w:rsidR="00774472" w:rsidRPr="0045652F" w:rsidRDefault="00774472">
      <w:pPr>
        <w:pStyle w:val="Ecran80"/>
        <w:rPr>
          <w:lang w:val="en-US"/>
        </w:rPr>
      </w:pPr>
      <w:r w:rsidRPr="0045652F">
        <w:rPr>
          <w:lang w:val="en-US"/>
        </w:rPr>
        <w:t xml:space="preserve"> P1=Update                          P3=Return                   P4=Transactions </w:t>
      </w:r>
    </w:p>
    <w:p w14:paraId="4EA967EB" w14:textId="77777777" w:rsidR="00774472" w:rsidRPr="0045652F" w:rsidRDefault="00774472">
      <w:pPr>
        <w:pStyle w:val="Ecran80"/>
        <w:rPr>
          <w:lang w:val="en-US"/>
        </w:rPr>
      </w:pPr>
      <w:r w:rsidRPr="0045652F">
        <w:rPr>
          <w:lang w:val="en-US"/>
        </w:rPr>
        <w:t xml:space="preserve"> Enter=Add                                                                      </w:t>
      </w:r>
    </w:p>
    <w:p w14:paraId="540472C5" w14:textId="77777777" w:rsidR="00774472" w:rsidRPr="0045652F" w:rsidRDefault="00774472">
      <w:pPr>
        <w:pStyle w:val="Ecran80"/>
        <w:rPr>
          <w:lang w:val="en-US"/>
        </w:rPr>
      </w:pPr>
      <w:r w:rsidRPr="0045652F">
        <w:rPr>
          <w:lang w:val="en-US"/>
        </w:rPr>
        <w:t xml:space="preserve">                                                                                </w:t>
      </w:r>
    </w:p>
    <w:p w14:paraId="49B3C595" w14:textId="77777777" w:rsidR="00774472" w:rsidRPr="0045652F" w:rsidRDefault="00774472">
      <w:pPr>
        <w:pStyle w:val="Caption"/>
        <w:ind w:right="-1414"/>
        <w:rPr>
          <w:lang w:val="en-US"/>
        </w:rPr>
      </w:pPr>
      <w:bookmarkStart w:id="812" w:name="_Toc261011966"/>
      <w:bookmarkStart w:id="813" w:name="_Toc373485165"/>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5</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5</w:t>
      </w:r>
      <w:r w:rsidRPr="0045652F">
        <w:rPr>
          <w:lang w:val="en-US"/>
        </w:rPr>
        <w:fldChar w:fldCharType="end"/>
      </w:r>
      <w:r w:rsidRPr="0045652F">
        <w:rPr>
          <w:szCs w:val="19"/>
          <w:lang w:val="en-US"/>
        </w:rPr>
        <w:t xml:space="preserve"> </w:t>
      </w:r>
      <w:r w:rsidRPr="0045652F">
        <w:rPr>
          <w:lang w:val="en-US"/>
        </w:rPr>
        <w:t>Example of entry point with last page</w:t>
      </w:r>
      <w:bookmarkEnd w:id="812"/>
      <w:bookmarkEnd w:id="813"/>
    </w:p>
    <w:p w14:paraId="10AFD30D" w14:textId="77777777" w:rsidR="00774472" w:rsidRPr="0045652F" w:rsidRDefault="00774472">
      <w:pPr>
        <w:pStyle w:val="Heading3"/>
        <w:pageBreakBefore/>
        <w:tabs>
          <w:tab w:val="num" w:pos="2781"/>
        </w:tabs>
        <w:rPr>
          <w:lang w:val="en-US"/>
        </w:rPr>
      </w:pPr>
      <w:bookmarkStart w:id="814" w:name="_Toc373484962"/>
      <w:r w:rsidRPr="0045652F">
        <w:rPr>
          <w:lang w:val="en-US"/>
        </w:rPr>
        <w:t>How to access a host application directly</w:t>
      </w:r>
      <w:bookmarkEnd w:id="814"/>
    </w:p>
    <w:p w14:paraId="44405F1B" w14:textId="77777777" w:rsidR="00774472" w:rsidRPr="0045652F" w:rsidRDefault="00774472">
      <w:pPr>
        <w:rPr>
          <w:lang w:val="en-US"/>
        </w:rPr>
      </w:pPr>
      <w:r w:rsidRPr="0045652F">
        <w:rPr>
          <w:lang w:val="en-US"/>
        </w:rPr>
        <w:t>It is not always necessary to pass via an application selection menu to connect to a host application.  A host application may be accessed directly by opening the URL containing the complete path to the application.  This URL may result in the display of the host signon screen, the first application screen, or possibly (if a script or scenario is used), a subsequent screen sent by the application.  For more information about how VIRTEL can be used to automate the process of connection to a host application, see “VIRTEL URL f</w:t>
      </w:r>
      <w:r w:rsidRPr="0045652F">
        <w:rPr>
          <w:szCs w:val="23"/>
          <w:lang w:val="en-US"/>
        </w:rPr>
        <w:t xml:space="preserve">ormats” </w:t>
      </w:r>
      <w:r w:rsidRPr="0045652F">
        <w:rPr>
          <w:szCs w:val="23"/>
          <w:lang w:val="en-US"/>
        </w:rPr>
        <w:fldChar w:fldCharType="begin"/>
      </w:r>
      <w:r w:rsidRPr="0045652F">
        <w:rPr>
          <w:szCs w:val="23"/>
          <w:lang w:val="en-US"/>
        </w:rPr>
        <w:instrText xml:space="preserve"> PAGEREF _Ref261955149 \p \h </w:instrText>
      </w:r>
      <w:r w:rsidRPr="0045652F">
        <w:rPr>
          <w:szCs w:val="23"/>
          <w:lang w:val="en-US"/>
        </w:rPr>
      </w:r>
      <w:r w:rsidRPr="0045652F">
        <w:rPr>
          <w:szCs w:val="23"/>
          <w:lang w:val="en-US"/>
        </w:rPr>
        <w:fldChar w:fldCharType="separate"/>
      </w:r>
      <w:r w:rsidR="00A87DE6">
        <w:rPr>
          <w:noProof/>
          <w:szCs w:val="23"/>
          <w:lang w:val="en-US"/>
        </w:rPr>
        <w:t>sur la page 12</w:t>
      </w:r>
      <w:r w:rsidRPr="0045652F">
        <w:rPr>
          <w:szCs w:val="23"/>
          <w:lang w:val="en-US"/>
        </w:rPr>
        <w:fldChar w:fldCharType="end"/>
      </w:r>
      <w:r w:rsidRPr="0045652F">
        <w:rPr>
          <w:lang w:val="en-US"/>
        </w:rPr>
        <w:t xml:space="preserve"> of this manual, and “Connection/Disconnection Scripts” in the </w:t>
      </w:r>
      <w:r w:rsidRPr="0045652F">
        <w:rPr>
          <w:i/>
          <w:iCs/>
          <w:lang w:val="en-US"/>
        </w:rPr>
        <w:t>VIRTEL Connectivity Reference</w:t>
      </w:r>
      <w:r w:rsidRPr="0045652F">
        <w:rPr>
          <w:lang w:val="en-US"/>
        </w:rPr>
        <w:t xml:space="preserve"> manual.</w:t>
      </w:r>
    </w:p>
    <w:p w14:paraId="748D704A" w14:textId="77777777" w:rsidR="00774472" w:rsidRPr="0045652F" w:rsidRDefault="00774472">
      <w:pPr>
        <w:pStyle w:val="Heading4"/>
        <w:rPr>
          <w:lang w:val="en-US"/>
        </w:rPr>
      </w:pPr>
      <w:r w:rsidRPr="0045652F">
        <w:rPr>
          <w:lang w:val="en-US"/>
        </w:rPr>
        <w:t>Full path URL</w:t>
      </w:r>
    </w:p>
    <w:p w14:paraId="7119ACC8" w14:textId="77777777" w:rsidR="00774472" w:rsidRPr="0045652F" w:rsidRDefault="00774472">
      <w:pPr>
        <w:rPr>
          <w:i/>
          <w:iCs/>
          <w:lang w:val="en-US"/>
        </w:rPr>
      </w:pPr>
      <w:r w:rsidRPr="0045652F">
        <w:rPr>
          <w:lang w:val="en-US"/>
        </w:rPr>
        <w:t>For example, you can access the VIRTEL transaction whose external name is “Cics” by pointing the browser at a URL of the following format:</w:t>
      </w:r>
      <w:r w:rsidRPr="0045652F">
        <w:rPr>
          <w:lang w:val="en-US"/>
        </w:rPr>
        <w:tab/>
      </w:r>
      <w:r w:rsidRPr="0045652F">
        <w:rPr>
          <w:lang w:val="en-US"/>
        </w:rPr>
        <w:br/>
      </w:r>
      <w:r w:rsidRPr="0045652F">
        <w:rPr>
          <w:i/>
          <w:iCs/>
          <w:lang w:val="en-US"/>
        </w:rPr>
        <w:t>http://n.n.n.n:41001/w2h/</w:t>
      </w:r>
      <w:r w:rsidR="00B65E69" w:rsidRPr="0045652F">
        <w:rPr>
          <w:i/>
          <w:iCs/>
          <w:lang w:val="en-US"/>
        </w:rPr>
        <w:t>WEB</w:t>
      </w:r>
      <w:r w:rsidR="00B65E69">
        <w:rPr>
          <w:i/>
          <w:iCs/>
          <w:lang w:val="en-US"/>
        </w:rPr>
        <w:t>2AJAX</w:t>
      </w:r>
      <w:r w:rsidRPr="0045652F">
        <w:rPr>
          <w:i/>
          <w:iCs/>
          <w:lang w:val="en-US"/>
        </w:rPr>
        <w:t>.htm+Cics</w:t>
      </w:r>
    </w:p>
    <w:p w14:paraId="01067610" w14:textId="77777777" w:rsidR="00774472" w:rsidRPr="0045652F" w:rsidRDefault="00774472">
      <w:pPr>
        <w:rPr>
          <w:lang w:val="en-US"/>
        </w:rPr>
      </w:pPr>
    </w:p>
    <w:p w14:paraId="6FEBEB99" w14:textId="77777777" w:rsidR="00774472" w:rsidRPr="0045652F" w:rsidRDefault="00774472">
      <w:pPr>
        <w:rPr>
          <w:lang w:val="en-US"/>
        </w:rPr>
      </w:pPr>
      <w:r w:rsidRPr="0045652F">
        <w:rPr>
          <w:lang w:val="en-US"/>
        </w:rPr>
        <w:t>At the end of the session with the host application, VIRTEL examines the “Last page” field (see previous section) to decide whether to return to the desktop or to redisplay the application selection menu.</w:t>
      </w:r>
    </w:p>
    <w:p w14:paraId="48BA37BB" w14:textId="77777777" w:rsidR="00774472" w:rsidRPr="0045652F" w:rsidRDefault="00774472">
      <w:pPr>
        <w:pStyle w:val="Heading4"/>
        <w:rPr>
          <w:lang w:val="en-US"/>
        </w:rPr>
      </w:pPr>
      <w:r w:rsidRPr="0045652F">
        <w:rPr>
          <w:lang w:val="en-US"/>
        </w:rPr>
        <w:t>Default URL for the entry point</w:t>
      </w:r>
    </w:p>
    <w:p w14:paraId="2AF8DC93" w14:textId="77777777" w:rsidR="00774472" w:rsidRPr="0045652F" w:rsidRDefault="00774472">
      <w:pPr>
        <w:rPr>
          <w:i/>
          <w:iCs/>
          <w:lang w:val="en-US"/>
        </w:rPr>
      </w:pPr>
      <w:r w:rsidRPr="0045652F">
        <w:rPr>
          <w:lang w:val="en-US"/>
        </w:rPr>
        <w:t>An application URL may be coded in the “TIOA at logon” field of the default transaction for the entry point (the default transaction is the transaction whose external name is the same as the entry point name).  This allows the user to go directly to the host application simply by entering a URL of the format:</w:t>
      </w:r>
      <w:r w:rsidRPr="0045652F">
        <w:rPr>
          <w:rFonts w:ascii="Times New Roman" w:hAnsi="Times New Roman"/>
          <w:sz w:val="24"/>
          <w:szCs w:val="24"/>
          <w:lang w:val="en-US"/>
        </w:rPr>
        <w:tab/>
      </w:r>
      <w:r w:rsidRPr="0045652F">
        <w:rPr>
          <w:rFonts w:ascii="Times New Roman" w:hAnsi="Times New Roman"/>
          <w:sz w:val="24"/>
          <w:szCs w:val="24"/>
          <w:lang w:val="en-US"/>
        </w:rPr>
        <w:br/>
      </w:r>
      <w:r w:rsidRPr="0045652F">
        <w:rPr>
          <w:i/>
          <w:iCs/>
          <w:lang w:val="en-US"/>
        </w:rPr>
        <w:t>http://n.n.n.n:41001</w:t>
      </w:r>
    </w:p>
    <w:p w14:paraId="2832AC80" w14:textId="77777777" w:rsidR="00774472" w:rsidRPr="0045652F" w:rsidRDefault="00774472">
      <w:pPr>
        <w:pStyle w:val="ecran0"/>
        <w:rPr>
          <w:lang w:val="en-US"/>
        </w:rPr>
      </w:pPr>
      <w:r w:rsidRPr="0045652F">
        <w:rPr>
          <w:lang w:val="en-US"/>
        </w:rPr>
        <w:t>The example below shows the default transaction for the WEB2HOST entry point set up to go directly to the transaction whose external name is “Cics”:</w:t>
      </w:r>
    </w:p>
    <w:p w14:paraId="3B106DB6" w14:textId="77777777" w:rsidR="00774472" w:rsidRPr="0045652F" w:rsidRDefault="00774472">
      <w:pPr>
        <w:pStyle w:val="Ecran80"/>
        <w:rPr>
          <w:lang w:val="en-US"/>
        </w:rPr>
      </w:pPr>
      <w:r w:rsidRPr="0045652F">
        <w:rPr>
          <w:lang w:val="en-US"/>
        </w:rPr>
        <w:t xml:space="preserve"> TRANSACTION DETAIL DEFINITION ---------------------- Applid: VIRTEL   15:01:02 </w:t>
      </w:r>
    </w:p>
    <w:p w14:paraId="004DB657" w14:textId="77777777" w:rsidR="00774472" w:rsidRPr="0045652F" w:rsidRDefault="00774472">
      <w:pPr>
        <w:pStyle w:val="Ecran80"/>
        <w:rPr>
          <w:lang w:val="en-US"/>
        </w:rPr>
      </w:pPr>
      <w:r w:rsidRPr="0045652F">
        <w:rPr>
          <w:lang w:val="en-US"/>
        </w:rPr>
        <w:t xml:space="preserve">                                                                                </w:t>
      </w:r>
    </w:p>
    <w:p w14:paraId="4058C534" w14:textId="77777777" w:rsidR="00774472" w:rsidRPr="0045652F" w:rsidRDefault="00774472">
      <w:pPr>
        <w:pStyle w:val="Ecran80"/>
        <w:rPr>
          <w:lang w:val="en-US"/>
        </w:rPr>
      </w:pPr>
      <w:r w:rsidRPr="0045652F">
        <w:rPr>
          <w:lang w:val="en-US"/>
        </w:rPr>
        <w:t xml:space="preserve"> Internal name ===&gt; W2H-00                 To associate with an entry point name</w:t>
      </w:r>
    </w:p>
    <w:p w14:paraId="28922C11" w14:textId="77777777" w:rsidR="00774472" w:rsidRPr="0045652F" w:rsidRDefault="00774472">
      <w:pPr>
        <w:pStyle w:val="Ecran80"/>
        <w:rPr>
          <w:lang w:val="en-US"/>
        </w:rPr>
      </w:pPr>
      <w:r w:rsidRPr="0045652F">
        <w:rPr>
          <w:lang w:val="en-US"/>
        </w:rPr>
        <w:t xml:space="preserve"> External name ===&gt; WEB2HOST               Name displayed on user menu          </w:t>
      </w:r>
    </w:p>
    <w:p w14:paraId="0AB157AE" w14:textId="77777777" w:rsidR="00774472" w:rsidRPr="0045652F" w:rsidRDefault="00774472">
      <w:pPr>
        <w:pStyle w:val="Ecran80"/>
        <w:rPr>
          <w:lang w:val="en-US"/>
        </w:rPr>
      </w:pPr>
      <w:r w:rsidRPr="0045652F">
        <w:rPr>
          <w:lang w:val="en-US"/>
        </w:rPr>
        <w:t xml:space="preserve"> Description   ===&gt; Default directory = entry point name                        </w:t>
      </w:r>
    </w:p>
    <w:p w14:paraId="507D56F9" w14:textId="77777777" w:rsidR="00774472" w:rsidRPr="0045652F" w:rsidRDefault="00774472">
      <w:pPr>
        <w:pStyle w:val="Ecran80"/>
        <w:rPr>
          <w:lang w:val="en-US"/>
        </w:rPr>
      </w:pPr>
      <w:r w:rsidRPr="0045652F">
        <w:rPr>
          <w:lang w:val="en-US"/>
        </w:rPr>
        <w:t xml:space="preserve"> Application   ===&gt; W2H-DIR                Application to be called             </w:t>
      </w:r>
    </w:p>
    <w:p w14:paraId="737E611A" w14:textId="77777777" w:rsidR="00774472" w:rsidRPr="0045652F" w:rsidRDefault="00774472">
      <w:pPr>
        <w:pStyle w:val="Ecran80"/>
        <w:rPr>
          <w:lang w:val="en-US"/>
        </w:rPr>
      </w:pPr>
      <w:r w:rsidRPr="0045652F">
        <w:rPr>
          <w:lang w:val="en-US"/>
        </w:rPr>
        <w:t xml:space="preserve"> </w:t>
      </w:r>
      <w:r w:rsidR="00402441">
        <w:rPr>
          <w:lang w:val="en-US"/>
        </w:rPr>
        <w:t xml:space="preserve">PassTicket    ===&gt; 0  Name ===&gt;           0=no 1=yes 2=unsigned                </w:t>
      </w:r>
    </w:p>
    <w:p w14:paraId="526009B2" w14:textId="77777777" w:rsidR="00774472" w:rsidRPr="0045652F" w:rsidRDefault="00774472">
      <w:pPr>
        <w:pStyle w:val="Ecran80"/>
        <w:rPr>
          <w:lang w:val="en-US"/>
        </w:rPr>
      </w:pPr>
      <w:r w:rsidRPr="0045652F">
        <w:rPr>
          <w:lang w:val="en-US"/>
        </w:rPr>
        <w:t xml:space="preserve"> Application type   ===&gt; 4                 1=VTAM 2=VIRTEL 3=SERV 4=PAGE 5=LINE </w:t>
      </w:r>
    </w:p>
    <w:p w14:paraId="4960D731" w14:textId="77777777" w:rsidR="00774472" w:rsidRPr="0045652F" w:rsidRDefault="00774472">
      <w:pPr>
        <w:pStyle w:val="Ecran80"/>
        <w:rPr>
          <w:lang w:val="en-US"/>
        </w:rPr>
      </w:pPr>
      <w:r w:rsidRPr="0045652F">
        <w:rPr>
          <w:lang w:val="en-US"/>
        </w:rPr>
        <w:t xml:space="preserve"> Pseudo-terminals   ===&gt; DELOC             Prefix of name of partner terminals  </w:t>
      </w:r>
    </w:p>
    <w:p w14:paraId="232C515D" w14:textId="77777777" w:rsidR="00774472" w:rsidRPr="0045652F" w:rsidRDefault="00774472">
      <w:pPr>
        <w:pStyle w:val="Ecran80"/>
        <w:rPr>
          <w:lang w:val="en-US"/>
        </w:rPr>
      </w:pPr>
      <w:r w:rsidRPr="0045652F">
        <w:rPr>
          <w:lang w:val="en-US"/>
        </w:rPr>
        <w:t xml:space="preserve"> Logmode            ===&gt;                   Specify when LOGMODE must be changed </w:t>
      </w:r>
    </w:p>
    <w:p w14:paraId="763A1919" w14:textId="77777777" w:rsidR="00774472" w:rsidRPr="0045652F" w:rsidRDefault="00774472">
      <w:pPr>
        <w:pStyle w:val="Ecran80"/>
        <w:rPr>
          <w:lang w:val="en-US"/>
        </w:rPr>
      </w:pPr>
      <w:r w:rsidRPr="0045652F">
        <w:rPr>
          <w:lang w:val="en-US"/>
        </w:rPr>
        <w:t xml:space="preserve"> How started        ===&gt; 2                 1=menu 2=sub-menu 3=auto             </w:t>
      </w:r>
    </w:p>
    <w:p w14:paraId="2DE1DCC1" w14:textId="77777777" w:rsidR="00774472" w:rsidRPr="0045652F" w:rsidRDefault="00774472">
      <w:pPr>
        <w:pStyle w:val="Ecran80"/>
        <w:rPr>
          <w:lang w:val="en-US"/>
        </w:rPr>
      </w:pPr>
      <w:r w:rsidRPr="0045652F">
        <w:rPr>
          <w:lang w:val="en-US"/>
        </w:rPr>
        <w:t xml:space="preserve"> Security           ===&gt; 0                 0=none 1=basic 2=NTLM 3=TLS 4=HTML   </w:t>
      </w:r>
    </w:p>
    <w:p w14:paraId="4CDE9794" w14:textId="77777777" w:rsidR="00774472" w:rsidRPr="0045652F" w:rsidRDefault="00774472">
      <w:pPr>
        <w:pStyle w:val="Ecran80"/>
        <w:rPr>
          <w:lang w:val="en-US"/>
        </w:rPr>
      </w:pPr>
      <w:r w:rsidRPr="0045652F">
        <w:rPr>
          <w:lang w:val="en-US"/>
        </w:rPr>
        <w:t xml:space="preserve"> H4W commands ?     ===&gt;                   0=no 1=yes 2=if2VIRTEL 4=auto        </w:t>
      </w:r>
    </w:p>
    <w:p w14:paraId="1269DCD7" w14:textId="77777777" w:rsidR="00774472" w:rsidRPr="0045652F" w:rsidRDefault="00774472">
      <w:pPr>
        <w:pStyle w:val="Ecran80"/>
        <w:rPr>
          <w:lang w:val="en-US"/>
        </w:rPr>
      </w:pPr>
      <w:r w:rsidRPr="0045652F">
        <w:rPr>
          <w:lang w:val="en-US"/>
        </w:rPr>
        <w:t xml:space="preserve"> Check URL Prefix   ===&gt;                                                        </w:t>
      </w:r>
    </w:p>
    <w:p w14:paraId="0249CFF1" w14:textId="77777777" w:rsidR="00774472" w:rsidRPr="0045652F" w:rsidRDefault="00774472">
      <w:pPr>
        <w:pStyle w:val="Ecran80"/>
        <w:rPr>
          <w:lang w:val="en-US"/>
        </w:rPr>
      </w:pPr>
      <w:r w:rsidRPr="0045652F">
        <w:rPr>
          <w:lang w:val="en-US"/>
        </w:rPr>
        <w:t xml:space="preserve">                                                                                </w:t>
      </w:r>
    </w:p>
    <w:p w14:paraId="64BB0DFD" w14:textId="77777777" w:rsidR="00774472" w:rsidRPr="0045652F" w:rsidRDefault="00774472">
      <w:pPr>
        <w:pStyle w:val="Ecran80"/>
        <w:rPr>
          <w:lang w:val="en-US"/>
        </w:rPr>
      </w:pPr>
      <w:r w:rsidRPr="0045652F">
        <w:rPr>
          <w:lang w:val="en-US"/>
        </w:rPr>
        <w:t xml:space="preserve"> TIOA at logon      ===&gt; /w2h/</w:t>
      </w:r>
      <w:r w:rsidR="00B65E69" w:rsidRPr="0045652F">
        <w:rPr>
          <w:lang w:val="en-US"/>
        </w:rPr>
        <w:t>WEB</w:t>
      </w:r>
      <w:r w:rsidR="00B65E69">
        <w:rPr>
          <w:lang w:val="en-US"/>
        </w:rPr>
        <w:t>2AJAX</w:t>
      </w:r>
      <w:r w:rsidRPr="0045652F">
        <w:rPr>
          <w:lang w:val="en-US"/>
        </w:rPr>
        <w:t xml:space="preserve">.htm+Cics                                 </w:t>
      </w:r>
    </w:p>
    <w:p w14:paraId="7714A104" w14:textId="77777777" w:rsidR="00774472" w:rsidRPr="0045652F" w:rsidRDefault="00774472">
      <w:pPr>
        <w:pStyle w:val="Ecran80"/>
        <w:rPr>
          <w:lang w:val="en-US"/>
        </w:rPr>
      </w:pPr>
      <w:r w:rsidRPr="0045652F">
        <w:rPr>
          <w:lang w:val="en-US"/>
        </w:rPr>
        <w:t xml:space="preserve">                                                                                </w:t>
      </w:r>
    </w:p>
    <w:p w14:paraId="6D71FBD4" w14:textId="77777777" w:rsidR="00774472" w:rsidRPr="0045652F" w:rsidRDefault="00774472">
      <w:pPr>
        <w:pStyle w:val="Ecran80"/>
        <w:rPr>
          <w:lang w:val="en-US"/>
        </w:rPr>
      </w:pPr>
      <w:r w:rsidRPr="0045652F">
        <w:rPr>
          <w:lang w:val="en-US"/>
        </w:rPr>
        <w:t xml:space="preserve"> TIOA at logoff     ===&gt;                                                        </w:t>
      </w:r>
    </w:p>
    <w:p w14:paraId="48D6EB14" w14:textId="77777777" w:rsidR="00774472" w:rsidRPr="0045652F" w:rsidRDefault="00774472">
      <w:pPr>
        <w:pStyle w:val="Ecran80"/>
        <w:rPr>
          <w:lang w:val="en-US"/>
        </w:rPr>
      </w:pPr>
      <w:r w:rsidRPr="0045652F">
        <w:rPr>
          <w:lang w:val="en-US"/>
        </w:rPr>
        <w:t xml:space="preserve">                                                                                </w:t>
      </w:r>
    </w:p>
    <w:p w14:paraId="780529DD" w14:textId="77777777" w:rsidR="00774472" w:rsidRPr="0045652F" w:rsidRDefault="00774472">
      <w:pPr>
        <w:pStyle w:val="Ecran80"/>
        <w:rPr>
          <w:lang w:val="en-US"/>
        </w:rPr>
      </w:pPr>
      <w:r w:rsidRPr="0045652F">
        <w:rPr>
          <w:lang w:val="en-US"/>
        </w:rPr>
        <w:t xml:space="preserve"> Initial Scenario   ===&gt;                   Final Scenario      ===&gt;             </w:t>
      </w:r>
    </w:p>
    <w:p w14:paraId="79240E0D" w14:textId="77777777" w:rsidR="00774472" w:rsidRPr="0045652F" w:rsidRDefault="00774472">
      <w:pPr>
        <w:pStyle w:val="Ecran80"/>
        <w:rPr>
          <w:lang w:val="en-US"/>
        </w:rPr>
      </w:pPr>
      <w:r w:rsidRPr="0045652F">
        <w:rPr>
          <w:lang w:val="en-US"/>
        </w:rPr>
        <w:t xml:space="preserve"> Input Scenario     ===&gt;                   Output Scenario     ===&gt;             </w:t>
      </w:r>
    </w:p>
    <w:p w14:paraId="773BF1D8" w14:textId="77777777" w:rsidR="00774472" w:rsidRPr="0045652F" w:rsidRDefault="00774472">
      <w:pPr>
        <w:pStyle w:val="Ecran80"/>
        <w:rPr>
          <w:lang w:val="en-US"/>
        </w:rPr>
      </w:pPr>
      <w:r w:rsidRPr="0045652F">
        <w:rPr>
          <w:lang w:val="en-US"/>
        </w:rPr>
        <w:t xml:space="preserve">                                                                                </w:t>
      </w:r>
    </w:p>
    <w:p w14:paraId="51B9E5AD" w14:textId="77777777" w:rsidR="00774472" w:rsidRPr="0045652F" w:rsidRDefault="00774472">
      <w:pPr>
        <w:pStyle w:val="Ecran80"/>
        <w:rPr>
          <w:lang w:val="en-US"/>
        </w:rPr>
      </w:pPr>
      <w:r w:rsidRPr="0045652F">
        <w:rPr>
          <w:lang w:val="en-US"/>
        </w:rPr>
        <w:t xml:space="preserve"> P1=Update                          P3=Return                       P12=Server  </w:t>
      </w:r>
    </w:p>
    <w:p w14:paraId="63AD0193" w14:textId="77777777" w:rsidR="00774472" w:rsidRPr="0045652F" w:rsidRDefault="00774472">
      <w:pPr>
        <w:pStyle w:val="Ecran80"/>
        <w:rPr>
          <w:lang w:val="en-US"/>
        </w:rPr>
      </w:pPr>
      <w:r w:rsidRPr="0045652F">
        <w:rPr>
          <w:lang w:val="en-US"/>
        </w:rPr>
        <w:t xml:space="preserve">                                                                                </w:t>
      </w:r>
    </w:p>
    <w:p w14:paraId="7F225B89" w14:textId="77777777" w:rsidR="00774472" w:rsidRPr="0045652F" w:rsidRDefault="00774472">
      <w:pPr>
        <w:pStyle w:val="Caption"/>
        <w:ind w:right="-1414"/>
        <w:rPr>
          <w:lang w:val="en-US"/>
        </w:rPr>
      </w:pPr>
      <w:bookmarkStart w:id="815" w:name="_Toc261011967"/>
      <w:bookmarkStart w:id="816" w:name="_Toc373485166"/>
      <w:r w:rsidRPr="0045652F">
        <w:rPr>
          <w:lang w:val="en-US"/>
        </w:rPr>
        <w:t xml:space="preserve">Figure </w:t>
      </w:r>
      <w:r w:rsidRPr="0045652F">
        <w:rPr>
          <w:lang w:val="en-US"/>
        </w:rPr>
        <w:fldChar w:fldCharType="begin"/>
      </w:r>
      <w:r w:rsidRPr="0045652F">
        <w:rPr>
          <w:lang w:val="en-US"/>
        </w:rPr>
        <w:instrText xml:space="preserve"> STYLEREF 1 \s </w:instrText>
      </w:r>
      <w:r w:rsidRPr="0045652F">
        <w:rPr>
          <w:lang w:val="en-US"/>
        </w:rPr>
        <w:fldChar w:fldCharType="separate"/>
      </w:r>
      <w:r w:rsidR="00A87DE6">
        <w:rPr>
          <w:noProof/>
          <w:lang w:val="en-US"/>
        </w:rPr>
        <w:t>5</w:t>
      </w:r>
      <w:r w:rsidRPr="0045652F">
        <w:rPr>
          <w:lang w:val="en-US"/>
        </w:rPr>
        <w:fldChar w:fldCharType="end"/>
      </w:r>
      <w:r w:rsidRPr="0045652F">
        <w:rPr>
          <w:lang w:val="en-US"/>
        </w:rPr>
        <w:noBreakHyphen/>
      </w:r>
      <w:r w:rsidRPr="0045652F">
        <w:rPr>
          <w:lang w:val="en-US"/>
        </w:rPr>
        <w:fldChar w:fldCharType="begin"/>
      </w:r>
      <w:r w:rsidRPr="0045652F">
        <w:rPr>
          <w:lang w:val="en-US"/>
        </w:rPr>
        <w:instrText xml:space="preserve"> SEQ Figure \* ARABIC \s 1 </w:instrText>
      </w:r>
      <w:r w:rsidRPr="0045652F">
        <w:rPr>
          <w:lang w:val="en-US"/>
        </w:rPr>
        <w:fldChar w:fldCharType="separate"/>
      </w:r>
      <w:r w:rsidR="00A87DE6">
        <w:rPr>
          <w:noProof/>
          <w:lang w:val="en-US"/>
        </w:rPr>
        <w:t>6</w:t>
      </w:r>
      <w:r w:rsidRPr="0045652F">
        <w:rPr>
          <w:lang w:val="en-US"/>
        </w:rPr>
        <w:fldChar w:fldCharType="end"/>
      </w:r>
      <w:r w:rsidRPr="0045652F">
        <w:rPr>
          <w:szCs w:val="19"/>
          <w:lang w:val="en-US"/>
        </w:rPr>
        <w:t xml:space="preserve"> </w:t>
      </w:r>
      <w:r w:rsidRPr="0045652F">
        <w:rPr>
          <w:lang w:val="en-US"/>
        </w:rPr>
        <w:t>Example of default URL</w:t>
      </w:r>
      <w:bookmarkEnd w:id="815"/>
      <w:bookmarkEnd w:id="816"/>
    </w:p>
    <w:p w14:paraId="641E8FA1" w14:textId="77777777" w:rsidR="00774472" w:rsidRPr="000B286B" w:rsidRDefault="00774472">
      <w:pPr>
        <w:rPr>
          <w:rFonts w:ascii="Times New Roman" w:hAnsi="Times New Roman"/>
          <w:sz w:val="24"/>
          <w:szCs w:val="24"/>
        </w:rPr>
      </w:pPr>
      <w:r w:rsidRPr="000B286B">
        <w:t>For more information see “VIRTEL URL f</w:t>
      </w:r>
      <w:r w:rsidRPr="000B286B">
        <w:rPr>
          <w:szCs w:val="23"/>
        </w:rPr>
        <w:t xml:space="preserve">ormats” </w:t>
      </w:r>
      <w:r w:rsidRPr="0045652F">
        <w:rPr>
          <w:szCs w:val="23"/>
          <w:lang w:val="en-US"/>
        </w:rPr>
        <w:fldChar w:fldCharType="begin"/>
      </w:r>
      <w:r w:rsidRPr="000B286B">
        <w:rPr>
          <w:szCs w:val="23"/>
        </w:rPr>
        <w:instrText xml:space="preserve"> PAGEREF _Ref261955149 \p \h </w:instrText>
      </w:r>
      <w:r w:rsidRPr="0045652F">
        <w:rPr>
          <w:szCs w:val="23"/>
          <w:lang w:val="en-US"/>
        </w:rPr>
      </w:r>
      <w:r w:rsidRPr="0045652F">
        <w:rPr>
          <w:szCs w:val="23"/>
          <w:lang w:val="en-US"/>
        </w:rPr>
        <w:fldChar w:fldCharType="separate"/>
      </w:r>
      <w:r w:rsidR="00A87DE6">
        <w:rPr>
          <w:noProof/>
          <w:szCs w:val="23"/>
        </w:rPr>
        <w:t>en page 12</w:t>
      </w:r>
      <w:r w:rsidRPr="0045652F">
        <w:rPr>
          <w:szCs w:val="23"/>
          <w:lang w:val="en-US"/>
        </w:rPr>
        <w:fldChar w:fldCharType="end"/>
      </w:r>
      <w:r w:rsidRPr="000B286B">
        <w:rPr>
          <w:szCs w:val="23"/>
        </w:rPr>
        <w:t>.</w:t>
      </w:r>
    </w:p>
    <w:p w14:paraId="0378ECE2" w14:textId="77777777" w:rsidR="00774472" w:rsidRPr="0045652F" w:rsidRDefault="00774472">
      <w:pPr>
        <w:pStyle w:val="Heading3"/>
        <w:pageBreakBefore/>
        <w:tabs>
          <w:tab w:val="num" w:pos="2781"/>
        </w:tabs>
        <w:rPr>
          <w:lang w:val="en-US"/>
        </w:rPr>
      </w:pPr>
      <w:bookmarkStart w:id="817" w:name="_Toc373484963"/>
      <w:r w:rsidRPr="0045652F">
        <w:rPr>
          <w:lang w:val="en-US"/>
        </w:rPr>
        <w:t>How to change the font for Web Access</w:t>
      </w:r>
      <w:bookmarkEnd w:id="817"/>
    </w:p>
    <w:p w14:paraId="512441F6" w14:textId="77777777" w:rsidR="00774472" w:rsidRPr="0045652F" w:rsidRDefault="00774472">
      <w:pPr>
        <w:rPr>
          <w:lang w:val="en-US"/>
        </w:rPr>
      </w:pPr>
      <w:r w:rsidRPr="0045652F">
        <w:rPr>
          <w:lang w:val="en-US"/>
        </w:rPr>
        <w:t xml:space="preserve">The Web Access Settings menu (described </w:t>
      </w:r>
      <w:r w:rsidRPr="0045652F">
        <w:rPr>
          <w:lang w:val="en-US"/>
        </w:rPr>
        <w:fldChar w:fldCharType="begin"/>
      </w:r>
      <w:r w:rsidRPr="0045652F">
        <w:rPr>
          <w:lang w:val="en-US"/>
        </w:rPr>
        <w:instrText xml:space="preserve"> PAGEREF _Ref267997817 \p \h </w:instrText>
      </w:r>
      <w:r w:rsidRPr="0045652F">
        <w:rPr>
          <w:lang w:val="en-US"/>
        </w:rPr>
      </w:r>
      <w:r w:rsidRPr="0045652F">
        <w:rPr>
          <w:lang w:val="en-US"/>
        </w:rPr>
        <w:fldChar w:fldCharType="separate"/>
      </w:r>
      <w:r w:rsidR="00A87DE6">
        <w:rPr>
          <w:noProof/>
          <w:lang w:val="en-US"/>
        </w:rPr>
        <w:t>sur la page 106</w:t>
      </w:r>
      <w:r w:rsidRPr="0045652F">
        <w:rPr>
          <w:lang w:val="en-US"/>
        </w:rPr>
        <w:fldChar w:fldCharType="end"/>
      </w:r>
      <w:r w:rsidRPr="0045652F">
        <w:rPr>
          <w:lang w:val="en-US"/>
        </w:rPr>
        <w:t>) allows you to change the font family and font size.  By default VIRTEL will calculate an appropriate font size to fit the browser window size, but you can choose a fixed font size if you prefer. VIRTEL Web Access uses a fixed-pitch font to display the 3270 screen. If you do not like the default font then you can choose any fixed-pitch font installed on the workstation. Typical fonts available on Windows workstations are Courier New, Fixedsys, Terminal, Consolas, and Lucida Console. You can use the Windows Control Panel – Fonts dialog to view the installed fonts.</w:t>
      </w:r>
    </w:p>
    <w:p w14:paraId="77036C7B" w14:textId="77777777" w:rsidR="00774472" w:rsidRPr="0045652F" w:rsidRDefault="00774472">
      <w:pPr>
        <w:pStyle w:val="Heading3"/>
        <w:tabs>
          <w:tab w:val="num" w:pos="2781"/>
        </w:tabs>
        <w:rPr>
          <w:lang w:val="en-US"/>
        </w:rPr>
      </w:pPr>
      <w:bookmarkStart w:id="818" w:name="_Toc373484964"/>
      <w:r w:rsidRPr="0045652F">
        <w:rPr>
          <w:lang w:val="en-US"/>
        </w:rPr>
        <w:t>How to customize the Enter key settings</w:t>
      </w:r>
      <w:bookmarkEnd w:id="818"/>
    </w:p>
    <w:p w14:paraId="59659D06" w14:textId="77777777" w:rsidR="00774472" w:rsidRPr="0045652F" w:rsidRDefault="00774472">
      <w:pPr>
        <w:rPr>
          <w:lang w:val="en-US"/>
        </w:rPr>
      </w:pPr>
      <w:r w:rsidRPr="0045652F">
        <w:rPr>
          <w:lang w:val="en-US"/>
        </w:rPr>
        <w:t>Many 3270 users prefer to customize the keyboard mapping so that the “Enter” key on the main keyboard is handled as a 3270 newline, while the right “Ctrl” key and the “Enter” key on the numeric keypad are treated as 3270 Enter.</w:t>
      </w:r>
    </w:p>
    <w:p w14:paraId="2A45D037" w14:textId="77777777" w:rsidR="00774472" w:rsidRPr="0045652F" w:rsidRDefault="00774472">
      <w:pPr>
        <w:pStyle w:val="ecran0"/>
        <w:rPr>
          <w:lang w:val="en-US"/>
        </w:rPr>
      </w:pPr>
      <w:r w:rsidRPr="0045652F">
        <w:rPr>
          <w:lang w:val="en-US"/>
        </w:rPr>
        <w:t xml:space="preserve">The Web Access Settings menu (described </w:t>
      </w:r>
      <w:r w:rsidRPr="0045652F">
        <w:rPr>
          <w:lang w:val="en-US"/>
        </w:rPr>
        <w:fldChar w:fldCharType="begin"/>
      </w:r>
      <w:r w:rsidRPr="0045652F">
        <w:rPr>
          <w:lang w:val="en-US"/>
        </w:rPr>
        <w:instrText xml:space="preserve"> PAGEREF _Ref267997817 \p \h </w:instrText>
      </w:r>
      <w:r w:rsidRPr="0045652F">
        <w:rPr>
          <w:lang w:val="en-US"/>
        </w:rPr>
      </w:r>
      <w:r w:rsidRPr="0045652F">
        <w:rPr>
          <w:lang w:val="en-US"/>
        </w:rPr>
        <w:fldChar w:fldCharType="separate"/>
      </w:r>
      <w:r w:rsidR="00A87DE6">
        <w:rPr>
          <w:noProof/>
          <w:lang w:val="en-US"/>
        </w:rPr>
        <w:t>sur la page 106</w:t>
      </w:r>
      <w:r w:rsidRPr="0045652F">
        <w:rPr>
          <w:lang w:val="en-US"/>
        </w:rPr>
        <w:fldChar w:fldCharType="end"/>
      </w:r>
      <w:r w:rsidRPr="0045652F">
        <w:rPr>
          <w:lang w:val="en-US"/>
        </w:rPr>
        <w:t>) allows you to specify this configuration using the following settings:</w:t>
      </w:r>
    </w:p>
    <w:p w14:paraId="53518A12" w14:textId="77777777" w:rsidR="00774472" w:rsidRPr="0045652F" w:rsidRDefault="00774472">
      <w:pPr>
        <w:pStyle w:val="Listing"/>
        <w:rPr>
          <w:lang w:val="en-US"/>
        </w:rPr>
      </w:pPr>
      <w:r w:rsidRPr="0045652F">
        <w:rPr>
          <w:lang w:val="en-US"/>
        </w:rPr>
        <w:t xml:space="preserve">  "ctrl":"ENTER",</w:t>
      </w:r>
    </w:p>
    <w:p w14:paraId="7A2AC84D" w14:textId="77777777" w:rsidR="00774472" w:rsidRPr="0045652F" w:rsidRDefault="00774472">
      <w:pPr>
        <w:pStyle w:val="Listing"/>
        <w:rPr>
          <w:lang w:val="en-US"/>
        </w:rPr>
      </w:pPr>
      <w:r w:rsidRPr="0045652F">
        <w:rPr>
          <w:lang w:val="en-US"/>
        </w:rPr>
        <w:t xml:space="preserve">  "enter":"Newline",</w:t>
      </w:r>
    </w:p>
    <w:p w14:paraId="5653242A" w14:textId="77777777" w:rsidR="00774472" w:rsidRPr="0045652F" w:rsidRDefault="00774472">
      <w:pPr>
        <w:pStyle w:val="Listing"/>
        <w:rPr>
          <w:lang w:val="en-US"/>
        </w:rPr>
      </w:pPr>
      <w:r w:rsidRPr="0045652F">
        <w:rPr>
          <w:lang w:val="en-US"/>
        </w:rPr>
        <w:t xml:space="preserve">  "kpenter":"ENTER"</w:t>
      </w:r>
    </w:p>
    <w:p w14:paraId="4E9F3234" w14:textId="77777777" w:rsidR="00774472" w:rsidRPr="0045652F" w:rsidRDefault="00774472">
      <w:pPr>
        <w:rPr>
          <w:lang w:val="en-US"/>
        </w:rPr>
      </w:pPr>
    </w:p>
    <w:p w14:paraId="4C55D1A7" w14:textId="77777777" w:rsidR="00774472" w:rsidRPr="0045652F" w:rsidRDefault="00774472">
      <w:pPr>
        <w:rPr>
          <w:lang w:val="en-US"/>
        </w:rPr>
      </w:pPr>
      <w:r w:rsidRPr="0045652F">
        <w:rPr>
          <w:lang w:val="en-US"/>
        </w:rPr>
        <w:t>Note however that versions 6, 7, and 8 of Internet Explorer do not distinguish between the Enter key on the main keyboard and the Enter key on the numeric keypad. For users who want the two “Enter” keys to be handled differently, Syspertec supplies an additional DLL to be installed in Internet Explorer as a “Browser Helper Object”. This DLL can be installed by clicking on the “Install VirtKey BHO” link on the VIRTEL Web Access menu.</w:t>
      </w:r>
      <w:r w:rsidR="004C24A9">
        <w:rPr>
          <w:lang w:val="en-US"/>
        </w:rPr>
        <w:t xml:space="preserve"> After installing the DLL, go to “Tools” – “Internet Options” – “Advanced” and check that the option “Enable third-party browser extensions” is ticked, then stop and restart Internet Explorer.</w:t>
      </w:r>
      <w:r w:rsidR="00D2005E">
        <w:rPr>
          <w:lang w:val="en-US"/>
        </w:rPr>
        <w:t xml:space="preserve"> Administrator privilege is needed to install the Browser Helper Object, but once installed the BHO can be used by users without administrator privileges.</w:t>
      </w:r>
    </w:p>
    <w:p w14:paraId="1358C891" w14:textId="77777777" w:rsidR="00774472" w:rsidRPr="0045652F" w:rsidRDefault="00774472">
      <w:pPr>
        <w:rPr>
          <w:lang w:val="en-US"/>
        </w:rPr>
      </w:pPr>
    </w:p>
    <w:p w14:paraId="50130E6F" w14:textId="77777777" w:rsidR="00774472" w:rsidRPr="0045652F" w:rsidRDefault="00774472">
      <w:pPr>
        <w:rPr>
          <w:lang w:val="en-US"/>
        </w:rPr>
      </w:pPr>
      <w:r w:rsidRPr="0045652F">
        <w:rPr>
          <w:lang w:val="en-US"/>
        </w:rPr>
        <w:t xml:space="preserve">Although other browsers (including Internet Explorer 9) are capable of recognizing the keypad Enter key without the need for a BHO, </w:t>
      </w:r>
      <w:r w:rsidR="004D575A">
        <w:rPr>
          <w:lang w:val="en-US"/>
        </w:rPr>
        <w:t>older</w:t>
      </w:r>
      <w:r w:rsidR="004D575A" w:rsidRPr="0045652F">
        <w:rPr>
          <w:lang w:val="en-US"/>
        </w:rPr>
        <w:t xml:space="preserve"> </w:t>
      </w:r>
      <w:r w:rsidRPr="0045652F">
        <w:rPr>
          <w:lang w:val="en-US"/>
        </w:rPr>
        <w:t xml:space="preserve">releases of </w:t>
      </w:r>
      <w:r w:rsidR="004D575A">
        <w:rPr>
          <w:lang w:val="en-US"/>
        </w:rPr>
        <w:t xml:space="preserve">Firefox, </w:t>
      </w:r>
      <w:r w:rsidRPr="0045652F">
        <w:rPr>
          <w:lang w:val="en-US"/>
        </w:rPr>
        <w:t>Chrome, and Safari do not distinguish between the left and right Ctrl keys. This means that when “ctrl” is set to “ENTER” then both Ctrl keys will be handled as 3270 Enter. In addition, the AltGr key will be treated as Ctrl under Firefox.</w:t>
      </w:r>
      <w:r w:rsidR="00B93505">
        <w:rPr>
          <w:lang w:val="en-US"/>
        </w:rPr>
        <w:t xml:space="preserve"> The most recent versions of Firefox (from version 15 onwards for Windows 7 and from version 17 onwards for Windows XP) </w:t>
      </w:r>
      <w:r w:rsidR="004D575A">
        <w:rPr>
          <w:lang w:val="en-US"/>
        </w:rPr>
        <w:t xml:space="preserve">and Chrome (from version 23 onwards) </w:t>
      </w:r>
      <w:r w:rsidR="00B93505">
        <w:rPr>
          <w:lang w:val="en-US"/>
        </w:rPr>
        <w:t xml:space="preserve">are capable of </w:t>
      </w:r>
      <w:r w:rsidR="00B93505" w:rsidRPr="0045652F">
        <w:rPr>
          <w:lang w:val="en-US"/>
        </w:rPr>
        <w:t>distinguish</w:t>
      </w:r>
      <w:r w:rsidR="00B93505">
        <w:rPr>
          <w:lang w:val="en-US"/>
        </w:rPr>
        <w:t>ing</w:t>
      </w:r>
      <w:r w:rsidR="00B93505" w:rsidRPr="0045652F">
        <w:rPr>
          <w:lang w:val="en-US"/>
        </w:rPr>
        <w:t xml:space="preserve"> between the left and right Ctrl keys</w:t>
      </w:r>
      <w:r w:rsidR="00B93505">
        <w:rPr>
          <w:lang w:val="en-US"/>
        </w:rPr>
        <w:t xml:space="preserve"> like Internet Explorer.</w:t>
      </w:r>
    </w:p>
    <w:p w14:paraId="061D952A" w14:textId="77777777" w:rsidR="00CC046A" w:rsidRPr="0045652F" w:rsidRDefault="00F830C2" w:rsidP="00607E9E">
      <w:pPr>
        <w:pStyle w:val="Heading3"/>
        <w:keepLines/>
        <w:tabs>
          <w:tab w:val="num" w:pos="2781"/>
        </w:tabs>
        <w:rPr>
          <w:lang w:val="en-US"/>
        </w:rPr>
      </w:pPr>
      <w:bookmarkStart w:id="819" w:name="_Toc373484965"/>
      <w:r>
        <w:rPr>
          <w:lang w:val="en-US"/>
        </w:rPr>
        <w:t xml:space="preserve">How to change the default </w:t>
      </w:r>
      <w:r w:rsidR="00CC046A">
        <w:rPr>
          <w:lang w:val="en-US"/>
        </w:rPr>
        <w:t>user settings</w:t>
      </w:r>
      <w:bookmarkEnd w:id="819"/>
    </w:p>
    <w:p w14:paraId="37F021C2" w14:textId="77777777" w:rsidR="00607E9E" w:rsidRPr="0045652F" w:rsidRDefault="00607E9E" w:rsidP="00607E9E">
      <w:pPr>
        <w:keepNext/>
        <w:keepLines/>
        <w:rPr>
          <w:lang w:val="en-US"/>
        </w:rPr>
      </w:pPr>
      <w:r>
        <w:rPr>
          <w:lang w:val="en-US"/>
        </w:rPr>
        <w:t>The site default settings</w:t>
      </w:r>
      <w:r w:rsidR="00F830C2">
        <w:rPr>
          <w:lang w:val="en-US"/>
        </w:rPr>
        <w:t xml:space="preserve"> for Web Access</w:t>
      </w:r>
      <w:r>
        <w:rPr>
          <w:lang w:val="en-US"/>
        </w:rPr>
        <w:t xml:space="preserve"> are stored in the file w2hparm.js (see “Global modification of Web Access settings” </w:t>
      </w:r>
      <w:r>
        <w:rPr>
          <w:lang w:val="en-US"/>
        </w:rPr>
        <w:fldChar w:fldCharType="begin"/>
      </w:r>
      <w:r>
        <w:rPr>
          <w:lang w:val="en-US"/>
        </w:rPr>
        <w:instrText xml:space="preserve"> PAGEREF _Ref340740341 \p \h </w:instrText>
      </w:r>
      <w:r>
        <w:rPr>
          <w:lang w:val="en-US"/>
        </w:rPr>
      </w:r>
      <w:r>
        <w:rPr>
          <w:lang w:val="en-US"/>
        </w:rPr>
        <w:fldChar w:fldCharType="separate"/>
      </w:r>
      <w:r w:rsidR="00A87DE6">
        <w:rPr>
          <w:noProof/>
          <w:lang w:val="en-US"/>
        </w:rPr>
        <w:t>sur la page 113</w:t>
      </w:r>
      <w:r>
        <w:rPr>
          <w:lang w:val="en-US"/>
        </w:rPr>
        <w:fldChar w:fldCharType="end"/>
      </w:r>
      <w:r>
        <w:rPr>
          <w:lang w:val="en-US"/>
        </w:rPr>
        <w:t>)</w:t>
      </w:r>
    </w:p>
    <w:p w14:paraId="124BDD7B" w14:textId="77777777" w:rsidR="00774472" w:rsidRPr="0045652F" w:rsidRDefault="00774472">
      <w:pPr>
        <w:rPr>
          <w:lang w:val="en-US"/>
        </w:rPr>
      </w:pPr>
    </w:p>
    <w:p w14:paraId="037C6E89" w14:textId="77777777" w:rsidR="00774472" w:rsidRPr="0045652F" w:rsidRDefault="00774472">
      <w:pPr>
        <w:pStyle w:val="Heading3"/>
        <w:tabs>
          <w:tab w:val="num" w:pos="2781"/>
        </w:tabs>
        <w:rPr>
          <w:lang w:val="en-US"/>
        </w:rPr>
      </w:pPr>
      <w:bookmarkStart w:id="820" w:name="_Toc373484966"/>
      <w:r w:rsidRPr="0045652F">
        <w:rPr>
          <w:lang w:val="en-US"/>
        </w:rPr>
        <w:t>How to define a reverse proxy</w:t>
      </w:r>
      <w:bookmarkEnd w:id="820"/>
    </w:p>
    <w:p w14:paraId="57A92FBF" w14:textId="77777777" w:rsidR="00774472" w:rsidRPr="0045652F" w:rsidRDefault="00774472">
      <w:pPr>
        <w:keepLines/>
        <w:rPr>
          <w:lang w:val="en-US"/>
        </w:rPr>
      </w:pPr>
      <w:r w:rsidRPr="0045652F">
        <w:rPr>
          <w:lang w:val="en-US"/>
        </w:rPr>
        <w:t>If your installation uses a reverse proxy</w:t>
      </w:r>
      <w:r w:rsidRPr="0045652F">
        <w:rPr>
          <w:lang w:val="en-US"/>
        </w:rPr>
        <w:fldChar w:fldCharType="begin"/>
      </w:r>
      <w:r w:rsidRPr="0045652F">
        <w:rPr>
          <w:lang w:val="en-US"/>
        </w:rPr>
        <w:instrText xml:space="preserve"> XE "reverse proxy" </w:instrText>
      </w:r>
      <w:r w:rsidRPr="0045652F">
        <w:rPr>
          <w:lang w:val="en-US"/>
        </w:rPr>
        <w:fldChar w:fldCharType="end"/>
      </w:r>
      <w:r w:rsidRPr="0045652F">
        <w:rPr>
          <w:lang w:val="en-US"/>
        </w:rPr>
        <w:fldChar w:fldCharType="begin"/>
      </w:r>
      <w:r w:rsidRPr="0045652F">
        <w:rPr>
          <w:lang w:val="en-US"/>
        </w:rPr>
        <w:instrText xml:space="preserve"> XE "proxy:reverse" </w:instrText>
      </w:r>
      <w:r w:rsidRPr="0045652F">
        <w:rPr>
          <w:lang w:val="en-US"/>
        </w:rPr>
        <w:fldChar w:fldCharType="end"/>
      </w:r>
      <w:r w:rsidRPr="0045652F">
        <w:rPr>
          <w:lang w:val="en-US"/>
        </w:rPr>
        <w:t xml:space="preserve"> (or bastion host</w:t>
      </w:r>
      <w:r w:rsidRPr="0045652F">
        <w:rPr>
          <w:lang w:val="en-US"/>
        </w:rPr>
        <w:fldChar w:fldCharType="begin"/>
      </w:r>
      <w:r w:rsidRPr="0045652F">
        <w:rPr>
          <w:lang w:val="en-US"/>
        </w:rPr>
        <w:instrText xml:space="preserve"> XE "bastion host" </w:instrText>
      </w:r>
      <w:r w:rsidRPr="0045652F">
        <w:rPr>
          <w:lang w:val="en-US"/>
        </w:rPr>
        <w:fldChar w:fldCharType="end"/>
      </w:r>
      <w:r w:rsidRPr="0045652F">
        <w:rPr>
          <w:lang w:val="en-US"/>
        </w:rPr>
        <w:t xml:space="preserve">) between the user’s browser and the VIRTEL Web Access server, then the VIRTEL log and statistics file will show the IP address of the proxy instead of the address of the end user.  In order for VIRTEL to recognize and log the originating user’s IP address, you must declare the proxy in the HTFORWD parameter of the VIRTCT (see “Parameters of the VIRTCT” in the </w:t>
      </w:r>
      <w:r w:rsidRPr="0045652F">
        <w:rPr>
          <w:i/>
          <w:iCs/>
          <w:lang w:val="en-US"/>
        </w:rPr>
        <w:t>VIRTEL Installation Guide</w:t>
      </w:r>
      <w:r w:rsidRPr="0045652F">
        <w:rPr>
          <w:lang w:val="en-US"/>
        </w:rPr>
        <w:t xml:space="preserve">) or in a rule attached to the HTTP line (see “Rules” in the </w:t>
      </w:r>
      <w:r w:rsidRPr="0045652F">
        <w:rPr>
          <w:i/>
          <w:iCs/>
          <w:lang w:val="en-US"/>
        </w:rPr>
        <w:t>VIRTEL Connectivity Reference</w:t>
      </w:r>
      <w:r w:rsidRPr="0045652F">
        <w:rPr>
          <w:lang w:val="en-US"/>
        </w:rPr>
        <w:t xml:space="preserve"> manual).</w:t>
      </w:r>
    </w:p>
    <w:p w14:paraId="10999226" w14:textId="77777777" w:rsidR="00774472" w:rsidRPr="0045652F" w:rsidRDefault="00774472">
      <w:pPr>
        <w:pStyle w:val="Heading3"/>
        <w:tabs>
          <w:tab w:val="num" w:pos="2781"/>
        </w:tabs>
        <w:rPr>
          <w:lang w:val="en-US"/>
        </w:rPr>
      </w:pPr>
      <w:bookmarkStart w:id="821" w:name="_Toc373484967"/>
      <w:r w:rsidRPr="0045652F">
        <w:rPr>
          <w:lang w:val="en-US"/>
        </w:rPr>
        <w:t>How to support virtual hosting</w:t>
      </w:r>
      <w:bookmarkEnd w:id="821"/>
    </w:p>
    <w:p w14:paraId="6E887486" w14:textId="77777777" w:rsidR="00774472" w:rsidRPr="0045652F" w:rsidRDefault="00774472">
      <w:pPr>
        <w:keepLines/>
        <w:rPr>
          <w:lang w:val="en-US"/>
        </w:rPr>
      </w:pPr>
      <w:r w:rsidRPr="0045652F">
        <w:rPr>
          <w:lang w:val="en-US"/>
        </w:rPr>
        <w:t>Name-based virtual hosting</w:t>
      </w:r>
      <w:r w:rsidRPr="0045652F">
        <w:rPr>
          <w:lang w:val="en-US"/>
        </w:rPr>
        <w:fldChar w:fldCharType="begin"/>
      </w:r>
      <w:r w:rsidRPr="0045652F">
        <w:rPr>
          <w:lang w:val="en-US"/>
        </w:rPr>
        <w:instrText xml:space="preserve"> XE "Virtual hosting" </w:instrText>
      </w:r>
      <w:r w:rsidRPr="0045652F">
        <w:rPr>
          <w:lang w:val="en-US"/>
        </w:rPr>
        <w:fldChar w:fldCharType="end"/>
      </w:r>
      <w:r w:rsidRPr="0045652F">
        <w:rPr>
          <w:lang w:val="en-US"/>
        </w:rPr>
        <w:t xml:space="preserve"> is a method for supporting multiple sites (for example, </w:t>
      </w:r>
      <w:r w:rsidRPr="0045652F">
        <w:rPr>
          <w:i/>
          <w:iCs/>
          <w:lang w:val="en-US"/>
        </w:rPr>
        <w:t>site1.mycompany.com</w:t>
      </w:r>
      <w:r w:rsidRPr="0045652F">
        <w:rPr>
          <w:lang w:val="en-US"/>
        </w:rPr>
        <w:t xml:space="preserve"> and </w:t>
      </w:r>
      <w:r w:rsidRPr="0045652F">
        <w:rPr>
          <w:i/>
          <w:iCs/>
          <w:lang w:val="en-US"/>
        </w:rPr>
        <w:t>site2.mycompany.com</w:t>
      </w:r>
      <w:r w:rsidRPr="0045652F">
        <w:rPr>
          <w:lang w:val="en-US"/>
        </w:rPr>
        <w:t xml:space="preserve">) using the same IP address and port number.  By means of the “HTTP Host” field in the rules attached to the HTTP line, VIRTEL can recognize the site name and direct the request to a specific entry point.  Refer to  “Rules” in the </w:t>
      </w:r>
      <w:r w:rsidRPr="0045652F">
        <w:rPr>
          <w:i/>
          <w:iCs/>
          <w:lang w:val="en-US"/>
        </w:rPr>
        <w:t>VIRTEL Connectivity Reference</w:t>
      </w:r>
      <w:r w:rsidRPr="0045652F">
        <w:rPr>
          <w:lang w:val="en-US"/>
        </w:rPr>
        <w:t xml:space="preserve"> manual for further details.</w:t>
      </w:r>
      <w:r w:rsidR="006145F2">
        <w:rPr>
          <w:lang w:val="en-US"/>
        </w:rPr>
        <w:t xml:space="preserve">  You can install a set sample definitions for virtual hosting by running the ARBOLOAD job (delivered in the VIRTEL SAMPLIB) with the VHOST=YES parameter.</w:t>
      </w:r>
    </w:p>
    <w:p w14:paraId="03EB25C7" w14:textId="77777777" w:rsidR="00774472" w:rsidRPr="0045652F" w:rsidRDefault="00774472">
      <w:pPr>
        <w:pStyle w:val="Heading1"/>
        <w:pageBreakBefore/>
        <w:numPr>
          <w:ilvl w:val="0"/>
          <w:numId w:val="0"/>
        </w:numPr>
        <w:ind w:left="1701"/>
        <w:rPr>
          <w:lang w:val="en-US"/>
        </w:rPr>
      </w:pPr>
      <w:bookmarkStart w:id="822" w:name="_Toc373484968"/>
      <w:r w:rsidRPr="0045652F">
        <w:rPr>
          <w:lang w:val="en-US"/>
        </w:rPr>
        <w:t>Index</w:t>
      </w:r>
      <w:bookmarkEnd w:id="769"/>
      <w:bookmarkEnd w:id="770"/>
      <w:bookmarkEnd w:id="822"/>
    </w:p>
    <w:p w14:paraId="6F1508C0" w14:textId="77777777" w:rsidR="00A87DE6" w:rsidRDefault="00774472">
      <w:pPr>
        <w:rPr>
          <w:noProof/>
          <w:lang w:val="en-US"/>
        </w:rPr>
        <w:sectPr w:rsidR="00A87DE6" w:rsidSect="00A87DE6">
          <w:type w:val="oddPage"/>
          <w:pgSz w:w="11907" w:h="16840" w:code="9"/>
          <w:pgMar w:top="567" w:right="851" w:bottom="567" w:left="567" w:header="720" w:footer="720" w:gutter="567"/>
          <w:cols w:space="720"/>
        </w:sectPr>
      </w:pPr>
      <w:r w:rsidRPr="0045652F">
        <w:rPr>
          <w:lang w:val="en-US"/>
        </w:rPr>
        <w:fldChar w:fldCharType="begin"/>
      </w:r>
      <w:r w:rsidRPr="0045652F">
        <w:rPr>
          <w:lang w:val="en-US"/>
        </w:rPr>
        <w:instrText xml:space="preserve"> INDEX \c "2" \z "1033" </w:instrText>
      </w:r>
      <w:r w:rsidRPr="0045652F">
        <w:rPr>
          <w:lang w:val="en-US"/>
        </w:rPr>
        <w:fldChar w:fldCharType="separate"/>
      </w:r>
    </w:p>
    <w:p w14:paraId="14FD9634" w14:textId="77777777" w:rsidR="00A87DE6" w:rsidRDefault="00A87DE6">
      <w:pPr>
        <w:pStyle w:val="Index1"/>
        <w:tabs>
          <w:tab w:val="right" w:leader="dot" w:pos="4591"/>
        </w:tabs>
        <w:rPr>
          <w:noProof/>
        </w:rPr>
      </w:pPr>
      <w:r>
        <w:rPr>
          <w:noProof/>
        </w:rPr>
        <w:t>$ERRMSG$</w:t>
      </w:r>
    </w:p>
    <w:p w14:paraId="5F780475" w14:textId="77777777" w:rsidR="00A87DE6" w:rsidRDefault="00A87DE6">
      <w:pPr>
        <w:pStyle w:val="Index2"/>
        <w:tabs>
          <w:tab w:val="right" w:leader="dot" w:pos="4591"/>
        </w:tabs>
        <w:rPr>
          <w:noProof/>
        </w:rPr>
      </w:pPr>
      <w:r>
        <w:rPr>
          <w:noProof/>
        </w:rPr>
        <w:t>Special variable, 300</w:t>
      </w:r>
    </w:p>
    <w:p w14:paraId="1A4FE5DB" w14:textId="77777777" w:rsidR="00A87DE6" w:rsidRDefault="00A87DE6">
      <w:pPr>
        <w:pStyle w:val="Index1"/>
        <w:tabs>
          <w:tab w:val="right" w:leader="dot" w:pos="4591"/>
        </w:tabs>
        <w:rPr>
          <w:noProof/>
        </w:rPr>
      </w:pPr>
      <w:r>
        <w:rPr>
          <w:noProof/>
        </w:rPr>
        <w:t>2VIRTEL, 287</w:t>
      </w:r>
    </w:p>
    <w:p w14:paraId="0631C4E0" w14:textId="77777777" w:rsidR="00A87DE6" w:rsidRDefault="00A87DE6">
      <w:pPr>
        <w:pStyle w:val="Index1"/>
        <w:tabs>
          <w:tab w:val="right" w:leader="dot" w:pos="4591"/>
        </w:tabs>
        <w:rPr>
          <w:noProof/>
        </w:rPr>
      </w:pPr>
      <w:r>
        <w:rPr>
          <w:noProof/>
        </w:rPr>
        <w:t>3270 presentation, 117</w:t>
      </w:r>
    </w:p>
    <w:p w14:paraId="3E5A6F56" w14:textId="77777777" w:rsidR="00A87DE6" w:rsidRDefault="00A87DE6">
      <w:pPr>
        <w:pStyle w:val="Index1"/>
        <w:tabs>
          <w:tab w:val="right" w:leader="dot" w:pos="4591"/>
        </w:tabs>
        <w:rPr>
          <w:noProof/>
        </w:rPr>
      </w:pPr>
      <w:r>
        <w:rPr>
          <w:noProof/>
        </w:rPr>
        <w:t>ACTION$, 154</w:t>
      </w:r>
    </w:p>
    <w:p w14:paraId="2E6E054B" w14:textId="77777777" w:rsidR="00A87DE6" w:rsidRDefault="00A87DE6">
      <w:pPr>
        <w:pStyle w:val="Index1"/>
        <w:tabs>
          <w:tab w:val="right" w:leader="dot" w:pos="4591"/>
        </w:tabs>
        <w:rPr>
          <w:noProof/>
        </w:rPr>
      </w:pPr>
      <w:r>
        <w:rPr>
          <w:noProof/>
        </w:rPr>
        <w:t>ADD-TO-FIELDS, 42</w:t>
      </w:r>
    </w:p>
    <w:p w14:paraId="4DCDD9EC" w14:textId="77777777" w:rsidR="00A87DE6" w:rsidRDefault="00A87DE6">
      <w:pPr>
        <w:pStyle w:val="Index1"/>
        <w:tabs>
          <w:tab w:val="right" w:leader="dot" w:pos="4591"/>
        </w:tabs>
        <w:rPr>
          <w:noProof/>
        </w:rPr>
      </w:pPr>
      <w:r>
        <w:rPr>
          <w:noProof/>
        </w:rPr>
        <w:t>ADVANCE-TO-NEXT-VALUE-OF, 55</w:t>
      </w:r>
    </w:p>
    <w:p w14:paraId="6D2E1E1B" w14:textId="77777777" w:rsidR="00A87DE6" w:rsidRDefault="00A87DE6">
      <w:pPr>
        <w:pStyle w:val="Index1"/>
        <w:tabs>
          <w:tab w:val="right" w:leader="dot" w:pos="4591"/>
        </w:tabs>
        <w:rPr>
          <w:noProof/>
        </w:rPr>
      </w:pPr>
      <w:r>
        <w:rPr>
          <w:noProof/>
        </w:rPr>
        <w:t>AFTER-NOT-LAST-VALUE-OF, 61</w:t>
      </w:r>
    </w:p>
    <w:p w14:paraId="1D45D6D0" w14:textId="77777777" w:rsidR="00A87DE6" w:rsidRDefault="00A87DE6">
      <w:pPr>
        <w:pStyle w:val="Index1"/>
        <w:tabs>
          <w:tab w:val="right" w:leader="dot" w:pos="4591"/>
        </w:tabs>
        <w:rPr>
          <w:noProof/>
        </w:rPr>
      </w:pPr>
      <w:r>
        <w:rPr>
          <w:noProof/>
        </w:rPr>
        <w:t>AJAX, 230</w:t>
      </w:r>
    </w:p>
    <w:p w14:paraId="1B4EBDB6" w14:textId="77777777" w:rsidR="00A87DE6" w:rsidRDefault="00A87DE6">
      <w:pPr>
        <w:pStyle w:val="Index1"/>
        <w:tabs>
          <w:tab w:val="right" w:leader="dot" w:pos="4591"/>
        </w:tabs>
        <w:rPr>
          <w:noProof/>
        </w:rPr>
      </w:pPr>
      <w:r>
        <w:rPr>
          <w:noProof/>
        </w:rPr>
        <w:t>Ajax 3270, 117</w:t>
      </w:r>
    </w:p>
    <w:p w14:paraId="36D0A1EB" w14:textId="77777777" w:rsidR="00A87DE6" w:rsidRDefault="00A87DE6">
      <w:pPr>
        <w:pStyle w:val="Index1"/>
        <w:tabs>
          <w:tab w:val="right" w:leader="dot" w:pos="4591"/>
        </w:tabs>
        <w:rPr>
          <w:noProof/>
        </w:rPr>
      </w:pPr>
      <w:r>
        <w:rPr>
          <w:noProof/>
        </w:rPr>
        <w:t>Ajax HTML, 117</w:t>
      </w:r>
    </w:p>
    <w:p w14:paraId="7CE0940D" w14:textId="77777777" w:rsidR="00A87DE6" w:rsidRDefault="00A87DE6">
      <w:pPr>
        <w:pStyle w:val="Index1"/>
        <w:tabs>
          <w:tab w:val="right" w:leader="dot" w:pos="4591"/>
        </w:tabs>
        <w:rPr>
          <w:noProof/>
        </w:rPr>
      </w:pPr>
      <w:r>
        <w:rPr>
          <w:noProof/>
        </w:rPr>
        <w:t>AJAX-SESSION-CODE, 28</w:t>
      </w:r>
    </w:p>
    <w:p w14:paraId="4E9CB533" w14:textId="77777777" w:rsidR="00A87DE6" w:rsidRDefault="00A87DE6">
      <w:pPr>
        <w:pStyle w:val="Index1"/>
        <w:tabs>
          <w:tab w:val="right" w:leader="dot" w:pos="4591"/>
        </w:tabs>
        <w:rPr>
          <w:noProof/>
        </w:rPr>
      </w:pPr>
      <w:r>
        <w:rPr>
          <w:noProof/>
        </w:rPr>
        <w:t>Application selection menu, 116</w:t>
      </w:r>
    </w:p>
    <w:p w14:paraId="6CE056BE" w14:textId="77777777" w:rsidR="00A87DE6" w:rsidRDefault="00A87DE6">
      <w:pPr>
        <w:pStyle w:val="Index1"/>
        <w:tabs>
          <w:tab w:val="right" w:leader="dot" w:pos="4591"/>
        </w:tabs>
        <w:rPr>
          <w:noProof/>
        </w:rPr>
      </w:pPr>
      <w:r>
        <w:rPr>
          <w:noProof/>
        </w:rPr>
        <w:t>APPLICATION-IS-CONNECTED, 64</w:t>
      </w:r>
    </w:p>
    <w:p w14:paraId="756CA278" w14:textId="77777777" w:rsidR="00A87DE6" w:rsidRDefault="00A87DE6">
      <w:pPr>
        <w:pStyle w:val="Index1"/>
        <w:tabs>
          <w:tab w:val="right" w:leader="dot" w:pos="4591"/>
        </w:tabs>
        <w:rPr>
          <w:noProof/>
        </w:rPr>
      </w:pPr>
      <w:r>
        <w:rPr>
          <w:noProof/>
        </w:rPr>
        <w:t>applist, 116</w:t>
      </w:r>
    </w:p>
    <w:p w14:paraId="63A1C1B7" w14:textId="77777777" w:rsidR="00A87DE6" w:rsidRDefault="00A87DE6">
      <w:pPr>
        <w:pStyle w:val="Index1"/>
        <w:tabs>
          <w:tab w:val="right" w:leader="dot" w:pos="4591"/>
        </w:tabs>
        <w:rPr>
          <w:noProof/>
        </w:rPr>
      </w:pPr>
      <w:r>
        <w:rPr>
          <w:noProof/>
        </w:rPr>
        <w:t>appmenu, 116</w:t>
      </w:r>
    </w:p>
    <w:p w14:paraId="4F916784" w14:textId="77777777" w:rsidR="00A87DE6" w:rsidRDefault="00A87DE6">
      <w:pPr>
        <w:pStyle w:val="Index1"/>
        <w:tabs>
          <w:tab w:val="right" w:leader="dot" w:pos="4591"/>
        </w:tabs>
        <w:rPr>
          <w:noProof/>
        </w:rPr>
      </w:pPr>
      <w:r>
        <w:rPr>
          <w:noProof/>
        </w:rPr>
        <w:t>AS-ANSWER, 209</w:t>
      </w:r>
    </w:p>
    <w:p w14:paraId="183D0B39" w14:textId="77777777" w:rsidR="00A87DE6" w:rsidRDefault="00A87DE6">
      <w:pPr>
        <w:pStyle w:val="Index1"/>
        <w:tabs>
          <w:tab w:val="right" w:leader="dot" w:pos="4591"/>
        </w:tabs>
        <w:rPr>
          <w:noProof/>
        </w:rPr>
      </w:pPr>
      <w:r>
        <w:rPr>
          <w:noProof/>
        </w:rPr>
        <w:t>AS-FILE, 210</w:t>
      </w:r>
    </w:p>
    <w:p w14:paraId="78E43C21" w14:textId="77777777" w:rsidR="00A87DE6" w:rsidRDefault="00A87DE6">
      <w:pPr>
        <w:pStyle w:val="Index1"/>
        <w:tabs>
          <w:tab w:val="right" w:leader="dot" w:pos="4591"/>
        </w:tabs>
        <w:rPr>
          <w:noProof/>
        </w:rPr>
      </w:pPr>
      <w:r>
        <w:rPr>
          <w:noProof/>
        </w:rPr>
        <w:t>AT-TLS, 299</w:t>
      </w:r>
    </w:p>
    <w:p w14:paraId="66E3C78E" w14:textId="77777777" w:rsidR="00A87DE6" w:rsidRDefault="00A87DE6">
      <w:pPr>
        <w:pStyle w:val="Index1"/>
        <w:tabs>
          <w:tab w:val="right" w:leader="dot" w:pos="4591"/>
        </w:tabs>
        <w:rPr>
          <w:noProof/>
        </w:rPr>
      </w:pPr>
      <w:r>
        <w:rPr>
          <w:noProof/>
        </w:rPr>
        <w:t>Auto-refresh, 230</w:t>
      </w:r>
    </w:p>
    <w:p w14:paraId="4B6B7F4E" w14:textId="77777777" w:rsidR="00A87DE6" w:rsidRDefault="00A87DE6">
      <w:pPr>
        <w:pStyle w:val="Index1"/>
        <w:tabs>
          <w:tab w:val="right" w:leader="dot" w:pos="4591"/>
        </w:tabs>
        <w:rPr>
          <w:noProof/>
        </w:rPr>
      </w:pPr>
      <w:r>
        <w:rPr>
          <w:noProof/>
        </w:rPr>
        <w:t>bastion host, 312</w:t>
      </w:r>
    </w:p>
    <w:p w14:paraId="75FFC2AD" w14:textId="77777777" w:rsidR="00A87DE6" w:rsidRDefault="00A87DE6">
      <w:pPr>
        <w:pStyle w:val="Index1"/>
        <w:tabs>
          <w:tab w:val="right" w:leader="dot" w:pos="4591"/>
        </w:tabs>
        <w:rPr>
          <w:noProof/>
        </w:rPr>
      </w:pPr>
      <w:r>
        <w:rPr>
          <w:noProof/>
        </w:rPr>
        <w:t>CASE$, 158</w:t>
      </w:r>
    </w:p>
    <w:p w14:paraId="6FDC63E6" w14:textId="77777777" w:rsidR="00A87DE6" w:rsidRDefault="00A87DE6">
      <w:pPr>
        <w:pStyle w:val="Index1"/>
        <w:tabs>
          <w:tab w:val="right" w:leader="dot" w:pos="4591"/>
        </w:tabs>
        <w:rPr>
          <w:noProof/>
        </w:rPr>
      </w:pPr>
      <w:r>
        <w:rPr>
          <w:noProof/>
        </w:rPr>
        <w:t>colors</w:t>
      </w:r>
    </w:p>
    <w:p w14:paraId="74F174E6" w14:textId="77777777" w:rsidR="00A87DE6" w:rsidRDefault="00A87DE6">
      <w:pPr>
        <w:pStyle w:val="Index2"/>
        <w:tabs>
          <w:tab w:val="right" w:leader="dot" w:pos="4591"/>
        </w:tabs>
        <w:rPr>
          <w:noProof/>
        </w:rPr>
      </w:pPr>
      <w:r>
        <w:rPr>
          <w:noProof/>
        </w:rPr>
        <w:t>customization, 136</w:t>
      </w:r>
    </w:p>
    <w:p w14:paraId="6E1E8F9E" w14:textId="77777777" w:rsidR="00A87DE6" w:rsidRDefault="00A87DE6">
      <w:pPr>
        <w:pStyle w:val="Index1"/>
        <w:tabs>
          <w:tab w:val="right" w:leader="dot" w:pos="4591"/>
        </w:tabs>
        <w:rPr>
          <w:noProof/>
        </w:rPr>
      </w:pPr>
      <w:r>
        <w:rPr>
          <w:noProof/>
        </w:rPr>
        <w:t>Commands</w:t>
      </w:r>
    </w:p>
    <w:p w14:paraId="2578882D" w14:textId="77777777" w:rsidR="00A87DE6" w:rsidRDefault="00A87DE6">
      <w:pPr>
        <w:pStyle w:val="Index2"/>
        <w:tabs>
          <w:tab w:val="right" w:leader="dot" w:pos="4591"/>
        </w:tabs>
        <w:rPr>
          <w:noProof/>
        </w:rPr>
      </w:pPr>
      <w:r>
        <w:rPr>
          <w:noProof/>
        </w:rPr>
        <w:t>HOST4WEB, 287</w:t>
      </w:r>
    </w:p>
    <w:p w14:paraId="1C0CEFDB" w14:textId="77777777" w:rsidR="00A87DE6" w:rsidRDefault="00A87DE6">
      <w:pPr>
        <w:pStyle w:val="Index1"/>
        <w:tabs>
          <w:tab w:val="right" w:leader="dot" w:pos="4591"/>
        </w:tabs>
        <w:rPr>
          <w:noProof/>
        </w:rPr>
      </w:pPr>
      <w:r>
        <w:rPr>
          <w:noProof/>
        </w:rPr>
        <w:t>Commarea, 188, 234</w:t>
      </w:r>
    </w:p>
    <w:p w14:paraId="375A5F4E" w14:textId="77777777" w:rsidR="00A87DE6" w:rsidRDefault="00A87DE6">
      <w:pPr>
        <w:pStyle w:val="Index2"/>
        <w:tabs>
          <w:tab w:val="right" w:leader="dot" w:pos="4591"/>
        </w:tabs>
        <w:rPr>
          <w:noProof/>
        </w:rPr>
      </w:pPr>
      <w:r>
        <w:rPr>
          <w:noProof/>
        </w:rPr>
        <w:t>Commarea-to-output conversion, 217</w:t>
      </w:r>
    </w:p>
    <w:p w14:paraId="2106F666" w14:textId="77777777" w:rsidR="00A87DE6" w:rsidRDefault="00A87DE6">
      <w:pPr>
        <w:pStyle w:val="Index1"/>
        <w:tabs>
          <w:tab w:val="right" w:leader="dot" w:pos="4591"/>
        </w:tabs>
        <w:rPr>
          <w:noProof/>
        </w:rPr>
      </w:pPr>
      <w:r>
        <w:rPr>
          <w:noProof/>
        </w:rPr>
        <w:t>CONVERT$, 160</w:t>
      </w:r>
    </w:p>
    <w:p w14:paraId="23277056" w14:textId="77777777" w:rsidR="00A87DE6" w:rsidRDefault="00A87DE6">
      <w:pPr>
        <w:pStyle w:val="Index1"/>
        <w:tabs>
          <w:tab w:val="right" w:leader="dot" w:pos="4591"/>
        </w:tabs>
        <w:rPr>
          <w:noProof/>
        </w:rPr>
      </w:pPr>
      <w:r>
        <w:rPr>
          <w:noProof/>
        </w:rPr>
        <w:t>Cookies</w:t>
      </w:r>
    </w:p>
    <w:p w14:paraId="3B0D5F72" w14:textId="77777777" w:rsidR="00A87DE6" w:rsidRDefault="00A87DE6">
      <w:pPr>
        <w:pStyle w:val="Index2"/>
        <w:tabs>
          <w:tab w:val="right" w:leader="dot" w:pos="4591"/>
        </w:tabs>
        <w:rPr>
          <w:noProof/>
        </w:rPr>
      </w:pPr>
      <w:r>
        <w:rPr>
          <w:noProof/>
        </w:rPr>
        <w:t>Session Cookie, 19</w:t>
      </w:r>
    </w:p>
    <w:p w14:paraId="0B1367D7" w14:textId="77777777" w:rsidR="00A87DE6" w:rsidRDefault="00A87DE6">
      <w:pPr>
        <w:pStyle w:val="Index1"/>
        <w:tabs>
          <w:tab w:val="right" w:leader="dot" w:pos="4591"/>
        </w:tabs>
        <w:rPr>
          <w:noProof/>
        </w:rPr>
      </w:pPr>
      <w:r>
        <w:rPr>
          <w:noProof/>
        </w:rPr>
        <w:t>COPY$, 161</w:t>
      </w:r>
    </w:p>
    <w:p w14:paraId="02836B44" w14:textId="77777777" w:rsidR="00A87DE6" w:rsidRDefault="00A87DE6">
      <w:pPr>
        <w:pStyle w:val="Index1"/>
        <w:tabs>
          <w:tab w:val="right" w:leader="dot" w:pos="4591"/>
        </w:tabs>
        <w:rPr>
          <w:noProof/>
        </w:rPr>
      </w:pPr>
      <w:r>
        <w:rPr>
          <w:noProof/>
        </w:rPr>
        <w:t>COPY-FROM, 33</w:t>
      </w:r>
    </w:p>
    <w:p w14:paraId="06B6C01C" w14:textId="77777777" w:rsidR="00A87DE6" w:rsidRDefault="00A87DE6">
      <w:pPr>
        <w:pStyle w:val="Index1"/>
        <w:tabs>
          <w:tab w:val="right" w:leader="dot" w:pos="4591"/>
        </w:tabs>
        <w:rPr>
          <w:noProof/>
        </w:rPr>
      </w:pPr>
      <w:r>
        <w:rPr>
          <w:noProof/>
        </w:rPr>
        <w:t>Correspondent</w:t>
      </w:r>
    </w:p>
    <w:p w14:paraId="2BF4B2B0" w14:textId="77777777" w:rsidR="00A87DE6" w:rsidRDefault="00A87DE6">
      <w:pPr>
        <w:pStyle w:val="Index2"/>
        <w:tabs>
          <w:tab w:val="right" w:leader="dot" w:pos="4591"/>
        </w:tabs>
        <w:rPr>
          <w:noProof/>
        </w:rPr>
      </w:pPr>
      <w:r>
        <w:rPr>
          <w:noProof/>
        </w:rPr>
        <w:t>e-mail, 81</w:t>
      </w:r>
    </w:p>
    <w:p w14:paraId="6577E377" w14:textId="77777777" w:rsidR="00A87DE6" w:rsidRDefault="00A87DE6">
      <w:pPr>
        <w:pStyle w:val="Index2"/>
        <w:tabs>
          <w:tab w:val="right" w:leader="dot" w:pos="4591"/>
        </w:tabs>
        <w:rPr>
          <w:noProof/>
        </w:rPr>
      </w:pPr>
      <w:r>
        <w:rPr>
          <w:noProof/>
        </w:rPr>
        <w:t>Local, 81</w:t>
      </w:r>
    </w:p>
    <w:p w14:paraId="435E3F82" w14:textId="77777777" w:rsidR="00A87DE6" w:rsidRDefault="00A87DE6">
      <w:pPr>
        <w:pStyle w:val="Index2"/>
        <w:tabs>
          <w:tab w:val="right" w:leader="dot" w:pos="4591"/>
        </w:tabs>
        <w:rPr>
          <w:noProof/>
        </w:rPr>
      </w:pPr>
      <w:r>
        <w:rPr>
          <w:noProof/>
        </w:rPr>
        <w:t>Management, 81</w:t>
      </w:r>
    </w:p>
    <w:p w14:paraId="11B73658" w14:textId="77777777" w:rsidR="00A87DE6" w:rsidRDefault="00A87DE6">
      <w:pPr>
        <w:pStyle w:val="Index1"/>
        <w:tabs>
          <w:tab w:val="right" w:leader="dot" w:pos="4591"/>
        </w:tabs>
        <w:rPr>
          <w:noProof/>
        </w:rPr>
      </w:pPr>
      <w:r>
        <w:rPr>
          <w:noProof/>
        </w:rPr>
        <w:t>COUNTRY-CODE, 69</w:t>
      </w:r>
    </w:p>
    <w:p w14:paraId="3CAC98D3" w14:textId="77777777" w:rsidR="00A87DE6" w:rsidRDefault="00A87DE6">
      <w:pPr>
        <w:pStyle w:val="Index1"/>
        <w:tabs>
          <w:tab w:val="right" w:leader="dot" w:pos="4591"/>
        </w:tabs>
        <w:rPr>
          <w:noProof/>
        </w:rPr>
      </w:pPr>
      <w:r>
        <w:rPr>
          <w:noProof/>
        </w:rPr>
        <w:t>CREATE-VARIABLE-FROM, 34, 35</w:t>
      </w:r>
    </w:p>
    <w:p w14:paraId="446F9BBC" w14:textId="77777777" w:rsidR="00A87DE6" w:rsidRDefault="00A87DE6">
      <w:pPr>
        <w:pStyle w:val="Index1"/>
        <w:tabs>
          <w:tab w:val="right" w:leader="dot" w:pos="4591"/>
        </w:tabs>
        <w:rPr>
          <w:noProof/>
        </w:rPr>
      </w:pPr>
      <w:r>
        <w:rPr>
          <w:noProof/>
        </w:rPr>
        <w:t>CREATE-VARIABLE-IF, 63, 64</w:t>
      </w:r>
    </w:p>
    <w:p w14:paraId="08B66746" w14:textId="77777777" w:rsidR="00A87DE6" w:rsidRDefault="00A87DE6">
      <w:pPr>
        <w:pStyle w:val="Index1"/>
        <w:tabs>
          <w:tab w:val="right" w:leader="dot" w:pos="4591"/>
        </w:tabs>
        <w:rPr>
          <w:noProof/>
        </w:rPr>
      </w:pPr>
      <w:r w:rsidRPr="00BF55C0">
        <w:rPr>
          <w:b/>
          <w:bCs/>
          <w:noProof/>
        </w:rPr>
        <w:t>Crosshair cursor</w:t>
      </w:r>
      <w:r>
        <w:rPr>
          <w:noProof/>
        </w:rPr>
        <w:t>, 109</w:t>
      </w:r>
    </w:p>
    <w:p w14:paraId="58A49217" w14:textId="77777777" w:rsidR="00A87DE6" w:rsidRDefault="00A87DE6">
      <w:pPr>
        <w:pStyle w:val="Index1"/>
        <w:tabs>
          <w:tab w:val="right" w:leader="dot" w:pos="4591"/>
        </w:tabs>
        <w:rPr>
          <w:noProof/>
        </w:rPr>
      </w:pPr>
      <w:r>
        <w:rPr>
          <w:noProof/>
        </w:rPr>
        <w:t>cURL</w:t>
      </w:r>
    </w:p>
    <w:p w14:paraId="3C8555E5" w14:textId="77777777" w:rsidR="00A87DE6" w:rsidRDefault="00A87DE6">
      <w:pPr>
        <w:pStyle w:val="Index2"/>
        <w:tabs>
          <w:tab w:val="right" w:leader="dot" w:pos="4591"/>
        </w:tabs>
        <w:rPr>
          <w:noProof/>
        </w:rPr>
      </w:pPr>
      <w:r>
        <w:rPr>
          <w:noProof/>
        </w:rPr>
        <w:t>Batch upload, 102</w:t>
      </w:r>
    </w:p>
    <w:p w14:paraId="623D0E5A" w14:textId="77777777" w:rsidR="00A87DE6" w:rsidRDefault="00A87DE6">
      <w:pPr>
        <w:pStyle w:val="Index1"/>
        <w:tabs>
          <w:tab w:val="right" w:leader="dot" w:pos="4591"/>
        </w:tabs>
        <w:rPr>
          <w:noProof/>
        </w:rPr>
      </w:pPr>
      <w:r>
        <w:rPr>
          <w:noProof/>
        </w:rPr>
        <w:t>CURRENT-VALUE-OF, 53</w:t>
      </w:r>
    </w:p>
    <w:p w14:paraId="5B5C7C91" w14:textId="77777777" w:rsidR="00A87DE6" w:rsidRDefault="00A87DE6">
      <w:pPr>
        <w:pStyle w:val="Index1"/>
        <w:tabs>
          <w:tab w:val="right" w:leader="dot" w:pos="4591"/>
        </w:tabs>
        <w:rPr>
          <w:noProof/>
        </w:rPr>
      </w:pPr>
      <w:r w:rsidRPr="00BF55C0">
        <w:rPr>
          <w:b/>
          <w:bCs/>
          <w:noProof/>
        </w:rPr>
        <w:t>Cursor</w:t>
      </w:r>
    </w:p>
    <w:p w14:paraId="0623B9C5" w14:textId="77777777" w:rsidR="00A87DE6" w:rsidRDefault="00A87DE6">
      <w:pPr>
        <w:pStyle w:val="Index2"/>
        <w:tabs>
          <w:tab w:val="right" w:leader="dot" w:pos="4591"/>
        </w:tabs>
        <w:rPr>
          <w:noProof/>
        </w:rPr>
      </w:pPr>
      <w:r>
        <w:rPr>
          <w:noProof/>
        </w:rPr>
        <w:t>Crosshair, 109</w:t>
      </w:r>
    </w:p>
    <w:p w14:paraId="239A6E0B" w14:textId="77777777" w:rsidR="00A87DE6" w:rsidRDefault="00A87DE6">
      <w:pPr>
        <w:pStyle w:val="Index1"/>
        <w:tabs>
          <w:tab w:val="right" w:leader="dot" w:pos="4591"/>
        </w:tabs>
        <w:rPr>
          <w:noProof/>
        </w:rPr>
      </w:pPr>
      <w:r>
        <w:rPr>
          <w:noProof/>
        </w:rPr>
        <w:t>custom.css, 136</w:t>
      </w:r>
    </w:p>
    <w:p w14:paraId="767C6DAA" w14:textId="77777777" w:rsidR="00A87DE6" w:rsidRDefault="00A87DE6">
      <w:pPr>
        <w:pStyle w:val="Index1"/>
        <w:tabs>
          <w:tab w:val="right" w:leader="dot" w:pos="4591"/>
        </w:tabs>
        <w:rPr>
          <w:noProof/>
        </w:rPr>
      </w:pPr>
      <w:r>
        <w:rPr>
          <w:noProof/>
        </w:rPr>
        <w:t>customize colors, 136</w:t>
      </w:r>
    </w:p>
    <w:p w14:paraId="1E881283" w14:textId="77777777" w:rsidR="00A87DE6" w:rsidRDefault="00A87DE6">
      <w:pPr>
        <w:pStyle w:val="Index1"/>
        <w:tabs>
          <w:tab w:val="right" w:leader="dot" w:pos="4591"/>
        </w:tabs>
        <w:rPr>
          <w:noProof/>
        </w:rPr>
      </w:pPr>
      <w:r>
        <w:rPr>
          <w:noProof/>
        </w:rPr>
        <w:t>DEBUG$, 176</w:t>
      </w:r>
    </w:p>
    <w:p w14:paraId="653AF9E3" w14:textId="77777777" w:rsidR="00A87DE6" w:rsidRDefault="00A87DE6">
      <w:pPr>
        <w:pStyle w:val="Index1"/>
        <w:tabs>
          <w:tab w:val="right" w:leader="dot" w:pos="4591"/>
        </w:tabs>
        <w:rPr>
          <w:noProof/>
        </w:rPr>
      </w:pPr>
      <w:r>
        <w:rPr>
          <w:noProof/>
        </w:rPr>
        <w:t>DECLARE$, 177</w:t>
      </w:r>
    </w:p>
    <w:p w14:paraId="2291728D" w14:textId="77777777" w:rsidR="00A87DE6" w:rsidRDefault="00A87DE6">
      <w:pPr>
        <w:pStyle w:val="Index1"/>
        <w:tabs>
          <w:tab w:val="right" w:leader="dot" w:pos="4591"/>
        </w:tabs>
        <w:rPr>
          <w:noProof/>
        </w:rPr>
      </w:pPr>
      <w:r>
        <w:rPr>
          <w:noProof/>
        </w:rPr>
        <w:t>DECLARE-FIELD-AS, 64, 67</w:t>
      </w:r>
    </w:p>
    <w:p w14:paraId="40E45314" w14:textId="77777777" w:rsidR="00A87DE6" w:rsidRDefault="00A87DE6">
      <w:pPr>
        <w:pStyle w:val="Index1"/>
        <w:tabs>
          <w:tab w:val="right" w:leader="dot" w:pos="4591"/>
        </w:tabs>
        <w:rPr>
          <w:noProof/>
        </w:rPr>
      </w:pPr>
      <w:r>
        <w:rPr>
          <w:noProof/>
        </w:rPr>
        <w:t>DEFAULT-FIELD-WITH-CURSOR, 45</w:t>
      </w:r>
    </w:p>
    <w:p w14:paraId="12540787" w14:textId="77777777" w:rsidR="00A87DE6" w:rsidRDefault="00A87DE6">
      <w:pPr>
        <w:pStyle w:val="Index1"/>
        <w:tabs>
          <w:tab w:val="right" w:leader="dot" w:pos="4591"/>
        </w:tabs>
        <w:rPr>
          <w:noProof/>
        </w:rPr>
      </w:pPr>
      <w:r>
        <w:rPr>
          <w:noProof/>
        </w:rPr>
        <w:t>DEFINE-AUTOMATIC-COUNTER, 55</w:t>
      </w:r>
    </w:p>
    <w:p w14:paraId="3CB170AD" w14:textId="77777777" w:rsidR="00A87DE6" w:rsidRDefault="00A87DE6">
      <w:pPr>
        <w:pStyle w:val="Index1"/>
        <w:tabs>
          <w:tab w:val="right" w:leader="dot" w:pos="4591"/>
        </w:tabs>
        <w:rPr>
          <w:noProof/>
        </w:rPr>
      </w:pPr>
      <w:r>
        <w:rPr>
          <w:noProof/>
        </w:rPr>
        <w:t>DEFINE-CHOICE, 181</w:t>
      </w:r>
    </w:p>
    <w:p w14:paraId="7E3C843F" w14:textId="77777777" w:rsidR="00A87DE6" w:rsidRDefault="00A87DE6">
      <w:pPr>
        <w:pStyle w:val="Index1"/>
        <w:tabs>
          <w:tab w:val="right" w:leader="dot" w:pos="4591"/>
        </w:tabs>
        <w:rPr>
          <w:noProof/>
        </w:rPr>
      </w:pPr>
      <w:r>
        <w:rPr>
          <w:noProof/>
        </w:rPr>
        <w:t>DEFINE-CURSOR-POSITION-FIELD, 44</w:t>
      </w:r>
    </w:p>
    <w:p w14:paraId="72AA5833" w14:textId="77777777" w:rsidR="00A87DE6" w:rsidRDefault="00A87DE6">
      <w:pPr>
        <w:pStyle w:val="Index1"/>
        <w:tabs>
          <w:tab w:val="right" w:leader="dot" w:pos="4591"/>
        </w:tabs>
        <w:rPr>
          <w:noProof/>
        </w:rPr>
      </w:pPr>
      <w:r>
        <w:rPr>
          <w:noProof/>
        </w:rPr>
        <w:t>DEFINE-DFHMDF-COLUMN, 37</w:t>
      </w:r>
    </w:p>
    <w:p w14:paraId="0C068B5A" w14:textId="77777777" w:rsidR="00A87DE6" w:rsidRDefault="00A87DE6">
      <w:pPr>
        <w:pStyle w:val="Index1"/>
        <w:tabs>
          <w:tab w:val="right" w:leader="dot" w:pos="4591"/>
        </w:tabs>
        <w:rPr>
          <w:noProof/>
        </w:rPr>
      </w:pPr>
      <w:r>
        <w:rPr>
          <w:noProof/>
        </w:rPr>
        <w:t>DEFINE-DFHMDF-NAME, 36</w:t>
      </w:r>
    </w:p>
    <w:p w14:paraId="721CA1AE" w14:textId="77777777" w:rsidR="00A87DE6" w:rsidRDefault="00A87DE6">
      <w:pPr>
        <w:pStyle w:val="Index1"/>
        <w:tabs>
          <w:tab w:val="right" w:leader="dot" w:pos="4591"/>
        </w:tabs>
        <w:rPr>
          <w:noProof/>
        </w:rPr>
      </w:pPr>
      <w:r>
        <w:rPr>
          <w:noProof/>
        </w:rPr>
        <w:t>DEFINE-HTML-FIELD, 35</w:t>
      </w:r>
    </w:p>
    <w:p w14:paraId="4F7393EF" w14:textId="77777777" w:rsidR="00A87DE6" w:rsidRDefault="00A87DE6">
      <w:pPr>
        <w:pStyle w:val="Index1"/>
        <w:tabs>
          <w:tab w:val="right" w:leader="dot" w:pos="4591"/>
        </w:tabs>
        <w:rPr>
          <w:noProof/>
        </w:rPr>
      </w:pPr>
      <w:r>
        <w:rPr>
          <w:noProof/>
        </w:rPr>
        <w:t>DEFINE-HTML-FIELD-NAME, 35</w:t>
      </w:r>
    </w:p>
    <w:p w14:paraId="1FFF1E41" w14:textId="77777777" w:rsidR="00A87DE6" w:rsidRDefault="00A87DE6">
      <w:pPr>
        <w:pStyle w:val="Index1"/>
        <w:tabs>
          <w:tab w:val="right" w:leader="dot" w:pos="4591"/>
        </w:tabs>
        <w:rPr>
          <w:noProof/>
        </w:rPr>
      </w:pPr>
      <w:r>
        <w:rPr>
          <w:noProof/>
        </w:rPr>
        <w:t>DEFINE-HTML-FOCUS-FIELD, 44</w:t>
      </w:r>
    </w:p>
    <w:p w14:paraId="193862B5" w14:textId="77777777" w:rsidR="00A87DE6" w:rsidRDefault="00A87DE6">
      <w:pPr>
        <w:pStyle w:val="Index1"/>
        <w:tabs>
          <w:tab w:val="right" w:leader="dot" w:pos="4591"/>
        </w:tabs>
        <w:rPr>
          <w:noProof/>
        </w:rPr>
      </w:pPr>
      <w:r>
        <w:rPr>
          <w:noProof/>
        </w:rPr>
        <w:t>DEFINE-HTML-PFKEY, 47</w:t>
      </w:r>
    </w:p>
    <w:p w14:paraId="232F6AFC" w14:textId="77777777" w:rsidR="00A87DE6" w:rsidRDefault="00A87DE6">
      <w:pPr>
        <w:pStyle w:val="Index1"/>
        <w:tabs>
          <w:tab w:val="right" w:leader="dot" w:pos="4591"/>
        </w:tabs>
        <w:rPr>
          <w:noProof/>
        </w:rPr>
      </w:pPr>
      <w:r>
        <w:rPr>
          <w:noProof/>
        </w:rPr>
        <w:t>DEFINE-SUB-VARIABLE, 56</w:t>
      </w:r>
    </w:p>
    <w:p w14:paraId="6D2805FC" w14:textId="77777777" w:rsidR="00A87DE6" w:rsidRDefault="00A87DE6">
      <w:pPr>
        <w:pStyle w:val="Index1"/>
        <w:tabs>
          <w:tab w:val="right" w:leader="dot" w:pos="4591"/>
        </w:tabs>
        <w:rPr>
          <w:noProof/>
        </w:rPr>
      </w:pPr>
      <w:r>
        <w:rPr>
          <w:noProof/>
        </w:rPr>
        <w:t>DEFINE-VARIABLE-CHOICE, 182</w:t>
      </w:r>
    </w:p>
    <w:p w14:paraId="337A767B" w14:textId="77777777" w:rsidR="00A87DE6" w:rsidRDefault="00A87DE6">
      <w:pPr>
        <w:pStyle w:val="Index1"/>
        <w:tabs>
          <w:tab w:val="right" w:leader="dot" w:pos="4591"/>
        </w:tabs>
        <w:rPr>
          <w:noProof/>
        </w:rPr>
      </w:pPr>
      <w:r>
        <w:rPr>
          <w:noProof/>
        </w:rPr>
        <w:t>DELETE-ALL-VARIABLES, 56</w:t>
      </w:r>
    </w:p>
    <w:p w14:paraId="7C200FBE" w14:textId="77777777" w:rsidR="00A87DE6" w:rsidRDefault="00A87DE6">
      <w:pPr>
        <w:pStyle w:val="Index1"/>
        <w:tabs>
          <w:tab w:val="right" w:leader="dot" w:pos="4591"/>
        </w:tabs>
        <w:rPr>
          <w:noProof/>
        </w:rPr>
      </w:pPr>
      <w:r>
        <w:rPr>
          <w:noProof/>
        </w:rPr>
        <w:t>Detecting Virtel, 269</w:t>
      </w:r>
    </w:p>
    <w:p w14:paraId="7508DBAA" w14:textId="77777777" w:rsidR="00A87DE6" w:rsidRDefault="00A87DE6">
      <w:pPr>
        <w:pStyle w:val="Index1"/>
        <w:tabs>
          <w:tab w:val="right" w:leader="dot" w:pos="4591"/>
        </w:tabs>
        <w:rPr>
          <w:noProof/>
        </w:rPr>
      </w:pPr>
      <w:r>
        <w:rPr>
          <w:noProof/>
        </w:rPr>
        <w:t>Directory management</w:t>
      </w:r>
    </w:p>
    <w:p w14:paraId="6FDFFB78" w14:textId="77777777" w:rsidR="00A87DE6" w:rsidRDefault="00A87DE6">
      <w:pPr>
        <w:pStyle w:val="Index2"/>
        <w:tabs>
          <w:tab w:val="right" w:leader="dot" w:pos="4591"/>
        </w:tabs>
        <w:rPr>
          <w:noProof/>
        </w:rPr>
      </w:pPr>
      <w:r>
        <w:rPr>
          <w:noProof/>
        </w:rPr>
        <w:t>Definition, 24</w:t>
      </w:r>
    </w:p>
    <w:p w14:paraId="7EBF2E64" w14:textId="77777777" w:rsidR="00A87DE6" w:rsidRDefault="00A87DE6">
      <w:pPr>
        <w:pStyle w:val="Index1"/>
        <w:tabs>
          <w:tab w:val="right" w:leader="dot" w:pos="4591"/>
        </w:tabs>
        <w:rPr>
          <w:noProof/>
        </w:rPr>
      </w:pPr>
      <w:r>
        <w:rPr>
          <w:noProof/>
        </w:rPr>
        <w:t>DISCONNECT, 154</w:t>
      </w:r>
    </w:p>
    <w:p w14:paraId="07639FA7" w14:textId="77777777" w:rsidR="00A87DE6" w:rsidRDefault="00A87DE6">
      <w:pPr>
        <w:pStyle w:val="Index1"/>
        <w:tabs>
          <w:tab w:val="right" w:leader="dot" w:pos="4591"/>
        </w:tabs>
        <w:rPr>
          <w:noProof/>
        </w:rPr>
      </w:pPr>
      <w:r>
        <w:rPr>
          <w:noProof/>
        </w:rPr>
        <w:t>DO-COUNT-UP-WITH, 55</w:t>
      </w:r>
    </w:p>
    <w:p w14:paraId="13F07DBF" w14:textId="77777777" w:rsidR="00A87DE6" w:rsidRDefault="00A87DE6">
      <w:pPr>
        <w:pStyle w:val="Index1"/>
        <w:tabs>
          <w:tab w:val="right" w:leader="dot" w:pos="4591"/>
        </w:tabs>
        <w:rPr>
          <w:noProof/>
        </w:rPr>
      </w:pPr>
      <w:r>
        <w:rPr>
          <w:noProof/>
        </w:rPr>
        <w:t>e-mail</w:t>
      </w:r>
    </w:p>
    <w:p w14:paraId="0C14C515" w14:textId="77777777" w:rsidR="00A87DE6" w:rsidRDefault="00A87DE6">
      <w:pPr>
        <w:pStyle w:val="Index2"/>
        <w:tabs>
          <w:tab w:val="right" w:leader="dot" w:pos="4591"/>
        </w:tabs>
        <w:rPr>
          <w:noProof/>
        </w:rPr>
      </w:pPr>
      <w:r>
        <w:rPr>
          <w:noProof/>
        </w:rPr>
        <w:t>File transfer, 254</w:t>
      </w:r>
    </w:p>
    <w:p w14:paraId="13D96F0E" w14:textId="77777777" w:rsidR="00A87DE6" w:rsidRDefault="00A87DE6">
      <w:pPr>
        <w:pStyle w:val="Index2"/>
        <w:tabs>
          <w:tab w:val="right" w:leader="dot" w:pos="4591"/>
        </w:tabs>
        <w:rPr>
          <w:noProof/>
        </w:rPr>
      </w:pPr>
      <w:r>
        <w:rPr>
          <w:noProof/>
        </w:rPr>
        <w:t>Incoming, 253</w:t>
      </w:r>
    </w:p>
    <w:p w14:paraId="178616F3" w14:textId="77777777" w:rsidR="00A87DE6" w:rsidRDefault="00A87DE6">
      <w:pPr>
        <w:pStyle w:val="Index2"/>
        <w:tabs>
          <w:tab w:val="right" w:leader="dot" w:pos="4591"/>
        </w:tabs>
        <w:rPr>
          <w:noProof/>
        </w:rPr>
      </w:pPr>
      <w:r>
        <w:rPr>
          <w:noProof/>
        </w:rPr>
        <w:t>Reception, 290</w:t>
      </w:r>
    </w:p>
    <w:p w14:paraId="0E2B17DC" w14:textId="77777777" w:rsidR="00A87DE6" w:rsidRDefault="00A87DE6">
      <w:pPr>
        <w:pStyle w:val="Index2"/>
        <w:tabs>
          <w:tab w:val="right" w:leader="dot" w:pos="4591"/>
        </w:tabs>
        <w:rPr>
          <w:noProof/>
        </w:rPr>
      </w:pPr>
      <w:r>
        <w:rPr>
          <w:noProof/>
        </w:rPr>
        <w:t>Sending, 294</w:t>
      </w:r>
    </w:p>
    <w:p w14:paraId="263F1383" w14:textId="77777777" w:rsidR="00A87DE6" w:rsidRDefault="00A87DE6">
      <w:pPr>
        <w:pStyle w:val="Index2"/>
        <w:tabs>
          <w:tab w:val="right" w:leader="dot" w:pos="4591"/>
        </w:tabs>
        <w:rPr>
          <w:noProof/>
        </w:rPr>
      </w:pPr>
      <w:r>
        <w:rPr>
          <w:noProof/>
        </w:rPr>
        <w:t>Starting an application, 255</w:t>
      </w:r>
    </w:p>
    <w:p w14:paraId="5CDC5218" w14:textId="77777777" w:rsidR="00A87DE6" w:rsidRDefault="00A87DE6">
      <w:pPr>
        <w:pStyle w:val="Index1"/>
        <w:tabs>
          <w:tab w:val="right" w:leader="dot" w:pos="4591"/>
        </w:tabs>
        <w:rPr>
          <w:noProof/>
        </w:rPr>
      </w:pPr>
      <w:r>
        <w:rPr>
          <w:noProof/>
        </w:rPr>
        <w:t>ENCODING, 213</w:t>
      </w:r>
    </w:p>
    <w:p w14:paraId="0B4643D4" w14:textId="77777777" w:rsidR="00A87DE6" w:rsidRDefault="00A87DE6">
      <w:pPr>
        <w:pStyle w:val="Index1"/>
        <w:tabs>
          <w:tab w:val="right" w:leader="dot" w:pos="4591"/>
        </w:tabs>
        <w:rPr>
          <w:noProof/>
        </w:rPr>
      </w:pPr>
      <w:r>
        <w:rPr>
          <w:noProof/>
        </w:rPr>
        <w:t>Encryption</w:t>
      </w:r>
    </w:p>
    <w:p w14:paraId="21A4DF14" w14:textId="77777777" w:rsidR="00A87DE6" w:rsidRDefault="00A87DE6">
      <w:pPr>
        <w:pStyle w:val="Index2"/>
        <w:tabs>
          <w:tab w:val="right" w:leader="dot" w:pos="4591"/>
        </w:tabs>
        <w:rPr>
          <w:noProof/>
        </w:rPr>
      </w:pPr>
      <w:r>
        <w:rPr>
          <w:noProof/>
        </w:rPr>
        <w:t>Password, 300</w:t>
      </w:r>
    </w:p>
    <w:p w14:paraId="4D0ECB8C" w14:textId="77777777" w:rsidR="00A87DE6" w:rsidRDefault="00A87DE6">
      <w:pPr>
        <w:pStyle w:val="Index1"/>
        <w:tabs>
          <w:tab w:val="right" w:leader="dot" w:pos="4591"/>
        </w:tabs>
        <w:rPr>
          <w:noProof/>
        </w:rPr>
      </w:pPr>
      <w:r>
        <w:rPr>
          <w:noProof/>
        </w:rPr>
        <w:t>ENCRYPTION-PARAMETERS, 66</w:t>
      </w:r>
    </w:p>
    <w:p w14:paraId="4BA38610" w14:textId="77777777" w:rsidR="00A87DE6" w:rsidRDefault="00A87DE6">
      <w:pPr>
        <w:pStyle w:val="Index1"/>
        <w:tabs>
          <w:tab w:val="right" w:leader="dot" w:pos="4591"/>
        </w:tabs>
        <w:rPr>
          <w:noProof/>
        </w:rPr>
      </w:pPr>
      <w:r>
        <w:rPr>
          <w:noProof/>
        </w:rPr>
        <w:t>END-DO-COUNT, 55</w:t>
      </w:r>
    </w:p>
    <w:p w14:paraId="5B5AE33C" w14:textId="77777777" w:rsidR="00A87DE6" w:rsidRDefault="00A87DE6">
      <w:pPr>
        <w:pStyle w:val="Index1"/>
        <w:tabs>
          <w:tab w:val="right" w:leader="dot" w:pos="4591"/>
        </w:tabs>
        <w:rPr>
          <w:noProof/>
        </w:rPr>
      </w:pPr>
      <w:r>
        <w:rPr>
          <w:noProof/>
        </w:rPr>
        <w:t>END-FOR, 55</w:t>
      </w:r>
    </w:p>
    <w:p w14:paraId="48CC6351" w14:textId="77777777" w:rsidR="00A87DE6" w:rsidRDefault="00A87DE6">
      <w:pPr>
        <w:pStyle w:val="Index1"/>
        <w:tabs>
          <w:tab w:val="right" w:leader="dot" w:pos="4591"/>
        </w:tabs>
        <w:rPr>
          <w:noProof/>
        </w:rPr>
      </w:pPr>
      <w:r>
        <w:rPr>
          <w:noProof/>
        </w:rPr>
        <w:t>ERASE-FIELD, 162, 172, 173</w:t>
      </w:r>
    </w:p>
    <w:p w14:paraId="640AF131" w14:textId="77777777" w:rsidR="00A87DE6" w:rsidRDefault="00A87DE6">
      <w:pPr>
        <w:pStyle w:val="Index1"/>
        <w:tabs>
          <w:tab w:val="right" w:leader="dot" w:pos="4591"/>
        </w:tabs>
        <w:rPr>
          <w:noProof/>
        </w:rPr>
      </w:pPr>
      <w:r>
        <w:rPr>
          <w:noProof/>
        </w:rPr>
        <w:t>ERROR$, 180</w:t>
      </w:r>
    </w:p>
    <w:p w14:paraId="12D3CBAE" w14:textId="77777777" w:rsidR="00A87DE6" w:rsidRDefault="00A87DE6">
      <w:pPr>
        <w:pStyle w:val="Index1"/>
        <w:tabs>
          <w:tab w:val="right" w:leader="dot" w:pos="4591"/>
        </w:tabs>
        <w:rPr>
          <w:noProof/>
        </w:rPr>
      </w:pPr>
      <w:r>
        <w:rPr>
          <w:noProof/>
        </w:rPr>
        <w:t>FAIL, 151, 158, 186</w:t>
      </w:r>
    </w:p>
    <w:p w14:paraId="623994BF" w14:textId="77777777" w:rsidR="00A87DE6" w:rsidRDefault="00A87DE6">
      <w:pPr>
        <w:pStyle w:val="Index1"/>
        <w:tabs>
          <w:tab w:val="right" w:leader="dot" w:pos="4591"/>
        </w:tabs>
        <w:rPr>
          <w:noProof/>
        </w:rPr>
      </w:pPr>
      <w:r>
        <w:rPr>
          <w:noProof/>
        </w:rPr>
        <w:t>FIELD$, 181</w:t>
      </w:r>
    </w:p>
    <w:p w14:paraId="560C489D" w14:textId="77777777" w:rsidR="00A87DE6" w:rsidRDefault="00A87DE6">
      <w:pPr>
        <w:pStyle w:val="Index1"/>
        <w:tabs>
          <w:tab w:val="right" w:leader="dot" w:pos="4591"/>
        </w:tabs>
        <w:rPr>
          <w:noProof/>
        </w:rPr>
      </w:pPr>
      <w:r>
        <w:rPr>
          <w:noProof/>
        </w:rPr>
        <w:t>FIELD-NAME-TO-VARIABLE, 161</w:t>
      </w:r>
    </w:p>
    <w:p w14:paraId="304A9816" w14:textId="77777777" w:rsidR="00A87DE6" w:rsidRDefault="00A87DE6">
      <w:pPr>
        <w:pStyle w:val="Index1"/>
        <w:tabs>
          <w:tab w:val="right" w:leader="dot" w:pos="4591"/>
        </w:tabs>
        <w:rPr>
          <w:noProof/>
        </w:rPr>
      </w:pPr>
      <w:r>
        <w:rPr>
          <w:noProof/>
        </w:rPr>
        <w:t>FIELD-WITH-CURSOR, 45</w:t>
      </w:r>
    </w:p>
    <w:p w14:paraId="38B950CB" w14:textId="77777777" w:rsidR="00A87DE6" w:rsidRDefault="00A87DE6">
      <w:pPr>
        <w:pStyle w:val="Index1"/>
        <w:tabs>
          <w:tab w:val="right" w:leader="dot" w:pos="4591"/>
        </w:tabs>
        <w:rPr>
          <w:noProof/>
        </w:rPr>
      </w:pPr>
      <w:r>
        <w:rPr>
          <w:noProof/>
        </w:rPr>
        <w:t>File transfer</w:t>
      </w:r>
    </w:p>
    <w:p w14:paraId="385D5C8E" w14:textId="77777777" w:rsidR="00A87DE6" w:rsidRDefault="00A87DE6">
      <w:pPr>
        <w:pStyle w:val="Index2"/>
        <w:tabs>
          <w:tab w:val="right" w:leader="dot" w:pos="4591"/>
        </w:tabs>
        <w:rPr>
          <w:noProof/>
        </w:rPr>
      </w:pPr>
      <w:r>
        <w:rPr>
          <w:noProof/>
        </w:rPr>
        <w:t>SMTP, 254</w:t>
      </w:r>
    </w:p>
    <w:p w14:paraId="70B48122" w14:textId="77777777" w:rsidR="00A87DE6" w:rsidRDefault="00A87DE6">
      <w:pPr>
        <w:pStyle w:val="Index2"/>
        <w:tabs>
          <w:tab w:val="right" w:leader="dot" w:pos="4591"/>
        </w:tabs>
        <w:rPr>
          <w:noProof/>
        </w:rPr>
      </w:pPr>
      <w:r>
        <w:rPr>
          <w:noProof/>
        </w:rPr>
        <w:t>TSO, 125</w:t>
      </w:r>
    </w:p>
    <w:p w14:paraId="57CAF57A" w14:textId="77777777" w:rsidR="00A87DE6" w:rsidRDefault="00A87DE6">
      <w:pPr>
        <w:pStyle w:val="Index1"/>
        <w:tabs>
          <w:tab w:val="right" w:leader="dot" w:pos="4591"/>
        </w:tabs>
        <w:rPr>
          <w:noProof/>
        </w:rPr>
      </w:pPr>
      <w:r>
        <w:rPr>
          <w:noProof/>
        </w:rPr>
        <w:t>FILTER$, 183</w:t>
      </w:r>
    </w:p>
    <w:p w14:paraId="20383A8A" w14:textId="77777777" w:rsidR="00A87DE6" w:rsidRDefault="00A87DE6">
      <w:pPr>
        <w:pStyle w:val="Index1"/>
        <w:tabs>
          <w:tab w:val="right" w:leader="dot" w:pos="4591"/>
        </w:tabs>
        <w:rPr>
          <w:noProof/>
        </w:rPr>
      </w:pPr>
      <w:r>
        <w:rPr>
          <w:noProof/>
        </w:rPr>
        <w:t>Final scenario, 151</w:t>
      </w:r>
    </w:p>
    <w:p w14:paraId="282A8538" w14:textId="77777777" w:rsidR="00A87DE6" w:rsidRDefault="00A87DE6">
      <w:pPr>
        <w:pStyle w:val="Index1"/>
        <w:tabs>
          <w:tab w:val="right" w:leader="dot" w:pos="4591"/>
        </w:tabs>
        <w:rPr>
          <w:noProof/>
        </w:rPr>
      </w:pPr>
      <w:r>
        <w:rPr>
          <w:noProof/>
        </w:rPr>
        <w:t>FOR-EACH-VALUE-IN, 53</w:t>
      </w:r>
    </w:p>
    <w:p w14:paraId="02457AF5" w14:textId="77777777" w:rsidR="00A87DE6" w:rsidRDefault="00A87DE6">
      <w:pPr>
        <w:pStyle w:val="Index1"/>
        <w:tabs>
          <w:tab w:val="right" w:leader="dot" w:pos="4591"/>
        </w:tabs>
        <w:rPr>
          <w:noProof/>
        </w:rPr>
      </w:pPr>
      <w:r>
        <w:rPr>
          <w:noProof/>
        </w:rPr>
        <w:t>FOR-HTTP, 201</w:t>
      </w:r>
    </w:p>
    <w:p w14:paraId="3E8AB2AA" w14:textId="77777777" w:rsidR="00A87DE6" w:rsidRDefault="00A87DE6">
      <w:pPr>
        <w:pStyle w:val="Index1"/>
        <w:tabs>
          <w:tab w:val="right" w:leader="dot" w:pos="4591"/>
        </w:tabs>
        <w:rPr>
          <w:noProof/>
        </w:rPr>
      </w:pPr>
      <w:r>
        <w:rPr>
          <w:noProof/>
        </w:rPr>
        <w:t>FOR-IND$FILE, 203</w:t>
      </w:r>
    </w:p>
    <w:p w14:paraId="69F4FD4C" w14:textId="77777777" w:rsidR="00A87DE6" w:rsidRDefault="00A87DE6">
      <w:pPr>
        <w:pStyle w:val="Index1"/>
        <w:tabs>
          <w:tab w:val="right" w:leader="dot" w:pos="4591"/>
        </w:tabs>
        <w:rPr>
          <w:noProof/>
        </w:rPr>
      </w:pPr>
      <w:r>
        <w:rPr>
          <w:noProof/>
        </w:rPr>
        <w:t>FOR-MQ, 205</w:t>
      </w:r>
    </w:p>
    <w:p w14:paraId="76A63FC5" w14:textId="77777777" w:rsidR="00A87DE6" w:rsidRDefault="00A87DE6">
      <w:pPr>
        <w:pStyle w:val="Index1"/>
        <w:tabs>
          <w:tab w:val="right" w:leader="dot" w:pos="4591"/>
        </w:tabs>
        <w:rPr>
          <w:noProof/>
        </w:rPr>
      </w:pPr>
      <w:r>
        <w:rPr>
          <w:noProof/>
        </w:rPr>
        <w:t>FOR-SMTP, 206</w:t>
      </w:r>
    </w:p>
    <w:p w14:paraId="62E96FBC" w14:textId="77777777" w:rsidR="00A87DE6" w:rsidRDefault="00A87DE6">
      <w:pPr>
        <w:pStyle w:val="Index1"/>
        <w:tabs>
          <w:tab w:val="right" w:leader="dot" w:pos="4591"/>
        </w:tabs>
        <w:rPr>
          <w:noProof/>
        </w:rPr>
      </w:pPr>
      <w:r>
        <w:rPr>
          <w:noProof/>
        </w:rPr>
        <w:t>Function keys</w:t>
      </w:r>
    </w:p>
    <w:p w14:paraId="30707336" w14:textId="77777777" w:rsidR="00A87DE6" w:rsidRDefault="00A87DE6">
      <w:pPr>
        <w:pStyle w:val="Index2"/>
        <w:tabs>
          <w:tab w:val="right" w:leader="dot" w:pos="4591"/>
        </w:tabs>
        <w:rPr>
          <w:noProof/>
        </w:rPr>
      </w:pPr>
      <w:r>
        <w:rPr>
          <w:noProof/>
        </w:rPr>
        <w:t>Web-to-Host, 47</w:t>
      </w:r>
    </w:p>
    <w:p w14:paraId="6500B861" w14:textId="77777777" w:rsidR="00A87DE6" w:rsidRDefault="00A87DE6">
      <w:pPr>
        <w:pStyle w:val="Index1"/>
        <w:tabs>
          <w:tab w:val="right" w:leader="dot" w:pos="4591"/>
        </w:tabs>
        <w:rPr>
          <w:noProof/>
        </w:rPr>
      </w:pPr>
      <w:r>
        <w:rPr>
          <w:noProof/>
        </w:rPr>
        <w:t>GENERATE-HTML, 32</w:t>
      </w:r>
    </w:p>
    <w:p w14:paraId="67AE524E" w14:textId="77777777" w:rsidR="00A87DE6" w:rsidRDefault="00A87DE6">
      <w:pPr>
        <w:pStyle w:val="Index1"/>
        <w:tabs>
          <w:tab w:val="right" w:leader="dot" w:pos="4591"/>
        </w:tabs>
        <w:rPr>
          <w:noProof/>
        </w:rPr>
      </w:pPr>
      <w:r>
        <w:rPr>
          <w:noProof/>
        </w:rPr>
        <w:t>GENERATE-VARIABLES, 38</w:t>
      </w:r>
    </w:p>
    <w:p w14:paraId="259857D9" w14:textId="77777777" w:rsidR="00A87DE6" w:rsidRDefault="00A87DE6">
      <w:pPr>
        <w:pStyle w:val="Index1"/>
        <w:tabs>
          <w:tab w:val="right" w:leader="dot" w:pos="4591"/>
        </w:tabs>
        <w:rPr>
          <w:noProof/>
        </w:rPr>
      </w:pPr>
      <w:r>
        <w:rPr>
          <w:noProof/>
        </w:rPr>
        <w:t>GENERATE-VIR3270, 39</w:t>
      </w:r>
    </w:p>
    <w:p w14:paraId="606EEDAE" w14:textId="77777777" w:rsidR="00A87DE6" w:rsidRDefault="00A87DE6">
      <w:pPr>
        <w:pStyle w:val="Index1"/>
        <w:tabs>
          <w:tab w:val="right" w:leader="dot" w:pos="4591"/>
        </w:tabs>
        <w:rPr>
          <w:noProof/>
        </w:rPr>
      </w:pPr>
      <w:r>
        <w:rPr>
          <w:noProof/>
        </w:rPr>
        <w:t>GIVE-LENGTH-PREFIX, 245</w:t>
      </w:r>
    </w:p>
    <w:p w14:paraId="1AA121DA" w14:textId="77777777" w:rsidR="00A87DE6" w:rsidRDefault="00A87DE6">
      <w:pPr>
        <w:pStyle w:val="Index1"/>
        <w:tabs>
          <w:tab w:val="right" w:leader="dot" w:pos="4591"/>
        </w:tabs>
        <w:rPr>
          <w:noProof/>
        </w:rPr>
      </w:pPr>
      <w:r>
        <w:rPr>
          <w:noProof/>
        </w:rPr>
        <w:t>GOTO$, 184</w:t>
      </w:r>
    </w:p>
    <w:p w14:paraId="329C626A" w14:textId="77777777" w:rsidR="00A87DE6" w:rsidRDefault="00A87DE6">
      <w:pPr>
        <w:pStyle w:val="Index1"/>
        <w:tabs>
          <w:tab w:val="right" w:leader="dot" w:pos="4591"/>
        </w:tabs>
        <w:rPr>
          <w:noProof/>
        </w:rPr>
      </w:pPr>
      <w:r>
        <w:rPr>
          <w:noProof/>
        </w:rPr>
        <w:t>H4W, 10</w:t>
      </w:r>
    </w:p>
    <w:p w14:paraId="34785B85" w14:textId="77777777" w:rsidR="00A87DE6" w:rsidRDefault="00A87DE6">
      <w:pPr>
        <w:pStyle w:val="Index1"/>
        <w:tabs>
          <w:tab w:val="right" w:leader="dot" w:pos="4591"/>
        </w:tabs>
        <w:rPr>
          <w:noProof/>
        </w:rPr>
      </w:pPr>
      <w:r>
        <w:rPr>
          <w:noProof/>
        </w:rPr>
        <w:t>Headers</w:t>
      </w:r>
    </w:p>
    <w:p w14:paraId="085BBD16" w14:textId="77777777" w:rsidR="00A87DE6" w:rsidRDefault="00A87DE6">
      <w:pPr>
        <w:pStyle w:val="Index2"/>
        <w:tabs>
          <w:tab w:val="right" w:leader="dot" w:pos="4591"/>
        </w:tabs>
        <w:rPr>
          <w:noProof/>
        </w:rPr>
      </w:pPr>
      <w:r>
        <w:rPr>
          <w:noProof/>
        </w:rPr>
        <w:t>HTTP, 167</w:t>
      </w:r>
    </w:p>
    <w:p w14:paraId="42719835" w14:textId="77777777" w:rsidR="00A87DE6" w:rsidRDefault="00A87DE6">
      <w:pPr>
        <w:pStyle w:val="Index1"/>
        <w:tabs>
          <w:tab w:val="right" w:leader="dot" w:pos="4591"/>
        </w:tabs>
        <w:rPr>
          <w:noProof/>
        </w:rPr>
      </w:pPr>
      <w:r>
        <w:rPr>
          <w:noProof/>
        </w:rPr>
        <w:t>HIDE, 182</w:t>
      </w:r>
    </w:p>
    <w:p w14:paraId="1AE91155" w14:textId="77777777" w:rsidR="00A87DE6" w:rsidRDefault="00A87DE6">
      <w:pPr>
        <w:pStyle w:val="Index1"/>
        <w:tabs>
          <w:tab w:val="right" w:leader="dot" w:pos="4591"/>
        </w:tabs>
        <w:rPr>
          <w:noProof/>
        </w:rPr>
      </w:pPr>
      <w:r>
        <w:rPr>
          <w:noProof/>
        </w:rPr>
        <w:t>HOST4WEB, 10</w:t>
      </w:r>
    </w:p>
    <w:p w14:paraId="7A4AA8D1" w14:textId="77777777" w:rsidR="00A87DE6" w:rsidRDefault="00A87DE6">
      <w:pPr>
        <w:pStyle w:val="Index2"/>
        <w:tabs>
          <w:tab w:val="right" w:leader="dot" w:pos="4591"/>
        </w:tabs>
        <w:rPr>
          <w:noProof/>
        </w:rPr>
      </w:pPr>
      <w:r>
        <w:rPr>
          <w:noProof/>
        </w:rPr>
        <w:t>Commands, 287</w:t>
      </w:r>
    </w:p>
    <w:p w14:paraId="1D3B49F2" w14:textId="77777777" w:rsidR="00A87DE6" w:rsidRDefault="00A87DE6">
      <w:pPr>
        <w:pStyle w:val="Index1"/>
        <w:tabs>
          <w:tab w:val="right" w:leader="dot" w:pos="4591"/>
        </w:tabs>
        <w:rPr>
          <w:noProof/>
        </w:rPr>
      </w:pPr>
      <w:r>
        <w:rPr>
          <w:noProof/>
        </w:rPr>
        <w:t>Host-for-Web, 10</w:t>
      </w:r>
    </w:p>
    <w:p w14:paraId="069091AC" w14:textId="77777777" w:rsidR="00A87DE6" w:rsidRDefault="00A87DE6">
      <w:pPr>
        <w:pStyle w:val="Index1"/>
        <w:tabs>
          <w:tab w:val="right" w:leader="dot" w:pos="4591"/>
        </w:tabs>
        <w:rPr>
          <w:noProof/>
        </w:rPr>
      </w:pPr>
      <w:r>
        <w:rPr>
          <w:noProof/>
        </w:rPr>
        <w:t>Host-Web-Services, 10</w:t>
      </w:r>
    </w:p>
    <w:p w14:paraId="73313545" w14:textId="77777777" w:rsidR="00A87DE6" w:rsidRDefault="00A87DE6">
      <w:pPr>
        <w:pStyle w:val="Index1"/>
        <w:tabs>
          <w:tab w:val="right" w:leader="dot" w:pos="4591"/>
        </w:tabs>
        <w:rPr>
          <w:noProof/>
        </w:rPr>
      </w:pPr>
      <w:r w:rsidRPr="00BF55C0">
        <w:rPr>
          <w:b/>
          <w:bCs/>
          <w:noProof/>
        </w:rPr>
        <w:t>Hotspots</w:t>
      </w:r>
      <w:r>
        <w:rPr>
          <w:noProof/>
        </w:rPr>
        <w:t>, 110</w:t>
      </w:r>
    </w:p>
    <w:p w14:paraId="41D58457" w14:textId="77777777" w:rsidR="00A87DE6" w:rsidRDefault="00A87DE6">
      <w:pPr>
        <w:pStyle w:val="Index1"/>
        <w:tabs>
          <w:tab w:val="right" w:leader="dot" w:pos="4591"/>
        </w:tabs>
        <w:rPr>
          <w:noProof/>
        </w:rPr>
      </w:pPr>
      <w:r>
        <w:rPr>
          <w:noProof/>
        </w:rPr>
        <w:t>HTML</w:t>
      </w:r>
    </w:p>
    <w:p w14:paraId="3742C337" w14:textId="77777777" w:rsidR="00A87DE6" w:rsidRDefault="00A87DE6">
      <w:pPr>
        <w:pStyle w:val="Index2"/>
        <w:tabs>
          <w:tab w:val="right" w:leader="dot" w:pos="4591"/>
        </w:tabs>
        <w:rPr>
          <w:noProof/>
        </w:rPr>
      </w:pPr>
      <w:r>
        <w:rPr>
          <w:noProof/>
        </w:rPr>
        <w:t>Page Upload, 85</w:t>
      </w:r>
    </w:p>
    <w:p w14:paraId="1747E502" w14:textId="77777777" w:rsidR="00A87DE6" w:rsidRDefault="00A87DE6">
      <w:pPr>
        <w:pStyle w:val="Index2"/>
        <w:tabs>
          <w:tab w:val="right" w:leader="dot" w:pos="4591"/>
        </w:tabs>
        <w:rPr>
          <w:noProof/>
        </w:rPr>
      </w:pPr>
      <w:r>
        <w:rPr>
          <w:noProof/>
        </w:rPr>
        <w:t>Pages</w:t>
      </w:r>
    </w:p>
    <w:p w14:paraId="3C2930E7" w14:textId="77777777" w:rsidR="00A87DE6" w:rsidRDefault="00A87DE6">
      <w:pPr>
        <w:pStyle w:val="Index3"/>
        <w:tabs>
          <w:tab w:val="right" w:leader="dot" w:pos="4591"/>
        </w:tabs>
        <w:rPr>
          <w:noProof/>
        </w:rPr>
      </w:pPr>
      <w:r>
        <w:rPr>
          <w:noProof/>
        </w:rPr>
        <w:t>Creation, 27</w:t>
      </w:r>
    </w:p>
    <w:p w14:paraId="1345EA15" w14:textId="77777777" w:rsidR="00A87DE6" w:rsidRDefault="00A87DE6">
      <w:pPr>
        <w:pStyle w:val="Index3"/>
        <w:tabs>
          <w:tab w:val="right" w:leader="dot" w:pos="4591"/>
        </w:tabs>
        <w:rPr>
          <w:noProof/>
        </w:rPr>
      </w:pPr>
      <w:r>
        <w:rPr>
          <w:noProof/>
        </w:rPr>
        <w:t>Function keys, 47</w:t>
      </w:r>
    </w:p>
    <w:p w14:paraId="7C31EB23" w14:textId="77777777" w:rsidR="00A87DE6" w:rsidRDefault="00A87DE6">
      <w:pPr>
        <w:pStyle w:val="Index3"/>
        <w:tabs>
          <w:tab w:val="right" w:leader="dot" w:pos="4591"/>
        </w:tabs>
        <w:rPr>
          <w:noProof/>
        </w:rPr>
      </w:pPr>
      <w:r>
        <w:rPr>
          <w:noProof/>
        </w:rPr>
        <w:t>Tags VIRTEL, 27</w:t>
      </w:r>
    </w:p>
    <w:p w14:paraId="221690CF" w14:textId="77777777" w:rsidR="00A87DE6" w:rsidRDefault="00A87DE6">
      <w:pPr>
        <w:pStyle w:val="Index2"/>
        <w:tabs>
          <w:tab w:val="right" w:leader="dot" w:pos="4591"/>
        </w:tabs>
        <w:rPr>
          <w:noProof/>
        </w:rPr>
      </w:pPr>
      <w:r>
        <w:rPr>
          <w:noProof/>
        </w:rPr>
        <w:t>Presentation</w:t>
      </w:r>
    </w:p>
    <w:p w14:paraId="56BE08AD" w14:textId="77777777" w:rsidR="00A87DE6" w:rsidRDefault="00A87DE6">
      <w:pPr>
        <w:pStyle w:val="Index3"/>
        <w:tabs>
          <w:tab w:val="right" w:leader="dot" w:pos="4591"/>
        </w:tabs>
        <w:rPr>
          <w:noProof/>
        </w:rPr>
      </w:pPr>
      <w:r>
        <w:rPr>
          <w:noProof/>
        </w:rPr>
        <w:t>Modification of, 150</w:t>
      </w:r>
    </w:p>
    <w:p w14:paraId="535FA685" w14:textId="77777777" w:rsidR="00A87DE6" w:rsidRDefault="00A87DE6">
      <w:pPr>
        <w:pStyle w:val="Index2"/>
        <w:tabs>
          <w:tab w:val="right" w:leader="dot" w:pos="4591"/>
        </w:tabs>
        <w:rPr>
          <w:noProof/>
        </w:rPr>
      </w:pPr>
      <w:r>
        <w:rPr>
          <w:noProof/>
        </w:rPr>
        <w:t>Query, 188, 234</w:t>
      </w:r>
    </w:p>
    <w:p w14:paraId="178415B5" w14:textId="77777777" w:rsidR="00A87DE6" w:rsidRDefault="00A87DE6">
      <w:pPr>
        <w:pStyle w:val="Index2"/>
        <w:tabs>
          <w:tab w:val="right" w:leader="dot" w:pos="4591"/>
        </w:tabs>
        <w:rPr>
          <w:noProof/>
        </w:rPr>
      </w:pPr>
      <w:r>
        <w:rPr>
          <w:noProof/>
        </w:rPr>
        <w:t>Tags</w:t>
      </w:r>
    </w:p>
    <w:p w14:paraId="41418EFB" w14:textId="77777777" w:rsidR="00A87DE6" w:rsidRDefault="00A87DE6">
      <w:pPr>
        <w:pStyle w:val="Index3"/>
        <w:tabs>
          <w:tab w:val="right" w:leader="dot" w:pos="4591"/>
        </w:tabs>
        <w:rPr>
          <w:noProof/>
        </w:rPr>
      </w:pPr>
      <w:r>
        <w:rPr>
          <w:noProof/>
        </w:rPr>
        <w:t>ADD-TO-FIELDS, 42</w:t>
      </w:r>
    </w:p>
    <w:p w14:paraId="0B16FEF1" w14:textId="77777777" w:rsidR="00A87DE6" w:rsidRDefault="00A87DE6">
      <w:pPr>
        <w:pStyle w:val="Index3"/>
        <w:tabs>
          <w:tab w:val="right" w:leader="dot" w:pos="4591"/>
        </w:tabs>
        <w:rPr>
          <w:noProof/>
        </w:rPr>
      </w:pPr>
      <w:r>
        <w:rPr>
          <w:noProof/>
        </w:rPr>
        <w:t>ADVANCE-TO-NEXT-VALUE-OF, 55</w:t>
      </w:r>
    </w:p>
    <w:p w14:paraId="0C3F092B" w14:textId="77777777" w:rsidR="00A87DE6" w:rsidRDefault="00A87DE6">
      <w:pPr>
        <w:pStyle w:val="Index3"/>
        <w:tabs>
          <w:tab w:val="right" w:leader="dot" w:pos="4591"/>
        </w:tabs>
        <w:rPr>
          <w:noProof/>
        </w:rPr>
      </w:pPr>
      <w:r>
        <w:rPr>
          <w:noProof/>
        </w:rPr>
        <w:t>AFTER-NOT-LAST-VALUE-OF, 61</w:t>
      </w:r>
    </w:p>
    <w:p w14:paraId="694F7123" w14:textId="77777777" w:rsidR="00A87DE6" w:rsidRDefault="00A87DE6">
      <w:pPr>
        <w:pStyle w:val="Index3"/>
        <w:tabs>
          <w:tab w:val="right" w:leader="dot" w:pos="4591"/>
        </w:tabs>
        <w:rPr>
          <w:noProof/>
        </w:rPr>
      </w:pPr>
      <w:r>
        <w:rPr>
          <w:noProof/>
        </w:rPr>
        <w:t>COPY-FROM, 33</w:t>
      </w:r>
    </w:p>
    <w:p w14:paraId="27B44699" w14:textId="77777777" w:rsidR="00A87DE6" w:rsidRDefault="00A87DE6">
      <w:pPr>
        <w:pStyle w:val="Index3"/>
        <w:tabs>
          <w:tab w:val="right" w:leader="dot" w:pos="4591"/>
        </w:tabs>
        <w:rPr>
          <w:noProof/>
        </w:rPr>
      </w:pPr>
      <w:r>
        <w:rPr>
          <w:noProof/>
        </w:rPr>
        <w:t>COUNTRY-CODE, 69</w:t>
      </w:r>
    </w:p>
    <w:p w14:paraId="4A05313A" w14:textId="77777777" w:rsidR="00A87DE6" w:rsidRDefault="00A87DE6">
      <w:pPr>
        <w:pStyle w:val="Index3"/>
        <w:tabs>
          <w:tab w:val="right" w:leader="dot" w:pos="4591"/>
        </w:tabs>
        <w:rPr>
          <w:noProof/>
        </w:rPr>
      </w:pPr>
      <w:r>
        <w:rPr>
          <w:noProof/>
        </w:rPr>
        <w:t>CREATE-VARIABLE-FROM, 34, 35</w:t>
      </w:r>
    </w:p>
    <w:p w14:paraId="443E4926" w14:textId="77777777" w:rsidR="00A87DE6" w:rsidRDefault="00A87DE6">
      <w:pPr>
        <w:pStyle w:val="Index3"/>
        <w:tabs>
          <w:tab w:val="right" w:leader="dot" w:pos="4591"/>
        </w:tabs>
        <w:rPr>
          <w:noProof/>
        </w:rPr>
      </w:pPr>
      <w:r>
        <w:rPr>
          <w:noProof/>
        </w:rPr>
        <w:t>CREATE-VARIABLE-IF, 63, 64</w:t>
      </w:r>
    </w:p>
    <w:p w14:paraId="248910CC" w14:textId="77777777" w:rsidR="00A87DE6" w:rsidRDefault="00A87DE6">
      <w:pPr>
        <w:pStyle w:val="Index3"/>
        <w:tabs>
          <w:tab w:val="right" w:leader="dot" w:pos="4591"/>
        </w:tabs>
        <w:rPr>
          <w:noProof/>
        </w:rPr>
      </w:pPr>
      <w:r>
        <w:rPr>
          <w:noProof/>
        </w:rPr>
        <w:t>CURRENT-VALUE-OF, 53</w:t>
      </w:r>
    </w:p>
    <w:p w14:paraId="39561B5B" w14:textId="77777777" w:rsidR="00A87DE6" w:rsidRDefault="00A87DE6">
      <w:pPr>
        <w:pStyle w:val="Index3"/>
        <w:tabs>
          <w:tab w:val="right" w:leader="dot" w:pos="4591"/>
        </w:tabs>
        <w:rPr>
          <w:noProof/>
        </w:rPr>
      </w:pPr>
      <w:r>
        <w:rPr>
          <w:noProof/>
        </w:rPr>
        <w:t>DECLARE-FIELD-AS, 67</w:t>
      </w:r>
    </w:p>
    <w:p w14:paraId="37644335" w14:textId="77777777" w:rsidR="00A87DE6" w:rsidRDefault="00A87DE6">
      <w:pPr>
        <w:pStyle w:val="Index3"/>
        <w:tabs>
          <w:tab w:val="right" w:leader="dot" w:pos="4591"/>
        </w:tabs>
        <w:rPr>
          <w:noProof/>
        </w:rPr>
      </w:pPr>
      <w:r>
        <w:rPr>
          <w:noProof/>
        </w:rPr>
        <w:t>DECLARE-FIELD-AS, 64</w:t>
      </w:r>
    </w:p>
    <w:p w14:paraId="1C73173B" w14:textId="77777777" w:rsidR="00A87DE6" w:rsidRDefault="00A87DE6">
      <w:pPr>
        <w:pStyle w:val="Index3"/>
        <w:tabs>
          <w:tab w:val="right" w:leader="dot" w:pos="4591"/>
        </w:tabs>
        <w:rPr>
          <w:noProof/>
        </w:rPr>
      </w:pPr>
      <w:r>
        <w:rPr>
          <w:noProof/>
        </w:rPr>
        <w:t>DEFAULT-FIELD-WITH-CURSOR, 45</w:t>
      </w:r>
    </w:p>
    <w:p w14:paraId="064EF726" w14:textId="77777777" w:rsidR="00A87DE6" w:rsidRDefault="00A87DE6">
      <w:pPr>
        <w:pStyle w:val="Index3"/>
        <w:tabs>
          <w:tab w:val="right" w:leader="dot" w:pos="4591"/>
        </w:tabs>
        <w:rPr>
          <w:noProof/>
        </w:rPr>
      </w:pPr>
      <w:r>
        <w:rPr>
          <w:noProof/>
        </w:rPr>
        <w:t>DEFINE-AUTOMATIC-COUNTER, 55</w:t>
      </w:r>
    </w:p>
    <w:p w14:paraId="1E6C0F93" w14:textId="77777777" w:rsidR="00A87DE6" w:rsidRDefault="00A87DE6">
      <w:pPr>
        <w:pStyle w:val="Index3"/>
        <w:tabs>
          <w:tab w:val="right" w:leader="dot" w:pos="4591"/>
        </w:tabs>
        <w:rPr>
          <w:noProof/>
        </w:rPr>
      </w:pPr>
      <w:r>
        <w:rPr>
          <w:noProof/>
        </w:rPr>
        <w:t>DEFINE-CURSOR-POSITION-FIELD, 44</w:t>
      </w:r>
    </w:p>
    <w:p w14:paraId="329E38AB" w14:textId="77777777" w:rsidR="00A87DE6" w:rsidRDefault="00A87DE6">
      <w:pPr>
        <w:pStyle w:val="Index3"/>
        <w:tabs>
          <w:tab w:val="right" w:leader="dot" w:pos="4591"/>
        </w:tabs>
        <w:rPr>
          <w:noProof/>
        </w:rPr>
      </w:pPr>
      <w:r>
        <w:rPr>
          <w:noProof/>
        </w:rPr>
        <w:t>DEFINE-DFHMDF-COLUMN, 37</w:t>
      </w:r>
    </w:p>
    <w:p w14:paraId="7AF0CFC9" w14:textId="77777777" w:rsidR="00A87DE6" w:rsidRDefault="00A87DE6">
      <w:pPr>
        <w:pStyle w:val="Index3"/>
        <w:tabs>
          <w:tab w:val="right" w:leader="dot" w:pos="4591"/>
        </w:tabs>
        <w:rPr>
          <w:noProof/>
        </w:rPr>
      </w:pPr>
      <w:r>
        <w:rPr>
          <w:noProof/>
        </w:rPr>
        <w:t>DEFINE-DFHMDF-NAME, 36</w:t>
      </w:r>
    </w:p>
    <w:p w14:paraId="03603FCB" w14:textId="77777777" w:rsidR="00A87DE6" w:rsidRDefault="00A87DE6">
      <w:pPr>
        <w:pStyle w:val="Index3"/>
        <w:tabs>
          <w:tab w:val="right" w:leader="dot" w:pos="4591"/>
        </w:tabs>
        <w:rPr>
          <w:noProof/>
        </w:rPr>
      </w:pPr>
      <w:r>
        <w:rPr>
          <w:noProof/>
        </w:rPr>
        <w:t>DEFINE-HTML-FIELD, 35</w:t>
      </w:r>
    </w:p>
    <w:p w14:paraId="1E7C0645" w14:textId="77777777" w:rsidR="00A87DE6" w:rsidRDefault="00A87DE6">
      <w:pPr>
        <w:pStyle w:val="Index3"/>
        <w:tabs>
          <w:tab w:val="right" w:leader="dot" w:pos="4591"/>
        </w:tabs>
        <w:rPr>
          <w:noProof/>
        </w:rPr>
      </w:pPr>
      <w:r>
        <w:rPr>
          <w:noProof/>
        </w:rPr>
        <w:t>DEFINE-HTML-FIELD-NAME, 35</w:t>
      </w:r>
    </w:p>
    <w:p w14:paraId="17094F66" w14:textId="77777777" w:rsidR="00A87DE6" w:rsidRDefault="00A87DE6">
      <w:pPr>
        <w:pStyle w:val="Index3"/>
        <w:tabs>
          <w:tab w:val="right" w:leader="dot" w:pos="4591"/>
        </w:tabs>
        <w:rPr>
          <w:noProof/>
        </w:rPr>
      </w:pPr>
      <w:r>
        <w:rPr>
          <w:noProof/>
        </w:rPr>
        <w:t>DEFINE-HTML-FOCUS-FIELD, 44</w:t>
      </w:r>
    </w:p>
    <w:p w14:paraId="5B37B6B9" w14:textId="77777777" w:rsidR="00A87DE6" w:rsidRDefault="00A87DE6">
      <w:pPr>
        <w:pStyle w:val="Index3"/>
        <w:tabs>
          <w:tab w:val="right" w:leader="dot" w:pos="4591"/>
        </w:tabs>
        <w:rPr>
          <w:noProof/>
        </w:rPr>
      </w:pPr>
      <w:r>
        <w:rPr>
          <w:noProof/>
        </w:rPr>
        <w:t>DEFINE-HTML-PFKEY, 47</w:t>
      </w:r>
    </w:p>
    <w:p w14:paraId="0369B9AB" w14:textId="77777777" w:rsidR="00A87DE6" w:rsidRDefault="00A87DE6">
      <w:pPr>
        <w:pStyle w:val="Index3"/>
        <w:tabs>
          <w:tab w:val="right" w:leader="dot" w:pos="4591"/>
        </w:tabs>
        <w:rPr>
          <w:noProof/>
        </w:rPr>
      </w:pPr>
      <w:r>
        <w:rPr>
          <w:noProof/>
        </w:rPr>
        <w:t>DEFINE-SUB-VARIABLE, 56</w:t>
      </w:r>
    </w:p>
    <w:p w14:paraId="0A047C2A" w14:textId="77777777" w:rsidR="00A87DE6" w:rsidRDefault="00A87DE6">
      <w:pPr>
        <w:pStyle w:val="Index3"/>
        <w:tabs>
          <w:tab w:val="right" w:leader="dot" w:pos="4591"/>
        </w:tabs>
        <w:rPr>
          <w:noProof/>
        </w:rPr>
      </w:pPr>
      <w:r>
        <w:rPr>
          <w:noProof/>
        </w:rPr>
        <w:t>DELETE-ALL-VARIABLES, 56</w:t>
      </w:r>
    </w:p>
    <w:p w14:paraId="691BFCB8" w14:textId="77777777" w:rsidR="00A87DE6" w:rsidRDefault="00A87DE6">
      <w:pPr>
        <w:pStyle w:val="Index3"/>
        <w:tabs>
          <w:tab w:val="right" w:leader="dot" w:pos="4591"/>
        </w:tabs>
        <w:rPr>
          <w:noProof/>
        </w:rPr>
      </w:pPr>
      <w:r>
        <w:rPr>
          <w:noProof/>
        </w:rPr>
        <w:t>DO-COUNT-UP-WITH, 55</w:t>
      </w:r>
    </w:p>
    <w:p w14:paraId="71BB1826" w14:textId="77777777" w:rsidR="00A87DE6" w:rsidRDefault="00A87DE6">
      <w:pPr>
        <w:pStyle w:val="Index3"/>
        <w:tabs>
          <w:tab w:val="right" w:leader="dot" w:pos="4591"/>
        </w:tabs>
        <w:rPr>
          <w:noProof/>
        </w:rPr>
      </w:pPr>
      <w:r>
        <w:rPr>
          <w:noProof/>
        </w:rPr>
        <w:t>ENCRYPTION-PARAMETERS, 66</w:t>
      </w:r>
    </w:p>
    <w:p w14:paraId="319A6CEE" w14:textId="77777777" w:rsidR="00A87DE6" w:rsidRDefault="00A87DE6">
      <w:pPr>
        <w:pStyle w:val="Index3"/>
        <w:tabs>
          <w:tab w:val="right" w:leader="dot" w:pos="4591"/>
        </w:tabs>
        <w:rPr>
          <w:noProof/>
        </w:rPr>
      </w:pPr>
      <w:r>
        <w:rPr>
          <w:noProof/>
        </w:rPr>
        <w:t>END-DO-COUNT, 55</w:t>
      </w:r>
    </w:p>
    <w:p w14:paraId="0C51BB82" w14:textId="77777777" w:rsidR="00A87DE6" w:rsidRDefault="00A87DE6">
      <w:pPr>
        <w:pStyle w:val="Index3"/>
        <w:tabs>
          <w:tab w:val="right" w:leader="dot" w:pos="4591"/>
        </w:tabs>
        <w:rPr>
          <w:noProof/>
        </w:rPr>
      </w:pPr>
      <w:r>
        <w:rPr>
          <w:noProof/>
        </w:rPr>
        <w:t>END-FOR, 55</w:t>
      </w:r>
    </w:p>
    <w:p w14:paraId="369323EC" w14:textId="77777777" w:rsidR="00A87DE6" w:rsidRDefault="00A87DE6">
      <w:pPr>
        <w:pStyle w:val="Index3"/>
        <w:tabs>
          <w:tab w:val="right" w:leader="dot" w:pos="4591"/>
        </w:tabs>
        <w:rPr>
          <w:noProof/>
        </w:rPr>
      </w:pPr>
      <w:r>
        <w:rPr>
          <w:noProof/>
        </w:rPr>
        <w:t>FIELD-WITH-CURSOR, 45</w:t>
      </w:r>
    </w:p>
    <w:p w14:paraId="45D5E954" w14:textId="77777777" w:rsidR="00A87DE6" w:rsidRDefault="00A87DE6">
      <w:pPr>
        <w:pStyle w:val="Index3"/>
        <w:tabs>
          <w:tab w:val="right" w:leader="dot" w:pos="4591"/>
        </w:tabs>
        <w:rPr>
          <w:noProof/>
        </w:rPr>
      </w:pPr>
      <w:r>
        <w:rPr>
          <w:noProof/>
        </w:rPr>
        <w:t>FOR-EACH-VALUE-IN, 53</w:t>
      </w:r>
    </w:p>
    <w:p w14:paraId="3A651821" w14:textId="77777777" w:rsidR="00A87DE6" w:rsidRDefault="00A87DE6">
      <w:pPr>
        <w:pStyle w:val="Index3"/>
        <w:tabs>
          <w:tab w:val="right" w:leader="dot" w:pos="4591"/>
        </w:tabs>
        <w:rPr>
          <w:noProof/>
        </w:rPr>
      </w:pPr>
      <w:r>
        <w:rPr>
          <w:noProof/>
        </w:rPr>
        <w:t>GENERATE-HTML, 32</w:t>
      </w:r>
    </w:p>
    <w:p w14:paraId="535B70F2" w14:textId="77777777" w:rsidR="00A87DE6" w:rsidRDefault="00A87DE6">
      <w:pPr>
        <w:pStyle w:val="Index3"/>
        <w:tabs>
          <w:tab w:val="right" w:leader="dot" w:pos="4591"/>
        </w:tabs>
        <w:rPr>
          <w:noProof/>
        </w:rPr>
      </w:pPr>
      <w:r>
        <w:rPr>
          <w:noProof/>
        </w:rPr>
        <w:t>GENERATE-VARIABLES, 38</w:t>
      </w:r>
    </w:p>
    <w:p w14:paraId="7608CE46" w14:textId="77777777" w:rsidR="00A87DE6" w:rsidRDefault="00A87DE6">
      <w:pPr>
        <w:pStyle w:val="Index3"/>
        <w:tabs>
          <w:tab w:val="right" w:leader="dot" w:pos="4591"/>
        </w:tabs>
        <w:rPr>
          <w:noProof/>
        </w:rPr>
      </w:pPr>
      <w:r>
        <w:rPr>
          <w:noProof/>
        </w:rPr>
        <w:t>GENERATE-VIR3270, 39</w:t>
      </w:r>
    </w:p>
    <w:p w14:paraId="4ADE55E1" w14:textId="77777777" w:rsidR="00A87DE6" w:rsidRDefault="00A87DE6">
      <w:pPr>
        <w:pStyle w:val="Index3"/>
        <w:tabs>
          <w:tab w:val="right" w:leader="dot" w:pos="4591"/>
        </w:tabs>
        <w:rPr>
          <w:noProof/>
        </w:rPr>
      </w:pPr>
      <w:r>
        <w:rPr>
          <w:noProof/>
        </w:rPr>
        <w:t>IF-PRINT-IS-READY, 78</w:t>
      </w:r>
    </w:p>
    <w:p w14:paraId="4E917BB8" w14:textId="77777777" w:rsidR="00A87DE6" w:rsidRDefault="00A87DE6">
      <w:pPr>
        <w:pStyle w:val="Index3"/>
        <w:tabs>
          <w:tab w:val="right" w:leader="dot" w:pos="4591"/>
        </w:tabs>
        <w:rPr>
          <w:noProof/>
        </w:rPr>
      </w:pPr>
      <w:r>
        <w:rPr>
          <w:noProof/>
        </w:rPr>
        <w:t>IF-SECURITY-TOKEN-IS-READY, 77</w:t>
      </w:r>
    </w:p>
    <w:p w14:paraId="3E4419A9" w14:textId="77777777" w:rsidR="00A87DE6" w:rsidRDefault="00A87DE6">
      <w:pPr>
        <w:pStyle w:val="Index3"/>
        <w:tabs>
          <w:tab w:val="right" w:leader="dot" w:pos="4591"/>
        </w:tabs>
        <w:rPr>
          <w:noProof/>
        </w:rPr>
      </w:pPr>
      <w:r>
        <w:rPr>
          <w:noProof/>
        </w:rPr>
        <w:t>IF-USER-IS-ALLOWED-TO, 61</w:t>
      </w:r>
    </w:p>
    <w:p w14:paraId="55993DBD" w14:textId="77777777" w:rsidR="00A87DE6" w:rsidRDefault="00A87DE6">
      <w:pPr>
        <w:pStyle w:val="Index3"/>
        <w:tabs>
          <w:tab w:val="right" w:leader="dot" w:pos="4591"/>
        </w:tabs>
        <w:rPr>
          <w:noProof/>
        </w:rPr>
      </w:pPr>
      <w:r>
        <w:rPr>
          <w:noProof/>
        </w:rPr>
        <w:t>INVALID-PFKEYS, 48</w:t>
      </w:r>
    </w:p>
    <w:p w14:paraId="72E2513A" w14:textId="77777777" w:rsidR="00A87DE6" w:rsidRDefault="00A87DE6">
      <w:pPr>
        <w:pStyle w:val="Index3"/>
        <w:tabs>
          <w:tab w:val="right" w:leader="dot" w:pos="4591"/>
        </w:tabs>
        <w:rPr>
          <w:noProof/>
        </w:rPr>
      </w:pPr>
      <w:r>
        <w:rPr>
          <w:noProof/>
        </w:rPr>
        <w:t>IP-ADDRESS-OF-LINE, 58</w:t>
      </w:r>
    </w:p>
    <w:p w14:paraId="6F53088A" w14:textId="77777777" w:rsidR="00A87DE6" w:rsidRDefault="00A87DE6">
      <w:pPr>
        <w:pStyle w:val="Index3"/>
        <w:tabs>
          <w:tab w:val="right" w:leader="dot" w:pos="4591"/>
        </w:tabs>
        <w:rPr>
          <w:noProof/>
        </w:rPr>
      </w:pPr>
      <w:r>
        <w:rPr>
          <w:noProof/>
        </w:rPr>
        <w:t>IP-PORT-OF-LINE, 58</w:t>
      </w:r>
    </w:p>
    <w:p w14:paraId="5F7B9AAE" w14:textId="77777777" w:rsidR="00A87DE6" w:rsidRDefault="00A87DE6">
      <w:pPr>
        <w:pStyle w:val="Index3"/>
        <w:tabs>
          <w:tab w:val="right" w:leader="dot" w:pos="4591"/>
        </w:tabs>
        <w:rPr>
          <w:noProof/>
        </w:rPr>
      </w:pPr>
      <w:r>
        <w:rPr>
          <w:noProof/>
        </w:rPr>
        <w:t>NAME-OF, 59</w:t>
      </w:r>
    </w:p>
    <w:p w14:paraId="23E9EB7D" w14:textId="77777777" w:rsidR="00A87DE6" w:rsidRDefault="00A87DE6">
      <w:pPr>
        <w:pStyle w:val="Index3"/>
        <w:tabs>
          <w:tab w:val="right" w:leader="dot" w:pos="4591"/>
        </w:tabs>
        <w:rPr>
          <w:noProof/>
        </w:rPr>
      </w:pPr>
      <w:r>
        <w:rPr>
          <w:noProof/>
        </w:rPr>
        <w:t>NO-BLANKS-VALUE-OF, 54</w:t>
      </w:r>
    </w:p>
    <w:p w14:paraId="5FFBF1ED" w14:textId="77777777" w:rsidR="00A87DE6" w:rsidRDefault="00A87DE6">
      <w:pPr>
        <w:pStyle w:val="Index3"/>
        <w:tabs>
          <w:tab w:val="right" w:leader="dot" w:pos="4591"/>
        </w:tabs>
        <w:rPr>
          <w:noProof/>
        </w:rPr>
      </w:pPr>
      <w:r>
        <w:rPr>
          <w:noProof/>
        </w:rPr>
        <w:t>NUMBER-OF, 60</w:t>
      </w:r>
    </w:p>
    <w:p w14:paraId="5F7CF0EE" w14:textId="77777777" w:rsidR="00A87DE6" w:rsidRDefault="00A87DE6">
      <w:pPr>
        <w:pStyle w:val="Index3"/>
        <w:tabs>
          <w:tab w:val="right" w:leader="dot" w:pos="4591"/>
        </w:tabs>
        <w:rPr>
          <w:noProof/>
        </w:rPr>
      </w:pPr>
      <w:r>
        <w:rPr>
          <w:noProof/>
        </w:rPr>
        <w:t>ON-ATTRIBUTE, 40</w:t>
      </w:r>
    </w:p>
    <w:p w14:paraId="5733C083" w14:textId="77777777" w:rsidR="00A87DE6" w:rsidRDefault="00A87DE6">
      <w:pPr>
        <w:pStyle w:val="Index3"/>
        <w:tabs>
          <w:tab w:val="right" w:leader="dot" w:pos="4591"/>
        </w:tabs>
        <w:rPr>
          <w:noProof/>
        </w:rPr>
      </w:pPr>
      <w:r>
        <w:rPr>
          <w:noProof/>
        </w:rPr>
        <w:t>ON-CHARACTER-ATTRIBUTE, 41</w:t>
      </w:r>
    </w:p>
    <w:p w14:paraId="776D4A90" w14:textId="77777777" w:rsidR="00A87DE6" w:rsidRDefault="00A87DE6">
      <w:pPr>
        <w:pStyle w:val="Index3"/>
        <w:tabs>
          <w:tab w:val="right" w:leader="dot" w:pos="4591"/>
        </w:tabs>
        <w:rPr>
          <w:noProof/>
        </w:rPr>
      </w:pPr>
      <w:r>
        <w:rPr>
          <w:noProof/>
        </w:rPr>
        <w:t>ON-END-OF-ATTRIBUTE, 41</w:t>
      </w:r>
    </w:p>
    <w:p w14:paraId="36D26283" w14:textId="77777777" w:rsidR="00A87DE6" w:rsidRDefault="00A87DE6">
      <w:pPr>
        <w:pStyle w:val="Index3"/>
        <w:tabs>
          <w:tab w:val="right" w:leader="dot" w:pos="4591"/>
        </w:tabs>
        <w:rPr>
          <w:noProof/>
        </w:rPr>
      </w:pPr>
      <w:r>
        <w:rPr>
          <w:noProof/>
        </w:rPr>
        <w:t>ON-END-OF-CHARACTER-ATTRIBUTE, 42</w:t>
      </w:r>
    </w:p>
    <w:p w14:paraId="4019FA28" w14:textId="77777777" w:rsidR="00A87DE6" w:rsidRDefault="00A87DE6">
      <w:pPr>
        <w:pStyle w:val="Index3"/>
        <w:tabs>
          <w:tab w:val="right" w:leader="dot" w:pos="4591"/>
        </w:tabs>
        <w:rPr>
          <w:noProof/>
        </w:rPr>
      </w:pPr>
      <w:r>
        <w:rPr>
          <w:noProof/>
        </w:rPr>
        <w:t>PDF-LINES-PER-PAGE, 79</w:t>
      </w:r>
    </w:p>
    <w:p w14:paraId="3F9E9DB5" w14:textId="77777777" w:rsidR="00A87DE6" w:rsidRDefault="00A87DE6">
      <w:pPr>
        <w:pStyle w:val="Index3"/>
        <w:tabs>
          <w:tab w:val="right" w:leader="dot" w:pos="4591"/>
        </w:tabs>
        <w:rPr>
          <w:noProof/>
        </w:rPr>
      </w:pPr>
      <w:r>
        <w:rPr>
          <w:noProof/>
        </w:rPr>
        <w:t>PDF-NEW-DOCOPT, 79</w:t>
      </w:r>
    </w:p>
    <w:p w14:paraId="4315060A" w14:textId="77777777" w:rsidR="00A87DE6" w:rsidRDefault="00A87DE6">
      <w:pPr>
        <w:pStyle w:val="Index3"/>
        <w:tabs>
          <w:tab w:val="right" w:leader="dot" w:pos="4591"/>
        </w:tabs>
        <w:rPr>
          <w:noProof/>
        </w:rPr>
      </w:pPr>
      <w:r>
        <w:rPr>
          <w:noProof/>
        </w:rPr>
        <w:t>PDF-NEW-INPUT, 79</w:t>
      </w:r>
    </w:p>
    <w:p w14:paraId="18958CF2" w14:textId="77777777" w:rsidR="00A87DE6" w:rsidRDefault="00A87DE6">
      <w:pPr>
        <w:pStyle w:val="Index3"/>
        <w:tabs>
          <w:tab w:val="right" w:leader="dot" w:pos="4591"/>
        </w:tabs>
        <w:rPr>
          <w:noProof/>
        </w:rPr>
      </w:pPr>
      <w:r>
        <w:rPr>
          <w:noProof/>
        </w:rPr>
        <w:t>PDF-NEW-LAYOUT, 79</w:t>
      </w:r>
    </w:p>
    <w:p w14:paraId="3C4CD530" w14:textId="77777777" w:rsidR="00A87DE6" w:rsidRDefault="00A87DE6">
      <w:pPr>
        <w:pStyle w:val="Index3"/>
        <w:tabs>
          <w:tab w:val="right" w:leader="dot" w:pos="4591"/>
        </w:tabs>
        <w:rPr>
          <w:noProof/>
        </w:rPr>
      </w:pPr>
      <w:r>
        <w:rPr>
          <w:noProof/>
        </w:rPr>
        <w:t>PDF-OUTLINE, 79</w:t>
      </w:r>
    </w:p>
    <w:p w14:paraId="6A9B71E5" w14:textId="77777777" w:rsidR="00A87DE6" w:rsidRDefault="00A87DE6">
      <w:pPr>
        <w:pStyle w:val="Index3"/>
        <w:tabs>
          <w:tab w:val="right" w:leader="dot" w:pos="4591"/>
        </w:tabs>
        <w:rPr>
          <w:noProof/>
        </w:rPr>
      </w:pPr>
      <w:r>
        <w:rPr>
          <w:noProof/>
        </w:rPr>
        <w:t>PDF-PAGE-BREAK, 80</w:t>
      </w:r>
    </w:p>
    <w:p w14:paraId="686D47C3" w14:textId="77777777" w:rsidR="00A87DE6" w:rsidRDefault="00A87DE6">
      <w:pPr>
        <w:pStyle w:val="Index3"/>
        <w:tabs>
          <w:tab w:val="right" w:leader="dot" w:pos="4591"/>
        </w:tabs>
        <w:rPr>
          <w:noProof/>
        </w:rPr>
      </w:pPr>
      <w:r>
        <w:rPr>
          <w:noProof/>
        </w:rPr>
        <w:t>PDF-USE-DOCOPT, 80</w:t>
      </w:r>
    </w:p>
    <w:p w14:paraId="4367016B" w14:textId="77777777" w:rsidR="00A87DE6" w:rsidRDefault="00A87DE6">
      <w:pPr>
        <w:pStyle w:val="Index3"/>
        <w:tabs>
          <w:tab w:val="right" w:leader="dot" w:pos="4591"/>
        </w:tabs>
        <w:rPr>
          <w:noProof/>
        </w:rPr>
      </w:pPr>
      <w:r>
        <w:rPr>
          <w:noProof/>
        </w:rPr>
        <w:t>PDF-USE-LAYOUT, 80</w:t>
      </w:r>
    </w:p>
    <w:p w14:paraId="61AE5031" w14:textId="77777777" w:rsidR="00A87DE6" w:rsidRDefault="00A87DE6">
      <w:pPr>
        <w:pStyle w:val="Index3"/>
        <w:tabs>
          <w:tab w:val="right" w:leader="dot" w:pos="4591"/>
        </w:tabs>
        <w:rPr>
          <w:noProof/>
        </w:rPr>
      </w:pPr>
      <w:r>
        <w:rPr>
          <w:noProof/>
        </w:rPr>
        <w:t>PDF-VARIABLE, 80</w:t>
      </w:r>
    </w:p>
    <w:p w14:paraId="77475E56" w14:textId="77777777" w:rsidR="00A87DE6" w:rsidRDefault="00A87DE6">
      <w:pPr>
        <w:pStyle w:val="Index3"/>
        <w:tabs>
          <w:tab w:val="right" w:leader="dot" w:pos="4591"/>
        </w:tabs>
        <w:rPr>
          <w:noProof/>
        </w:rPr>
      </w:pPr>
      <w:r>
        <w:rPr>
          <w:noProof/>
        </w:rPr>
        <w:t>POSITION-OF-THE-CURSOR, 46</w:t>
      </w:r>
    </w:p>
    <w:p w14:paraId="07FAF0B9" w14:textId="77777777" w:rsidR="00A87DE6" w:rsidRDefault="00A87DE6">
      <w:pPr>
        <w:pStyle w:val="Index3"/>
        <w:tabs>
          <w:tab w:val="right" w:leader="dot" w:pos="4591"/>
        </w:tabs>
        <w:rPr>
          <w:noProof/>
        </w:rPr>
      </w:pPr>
      <w:r>
        <w:rPr>
          <w:noProof/>
        </w:rPr>
        <w:t>PRINT, 78</w:t>
      </w:r>
    </w:p>
    <w:p w14:paraId="40F196D7" w14:textId="77777777" w:rsidR="00A87DE6" w:rsidRDefault="00A87DE6">
      <w:pPr>
        <w:pStyle w:val="Index3"/>
        <w:tabs>
          <w:tab w:val="right" w:leader="dot" w:pos="4591"/>
        </w:tabs>
        <w:rPr>
          <w:noProof/>
        </w:rPr>
      </w:pPr>
      <w:r>
        <w:rPr>
          <w:noProof/>
        </w:rPr>
        <w:t>PUBLIC-KEY, 67</w:t>
      </w:r>
    </w:p>
    <w:p w14:paraId="0F348156" w14:textId="77777777" w:rsidR="00A87DE6" w:rsidRDefault="00A87DE6">
      <w:pPr>
        <w:pStyle w:val="Index3"/>
        <w:tabs>
          <w:tab w:val="right" w:leader="dot" w:pos="4591"/>
        </w:tabs>
        <w:rPr>
          <w:noProof/>
        </w:rPr>
      </w:pPr>
      <w:r>
        <w:rPr>
          <w:noProof/>
        </w:rPr>
        <w:t>SECURITY-TOKEN, 77</w:t>
      </w:r>
    </w:p>
    <w:p w14:paraId="6C5281CD" w14:textId="77777777" w:rsidR="00A87DE6" w:rsidRDefault="00A87DE6">
      <w:pPr>
        <w:pStyle w:val="Index3"/>
        <w:tabs>
          <w:tab w:val="right" w:leader="dot" w:pos="4591"/>
        </w:tabs>
        <w:rPr>
          <w:noProof/>
        </w:rPr>
      </w:pPr>
      <w:r>
        <w:rPr>
          <w:noProof/>
        </w:rPr>
        <w:t>SET-CONTENT-TYPE, 74</w:t>
      </w:r>
    </w:p>
    <w:p w14:paraId="344A9334" w14:textId="77777777" w:rsidR="00A87DE6" w:rsidRDefault="00A87DE6">
      <w:pPr>
        <w:pStyle w:val="Index3"/>
        <w:tabs>
          <w:tab w:val="right" w:leader="dot" w:pos="4591"/>
        </w:tabs>
        <w:rPr>
          <w:noProof/>
        </w:rPr>
      </w:pPr>
      <w:r>
        <w:rPr>
          <w:noProof/>
        </w:rPr>
        <w:t>SET-COUNTRY-CODE, 69</w:t>
      </w:r>
    </w:p>
    <w:p w14:paraId="2BFE03F0" w14:textId="77777777" w:rsidR="00A87DE6" w:rsidRDefault="00A87DE6">
      <w:pPr>
        <w:pStyle w:val="Index3"/>
        <w:tabs>
          <w:tab w:val="right" w:leader="dot" w:pos="4591"/>
        </w:tabs>
        <w:rPr>
          <w:noProof/>
        </w:rPr>
      </w:pPr>
      <w:r>
        <w:rPr>
          <w:noProof/>
        </w:rPr>
        <w:t>SET-HEADER, 75</w:t>
      </w:r>
    </w:p>
    <w:p w14:paraId="4AE9E40E" w14:textId="77777777" w:rsidR="00A87DE6" w:rsidRDefault="00A87DE6">
      <w:pPr>
        <w:pStyle w:val="Index3"/>
        <w:tabs>
          <w:tab w:val="right" w:leader="dot" w:pos="4591"/>
        </w:tabs>
        <w:rPr>
          <w:noProof/>
        </w:rPr>
      </w:pPr>
      <w:r>
        <w:rPr>
          <w:noProof/>
        </w:rPr>
        <w:t>SET-HTTP-RETURN-CODE, 72</w:t>
      </w:r>
    </w:p>
    <w:p w14:paraId="09DECD13" w14:textId="77777777" w:rsidR="00A87DE6" w:rsidRDefault="00A87DE6">
      <w:pPr>
        <w:pStyle w:val="Index3"/>
        <w:tabs>
          <w:tab w:val="right" w:leader="dot" w:pos="4591"/>
        </w:tabs>
        <w:rPr>
          <w:noProof/>
        </w:rPr>
      </w:pPr>
      <w:r>
        <w:rPr>
          <w:noProof/>
        </w:rPr>
        <w:t>SET-LOCAL-OPTIONS, 51, 67</w:t>
      </w:r>
    </w:p>
    <w:p w14:paraId="436DF92A" w14:textId="77777777" w:rsidR="00A87DE6" w:rsidRDefault="00A87DE6">
      <w:pPr>
        <w:pStyle w:val="Index3"/>
        <w:tabs>
          <w:tab w:val="right" w:leader="dot" w:pos="4591"/>
        </w:tabs>
        <w:rPr>
          <w:noProof/>
        </w:rPr>
      </w:pPr>
      <w:r>
        <w:rPr>
          <w:noProof/>
        </w:rPr>
        <w:t>SET-MAX-AGE, 73</w:t>
      </w:r>
    </w:p>
    <w:p w14:paraId="6CFCA0FD" w14:textId="77777777" w:rsidR="00A87DE6" w:rsidRDefault="00A87DE6">
      <w:pPr>
        <w:pStyle w:val="Index3"/>
        <w:tabs>
          <w:tab w:val="right" w:leader="dot" w:pos="4591"/>
        </w:tabs>
        <w:rPr>
          <w:noProof/>
        </w:rPr>
      </w:pPr>
      <w:r>
        <w:rPr>
          <w:noProof/>
        </w:rPr>
        <w:t>SET-OUTPUT-ENCODING-UTF-8, 70</w:t>
      </w:r>
    </w:p>
    <w:p w14:paraId="32B8F6DB" w14:textId="77777777" w:rsidR="00A87DE6" w:rsidRDefault="00A87DE6">
      <w:pPr>
        <w:pStyle w:val="Index3"/>
        <w:tabs>
          <w:tab w:val="right" w:leader="dot" w:pos="4591"/>
        </w:tabs>
        <w:rPr>
          <w:noProof/>
        </w:rPr>
      </w:pPr>
      <w:r>
        <w:rPr>
          <w:noProof/>
        </w:rPr>
        <w:t>SET-PAGE-CACHEABLE, 73</w:t>
      </w:r>
    </w:p>
    <w:p w14:paraId="7CE30D97" w14:textId="77777777" w:rsidR="00A87DE6" w:rsidRDefault="00A87DE6">
      <w:pPr>
        <w:pStyle w:val="Index3"/>
        <w:tabs>
          <w:tab w:val="right" w:leader="dot" w:pos="4591"/>
        </w:tabs>
        <w:rPr>
          <w:noProof/>
        </w:rPr>
      </w:pPr>
      <w:r>
        <w:rPr>
          <w:noProof/>
        </w:rPr>
        <w:t>SET-PAGE-NOT-CACHEABLE, 73</w:t>
      </w:r>
    </w:p>
    <w:p w14:paraId="2D8D587C" w14:textId="77777777" w:rsidR="00A87DE6" w:rsidRDefault="00A87DE6">
      <w:pPr>
        <w:pStyle w:val="Index3"/>
        <w:tabs>
          <w:tab w:val="right" w:leader="dot" w:pos="4591"/>
        </w:tabs>
        <w:rPr>
          <w:noProof/>
        </w:rPr>
      </w:pPr>
      <w:r>
        <w:rPr>
          <w:noProof/>
        </w:rPr>
        <w:t>TRIMMED-VALUE-OF, 54</w:t>
      </w:r>
    </w:p>
    <w:p w14:paraId="228865FD" w14:textId="77777777" w:rsidR="00A87DE6" w:rsidRDefault="00A87DE6">
      <w:pPr>
        <w:pStyle w:val="Index3"/>
        <w:tabs>
          <w:tab w:val="right" w:leader="dot" w:pos="4591"/>
        </w:tabs>
        <w:rPr>
          <w:noProof/>
        </w:rPr>
      </w:pPr>
      <w:r>
        <w:rPr>
          <w:noProof/>
        </w:rPr>
        <w:t>UNSET-LOCAL-OPTIONS, 52</w:t>
      </w:r>
    </w:p>
    <w:p w14:paraId="65BD65B0" w14:textId="77777777" w:rsidR="00A87DE6" w:rsidRDefault="00A87DE6">
      <w:pPr>
        <w:pStyle w:val="Index3"/>
        <w:tabs>
          <w:tab w:val="right" w:leader="dot" w:pos="4591"/>
        </w:tabs>
        <w:rPr>
          <w:noProof/>
        </w:rPr>
      </w:pPr>
      <w:r>
        <w:rPr>
          <w:noProof/>
        </w:rPr>
        <w:t>USER-SIGNON-CODE, 65</w:t>
      </w:r>
    </w:p>
    <w:p w14:paraId="2DF2F56B" w14:textId="77777777" w:rsidR="00A87DE6" w:rsidRDefault="00A87DE6">
      <w:pPr>
        <w:pStyle w:val="Index3"/>
        <w:tabs>
          <w:tab w:val="right" w:leader="dot" w:pos="4591"/>
        </w:tabs>
        <w:rPr>
          <w:noProof/>
        </w:rPr>
      </w:pPr>
      <w:r>
        <w:rPr>
          <w:noProof/>
        </w:rPr>
        <w:t>VALID-PFKEYS, 48</w:t>
      </w:r>
    </w:p>
    <w:p w14:paraId="5CBDD399" w14:textId="77777777" w:rsidR="00A87DE6" w:rsidRDefault="00A87DE6">
      <w:pPr>
        <w:pStyle w:val="Index3"/>
        <w:tabs>
          <w:tab w:val="right" w:leader="dot" w:pos="4591"/>
        </w:tabs>
        <w:rPr>
          <w:noProof/>
        </w:rPr>
      </w:pPr>
      <w:r>
        <w:rPr>
          <w:noProof/>
        </w:rPr>
        <w:t>WHEN-EXISTS, 61</w:t>
      </w:r>
    </w:p>
    <w:p w14:paraId="796B8A97" w14:textId="77777777" w:rsidR="00A87DE6" w:rsidRDefault="00A87DE6">
      <w:pPr>
        <w:pStyle w:val="Index3"/>
        <w:tabs>
          <w:tab w:val="right" w:leader="dot" w:pos="4591"/>
        </w:tabs>
        <w:rPr>
          <w:noProof/>
        </w:rPr>
      </w:pPr>
      <w:r>
        <w:rPr>
          <w:noProof/>
        </w:rPr>
        <w:t>WHEN-NEXT-EVENT, 62</w:t>
      </w:r>
    </w:p>
    <w:p w14:paraId="2DB0C648" w14:textId="77777777" w:rsidR="00A87DE6" w:rsidRDefault="00A87DE6">
      <w:pPr>
        <w:pStyle w:val="Index3"/>
        <w:tabs>
          <w:tab w:val="right" w:leader="dot" w:pos="4591"/>
        </w:tabs>
        <w:rPr>
          <w:noProof/>
        </w:rPr>
      </w:pPr>
      <w:r>
        <w:rPr>
          <w:noProof/>
        </w:rPr>
        <w:t>WHEN-NOT-BLANK, 62</w:t>
      </w:r>
    </w:p>
    <w:p w14:paraId="71B382B5" w14:textId="77777777" w:rsidR="00A87DE6" w:rsidRDefault="00A87DE6">
      <w:pPr>
        <w:pStyle w:val="Index3"/>
        <w:tabs>
          <w:tab w:val="right" w:leader="dot" w:pos="4591"/>
        </w:tabs>
        <w:rPr>
          <w:noProof/>
        </w:rPr>
      </w:pPr>
      <w:r>
        <w:rPr>
          <w:noProof/>
        </w:rPr>
        <w:t>WHEN-NOT-EXISTS, 62</w:t>
      </w:r>
    </w:p>
    <w:p w14:paraId="0EAA4FB2" w14:textId="77777777" w:rsidR="00A87DE6" w:rsidRDefault="00A87DE6">
      <w:pPr>
        <w:pStyle w:val="Index3"/>
        <w:tabs>
          <w:tab w:val="right" w:leader="dot" w:pos="4591"/>
        </w:tabs>
        <w:rPr>
          <w:noProof/>
        </w:rPr>
      </w:pPr>
      <w:r>
        <w:rPr>
          <w:noProof/>
        </w:rPr>
        <w:t>WHILE-EVENT, 62</w:t>
      </w:r>
    </w:p>
    <w:p w14:paraId="36C00F8B" w14:textId="77777777" w:rsidR="00A87DE6" w:rsidRDefault="00A87DE6">
      <w:pPr>
        <w:pStyle w:val="Index2"/>
        <w:tabs>
          <w:tab w:val="right" w:leader="dot" w:pos="4591"/>
        </w:tabs>
        <w:rPr>
          <w:noProof/>
        </w:rPr>
      </w:pPr>
      <w:r>
        <w:rPr>
          <w:noProof/>
        </w:rPr>
        <w:t>VIRTEL Tags</w:t>
      </w:r>
    </w:p>
    <w:p w14:paraId="012123F6" w14:textId="77777777" w:rsidR="00A87DE6" w:rsidRDefault="00A87DE6">
      <w:pPr>
        <w:pStyle w:val="Index3"/>
        <w:tabs>
          <w:tab w:val="right" w:leader="dot" w:pos="4591"/>
        </w:tabs>
        <w:rPr>
          <w:noProof/>
        </w:rPr>
      </w:pPr>
      <w:r>
        <w:rPr>
          <w:noProof/>
        </w:rPr>
        <w:t>AJAX-SESSION-CODE, 28</w:t>
      </w:r>
    </w:p>
    <w:p w14:paraId="6F6D4D63" w14:textId="77777777" w:rsidR="00A87DE6" w:rsidRDefault="00A87DE6">
      <w:pPr>
        <w:pStyle w:val="Index3"/>
        <w:tabs>
          <w:tab w:val="right" w:leader="dot" w:pos="4591"/>
        </w:tabs>
        <w:rPr>
          <w:noProof/>
        </w:rPr>
      </w:pPr>
      <w:r>
        <w:rPr>
          <w:noProof/>
        </w:rPr>
        <w:t>SESSION-CODE, 28</w:t>
      </w:r>
    </w:p>
    <w:p w14:paraId="4F3EB192" w14:textId="77777777" w:rsidR="00A87DE6" w:rsidRDefault="00A87DE6">
      <w:pPr>
        <w:pStyle w:val="Index3"/>
        <w:tabs>
          <w:tab w:val="right" w:leader="dot" w:pos="4591"/>
        </w:tabs>
        <w:rPr>
          <w:noProof/>
        </w:rPr>
      </w:pPr>
      <w:r>
        <w:rPr>
          <w:noProof/>
        </w:rPr>
        <w:t>SET-INITIAL-TIMEOUT, 28</w:t>
      </w:r>
    </w:p>
    <w:p w14:paraId="332F14EB" w14:textId="77777777" w:rsidR="00A87DE6" w:rsidRDefault="00A87DE6">
      <w:pPr>
        <w:pStyle w:val="Index1"/>
        <w:tabs>
          <w:tab w:val="right" w:leader="dot" w:pos="4591"/>
        </w:tabs>
        <w:rPr>
          <w:noProof/>
        </w:rPr>
      </w:pPr>
      <w:r>
        <w:rPr>
          <w:noProof/>
        </w:rPr>
        <w:t>HTML presentation, 117</w:t>
      </w:r>
    </w:p>
    <w:p w14:paraId="30423DE9" w14:textId="77777777" w:rsidR="00A87DE6" w:rsidRDefault="00A87DE6">
      <w:pPr>
        <w:pStyle w:val="Index1"/>
        <w:tabs>
          <w:tab w:val="right" w:leader="dot" w:pos="4591"/>
        </w:tabs>
        <w:rPr>
          <w:noProof/>
        </w:rPr>
      </w:pPr>
      <w:r>
        <w:rPr>
          <w:noProof/>
        </w:rPr>
        <w:t>HTTP</w:t>
      </w:r>
    </w:p>
    <w:p w14:paraId="784DD282" w14:textId="77777777" w:rsidR="00A87DE6" w:rsidRDefault="00A87DE6">
      <w:pPr>
        <w:pStyle w:val="Index2"/>
        <w:tabs>
          <w:tab w:val="right" w:leader="dot" w:pos="4591"/>
        </w:tabs>
        <w:rPr>
          <w:noProof/>
        </w:rPr>
      </w:pPr>
      <w:r>
        <w:rPr>
          <w:noProof/>
        </w:rPr>
        <w:t>Security, 297</w:t>
      </w:r>
    </w:p>
    <w:p w14:paraId="5C91AE46" w14:textId="77777777" w:rsidR="00A87DE6" w:rsidRDefault="00A87DE6">
      <w:pPr>
        <w:pStyle w:val="Index1"/>
        <w:tabs>
          <w:tab w:val="right" w:leader="dot" w:pos="4591"/>
        </w:tabs>
        <w:rPr>
          <w:noProof/>
        </w:rPr>
      </w:pPr>
      <w:r>
        <w:rPr>
          <w:noProof/>
        </w:rPr>
        <w:t>HTTP Headers</w:t>
      </w:r>
    </w:p>
    <w:p w14:paraId="5BD7A6BE" w14:textId="77777777" w:rsidR="00A87DE6" w:rsidRDefault="00A87DE6">
      <w:pPr>
        <w:pStyle w:val="Index2"/>
        <w:tabs>
          <w:tab w:val="right" w:leader="dot" w:pos="4591"/>
        </w:tabs>
        <w:rPr>
          <w:noProof/>
        </w:rPr>
      </w:pPr>
      <w:r>
        <w:rPr>
          <w:noProof/>
        </w:rPr>
        <w:t>GIVE-LENGTH-PREFIX, 245</w:t>
      </w:r>
    </w:p>
    <w:p w14:paraId="7B24B5C4" w14:textId="77777777" w:rsidR="00A87DE6" w:rsidRDefault="00A87DE6">
      <w:pPr>
        <w:pStyle w:val="Index1"/>
        <w:tabs>
          <w:tab w:val="right" w:leader="dot" w:pos="4591"/>
        </w:tabs>
        <w:rPr>
          <w:noProof/>
        </w:rPr>
      </w:pPr>
      <w:r>
        <w:rPr>
          <w:noProof/>
        </w:rPr>
        <w:t>HTTP-HEADER, 167</w:t>
      </w:r>
    </w:p>
    <w:p w14:paraId="4A5E0BE0" w14:textId="77777777" w:rsidR="00A87DE6" w:rsidRDefault="00A87DE6">
      <w:pPr>
        <w:pStyle w:val="Index1"/>
        <w:tabs>
          <w:tab w:val="right" w:leader="dot" w:pos="4591"/>
        </w:tabs>
        <w:rPr>
          <w:noProof/>
        </w:rPr>
      </w:pPr>
      <w:r>
        <w:rPr>
          <w:noProof/>
        </w:rPr>
        <w:t>HTTPS, 299</w:t>
      </w:r>
    </w:p>
    <w:p w14:paraId="14FA6AF7" w14:textId="77777777" w:rsidR="00A87DE6" w:rsidRDefault="00A87DE6">
      <w:pPr>
        <w:pStyle w:val="Index1"/>
        <w:tabs>
          <w:tab w:val="right" w:leader="dot" w:pos="4591"/>
        </w:tabs>
        <w:rPr>
          <w:noProof/>
        </w:rPr>
      </w:pPr>
      <w:r>
        <w:rPr>
          <w:noProof/>
        </w:rPr>
        <w:t>HWS, 10</w:t>
      </w:r>
    </w:p>
    <w:p w14:paraId="65E6505B" w14:textId="77777777" w:rsidR="00A87DE6" w:rsidRDefault="00A87DE6">
      <w:pPr>
        <w:pStyle w:val="Index1"/>
        <w:tabs>
          <w:tab w:val="right" w:leader="dot" w:pos="4591"/>
        </w:tabs>
        <w:rPr>
          <w:noProof/>
        </w:rPr>
      </w:pPr>
      <w:r>
        <w:rPr>
          <w:noProof/>
        </w:rPr>
        <w:t>Identification scenario, 151</w:t>
      </w:r>
    </w:p>
    <w:p w14:paraId="4FA5AFF7" w14:textId="77777777" w:rsidR="00A87DE6" w:rsidRDefault="00A87DE6">
      <w:pPr>
        <w:pStyle w:val="Index1"/>
        <w:tabs>
          <w:tab w:val="right" w:leader="dot" w:pos="4591"/>
        </w:tabs>
        <w:rPr>
          <w:noProof/>
        </w:rPr>
      </w:pPr>
      <w:r>
        <w:rPr>
          <w:noProof/>
        </w:rPr>
        <w:t>IF$, 185</w:t>
      </w:r>
    </w:p>
    <w:p w14:paraId="225C68B4" w14:textId="77777777" w:rsidR="00A87DE6" w:rsidRDefault="00A87DE6">
      <w:pPr>
        <w:pStyle w:val="Index1"/>
        <w:tabs>
          <w:tab w:val="right" w:leader="dot" w:pos="4591"/>
        </w:tabs>
        <w:rPr>
          <w:noProof/>
        </w:rPr>
      </w:pPr>
      <w:r>
        <w:rPr>
          <w:noProof/>
        </w:rPr>
        <w:t>IF-PRINT-IS-READY, 78</w:t>
      </w:r>
    </w:p>
    <w:p w14:paraId="4E29904A" w14:textId="77777777" w:rsidR="00A87DE6" w:rsidRDefault="00A87DE6">
      <w:pPr>
        <w:pStyle w:val="Index1"/>
        <w:tabs>
          <w:tab w:val="right" w:leader="dot" w:pos="4591"/>
        </w:tabs>
        <w:rPr>
          <w:noProof/>
        </w:rPr>
      </w:pPr>
      <w:r>
        <w:rPr>
          <w:noProof/>
        </w:rPr>
        <w:t>IF-SECURITY-TOKEN-IS-READY, 77</w:t>
      </w:r>
    </w:p>
    <w:p w14:paraId="2B914AFD" w14:textId="77777777" w:rsidR="00A87DE6" w:rsidRDefault="00A87DE6">
      <w:pPr>
        <w:pStyle w:val="Index1"/>
        <w:tabs>
          <w:tab w:val="right" w:leader="dot" w:pos="4591"/>
        </w:tabs>
        <w:rPr>
          <w:noProof/>
        </w:rPr>
      </w:pPr>
      <w:r>
        <w:rPr>
          <w:noProof/>
        </w:rPr>
        <w:t>IF-USER-IS-ALLOWED-TO, 61</w:t>
      </w:r>
    </w:p>
    <w:p w14:paraId="7FF69928" w14:textId="77777777" w:rsidR="00A87DE6" w:rsidRDefault="00A87DE6">
      <w:pPr>
        <w:pStyle w:val="Index1"/>
        <w:tabs>
          <w:tab w:val="right" w:leader="dot" w:pos="4591"/>
        </w:tabs>
        <w:rPr>
          <w:noProof/>
        </w:rPr>
      </w:pPr>
      <w:r>
        <w:rPr>
          <w:noProof/>
        </w:rPr>
        <w:t>IND$FILE, 125</w:t>
      </w:r>
    </w:p>
    <w:p w14:paraId="325E9E26" w14:textId="77777777" w:rsidR="00A87DE6" w:rsidRDefault="00A87DE6">
      <w:pPr>
        <w:pStyle w:val="Index1"/>
        <w:tabs>
          <w:tab w:val="right" w:leader="dot" w:pos="4591"/>
        </w:tabs>
        <w:rPr>
          <w:noProof/>
        </w:rPr>
      </w:pPr>
      <w:r>
        <w:rPr>
          <w:noProof/>
        </w:rPr>
        <w:t>INDSCEN$, 187</w:t>
      </w:r>
    </w:p>
    <w:p w14:paraId="72E5F324" w14:textId="77777777" w:rsidR="00A87DE6" w:rsidRDefault="00A87DE6">
      <w:pPr>
        <w:pStyle w:val="Index1"/>
        <w:tabs>
          <w:tab w:val="right" w:leader="dot" w:pos="4591"/>
        </w:tabs>
        <w:rPr>
          <w:noProof/>
        </w:rPr>
      </w:pPr>
      <w:r>
        <w:rPr>
          <w:noProof/>
        </w:rPr>
        <w:t>Initial scenario, 151</w:t>
      </w:r>
    </w:p>
    <w:p w14:paraId="7AAD9606" w14:textId="77777777" w:rsidR="00A87DE6" w:rsidRDefault="00A87DE6">
      <w:pPr>
        <w:pStyle w:val="Index1"/>
        <w:tabs>
          <w:tab w:val="right" w:leader="dot" w:pos="4591"/>
        </w:tabs>
        <w:rPr>
          <w:noProof/>
        </w:rPr>
      </w:pPr>
      <w:r>
        <w:rPr>
          <w:noProof/>
        </w:rPr>
        <w:t>Input scenario, 151</w:t>
      </w:r>
    </w:p>
    <w:p w14:paraId="70615E63" w14:textId="77777777" w:rsidR="00A87DE6" w:rsidRDefault="00A87DE6">
      <w:pPr>
        <w:pStyle w:val="Index1"/>
        <w:tabs>
          <w:tab w:val="right" w:leader="dot" w:pos="4591"/>
        </w:tabs>
        <w:rPr>
          <w:noProof/>
        </w:rPr>
      </w:pPr>
      <w:r>
        <w:rPr>
          <w:noProof/>
        </w:rPr>
        <w:t>Input XML, 188</w:t>
      </w:r>
    </w:p>
    <w:p w14:paraId="626EDFB1" w14:textId="77777777" w:rsidR="00A87DE6" w:rsidRDefault="00A87DE6">
      <w:pPr>
        <w:pStyle w:val="Index1"/>
        <w:tabs>
          <w:tab w:val="right" w:leader="dot" w:pos="4591"/>
        </w:tabs>
        <w:rPr>
          <w:noProof/>
        </w:rPr>
      </w:pPr>
      <w:r>
        <w:rPr>
          <w:noProof/>
        </w:rPr>
        <w:t>INPUT-FILE-TO-VARIABLE, 161</w:t>
      </w:r>
    </w:p>
    <w:p w14:paraId="52888083" w14:textId="77777777" w:rsidR="00A87DE6" w:rsidRDefault="00A87DE6">
      <w:pPr>
        <w:pStyle w:val="Index1"/>
        <w:tabs>
          <w:tab w:val="right" w:leader="dot" w:pos="4591"/>
        </w:tabs>
        <w:rPr>
          <w:noProof/>
        </w:rPr>
      </w:pPr>
      <w:r>
        <w:rPr>
          <w:noProof/>
        </w:rPr>
        <w:t>INPUT-TO-SCREEN, 162</w:t>
      </w:r>
    </w:p>
    <w:p w14:paraId="59B6FB0E" w14:textId="77777777" w:rsidR="00A87DE6" w:rsidRDefault="00A87DE6">
      <w:pPr>
        <w:pStyle w:val="Index1"/>
        <w:tabs>
          <w:tab w:val="right" w:leader="dot" w:pos="4591"/>
        </w:tabs>
        <w:rPr>
          <w:noProof/>
        </w:rPr>
      </w:pPr>
      <w:r>
        <w:rPr>
          <w:noProof/>
        </w:rPr>
        <w:t>INPUT-TO-VARIABLE, 163</w:t>
      </w:r>
    </w:p>
    <w:p w14:paraId="5BCA1D47" w14:textId="77777777" w:rsidR="00A87DE6" w:rsidRDefault="00A87DE6">
      <w:pPr>
        <w:pStyle w:val="Index1"/>
        <w:tabs>
          <w:tab w:val="right" w:leader="dot" w:pos="4591"/>
        </w:tabs>
        <w:rPr>
          <w:noProof/>
        </w:rPr>
      </w:pPr>
      <w:r>
        <w:rPr>
          <w:noProof/>
        </w:rPr>
        <w:t>INVALID-PFKEYS, 48</w:t>
      </w:r>
    </w:p>
    <w:p w14:paraId="73D21AC9" w14:textId="77777777" w:rsidR="00A87DE6" w:rsidRDefault="00A87DE6">
      <w:pPr>
        <w:pStyle w:val="Index1"/>
        <w:tabs>
          <w:tab w:val="right" w:leader="dot" w:pos="4591"/>
        </w:tabs>
        <w:rPr>
          <w:noProof/>
        </w:rPr>
      </w:pPr>
      <w:r>
        <w:rPr>
          <w:noProof/>
        </w:rPr>
        <w:t>IP-ADDRESS-OF-LINE, 58</w:t>
      </w:r>
    </w:p>
    <w:p w14:paraId="5E5A83BC" w14:textId="77777777" w:rsidR="00A87DE6" w:rsidRDefault="00A87DE6">
      <w:pPr>
        <w:pStyle w:val="Index1"/>
        <w:tabs>
          <w:tab w:val="right" w:leader="dot" w:pos="4591"/>
        </w:tabs>
        <w:rPr>
          <w:noProof/>
        </w:rPr>
      </w:pPr>
      <w:r>
        <w:rPr>
          <w:noProof/>
        </w:rPr>
        <w:t>IP-PORT-OF-LINE, 58</w:t>
      </w:r>
    </w:p>
    <w:p w14:paraId="517CA0BB" w14:textId="77777777" w:rsidR="00A87DE6" w:rsidRDefault="00A87DE6">
      <w:pPr>
        <w:pStyle w:val="Index1"/>
        <w:tabs>
          <w:tab w:val="right" w:leader="dot" w:pos="4591"/>
        </w:tabs>
        <w:rPr>
          <w:noProof/>
        </w:rPr>
      </w:pPr>
      <w:r>
        <w:rPr>
          <w:noProof/>
        </w:rPr>
        <w:t>IS-BINARY-CHOICE, 182</w:t>
      </w:r>
    </w:p>
    <w:p w14:paraId="352F132E" w14:textId="77777777" w:rsidR="00A87DE6" w:rsidRDefault="00A87DE6">
      <w:pPr>
        <w:pStyle w:val="Index1"/>
        <w:tabs>
          <w:tab w:val="right" w:leader="dot" w:pos="4591"/>
        </w:tabs>
        <w:rPr>
          <w:noProof/>
        </w:rPr>
      </w:pPr>
      <w:r>
        <w:rPr>
          <w:noProof/>
        </w:rPr>
        <w:t>LIST-TO-VARIABLE, 164</w:t>
      </w:r>
    </w:p>
    <w:p w14:paraId="69FF9F1B" w14:textId="77777777" w:rsidR="00A87DE6" w:rsidRDefault="00A87DE6">
      <w:pPr>
        <w:pStyle w:val="Index1"/>
        <w:tabs>
          <w:tab w:val="right" w:leader="dot" w:pos="4591"/>
        </w:tabs>
        <w:rPr>
          <w:noProof/>
        </w:rPr>
      </w:pPr>
      <w:r>
        <w:rPr>
          <w:noProof/>
        </w:rPr>
        <w:t>logo, 139</w:t>
      </w:r>
    </w:p>
    <w:p w14:paraId="0E87AF05" w14:textId="77777777" w:rsidR="00A87DE6" w:rsidRDefault="00A87DE6">
      <w:pPr>
        <w:pStyle w:val="Index1"/>
        <w:tabs>
          <w:tab w:val="right" w:leader="dot" w:pos="4591"/>
        </w:tabs>
        <w:rPr>
          <w:noProof/>
        </w:rPr>
      </w:pPr>
      <w:r>
        <w:rPr>
          <w:noProof/>
        </w:rPr>
        <w:t>MAP$, 188</w:t>
      </w:r>
    </w:p>
    <w:p w14:paraId="06520EFD" w14:textId="77777777" w:rsidR="00A87DE6" w:rsidRDefault="00A87DE6">
      <w:pPr>
        <w:pStyle w:val="Index2"/>
        <w:tabs>
          <w:tab w:val="right" w:leader="dot" w:pos="4591"/>
        </w:tabs>
        <w:rPr>
          <w:noProof/>
        </w:rPr>
      </w:pPr>
      <w:r>
        <w:rPr>
          <w:noProof/>
        </w:rPr>
        <w:t>ABEND, 189</w:t>
      </w:r>
    </w:p>
    <w:p w14:paraId="1515ADEB" w14:textId="77777777" w:rsidR="00A87DE6" w:rsidRDefault="00A87DE6">
      <w:pPr>
        <w:pStyle w:val="Index2"/>
        <w:tabs>
          <w:tab w:val="right" w:leader="dot" w:pos="4591"/>
        </w:tabs>
        <w:rPr>
          <w:noProof/>
        </w:rPr>
      </w:pPr>
      <w:r>
        <w:rPr>
          <w:noProof/>
        </w:rPr>
        <w:t>ABEND-AT, 189</w:t>
      </w:r>
    </w:p>
    <w:p w14:paraId="7BBDD813" w14:textId="77777777" w:rsidR="00A87DE6" w:rsidRDefault="00A87DE6">
      <w:pPr>
        <w:pStyle w:val="Index2"/>
        <w:tabs>
          <w:tab w:val="right" w:leader="dot" w:pos="4591"/>
        </w:tabs>
        <w:rPr>
          <w:noProof/>
        </w:rPr>
      </w:pPr>
      <w:r>
        <w:rPr>
          <w:noProof/>
        </w:rPr>
        <w:t>AREA, 189</w:t>
      </w:r>
    </w:p>
    <w:p w14:paraId="3D174A96" w14:textId="77777777" w:rsidR="00A87DE6" w:rsidRDefault="00A87DE6">
      <w:pPr>
        <w:pStyle w:val="Index2"/>
        <w:tabs>
          <w:tab w:val="right" w:leader="dot" w:pos="4591"/>
        </w:tabs>
        <w:rPr>
          <w:noProof/>
        </w:rPr>
      </w:pPr>
      <w:r>
        <w:rPr>
          <w:noProof/>
        </w:rPr>
        <w:t>AREA-ATTRIBUTE, 192</w:t>
      </w:r>
    </w:p>
    <w:p w14:paraId="419535BB" w14:textId="77777777" w:rsidR="00A87DE6" w:rsidRDefault="00A87DE6">
      <w:pPr>
        <w:pStyle w:val="Index2"/>
        <w:tabs>
          <w:tab w:val="right" w:leader="dot" w:pos="4591"/>
        </w:tabs>
        <w:rPr>
          <w:noProof/>
        </w:rPr>
      </w:pPr>
      <w:r>
        <w:rPr>
          <w:noProof/>
        </w:rPr>
        <w:t>BEGIN, 193</w:t>
      </w:r>
    </w:p>
    <w:p w14:paraId="143B2D97" w14:textId="77777777" w:rsidR="00A87DE6" w:rsidRDefault="00A87DE6">
      <w:pPr>
        <w:pStyle w:val="Index2"/>
        <w:tabs>
          <w:tab w:val="right" w:leader="dot" w:pos="4591"/>
        </w:tabs>
        <w:rPr>
          <w:noProof/>
        </w:rPr>
      </w:pPr>
      <w:r>
        <w:rPr>
          <w:noProof/>
        </w:rPr>
        <w:t>BEGIN,EVENT, 194</w:t>
      </w:r>
    </w:p>
    <w:p w14:paraId="3D50A77D" w14:textId="77777777" w:rsidR="00A87DE6" w:rsidRDefault="00A87DE6">
      <w:pPr>
        <w:pStyle w:val="Index2"/>
        <w:tabs>
          <w:tab w:val="right" w:leader="dot" w:pos="4591"/>
        </w:tabs>
        <w:rPr>
          <w:noProof/>
        </w:rPr>
      </w:pPr>
      <w:r>
        <w:rPr>
          <w:noProof/>
        </w:rPr>
        <w:t>BEGIN,TOP, 194</w:t>
      </w:r>
    </w:p>
    <w:p w14:paraId="5A3631A3" w14:textId="77777777" w:rsidR="00A87DE6" w:rsidRDefault="00A87DE6">
      <w:pPr>
        <w:pStyle w:val="Index2"/>
        <w:tabs>
          <w:tab w:val="right" w:leader="dot" w:pos="4591"/>
        </w:tabs>
        <w:rPr>
          <w:noProof/>
        </w:rPr>
      </w:pPr>
      <w:r>
        <w:rPr>
          <w:noProof/>
        </w:rPr>
        <w:t>ELSETHEN-AREA, 195</w:t>
      </w:r>
    </w:p>
    <w:p w14:paraId="6C1B2223" w14:textId="77777777" w:rsidR="00A87DE6" w:rsidRDefault="00A87DE6">
      <w:pPr>
        <w:pStyle w:val="Index2"/>
        <w:tabs>
          <w:tab w:val="right" w:leader="dot" w:pos="4591"/>
        </w:tabs>
        <w:rPr>
          <w:noProof/>
        </w:rPr>
      </w:pPr>
      <w:r>
        <w:rPr>
          <w:noProof/>
        </w:rPr>
        <w:t>END, 194</w:t>
      </w:r>
    </w:p>
    <w:p w14:paraId="67F99671" w14:textId="77777777" w:rsidR="00A87DE6" w:rsidRDefault="00A87DE6">
      <w:pPr>
        <w:pStyle w:val="Index2"/>
        <w:tabs>
          <w:tab w:val="right" w:leader="dot" w:pos="4591"/>
        </w:tabs>
        <w:rPr>
          <w:noProof/>
        </w:rPr>
      </w:pPr>
      <w:r>
        <w:rPr>
          <w:noProof/>
        </w:rPr>
        <w:t>EVENTUAL-AREA, 195</w:t>
      </w:r>
    </w:p>
    <w:p w14:paraId="6D0D6575" w14:textId="77777777" w:rsidR="00A87DE6" w:rsidRDefault="00A87DE6">
      <w:pPr>
        <w:pStyle w:val="Index2"/>
        <w:tabs>
          <w:tab w:val="right" w:leader="dot" w:pos="4591"/>
        </w:tabs>
        <w:rPr>
          <w:noProof/>
        </w:rPr>
      </w:pPr>
      <w:r>
        <w:rPr>
          <w:noProof/>
        </w:rPr>
        <w:t>EXECUTE, 197</w:t>
      </w:r>
    </w:p>
    <w:p w14:paraId="35FA35BC" w14:textId="77777777" w:rsidR="00A87DE6" w:rsidRDefault="00A87DE6">
      <w:pPr>
        <w:pStyle w:val="Index2"/>
        <w:tabs>
          <w:tab w:val="right" w:leader="dot" w:pos="4591"/>
        </w:tabs>
        <w:rPr>
          <w:noProof/>
        </w:rPr>
      </w:pPr>
      <w:r>
        <w:rPr>
          <w:noProof/>
        </w:rPr>
        <w:t>FROM-FIELD, 198</w:t>
      </w:r>
    </w:p>
    <w:p w14:paraId="5AEC4D6E" w14:textId="77777777" w:rsidR="00A87DE6" w:rsidRDefault="00A87DE6">
      <w:pPr>
        <w:pStyle w:val="Index2"/>
        <w:tabs>
          <w:tab w:val="right" w:leader="dot" w:pos="4591"/>
        </w:tabs>
        <w:rPr>
          <w:noProof/>
        </w:rPr>
      </w:pPr>
      <w:r>
        <w:rPr>
          <w:noProof/>
        </w:rPr>
        <w:t>FROM-INPUT, 199</w:t>
      </w:r>
    </w:p>
    <w:p w14:paraId="36635086" w14:textId="77777777" w:rsidR="00A87DE6" w:rsidRDefault="00A87DE6">
      <w:pPr>
        <w:pStyle w:val="Index2"/>
        <w:tabs>
          <w:tab w:val="right" w:leader="dot" w:pos="4591"/>
        </w:tabs>
        <w:rPr>
          <w:noProof/>
        </w:rPr>
      </w:pPr>
      <w:r>
        <w:rPr>
          <w:noProof/>
        </w:rPr>
        <w:t>FROM-VARIABLE, 200</w:t>
      </w:r>
    </w:p>
    <w:p w14:paraId="1B14FD2C" w14:textId="77777777" w:rsidR="00A87DE6" w:rsidRDefault="00A87DE6">
      <w:pPr>
        <w:pStyle w:val="Index2"/>
        <w:tabs>
          <w:tab w:val="right" w:leader="dot" w:pos="4591"/>
        </w:tabs>
        <w:rPr>
          <w:noProof/>
        </w:rPr>
      </w:pPr>
      <w:r>
        <w:rPr>
          <w:noProof/>
        </w:rPr>
        <w:t>TO-VARIABLE, 200</w:t>
      </w:r>
    </w:p>
    <w:p w14:paraId="0F414852" w14:textId="77777777" w:rsidR="00A87DE6" w:rsidRDefault="00A87DE6">
      <w:pPr>
        <w:pStyle w:val="Index1"/>
        <w:tabs>
          <w:tab w:val="right" w:leader="dot" w:pos="4591"/>
        </w:tabs>
        <w:rPr>
          <w:noProof/>
        </w:rPr>
      </w:pPr>
      <w:r>
        <w:rPr>
          <w:noProof/>
        </w:rPr>
        <w:t>Menu</w:t>
      </w:r>
    </w:p>
    <w:p w14:paraId="56802244" w14:textId="77777777" w:rsidR="00A87DE6" w:rsidRDefault="00A87DE6">
      <w:pPr>
        <w:pStyle w:val="Index2"/>
        <w:tabs>
          <w:tab w:val="right" w:leader="dot" w:pos="4591"/>
        </w:tabs>
        <w:rPr>
          <w:noProof/>
        </w:rPr>
      </w:pPr>
      <w:r>
        <w:rPr>
          <w:noProof/>
        </w:rPr>
        <w:t>Application selection, 116</w:t>
      </w:r>
    </w:p>
    <w:p w14:paraId="0CAF788D" w14:textId="77777777" w:rsidR="00A87DE6" w:rsidRDefault="00A87DE6">
      <w:pPr>
        <w:pStyle w:val="Index1"/>
        <w:tabs>
          <w:tab w:val="right" w:leader="dot" w:pos="4591"/>
        </w:tabs>
        <w:rPr>
          <w:noProof/>
        </w:rPr>
      </w:pPr>
      <w:r>
        <w:rPr>
          <w:noProof/>
        </w:rPr>
        <w:t>NAME-OF, 59, 168, 174</w:t>
      </w:r>
    </w:p>
    <w:p w14:paraId="42B077A3" w14:textId="77777777" w:rsidR="00A87DE6" w:rsidRDefault="00A87DE6">
      <w:pPr>
        <w:pStyle w:val="Index1"/>
        <w:tabs>
          <w:tab w:val="right" w:leader="dot" w:pos="4591"/>
        </w:tabs>
        <w:rPr>
          <w:noProof/>
        </w:rPr>
      </w:pPr>
      <w:r>
        <w:rPr>
          <w:noProof/>
        </w:rPr>
        <w:t>NEXT-ELEMENT, 193</w:t>
      </w:r>
    </w:p>
    <w:p w14:paraId="06EA8DD2" w14:textId="77777777" w:rsidR="00A87DE6" w:rsidRDefault="00A87DE6">
      <w:pPr>
        <w:pStyle w:val="Index1"/>
        <w:tabs>
          <w:tab w:val="right" w:leader="dot" w:pos="4591"/>
        </w:tabs>
        <w:rPr>
          <w:noProof/>
        </w:rPr>
      </w:pPr>
      <w:r>
        <w:rPr>
          <w:noProof/>
        </w:rPr>
        <w:t>NO-BLANKS-VALUE-OF, 54</w:t>
      </w:r>
    </w:p>
    <w:p w14:paraId="6F4F7073" w14:textId="77777777" w:rsidR="00A87DE6" w:rsidRDefault="00A87DE6">
      <w:pPr>
        <w:pStyle w:val="Index1"/>
        <w:tabs>
          <w:tab w:val="right" w:leader="dot" w:pos="4591"/>
        </w:tabs>
        <w:rPr>
          <w:noProof/>
        </w:rPr>
      </w:pPr>
      <w:r>
        <w:rPr>
          <w:noProof/>
        </w:rPr>
        <w:t>NUMBER-OF, 60, 169, 174</w:t>
      </w:r>
    </w:p>
    <w:p w14:paraId="5599F0B3" w14:textId="77777777" w:rsidR="00A87DE6" w:rsidRDefault="00A87DE6">
      <w:pPr>
        <w:pStyle w:val="Index1"/>
        <w:tabs>
          <w:tab w:val="right" w:leader="dot" w:pos="4591"/>
        </w:tabs>
        <w:rPr>
          <w:noProof/>
        </w:rPr>
      </w:pPr>
      <w:r>
        <w:rPr>
          <w:noProof/>
        </w:rPr>
        <w:t>OFFAREA, 163, 190</w:t>
      </w:r>
    </w:p>
    <w:p w14:paraId="0DB3E5DC" w14:textId="77777777" w:rsidR="00A87DE6" w:rsidRDefault="00A87DE6">
      <w:pPr>
        <w:pStyle w:val="Index1"/>
        <w:tabs>
          <w:tab w:val="right" w:leader="dot" w:pos="4591"/>
        </w:tabs>
        <w:rPr>
          <w:noProof/>
        </w:rPr>
      </w:pPr>
      <w:r>
        <w:rPr>
          <w:noProof/>
        </w:rPr>
        <w:t>OFFSET-LENGTH, 163, 190</w:t>
      </w:r>
    </w:p>
    <w:p w14:paraId="4985F2CD" w14:textId="77777777" w:rsidR="00A87DE6" w:rsidRDefault="00A87DE6">
      <w:pPr>
        <w:pStyle w:val="Index1"/>
        <w:tabs>
          <w:tab w:val="right" w:leader="dot" w:pos="4591"/>
        </w:tabs>
        <w:rPr>
          <w:noProof/>
        </w:rPr>
      </w:pPr>
      <w:r>
        <w:rPr>
          <w:noProof/>
        </w:rPr>
        <w:t>ON-ATTRIBUTE, 40</w:t>
      </w:r>
    </w:p>
    <w:p w14:paraId="32C0800F" w14:textId="77777777" w:rsidR="00A87DE6" w:rsidRDefault="00A87DE6">
      <w:pPr>
        <w:pStyle w:val="Index1"/>
        <w:tabs>
          <w:tab w:val="right" w:leader="dot" w:pos="4591"/>
        </w:tabs>
        <w:rPr>
          <w:noProof/>
        </w:rPr>
      </w:pPr>
      <w:r>
        <w:rPr>
          <w:noProof/>
        </w:rPr>
        <w:t>ON-CHARACTER-ATTRIBUTE, 41</w:t>
      </w:r>
    </w:p>
    <w:p w14:paraId="1DFD9445" w14:textId="77777777" w:rsidR="00A87DE6" w:rsidRDefault="00A87DE6">
      <w:pPr>
        <w:pStyle w:val="Index1"/>
        <w:tabs>
          <w:tab w:val="right" w:leader="dot" w:pos="4591"/>
        </w:tabs>
        <w:rPr>
          <w:noProof/>
        </w:rPr>
      </w:pPr>
      <w:r>
        <w:rPr>
          <w:noProof/>
        </w:rPr>
        <w:t>ON-END-OF-ATTRIBUTE, 41</w:t>
      </w:r>
    </w:p>
    <w:p w14:paraId="242DE639" w14:textId="77777777" w:rsidR="00A87DE6" w:rsidRDefault="00A87DE6">
      <w:pPr>
        <w:pStyle w:val="Index1"/>
        <w:tabs>
          <w:tab w:val="right" w:leader="dot" w:pos="4591"/>
        </w:tabs>
        <w:rPr>
          <w:noProof/>
        </w:rPr>
      </w:pPr>
      <w:r>
        <w:rPr>
          <w:noProof/>
        </w:rPr>
        <w:t>ON-END-OF-CHARACTER-ATTRIBUTE, 42</w:t>
      </w:r>
    </w:p>
    <w:p w14:paraId="0FE5D34E" w14:textId="77777777" w:rsidR="00A87DE6" w:rsidRDefault="00A87DE6">
      <w:pPr>
        <w:pStyle w:val="Index1"/>
        <w:tabs>
          <w:tab w:val="right" w:leader="dot" w:pos="4591"/>
        </w:tabs>
        <w:rPr>
          <w:noProof/>
        </w:rPr>
      </w:pPr>
      <w:r>
        <w:rPr>
          <w:noProof/>
        </w:rPr>
        <w:t>OPTION$, 201</w:t>
      </w:r>
    </w:p>
    <w:p w14:paraId="7EE80C75" w14:textId="77777777" w:rsidR="00A87DE6" w:rsidRDefault="00A87DE6">
      <w:pPr>
        <w:pStyle w:val="Index1"/>
        <w:tabs>
          <w:tab w:val="right" w:leader="dot" w:pos="4591"/>
        </w:tabs>
        <w:rPr>
          <w:noProof/>
        </w:rPr>
      </w:pPr>
      <w:r>
        <w:rPr>
          <w:noProof/>
        </w:rPr>
        <w:t>Output scenario, 152</w:t>
      </w:r>
    </w:p>
    <w:p w14:paraId="2732DC64" w14:textId="77777777" w:rsidR="00A87DE6" w:rsidRDefault="00A87DE6">
      <w:pPr>
        <w:pStyle w:val="Index1"/>
        <w:tabs>
          <w:tab w:val="right" w:leader="dot" w:pos="4591"/>
        </w:tabs>
        <w:rPr>
          <w:noProof/>
        </w:rPr>
      </w:pPr>
      <w:r>
        <w:rPr>
          <w:noProof/>
        </w:rPr>
        <w:t>OUTPUT-FILE-TO-VARIABLE, 165</w:t>
      </w:r>
    </w:p>
    <w:p w14:paraId="653DB3C7" w14:textId="77777777" w:rsidR="00A87DE6" w:rsidRDefault="00A87DE6">
      <w:pPr>
        <w:pStyle w:val="Index1"/>
        <w:tabs>
          <w:tab w:val="right" w:leader="dot" w:pos="4591"/>
        </w:tabs>
        <w:rPr>
          <w:noProof/>
        </w:rPr>
      </w:pPr>
      <w:r>
        <w:rPr>
          <w:noProof/>
        </w:rPr>
        <w:t>PAGE, 214</w:t>
      </w:r>
    </w:p>
    <w:p w14:paraId="0B26D621" w14:textId="77777777" w:rsidR="00A87DE6" w:rsidRDefault="00A87DE6">
      <w:pPr>
        <w:pStyle w:val="Index1"/>
        <w:tabs>
          <w:tab w:val="right" w:leader="dot" w:pos="4591"/>
        </w:tabs>
        <w:rPr>
          <w:noProof/>
        </w:rPr>
      </w:pPr>
      <w:r>
        <w:rPr>
          <w:noProof/>
        </w:rPr>
        <w:t>PAGE-FROM-VARIABLE, 214</w:t>
      </w:r>
    </w:p>
    <w:p w14:paraId="6BF154A0" w14:textId="77777777" w:rsidR="00A87DE6" w:rsidRDefault="00A87DE6">
      <w:pPr>
        <w:pStyle w:val="Index1"/>
        <w:tabs>
          <w:tab w:val="right" w:leader="dot" w:pos="4591"/>
        </w:tabs>
        <w:rPr>
          <w:noProof/>
        </w:rPr>
      </w:pPr>
      <w:r>
        <w:rPr>
          <w:noProof/>
        </w:rPr>
        <w:t>Pages HTML</w:t>
      </w:r>
    </w:p>
    <w:p w14:paraId="24487783" w14:textId="77777777" w:rsidR="00A87DE6" w:rsidRDefault="00A87DE6">
      <w:pPr>
        <w:pStyle w:val="Index2"/>
        <w:tabs>
          <w:tab w:val="right" w:leader="dot" w:pos="4591"/>
        </w:tabs>
        <w:rPr>
          <w:noProof/>
        </w:rPr>
      </w:pPr>
      <w:r>
        <w:rPr>
          <w:noProof/>
        </w:rPr>
        <w:t>Upload, 85</w:t>
      </w:r>
    </w:p>
    <w:p w14:paraId="0B1D99F6" w14:textId="77777777" w:rsidR="00A87DE6" w:rsidRDefault="00A87DE6">
      <w:pPr>
        <w:pStyle w:val="Index1"/>
        <w:tabs>
          <w:tab w:val="right" w:leader="dot" w:pos="4591"/>
        </w:tabs>
        <w:rPr>
          <w:noProof/>
        </w:rPr>
      </w:pPr>
      <w:r>
        <w:rPr>
          <w:noProof/>
        </w:rPr>
        <w:t>Parser/Generator</w:t>
      </w:r>
    </w:p>
    <w:p w14:paraId="09A81CC8" w14:textId="77777777" w:rsidR="00A87DE6" w:rsidRDefault="00A87DE6">
      <w:pPr>
        <w:pStyle w:val="Index2"/>
        <w:tabs>
          <w:tab w:val="right" w:leader="dot" w:pos="4591"/>
        </w:tabs>
        <w:rPr>
          <w:noProof/>
        </w:rPr>
      </w:pPr>
      <w:r>
        <w:rPr>
          <w:noProof/>
        </w:rPr>
        <w:t>XML, 245</w:t>
      </w:r>
    </w:p>
    <w:p w14:paraId="1164D0CB" w14:textId="77777777" w:rsidR="00A87DE6" w:rsidRDefault="00A87DE6">
      <w:pPr>
        <w:pStyle w:val="Index1"/>
        <w:tabs>
          <w:tab w:val="right" w:leader="dot" w:pos="4591"/>
        </w:tabs>
        <w:rPr>
          <w:noProof/>
        </w:rPr>
      </w:pPr>
      <w:r>
        <w:rPr>
          <w:noProof/>
        </w:rPr>
        <w:t>Passe-Partout, 21</w:t>
      </w:r>
    </w:p>
    <w:p w14:paraId="63AAAEB2" w14:textId="77777777" w:rsidR="00A87DE6" w:rsidRDefault="00A87DE6">
      <w:pPr>
        <w:pStyle w:val="Index1"/>
        <w:tabs>
          <w:tab w:val="right" w:leader="dot" w:pos="4591"/>
        </w:tabs>
        <w:rPr>
          <w:noProof/>
        </w:rPr>
      </w:pPr>
      <w:r>
        <w:rPr>
          <w:noProof/>
        </w:rPr>
        <w:t>Password encryption, 300</w:t>
      </w:r>
    </w:p>
    <w:p w14:paraId="25FCD049" w14:textId="77777777" w:rsidR="00A87DE6" w:rsidRDefault="00A87DE6">
      <w:pPr>
        <w:pStyle w:val="Index1"/>
        <w:tabs>
          <w:tab w:val="right" w:leader="dot" w:pos="4591"/>
        </w:tabs>
        <w:rPr>
          <w:noProof/>
        </w:rPr>
      </w:pPr>
      <w:r>
        <w:rPr>
          <w:noProof/>
        </w:rPr>
        <w:t>PCL printing, 120, 124</w:t>
      </w:r>
    </w:p>
    <w:p w14:paraId="6ECF5064" w14:textId="77777777" w:rsidR="00A87DE6" w:rsidRDefault="00A87DE6">
      <w:pPr>
        <w:pStyle w:val="Index1"/>
        <w:tabs>
          <w:tab w:val="right" w:leader="dot" w:pos="4591"/>
        </w:tabs>
        <w:rPr>
          <w:noProof/>
        </w:rPr>
      </w:pPr>
      <w:r>
        <w:rPr>
          <w:noProof/>
        </w:rPr>
        <w:t>PDF</w:t>
      </w:r>
    </w:p>
    <w:p w14:paraId="224BFE4C" w14:textId="77777777" w:rsidR="00A87DE6" w:rsidRDefault="00A87DE6">
      <w:pPr>
        <w:pStyle w:val="Index2"/>
        <w:tabs>
          <w:tab w:val="right" w:leader="dot" w:pos="4591"/>
        </w:tabs>
        <w:rPr>
          <w:noProof/>
        </w:rPr>
      </w:pPr>
      <w:r>
        <w:rPr>
          <w:noProof/>
        </w:rPr>
        <w:t>Example, 232</w:t>
      </w:r>
    </w:p>
    <w:p w14:paraId="586767B9" w14:textId="77777777" w:rsidR="00A87DE6" w:rsidRDefault="00A87DE6">
      <w:pPr>
        <w:pStyle w:val="Index1"/>
        <w:tabs>
          <w:tab w:val="right" w:leader="dot" w:pos="4591"/>
        </w:tabs>
        <w:rPr>
          <w:noProof/>
        </w:rPr>
      </w:pPr>
      <w:r>
        <w:rPr>
          <w:noProof/>
        </w:rPr>
        <w:t>PDF-LINES-PER-PAGE, 79</w:t>
      </w:r>
    </w:p>
    <w:p w14:paraId="1203144E" w14:textId="77777777" w:rsidR="00A87DE6" w:rsidRDefault="00A87DE6">
      <w:pPr>
        <w:pStyle w:val="Index1"/>
        <w:tabs>
          <w:tab w:val="right" w:leader="dot" w:pos="4591"/>
        </w:tabs>
        <w:rPr>
          <w:noProof/>
        </w:rPr>
      </w:pPr>
      <w:r>
        <w:rPr>
          <w:noProof/>
        </w:rPr>
        <w:t>PDF-NEW-DOCOPT, 79</w:t>
      </w:r>
    </w:p>
    <w:p w14:paraId="1B2E9DA0" w14:textId="77777777" w:rsidR="00A87DE6" w:rsidRDefault="00A87DE6">
      <w:pPr>
        <w:pStyle w:val="Index1"/>
        <w:tabs>
          <w:tab w:val="right" w:leader="dot" w:pos="4591"/>
        </w:tabs>
        <w:rPr>
          <w:noProof/>
        </w:rPr>
      </w:pPr>
      <w:r>
        <w:rPr>
          <w:noProof/>
        </w:rPr>
        <w:t>PDF-NEW-INPUT, 79</w:t>
      </w:r>
    </w:p>
    <w:p w14:paraId="6661B9D2" w14:textId="77777777" w:rsidR="00A87DE6" w:rsidRDefault="00A87DE6">
      <w:pPr>
        <w:pStyle w:val="Index1"/>
        <w:tabs>
          <w:tab w:val="right" w:leader="dot" w:pos="4591"/>
        </w:tabs>
        <w:rPr>
          <w:noProof/>
        </w:rPr>
      </w:pPr>
      <w:r>
        <w:rPr>
          <w:noProof/>
        </w:rPr>
        <w:t>PDF-NEW-LAYOUT, 79</w:t>
      </w:r>
    </w:p>
    <w:p w14:paraId="4E229E0E" w14:textId="77777777" w:rsidR="00A87DE6" w:rsidRDefault="00A87DE6">
      <w:pPr>
        <w:pStyle w:val="Index1"/>
        <w:tabs>
          <w:tab w:val="right" w:leader="dot" w:pos="4591"/>
        </w:tabs>
        <w:rPr>
          <w:noProof/>
        </w:rPr>
      </w:pPr>
      <w:r>
        <w:rPr>
          <w:noProof/>
        </w:rPr>
        <w:t>PDF-OUTLINE, 79</w:t>
      </w:r>
    </w:p>
    <w:p w14:paraId="21166717" w14:textId="77777777" w:rsidR="00A87DE6" w:rsidRDefault="00A87DE6">
      <w:pPr>
        <w:pStyle w:val="Index1"/>
        <w:tabs>
          <w:tab w:val="right" w:leader="dot" w:pos="4591"/>
        </w:tabs>
        <w:rPr>
          <w:noProof/>
        </w:rPr>
      </w:pPr>
      <w:r>
        <w:rPr>
          <w:noProof/>
        </w:rPr>
        <w:t>PDF-PAGE-BREAK, 80</w:t>
      </w:r>
    </w:p>
    <w:p w14:paraId="737D9553" w14:textId="77777777" w:rsidR="00A87DE6" w:rsidRDefault="00A87DE6">
      <w:pPr>
        <w:pStyle w:val="Index1"/>
        <w:tabs>
          <w:tab w:val="right" w:leader="dot" w:pos="4591"/>
        </w:tabs>
        <w:rPr>
          <w:noProof/>
        </w:rPr>
      </w:pPr>
      <w:r>
        <w:rPr>
          <w:noProof/>
        </w:rPr>
        <w:t>PDF-USE-DOCOPT, 80</w:t>
      </w:r>
    </w:p>
    <w:p w14:paraId="33D6854B" w14:textId="77777777" w:rsidR="00A87DE6" w:rsidRDefault="00A87DE6">
      <w:pPr>
        <w:pStyle w:val="Index1"/>
        <w:tabs>
          <w:tab w:val="right" w:leader="dot" w:pos="4591"/>
        </w:tabs>
        <w:rPr>
          <w:noProof/>
        </w:rPr>
      </w:pPr>
      <w:r>
        <w:rPr>
          <w:noProof/>
        </w:rPr>
        <w:t>PDF-USE-LAYOUT, 80</w:t>
      </w:r>
    </w:p>
    <w:p w14:paraId="47C456B4" w14:textId="77777777" w:rsidR="00A87DE6" w:rsidRDefault="00A87DE6">
      <w:pPr>
        <w:pStyle w:val="Index1"/>
        <w:tabs>
          <w:tab w:val="right" w:leader="dot" w:pos="4591"/>
        </w:tabs>
        <w:rPr>
          <w:noProof/>
        </w:rPr>
      </w:pPr>
      <w:r>
        <w:rPr>
          <w:noProof/>
        </w:rPr>
        <w:t>PDF-VARIABLE, 80</w:t>
      </w:r>
    </w:p>
    <w:p w14:paraId="523F03AB" w14:textId="77777777" w:rsidR="00A87DE6" w:rsidRDefault="00A87DE6">
      <w:pPr>
        <w:pStyle w:val="Index1"/>
        <w:tabs>
          <w:tab w:val="right" w:leader="dot" w:pos="4591"/>
        </w:tabs>
        <w:rPr>
          <w:noProof/>
        </w:rPr>
      </w:pPr>
      <w:r w:rsidRPr="00BF55C0">
        <w:rPr>
          <w:b/>
          <w:bCs/>
          <w:noProof/>
        </w:rPr>
        <w:t>Point-and-shoot</w:t>
      </w:r>
      <w:r>
        <w:rPr>
          <w:noProof/>
        </w:rPr>
        <w:t>, 110</w:t>
      </w:r>
    </w:p>
    <w:p w14:paraId="567C8D83" w14:textId="77777777" w:rsidR="00A87DE6" w:rsidRDefault="00A87DE6">
      <w:pPr>
        <w:pStyle w:val="Index1"/>
        <w:tabs>
          <w:tab w:val="right" w:leader="dot" w:pos="4591"/>
        </w:tabs>
        <w:rPr>
          <w:noProof/>
        </w:rPr>
      </w:pPr>
      <w:r>
        <w:rPr>
          <w:noProof/>
        </w:rPr>
        <w:t>POP$, 208</w:t>
      </w:r>
    </w:p>
    <w:p w14:paraId="034DC4FE" w14:textId="77777777" w:rsidR="00A87DE6" w:rsidRDefault="00A87DE6">
      <w:pPr>
        <w:pStyle w:val="Index1"/>
        <w:tabs>
          <w:tab w:val="right" w:leader="dot" w:pos="4591"/>
        </w:tabs>
        <w:rPr>
          <w:noProof/>
        </w:rPr>
      </w:pPr>
      <w:r>
        <w:rPr>
          <w:noProof/>
        </w:rPr>
        <w:t>POSITION-OF-THE-CURSOR, 46</w:t>
      </w:r>
    </w:p>
    <w:p w14:paraId="598AF50D" w14:textId="77777777" w:rsidR="00A87DE6" w:rsidRDefault="00A87DE6">
      <w:pPr>
        <w:pStyle w:val="Index1"/>
        <w:tabs>
          <w:tab w:val="right" w:leader="dot" w:pos="4591"/>
        </w:tabs>
        <w:rPr>
          <w:noProof/>
        </w:rPr>
      </w:pPr>
      <w:r>
        <w:rPr>
          <w:noProof/>
        </w:rPr>
        <w:t>Prefix</w:t>
      </w:r>
    </w:p>
    <w:p w14:paraId="42E7D714" w14:textId="77777777" w:rsidR="00A87DE6" w:rsidRDefault="00A87DE6">
      <w:pPr>
        <w:pStyle w:val="Index2"/>
        <w:tabs>
          <w:tab w:val="right" w:leader="dot" w:pos="4591"/>
        </w:tabs>
        <w:rPr>
          <w:noProof/>
        </w:rPr>
      </w:pPr>
      <w:r>
        <w:rPr>
          <w:noProof/>
        </w:rPr>
        <w:t>2VIRTEL, 287</w:t>
      </w:r>
    </w:p>
    <w:p w14:paraId="53330590" w14:textId="77777777" w:rsidR="00A87DE6" w:rsidRDefault="00A87DE6">
      <w:pPr>
        <w:pStyle w:val="Index1"/>
        <w:tabs>
          <w:tab w:val="right" w:leader="dot" w:pos="4591"/>
        </w:tabs>
        <w:rPr>
          <w:noProof/>
        </w:rPr>
      </w:pPr>
      <w:r>
        <w:rPr>
          <w:noProof/>
        </w:rPr>
        <w:t>Presentation mode</w:t>
      </w:r>
    </w:p>
    <w:p w14:paraId="67694358" w14:textId="77777777" w:rsidR="00A87DE6" w:rsidRDefault="00A87DE6">
      <w:pPr>
        <w:pStyle w:val="Index2"/>
        <w:tabs>
          <w:tab w:val="right" w:leader="dot" w:pos="4591"/>
        </w:tabs>
        <w:rPr>
          <w:noProof/>
        </w:rPr>
      </w:pPr>
      <w:r>
        <w:rPr>
          <w:noProof/>
        </w:rPr>
        <w:t>3270, 117</w:t>
      </w:r>
    </w:p>
    <w:p w14:paraId="4C498599" w14:textId="77777777" w:rsidR="00A87DE6" w:rsidRDefault="00A87DE6">
      <w:pPr>
        <w:pStyle w:val="Index2"/>
        <w:tabs>
          <w:tab w:val="right" w:leader="dot" w:pos="4591"/>
        </w:tabs>
        <w:rPr>
          <w:noProof/>
        </w:rPr>
      </w:pPr>
      <w:r>
        <w:rPr>
          <w:noProof/>
        </w:rPr>
        <w:t>Ajax 3270, 117</w:t>
      </w:r>
    </w:p>
    <w:p w14:paraId="3B97175F" w14:textId="77777777" w:rsidR="00A87DE6" w:rsidRDefault="00A87DE6">
      <w:pPr>
        <w:pStyle w:val="Index2"/>
        <w:tabs>
          <w:tab w:val="right" w:leader="dot" w:pos="4591"/>
        </w:tabs>
        <w:rPr>
          <w:noProof/>
        </w:rPr>
      </w:pPr>
      <w:r>
        <w:rPr>
          <w:noProof/>
        </w:rPr>
        <w:t>Ajax HTML, 117</w:t>
      </w:r>
    </w:p>
    <w:p w14:paraId="2E687AB8" w14:textId="77777777" w:rsidR="00A87DE6" w:rsidRDefault="00A87DE6">
      <w:pPr>
        <w:pStyle w:val="Index2"/>
        <w:tabs>
          <w:tab w:val="right" w:leader="dot" w:pos="4591"/>
        </w:tabs>
        <w:rPr>
          <w:noProof/>
        </w:rPr>
      </w:pPr>
      <w:r>
        <w:rPr>
          <w:noProof/>
        </w:rPr>
        <w:t>HTML, 117</w:t>
      </w:r>
    </w:p>
    <w:p w14:paraId="7938AB33" w14:textId="77777777" w:rsidR="00A87DE6" w:rsidRDefault="00A87DE6">
      <w:pPr>
        <w:pStyle w:val="Index2"/>
        <w:tabs>
          <w:tab w:val="right" w:leader="dot" w:pos="4591"/>
        </w:tabs>
        <w:rPr>
          <w:noProof/>
        </w:rPr>
      </w:pPr>
      <w:r>
        <w:rPr>
          <w:noProof/>
        </w:rPr>
        <w:t>Tablet, 117</w:t>
      </w:r>
    </w:p>
    <w:p w14:paraId="0E0CB2E0" w14:textId="77777777" w:rsidR="00A87DE6" w:rsidRDefault="00A87DE6">
      <w:pPr>
        <w:pStyle w:val="Index1"/>
        <w:tabs>
          <w:tab w:val="right" w:leader="dot" w:pos="4591"/>
        </w:tabs>
        <w:rPr>
          <w:noProof/>
        </w:rPr>
      </w:pPr>
      <w:r>
        <w:rPr>
          <w:noProof/>
        </w:rPr>
        <w:t>PRINT, 78</w:t>
      </w:r>
    </w:p>
    <w:p w14:paraId="1836EBDB" w14:textId="77777777" w:rsidR="00A87DE6" w:rsidRDefault="00A87DE6">
      <w:pPr>
        <w:pStyle w:val="Index1"/>
        <w:tabs>
          <w:tab w:val="right" w:leader="dot" w:pos="4591"/>
        </w:tabs>
        <w:rPr>
          <w:noProof/>
        </w:rPr>
      </w:pPr>
      <w:r>
        <w:rPr>
          <w:noProof/>
        </w:rPr>
        <w:t>Printing, 120</w:t>
      </w:r>
    </w:p>
    <w:p w14:paraId="0E02F80B" w14:textId="77777777" w:rsidR="00A87DE6" w:rsidRDefault="00A87DE6">
      <w:pPr>
        <w:pStyle w:val="Index2"/>
        <w:tabs>
          <w:tab w:val="right" w:leader="dot" w:pos="4591"/>
        </w:tabs>
        <w:rPr>
          <w:noProof/>
        </w:rPr>
      </w:pPr>
      <w:r>
        <w:rPr>
          <w:noProof/>
        </w:rPr>
        <w:t>Autoconnect, 122</w:t>
      </w:r>
    </w:p>
    <w:p w14:paraId="22F27C6A" w14:textId="77777777" w:rsidR="00A87DE6" w:rsidRDefault="00A87DE6">
      <w:pPr>
        <w:pStyle w:val="Index2"/>
        <w:tabs>
          <w:tab w:val="right" w:leader="dot" w:pos="4591"/>
        </w:tabs>
        <w:rPr>
          <w:noProof/>
        </w:rPr>
      </w:pPr>
      <w:r>
        <w:rPr>
          <w:noProof/>
        </w:rPr>
        <w:t>CICS definitions, 123</w:t>
      </w:r>
    </w:p>
    <w:p w14:paraId="4B9BADBF" w14:textId="77777777" w:rsidR="00A87DE6" w:rsidRDefault="00A87DE6">
      <w:pPr>
        <w:pStyle w:val="Index2"/>
        <w:tabs>
          <w:tab w:val="right" w:leader="dot" w:pos="4591"/>
        </w:tabs>
        <w:rPr>
          <w:noProof/>
        </w:rPr>
      </w:pPr>
      <w:r>
        <w:rPr>
          <w:noProof/>
        </w:rPr>
        <w:t>PCL, 124</w:t>
      </w:r>
    </w:p>
    <w:p w14:paraId="2E655DEA" w14:textId="77777777" w:rsidR="00A87DE6" w:rsidRDefault="00A87DE6">
      <w:pPr>
        <w:pStyle w:val="Index2"/>
        <w:tabs>
          <w:tab w:val="right" w:leader="dot" w:pos="4591"/>
        </w:tabs>
        <w:rPr>
          <w:noProof/>
        </w:rPr>
      </w:pPr>
      <w:r>
        <w:rPr>
          <w:noProof/>
        </w:rPr>
        <w:t>PCL-to-PDF, 124</w:t>
      </w:r>
    </w:p>
    <w:p w14:paraId="01D0B892" w14:textId="77777777" w:rsidR="00A87DE6" w:rsidRDefault="00A87DE6">
      <w:pPr>
        <w:pStyle w:val="Index2"/>
        <w:tabs>
          <w:tab w:val="right" w:leader="dot" w:pos="4591"/>
        </w:tabs>
        <w:rPr>
          <w:noProof/>
        </w:rPr>
      </w:pPr>
      <w:r>
        <w:rPr>
          <w:noProof/>
        </w:rPr>
        <w:t>VIRTEL definitions, 120</w:t>
      </w:r>
    </w:p>
    <w:p w14:paraId="3F45755B" w14:textId="77777777" w:rsidR="00A87DE6" w:rsidRDefault="00A87DE6">
      <w:pPr>
        <w:pStyle w:val="Index2"/>
        <w:tabs>
          <w:tab w:val="right" w:leader="dot" w:pos="4591"/>
        </w:tabs>
        <w:rPr>
          <w:noProof/>
        </w:rPr>
      </w:pPr>
      <w:r>
        <w:rPr>
          <w:noProof/>
        </w:rPr>
        <w:t>VTAM definitions, 123</w:t>
      </w:r>
    </w:p>
    <w:p w14:paraId="66B4065D" w14:textId="77777777" w:rsidR="00A87DE6" w:rsidRDefault="00A87DE6">
      <w:pPr>
        <w:pStyle w:val="Index1"/>
        <w:tabs>
          <w:tab w:val="right" w:leader="dot" w:pos="4591"/>
        </w:tabs>
        <w:rPr>
          <w:noProof/>
        </w:rPr>
      </w:pPr>
      <w:r>
        <w:rPr>
          <w:noProof/>
        </w:rPr>
        <w:t>PrintVirtelSession, 18</w:t>
      </w:r>
    </w:p>
    <w:p w14:paraId="23651A9E" w14:textId="77777777" w:rsidR="00A87DE6" w:rsidRDefault="00A87DE6">
      <w:pPr>
        <w:pStyle w:val="Index1"/>
        <w:tabs>
          <w:tab w:val="right" w:leader="dot" w:pos="4591"/>
        </w:tabs>
        <w:rPr>
          <w:noProof/>
        </w:rPr>
      </w:pPr>
      <w:r>
        <w:rPr>
          <w:noProof/>
        </w:rPr>
        <w:t>PRIORITY, 214</w:t>
      </w:r>
    </w:p>
    <w:p w14:paraId="78BAEA66" w14:textId="77777777" w:rsidR="00A87DE6" w:rsidRDefault="00A87DE6">
      <w:pPr>
        <w:pStyle w:val="Index1"/>
        <w:tabs>
          <w:tab w:val="right" w:leader="dot" w:pos="4591"/>
        </w:tabs>
        <w:rPr>
          <w:noProof/>
        </w:rPr>
      </w:pPr>
      <w:r>
        <w:rPr>
          <w:noProof/>
        </w:rPr>
        <w:t>proxy</w:t>
      </w:r>
    </w:p>
    <w:p w14:paraId="35BF4471" w14:textId="77777777" w:rsidR="00A87DE6" w:rsidRDefault="00A87DE6">
      <w:pPr>
        <w:pStyle w:val="Index2"/>
        <w:tabs>
          <w:tab w:val="right" w:leader="dot" w:pos="4591"/>
        </w:tabs>
        <w:rPr>
          <w:noProof/>
        </w:rPr>
      </w:pPr>
      <w:r>
        <w:rPr>
          <w:noProof/>
        </w:rPr>
        <w:t>reverse, 312</w:t>
      </w:r>
    </w:p>
    <w:p w14:paraId="05B1606C" w14:textId="77777777" w:rsidR="00A87DE6" w:rsidRDefault="00A87DE6">
      <w:pPr>
        <w:pStyle w:val="Index1"/>
        <w:tabs>
          <w:tab w:val="right" w:leader="dot" w:pos="4591"/>
        </w:tabs>
        <w:rPr>
          <w:noProof/>
        </w:rPr>
      </w:pPr>
      <w:r>
        <w:rPr>
          <w:noProof/>
        </w:rPr>
        <w:t>PUBLIC-KEY, 67</w:t>
      </w:r>
    </w:p>
    <w:p w14:paraId="00CCB9A6" w14:textId="77777777" w:rsidR="00A87DE6" w:rsidRDefault="00A87DE6">
      <w:pPr>
        <w:pStyle w:val="Index1"/>
        <w:tabs>
          <w:tab w:val="right" w:leader="dot" w:pos="4591"/>
        </w:tabs>
        <w:rPr>
          <w:noProof/>
        </w:rPr>
      </w:pPr>
      <w:r>
        <w:rPr>
          <w:noProof/>
        </w:rPr>
        <w:t>Query</w:t>
      </w:r>
    </w:p>
    <w:p w14:paraId="48FAC170" w14:textId="77777777" w:rsidR="00A87DE6" w:rsidRDefault="00A87DE6">
      <w:pPr>
        <w:pStyle w:val="Index2"/>
        <w:tabs>
          <w:tab w:val="right" w:leader="dot" w:pos="4591"/>
        </w:tabs>
        <w:rPr>
          <w:noProof/>
        </w:rPr>
      </w:pPr>
      <w:r>
        <w:rPr>
          <w:noProof/>
        </w:rPr>
        <w:t>URL parameters, 17, 162, 163, 213</w:t>
      </w:r>
    </w:p>
    <w:p w14:paraId="56DBBF01" w14:textId="77777777" w:rsidR="00A87DE6" w:rsidRDefault="00A87DE6">
      <w:pPr>
        <w:pStyle w:val="Index1"/>
        <w:tabs>
          <w:tab w:val="right" w:leader="dot" w:pos="4591"/>
        </w:tabs>
        <w:rPr>
          <w:noProof/>
        </w:rPr>
      </w:pPr>
      <w:r>
        <w:rPr>
          <w:noProof/>
        </w:rPr>
        <w:t>Query data, 188, 234</w:t>
      </w:r>
    </w:p>
    <w:p w14:paraId="473B5C16" w14:textId="77777777" w:rsidR="00A87DE6" w:rsidRDefault="00A87DE6">
      <w:pPr>
        <w:pStyle w:val="Index1"/>
        <w:tabs>
          <w:tab w:val="right" w:leader="dot" w:pos="4591"/>
        </w:tabs>
        <w:rPr>
          <w:noProof/>
        </w:rPr>
      </w:pPr>
      <w:r>
        <w:rPr>
          <w:noProof/>
        </w:rPr>
        <w:t>REPLACE, 161, 163, 164, 166, 169, 172</w:t>
      </w:r>
    </w:p>
    <w:p w14:paraId="4B487FD9" w14:textId="77777777" w:rsidR="00A87DE6" w:rsidRDefault="00A87DE6">
      <w:pPr>
        <w:pStyle w:val="Index1"/>
        <w:tabs>
          <w:tab w:val="right" w:leader="dot" w:pos="4591"/>
        </w:tabs>
        <w:rPr>
          <w:noProof/>
        </w:rPr>
      </w:pPr>
      <w:r>
        <w:rPr>
          <w:noProof/>
        </w:rPr>
        <w:t>RETURN$, 208</w:t>
      </w:r>
    </w:p>
    <w:p w14:paraId="375D8917" w14:textId="77777777" w:rsidR="00A87DE6" w:rsidRDefault="00A87DE6">
      <w:pPr>
        <w:pStyle w:val="Index1"/>
        <w:tabs>
          <w:tab w:val="right" w:leader="dot" w:pos="4591"/>
        </w:tabs>
        <w:rPr>
          <w:noProof/>
        </w:rPr>
      </w:pPr>
      <w:r>
        <w:rPr>
          <w:noProof/>
        </w:rPr>
        <w:t>reverse proxy, 312</w:t>
      </w:r>
    </w:p>
    <w:p w14:paraId="1A61085B" w14:textId="77777777" w:rsidR="00A87DE6" w:rsidRDefault="00A87DE6">
      <w:pPr>
        <w:pStyle w:val="Index1"/>
        <w:tabs>
          <w:tab w:val="right" w:leader="dot" w:pos="4591"/>
        </w:tabs>
        <w:rPr>
          <w:noProof/>
        </w:rPr>
      </w:pPr>
      <w:r>
        <w:rPr>
          <w:noProof/>
        </w:rPr>
        <w:t>Scenario, 151</w:t>
      </w:r>
    </w:p>
    <w:p w14:paraId="178A4C19" w14:textId="77777777" w:rsidR="00A87DE6" w:rsidRDefault="00A87DE6">
      <w:pPr>
        <w:pStyle w:val="Index1"/>
        <w:tabs>
          <w:tab w:val="right" w:leader="dot" w:pos="4591"/>
        </w:tabs>
        <w:rPr>
          <w:noProof/>
        </w:rPr>
      </w:pPr>
      <w:r>
        <w:rPr>
          <w:noProof/>
        </w:rPr>
        <w:t>SCENARIO, 153</w:t>
      </w:r>
    </w:p>
    <w:p w14:paraId="2F962809" w14:textId="77777777" w:rsidR="00A87DE6" w:rsidRDefault="00A87DE6">
      <w:pPr>
        <w:pStyle w:val="Index1"/>
        <w:tabs>
          <w:tab w:val="right" w:leader="dot" w:pos="4591"/>
        </w:tabs>
        <w:rPr>
          <w:noProof/>
        </w:rPr>
      </w:pPr>
      <w:r>
        <w:rPr>
          <w:noProof/>
        </w:rPr>
        <w:t>Scenarios, 150</w:t>
      </w:r>
    </w:p>
    <w:p w14:paraId="2E8AA9A7" w14:textId="77777777" w:rsidR="00A87DE6" w:rsidRDefault="00A87DE6">
      <w:pPr>
        <w:pStyle w:val="Index1"/>
        <w:tabs>
          <w:tab w:val="right" w:leader="dot" w:pos="4591"/>
        </w:tabs>
        <w:rPr>
          <w:noProof/>
        </w:rPr>
      </w:pPr>
      <w:r>
        <w:rPr>
          <w:noProof/>
        </w:rPr>
        <w:t>SCREENS, 153</w:t>
      </w:r>
    </w:p>
    <w:p w14:paraId="189B30FB" w14:textId="77777777" w:rsidR="00A87DE6" w:rsidRDefault="00A87DE6">
      <w:pPr>
        <w:pStyle w:val="Index1"/>
        <w:tabs>
          <w:tab w:val="right" w:leader="dot" w:pos="4591"/>
        </w:tabs>
        <w:rPr>
          <w:noProof/>
        </w:rPr>
      </w:pPr>
      <w:r>
        <w:rPr>
          <w:noProof/>
        </w:rPr>
        <w:t>SCREEN-TO-VARIABLE, 166</w:t>
      </w:r>
    </w:p>
    <w:p w14:paraId="14B2C156" w14:textId="77777777" w:rsidR="00A87DE6" w:rsidRDefault="00A87DE6">
      <w:pPr>
        <w:pStyle w:val="Index1"/>
        <w:tabs>
          <w:tab w:val="right" w:leader="dot" w:pos="4591"/>
        </w:tabs>
        <w:rPr>
          <w:noProof/>
        </w:rPr>
      </w:pPr>
      <w:r>
        <w:rPr>
          <w:noProof/>
        </w:rPr>
        <w:t>SCRNEND, 153</w:t>
      </w:r>
    </w:p>
    <w:p w14:paraId="28AFC3E7" w14:textId="77777777" w:rsidR="00A87DE6" w:rsidRDefault="00A87DE6">
      <w:pPr>
        <w:pStyle w:val="Index1"/>
        <w:tabs>
          <w:tab w:val="right" w:leader="dot" w:pos="4591"/>
        </w:tabs>
        <w:rPr>
          <w:noProof/>
        </w:rPr>
      </w:pPr>
      <w:r>
        <w:rPr>
          <w:noProof/>
        </w:rPr>
        <w:t>Security</w:t>
      </w:r>
    </w:p>
    <w:p w14:paraId="79FB4F94" w14:textId="77777777" w:rsidR="00A87DE6" w:rsidRDefault="00A87DE6">
      <w:pPr>
        <w:pStyle w:val="Index2"/>
        <w:tabs>
          <w:tab w:val="right" w:leader="dot" w:pos="4591"/>
        </w:tabs>
        <w:rPr>
          <w:noProof/>
        </w:rPr>
      </w:pPr>
      <w:r>
        <w:rPr>
          <w:noProof/>
        </w:rPr>
        <w:t>Transport Layer, 299</w:t>
      </w:r>
    </w:p>
    <w:p w14:paraId="3928D8BA" w14:textId="77777777" w:rsidR="00A87DE6" w:rsidRDefault="00A87DE6">
      <w:pPr>
        <w:pStyle w:val="Index2"/>
        <w:tabs>
          <w:tab w:val="right" w:leader="dot" w:pos="4591"/>
        </w:tabs>
        <w:rPr>
          <w:noProof/>
        </w:rPr>
      </w:pPr>
      <w:r>
        <w:rPr>
          <w:noProof/>
        </w:rPr>
        <w:t>Web-to-Host, 297</w:t>
      </w:r>
    </w:p>
    <w:p w14:paraId="6F0F2A10" w14:textId="77777777" w:rsidR="00A87DE6" w:rsidRDefault="00A87DE6">
      <w:pPr>
        <w:pStyle w:val="Index1"/>
        <w:tabs>
          <w:tab w:val="right" w:leader="dot" w:pos="4591"/>
        </w:tabs>
        <w:rPr>
          <w:noProof/>
        </w:rPr>
      </w:pPr>
      <w:r>
        <w:rPr>
          <w:noProof/>
        </w:rPr>
        <w:t>SECURITY-TOKEN, 77</w:t>
      </w:r>
    </w:p>
    <w:p w14:paraId="33CDA77E" w14:textId="77777777" w:rsidR="00A87DE6" w:rsidRDefault="00A87DE6">
      <w:pPr>
        <w:pStyle w:val="Index1"/>
        <w:tabs>
          <w:tab w:val="right" w:leader="dot" w:pos="4591"/>
        </w:tabs>
        <w:rPr>
          <w:noProof/>
        </w:rPr>
      </w:pPr>
      <w:r>
        <w:rPr>
          <w:noProof/>
        </w:rPr>
        <w:t>Selection fields, 182, 275</w:t>
      </w:r>
    </w:p>
    <w:p w14:paraId="739F5407" w14:textId="77777777" w:rsidR="00A87DE6" w:rsidRDefault="00A87DE6">
      <w:pPr>
        <w:pStyle w:val="Index1"/>
        <w:tabs>
          <w:tab w:val="right" w:leader="dot" w:pos="4591"/>
        </w:tabs>
        <w:rPr>
          <w:noProof/>
        </w:rPr>
      </w:pPr>
      <w:r>
        <w:rPr>
          <w:noProof/>
        </w:rPr>
        <w:t>SEND$, 209</w:t>
      </w:r>
    </w:p>
    <w:p w14:paraId="426786C8" w14:textId="77777777" w:rsidR="00A87DE6" w:rsidRDefault="00A87DE6">
      <w:pPr>
        <w:pStyle w:val="Index1"/>
        <w:tabs>
          <w:tab w:val="right" w:leader="dot" w:pos="4591"/>
        </w:tabs>
        <w:rPr>
          <w:noProof/>
        </w:rPr>
      </w:pPr>
      <w:r>
        <w:rPr>
          <w:noProof/>
        </w:rPr>
        <w:t>SERVE-ANOTHER-USER, 154</w:t>
      </w:r>
    </w:p>
    <w:p w14:paraId="18AA7269" w14:textId="77777777" w:rsidR="00A87DE6" w:rsidRDefault="00A87DE6">
      <w:pPr>
        <w:pStyle w:val="Index1"/>
        <w:tabs>
          <w:tab w:val="right" w:leader="dot" w:pos="4591"/>
        </w:tabs>
        <w:rPr>
          <w:noProof/>
        </w:rPr>
      </w:pPr>
      <w:r>
        <w:rPr>
          <w:noProof/>
        </w:rPr>
        <w:t>Service Programs</w:t>
      </w:r>
    </w:p>
    <w:p w14:paraId="5DF3F21F" w14:textId="77777777" w:rsidR="00A87DE6" w:rsidRDefault="00A87DE6">
      <w:pPr>
        <w:pStyle w:val="Index2"/>
        <w:tabs>
          <w:tab w:val="right" w:leader="dot" w:pos="4591"/>
        </w:tabs>
        <w:rPr>
          <w:noProof/>
        </w:rPr>
      </w:pPr>
      <w:r>
        <w:rPr>
          <w:noProof/>
        </w:rPr>
        <w:t>VIRSV, 219</w:t>
      </w:r>
    </w:p>
    <w:p w14:paraId="729C7024" w14:textId="77777777" w:rsidR="00A87DE6" w:rsidRDefault="00A87DE6">
      <w:pPr>
        <w:pStyle w:val="Index1"/>
        <w:tabs>
          <w:tab w:val="right" w:leader="dot" w:pos="4591"/>
        </w:tabs>
        <w:rPr>
          <w:noProof/>
        </w:rPr>
      </w:pPr>
      <w:r>
        <w:rPr>
          <w:noProof/>
        </w:rPr>
        <w:t>Service Transaction, 11, 154</w:t>
      </w:r>
    </w:p>
    <w:p w14:paraId="76870FF5" w14:textId="77777777" w:rsidR="00A87DE6" w:rsidRDefault="00A87DE6">
      <w:pPr>
        <w:pStyle w:val="Index1"/>
        <w:tabs>
          <w:tab w:val="right" w:leader="dot" w:pos="4591"/>
        </w:tabs>
        <w:rPr>
          <w:noProof/>
        </w:rPr>
      </w:pPr>
      <w:r>
        <w:rPr>
          <w:noProof/>
        </w:rPr>
        <w:t>SESSION-CODE, 28</w:t>
      </w:r>
    </w:p>
    <w:p w14:paraId="367C2603" w14:textId="77777777" w:rsidR="00A87DE6" w:rsidRDefault="00A87DE6">
      <w:pPr>
        <w:pStyle w:val="Index1"/>
        <w:tabs>
          <w:tab w:val="right" w:leader="dot" w:pos="4591"/>
        </w:tabs>
        <w:rPr>
          <w:noProof/>
        </w:rPr>
      </w:pPr>
      <w:r>
        <w:rPr>
          <w:noProof/>
        </w:rPr>
        <w:t>SET$, 213</w:t>
      </w:r>
    </w:p>
    <w:p w14:paraId="53CB0C3E" w14:textId="77777777" w:rsidR="00A87DE6" w:rsidRDefault="00A87DE6">
      <w:pPr>
        <w:pStyle w:val="Index1"/>
        <w:tabs>
          <w:tab w:val="right" w:leader="dot" w:pos="4591"/>
        </w:tabs>
        <w:rPr>
          <w:noProof/>
        </w:rPr>
      </w:pPr>
      <w:r>
        <w:rPr>
          <w:noProof/>
        </w:rPr>
        <w:t>SET-CONTENT-TYPE, 74</w:t>
      </w:r>
    </w:p>
    <w:p w14:paraId="2FA1877B" w14:textId="77777777" w:rsidR="00A87DE6" w:rsidRDefault="00A87DE6">
      <w:pPr>
        <w:pStyle w:val="Index1"/>
        <w:tabs>
          <w:tab w:val="right" w:leader="dot" w:pos="4591"/>
        </w:tabs>
        <w:rPr>
          <w:noProof/>
        </w:rPr>
      </w:pPr>
      <w:r>
        <w:rPr>
          <w:noProof/>
        </w:rPr>
        <w:t>SET-COUNTRY-CODE, 69</w:t>
      </w:r>
    </w:p>
    <w:p w14:paraId="62D7552B" w14:textId="77777777" w:rsidR="00A87DE6" w:rsidRDefault="00A87DE6">
      <w:pPr>
        <w:pStyle w:val="Index1"/>
        <w:tabs>
          <w:tab w:val="right" w:leader="dot" w:pos="4591"/>
        </w:tabs>
        <w:rPr>
          <w:noProof/>
        </w:rPr>
      </w:pPr>
      <w:r>
        <w:rPr>
          <w:noProof/>
        </w:rPr>
        <w:t>SET-HEADER, 75</w:t>
      </w:r>
    </w:p>
    <w:p w14:paraId="79EB4A81" w14:textId="77777777" w:rsidR="00A87DE6" w:rsidRDefault="00A87DE6">
      <w:pPr>
        <w:pStyle w:val="Index1"/>
        <w:tabs>
          <w:tab w:val="right" w:leader="dot" w:pos="4591"/>
        </w:tabs>
        <w:rPr>
          <w:noProof/>
        </w:rPr>
      </w:pPr>
      <w:r>
        <w:rPr>
          <w:noProof/>
        </w:rPr>
        <w:t>SET-HTTP-RETURN-CODE, 72</w:t>
      </w:r>
    </w:p>
    <w:p w14:paraId="529628AE" w14:textId="77777777" w:rsidR="00A87DE6" w:rsidRDefault="00A87DE6">
      <w:pPr>
        <w:pStyle w:val="Index1"/>
        <w:tabs>
          <w:tab w:val="right" w:leader="dot" w:pos="4591"/>
        </w:tabs>
        <w:rPr>
          <w:noProof/>
        </w:rPr>
      </w:pPr>
      <w:r>
        <w:rPr>
          <w:noProof/>
        </w:rPr>
        <w:t>SET-INITIAL-TIMEOUT, 28</w:t>
      </w:r>
    </w:p>
    <w:p w14:paraId="65A371C0" w14:textId="77777777" w:rsidR="00A87DE6" w:rsidRDefault="00A87DE6">
      <w:pPr>
        <w:pStyle w:val="Index1"/>
        <w:tabs>
          <w:tab w:val="right" w:leader="dot" w:pos="4591"/>
        </w:tabs>
        <w:rPr>
          <w:noProof/>
        </w:rPr>
      </w:pPr>
      <w:r>
        <w:rPr>
          <w:noProof/>
        </w:rPr>
        <w:t>SET-LOCAL-OPTIONS, 51, 67</w:t>
      </w:r>
    </w:p>
    <w:p w14:paraId="4A4FCB16" w14:textId="77777777" w:rsidR="00A87DE6" w:rsidRDefault="00A87DE6">
      <w:pPr>
        <w:pStyle w:val="Index1"/>
        <w:tabs>
          <w:tab w:val="right" w:leader="dot" w:pos="4591"/>
        </w:tabs>
        <w:rPr>
          <w:noProof/>
        </w:rPr>
      </w:pPr>
      <w:r>
        <w:rPr>
          <w:noProof/>
        </w:rPr>
        <w:t>SET-MAX-AGE, 73</w:t>
      </w:r>
    </w:p>
    <w:p w14:paraId="722ED9E4" w14:textId="77777777" w:rsidR="00A87DE6" w:rsidRDefault="00A87DE6">
      <w:pPr>
        <w:pStyle w:val="Index1"/>
        <w:tabs>
          <w:tab w:val="right" w:leader="dot" w:pos="4591"/>
        </w:tabs>
        <w:rPr>
          <w:noProof/>
        </w:rPr>
      </w:pPr>
      <w:r>
        <w:rPr>
          <w:noProof/>
        </w:rPr>
        <w:t>SET-OUTPUT-ENCODING-UTF-8, 70</w:t>
      </w:r>
    </w:p>
    <w:p w14:paraId="0A69E3F0" w14:textId="77777777" w:rsidR="00A87DE6" w:rsidRDefault="00A87DE6">
      <w:pPr>
        <w:pStyle w:val="Index1"/>
        <w:tabs>
          <w:tab w:val="right" w:leader="dot" w:pos="4591"/>
        </w:tabs>
        <w:rPr>
          <w:noProof/>
        </w:rPr>
      </w:pPr>
      <w:r>
        <w:rPr>
          <w:noProof/>
        </w:rPr>
        <w:t>SET-PAGE-CACHEABLE, 73</w:t>
      </w:r>
    </w:p>
    <w:p w14:paraId="1B5A1514" w14:textId="77777777" w:rsidR="00A87DE6" w:rsidRDefault="00A87DE6">
      <w:pPr>
        <w:pStyle w:val="Index1"/>
        <w:tabs>
          <w:tab w:val="right" w:leader="dot" w:pos="4591"/>
        </w:tabs>
        <w:rPr>
          <w:noProof/>
        </w:rPr>
      </w:pPr>
      <w:r>
        <w:rPr>
          <w:noProof/>
        </w:rPr>
        <w:t>SET-PAGE-NOT-CACHEABLE, 73</w:t>
      </w:r>
    </w:p>
    <w:p w14:paraId="69E75E27" w14:textId="77777777" w:rsidR="00A87DE6" w:rsidRDefault="00A87DE6">
      <w:pPr>
        <w:pStyle w:val="Index1"/>
        <w:tabs>
          <w:tab w:val="right" w:leader="dot" w:pos="4591"/>
        </w:tabs>
        <w:rPr>
          <w:noProof/>
        </w:rPr>
      </w:pPr>
      <w:r>
        <w:rPr>
          <w:noProof/>
        </w:rPr>
        <w:t>Settings</w:t>
      </w:r>
    </w:p>
    <w:p w14:paraId="6C13FFB7" w14:textId="77777777" w:rsidR="00A87DE6" w:rsidRDefault="00A87DE6">
      <w:pPr>
        <w:pStyle w:val="Index2"/>
        <w:tabs>
          <w:tab w:val="right" w:leader="dot" w:pos="4591"/>
        </w:tabs>
        <w:rPr>
          <w:noProof/>
        </w:rPr>
      </w:pPr>
      <w:r>
        <w:rPr>
          <w:noProof/>
        </w:rPr>
        <w:t>Web Access, 105</w:t>
      </w:r>
    </w:p>
    <w:p w14:paraId="564611DB" w14:textId="77777777" w:rsidR="00A87DE6" w:rsidRDefault="00A87DE6">
      <w:pPr>
        <w:pStyle w:val="Index1"/>
        <w:tabs>
          <w:tab w:val="right" w:leader="dot" w:pos="4591"/>
        </w:tabs>
        <w:rPr>
          <w:noProof/>
        </w:rPr>
      </w:pPr>
      <w:r>
        <w:rPr>
          <w:noProof/>
        </w:rPr>
        <w:t>Signon</w:t>
      </w:r>
    </w:p>
    <w:p w14:paraId="5927DA7F" w14:textId="77777777" w:rsidR="00A87DE6" w:rsidRDefault="00A87DE6">
      <w:pPr>
        <w:pStyle w:val="Index2"/>
        <w:tabs>
          <w:tab w:val="right" w:leader="dot" w:pos="4591"/>
        </w:tabs>
        <w:rPr>
          <w:noProof/>
        </w:rPr>
      </w:pPr>
      <w:r>
        <w:rPr>
          <w:noProof/>
        </w:rPr>
        <w:t>HTML Example, 300</w:t>
      </w:r>
    </w:p>
    <w:p w14:paraId="68F60F1A" w14:textId="77777777" w:rsidR="00A87DE6" w:rsidRDefault="00A87DE6">
      <w:pPr>
        <w:pStyle w:val="Index1"/>
        <w:tabs>
          <w:tab w:val="right" w:leader="dot" w:pos="4591"/>
        </w:tabs>
        <w:rPr>
          <w:noProof/>
        </w:rPr>
      </w:pPr>
      <w:r>
        <w:rPr>
          <w:noProof/>
        </w:rPr>
        <w:t>SIGNON, 215</w:t>
      </w:r>
    </w:p>
    <w:p w14:paraId="42AE57E6" w14:textId="77777777" w:rsidR="00A87DE6" w:rsidRDefault="00A87DE6">
      <w:pPr>
        <w:pStyle w:val="Index1"/>
        <w:tabs>
          <w:tab w:val="right" w:leader="dot" w:pos="4591"/>
        </w:tabs>
        <w:rPr>
          <w:noProof/>
        </w:rPr>
      </w:pPr>
      <w:r>
        <w:rPr>
          <w:noProof/>
        </w:rPr>
        <w:t>SIGNON-IS-OK, 64</w:t>
      </w:r>
    </w:p>
    <w:p w14:paraId="356EEB45" w14:textId="77777777" w:rsidR="00A87DE6" w:rsidRDefault="00A87DE6">
      <w:pPr>
        <w:pStyle w:val="Index1"/>
        <w:tabs>
          <w:tab w:val="right" w:leader="dot" w:pos="4591"/>
        </w:tabs>
        <w:rPr>
          <w:noProof/>
        </w:rPr>
      </w:pPr>
      <w:r>
        <w:rPr>
          <w:noProof/>
        </w:rPr>
        <w:t>SMTP</w:t>
      </w:r>
    </w:p>
    <w:p w14:paraId="7B44924D" w14:textId="77777777" w:rsidR="00A87DE6" w:rsidRDefault="00A87DE6">
      <w:pPr>
        <w:pStyle w:val="Index2"/>
        <w:tabs>
          <w:tab w:val="right" w:leader="dot" w:pos="4591"/>
        </w:tabs>
        <w:rPr>
          <w:noProof/>
        </w:rPr>
      </w:pPr>
      <w:r>
        <w:rPr>
          <w:noProof/>
        </w:rPr>
        <w:t>File transfer, 254</w:t>
      </w:r>
    </w:p>
    <w:p w14:paraId="10AD84D1" w14:textId="77777777" w:rsidR="00A87DE6" w:rsidRDefault="00A87DE6">
      <w:pPr>
        <w:pStyle w:val="Index2"/>
        <w:tabs>
          <w:tab w:val="right" w:leader="dot" w:pos="4591"/>
        </w:tabs>
        <w:rPr>
          <w:noProof/>
        </w:rPr>
      </w:pPr>
      <w:r>
        <w:rPr>
          <w:noProof/>
        </w:rPr>
        <w:t>Starting an application, 255</w:t>
      </w:r>
    </w:p>
    <w:p w14:paraId="6BCD0EAE" w14:textId="77777777" w:rsidR="00A87DE6" w:rsidRDefault="00A87DE6">
      <w:pPr>
        <w:pStyle w:val="Index1"/>
        <w:tabs>
          <w:tab w:val="right" w:leader="dot" w:pos="4591"/>
        </w:tabs>
        <w:rPr>
          <w:noProof/>
        </w:rPr>
      </w:pPr>
      <w:r>
        <w:rPr>
          <w:noProof/>
        </w:rPr>
        <w:t>SRCNAPI MACLIB, 150</w:t>
      </w:r>
    </w:p>
    <w:p w14:paraId="34B9115D" w14:textId="77777777" w:rsidR="00A87DE6" w:rsidRDefault="00A87DE6">
      <w:pPr>
        <w:pStyle w:val="Index1"/>
        <w:tabs>
          <w:tab w:val="right" w:leader="dot" w:pos="4591"/>
        </w:tabs>
        <w:rPr>
          <w:noProof/>
        </w:rPr>
      </w:pPr>
      <w:r>
        <w:rPr>
          <w:noProof/>
        </w:rPr>
        <w:t>SRTVIRTEL, 268</w:t>
      </w:r>
    </w:p>
    <w:p w14:paraId="3ADBE2D8" w14:textId="77777777" w:rsidR="00A87DE6" w:rsidRDefault="00A87DE6">
      <w:pPr>
        <w:pStyle w:val="Index1"/>
        <w:tabs>
          <w:tab w:val="right" w:leader="dot" w:pos="4591"/>
        </w:tabs>
        <w:rPr>
          <w:noProof/>
        </w:rPr>
      </w:pPr>
      <w:r>
        <w:rPr>
          <w:noProof/>
        </w:rPr>
        <w:t>SSL, 299</w:t>
      </w:r>
    </w:p>
    <w:p w14:paraId="209A4BF1" w14:textId="77777777" w:rsidR="00A87DE6" w:rsidRDefault="00A87DE6">
      <w:pPr>
        <w:pStyle w:val="Index1"/>
        <w:tabs>
          <w:tab w:val="right" w:leader="dot" w:pos="4591"/>
        </w:tabs>
        <w:rPr>
          <w:noProof/>
        </w:rPr>
      </w:pPr>
      <w:r>
        <w:rPr>
          <w:noProof/>
        </w:rPr>
        <w:t>Starting</w:t>
      </w:r>
    </w:p>
    <w:p w14:paraId="5A601D5D" w14:textId="77777777" w:rsidR="00A87DE6" w:rsidRDefault="00A87DE6">
      <w:pPr>
        <w:pStyle w:val="Index2"/>
        <w:tabs>
          <w:tab w:val="right" w:leader="dot" w:pos="4591"/>
        </w:tabs>
        <w:rPr>
          <w:noProof/>
        </w:rPr>
      </w:pPr>
      <w:r>
        <w:rPr>
          <w:noProof/>
        </w:rPr>
        <w:t>Application by e-mail, 255</w:t>
      </w:r>
    </w:p>
    <w:p w14:paraId="34535732" w14:textId="77777777" w:rsidR="00A87DE6" w:rsidRDefault="00A87DE6">
      <w:pPr>
        <w:pStyle w:val="Index1"/>
        <w:tabs>
          <w:tab w:val="right" w:leader="dot" w:pos="4591"/>
        </w:tabs>
        <w:rPr>
          <w:noProof/>
        </w:rPr>
      </w:pPr>
      <w:r>
        <w:rPr>
          <w:noProof/>
        </w:rPr>
        <w:t>STRFIELD, 268</w:t>
      </w:r>
    </w:p>
    <w:p w14:paraId="7C44EDE8" w14:textId="77777777" w:rsidR="00A87DE6" w:rsidRDefault="00A87DE6">
      <w:pPr>
        <w:pStyle w:val="Index1"/>
        <w:tabs>
          <w:tab w:val="right" w:leader="dot" w:pos="4591"/>
        </w:tabs>
        <w:rPr>
          <w:noProof/>
        </w:rPr>
      </w:pPr>
      <w:r>
        <w:rPr>
          <w:noProof/>
        </w:rPr>
        <w:t>Structured field</w:t>
      </w:r>
    </w:p>
    <w:p w14:paraId="7B67C7D3" w14:textId="77777777" w:rsidR="00A87DE6" w:rsidRDefault="00A87DE6">
      <w:pPr>
        <w:pStyle w:val="Index2"/>
        <w:tabs>
          <w:tab w:val="right" w:leader="dot" w:pos="4591"/>
        </w:tabs>
        <w:rPr>
          <w:noProof/>
        </w:rPr>
      </w:pPr>
      <w:r>
        <w:rPr>
          <w:noProof/>
        </w:rPr>
        <w:t>FA88, 272</w:t>
      </w:r>
    </w:p>
    <w:p w14:paraId="5769F53E" w14:textId="77777777" w:rsidR="00A87DE6" w:rsidRDefault="00A87DE6">
      <w:pPr>
        <w:pStyle w:val="Index2"/>
        <w:tabs>
          <w:tab w:val="right" w:leader="dot" w:pos="4591"/>
        </w:tabs>
        <w:rPr>
          <w:noProof/>
        </w:rPr>
      </w:pPr>
      <w:r>
        <w:rPr>
          <w:noProof/>
        </w:rPr>
        <w:t>FAC8, 253, 273, 290</w:t>
      </w:r>
    </w:p>
    <w:p w14:paraId="16F234A7" w14:textId="77777777" w:rsidR="00A87DE6" w:rsidRDefault="00A87DE6">
      <w:pPr>
        <w:pStyle w:val="Index2"/>
        <w:tabs>
          <w:tab w:val="right" w:leader="dot" w:pos="4591"/>
        </w:tabs>
        <w:rPr>
          <w:noProof/>
        </w:rPr>
      </w:pPr>
      <w:r>
        <w:rPr>
          <w:noProof/>
        </w:rPr>
        <w:t>FAD4, 294</w:t>
      </w:r>
    </w:p>
    <w:p w14:paraId="64DA9813" w14:textId="77777777" w:rsidR="00A87DE6" w:rsidRDefault="00A87DE6">
      <w:pPr>
        <w:pStyle w:val="Index2"/>
        <w:tabs>
          <w:tab w:val="right" w:leader="dot" w:pos="4591"/>
        </w:tabs>
        <w:rPr>
          <w:noProof/>
        </w:rPr>
      </w:pPr>
      <w:r>
        <w:rPr>
          <w:noProof/>
        </w:rPr>
        <w:t>FAD5, 288</w:t>
      </w:r>
    </w:p>
    <w:p w14:paraId="3108ED97" w14:textId="77777777" w:rsidR="00A87DE6" w:rsidRDefault="00A87DE6">
      <w:pPr>
        <w:pStyle w:val="Index2"/>
        <w:tabs>
          <w:tab w:val="right" w:leader="dot" w:pos="4591"/>
        </w:tabs>
        <w:rPr>
          <w:noProof/>
        </w:rPr>
      </w:pPr>
      <w:r>
        <w:rPr>
          <w:noProof/>
        </w:rPr>
        <w:t>FAE5, 275</w:t>
      </w:r>
    </w:p>
    <w:p w14:paraId="3E8F87C8" w14:textId="77777777" w:rsidR="00A87DE6" w:rsidRDefault="00A87DE6">
      <w:pPr>
        <w:pStyle w:val="Index2"/>
        <w:tabs>
          <w:tab w:val="right" w:leader="dot" w:pos="4591"/>
        </w:tabs>
        <w:rPr>
          <w:noProof/>
        </w:rPr>
      </w:pPr>
      <w:r>
        <w:rPr>
          <w:noProof/>
        </w:rPr>
        <w:t>FAE6, 275</w:t>
      </w:r>
    </w:p>
    <w:p w14:paraId="2358D9E7" w14:textId="77777777" w:rsidR="00A87DE6" w:rsidRDefault="00A87DE6">
      <w:pPr>
        <w:pStyle w:val="Index2"/>
        <w:tabs>
          <w:tab w:val="right" w:leader="dot" w:pos="4591"/>
        </w:tabs>
        <w:rPr>
          <w:noProof/>
        </w:rPr>
      </w:pPr>
      <w:r>
        <w:rPr>
          <w:noProof/>
        </w:rPr>
        <w:t>How to detect Virtel, 269</w:t>
      </w:r>
    </w:p>
    <w:p w14:paraId="22AC2905" w14:textId="77777777" w:rsidR="00A87DE6" w:rsidRDefault="00A87DE6">
      <w:pPr>
        <w:pStyle w:val="Index2"/>
        <w:tabs>
          <w:tab w:val="right" w:leader="dot" w:pos="4591"/>
        </w:tabs>
        <w:rPr>
          <w:noProof/>
        </w:rPr>
      </w:pPr>
      <w:r>
        <w:rPr>
          <w:noProof/>
        </w:rPr>
        <w:t>Presentation, 267</w:t>
      </w:r>
    </w:p>
    <w:p w14:paraId="41AE5DD6" w14:textId="77777777" w:rsidR="00A87DE6" w:rsidRDefault="00A87DE6">
      <w:pPr>
        <w:pStyle w:val="Index2"/>
        <w:tabs>
          <w:tab w:val="right" w:leader="dot" w:pos="4591"/>
        </w:tabs>
        <w:rPr>
          <w:noProof/>
        </w:rPr>
      </w:pPr>
      <w:r>
        <w:rPr>
          <w:noProof/>
        </w:rPr>
        <w:t>SRTVIRTEL, 268</w:t>
      </w:r>
    </w:p>
    <w:p w14:paraId="5952BD59" w14:textId="77777777" w:rsidR="00A87DE6" w:rsidRDefault="00A87DE6">
      <w:pPr>
        <w:pStyle w:val="Index2"/>
        <w:tabs>
          <w:tab w:val="right" w:leader="dot" w:pos="4591"/>
        </w:tabs>
        <w:rPr>
          <w:noProof/>
        </w:rPr>
      </w:pPr>
      <w:r>
        <w:rPr>
          <w:noProof/>
        </w:rPr>
        <w:t>Web-to-Host, 272, 273, 275</w:t>
      </w:r>
    </w:p>
    <w:p w14:paraId="5636DAAB" w14:textId="77777777" w:rsidR="00A87DE6" w:rsidRDefault="00A87DE6">
      <w:pPr>
        <w:pStyle w:val="Index1"/>
        <w:tabs>
          <w:tab w:val="right" w:leader="dot" w:pos="4591"/>
        </w:tabs>
        <w:rPr>
          <w:noProof/>
        </w:rPr>
      </w:pPr>
      <w:r>
        <w:rPr>
          <w:noProof/>
        </w:rPr>
        <w:t>Structured Field, 267</w:t>
      </w:r>
    </w:p>
    <w:p w14:paraId="116FBC13" w14:textId="77777777" w:rsidR="00A87DE6" w:rsidRDefault="00A87DE6">
      <w:pPr>
        <w:pStyle w:val="Index1"/>
        <w:tabs>
          <w:tab w:val="right" w:leader="dot" w:pos="4591"/>
        </w:tabs>
        <w:rPr>
          <w:noProof/>
        </w:rPr>
      </w:pPr>
      <w:r>
        <w:rPr>
          <w:noProof/>
        </w:rPr>
        <w:t>SUCCESS, 151, 158, 186</w:t>
      </w:r>
    </w:p>
    <w:p w14:paraId="068ED23D" w14:textId="77777777" w:rsidR="00A87DE6" w:rsidRDefault="00A87DE6">
      <w:pPr>
        <w:pStyle w:val="Index1"/>
        <w:tabs>
          <w:tab w:val="right" w:leader="dot" w:pos="4591"/>
        </w:tabs>
        <w:rPr>
          <w:noProof/>
        </w:rPr>
      </w:pPr>
      <w:r>
        <w:rPr>
          <w:noProof/>
        </w:rPr>
        <w:t>Suggest, 227</w:t>
      </w:r>
    </w:p>
    <w:p w14:paraId="30241D84" w14:textId="77777777" w:rsidR="00A87DE6" w:rsidRDefault="00A87DE6">
      <w:pPr>
        <w:pStyle w:val="Index1"/>
        <w:tabs>
          <w:tab w:val="right" w:leader="dot" w:pos="4591"/>
        </w:tabs>
        <w:rPr>
          <w:noProof/>
        </w:rPr>
      </w:pPr>
      <w:r>
        <w:rPr>
          <w:noProof/>
        </w:rPr>
        <w:t>SUGGEST$, 228</w:t>
      </w:r>
    </w:p>
    <w:p w14:paraId="748D22FF" w14:textId="77777777" w:rsidR="00A87DE6" w:rsidRDefault="00A87DE6">
      <w:pPr>
        <w:pStyle w:val="Index1"/>
        <w:tabs>
          <w:tab w:val="right" w:leader="dot" w:pos="4591"/>
        </w:tabs>
        <w:rPr>
          <w:noProof/>
        </w:rPr>
      </w:pPr>
      <w:r>
        <w:rPr>
          <w:noProof/>
        </w:rPr>
        <w:t>SYSTEM-TO-VARIABLE, 167</w:t>
      </w:r>
    </w:p>
    <w:p w14:paraId="65848CDE" w14:textId="77777777" w:rsidR="00A87DE6" w:rsidRDefault="00A87DE6">
      <w:pPr>
        <w:pStyle w:val="Index1"/>
        <w:tabs>
          <w:tab w:val="right" w:leader="dot" w:pos="4591"/>
        </w:tabs>
        <w:rPr>
          <w:noProof/>
        </w:rPr>
      </w:pPr>
      <w:r>
        <w:rPr>
          <w:noProof/>
        </w:rPr>
        <w:t>Table variable, 182</w:t>
      </w:r>
    </w:p>
    <w:p w14:paraId="291D00C8" w14:textId="77777777" w:rsidR="00A87DE6" w:rsidRDefault="00A87DE6">
      <w:pPr>
        <w:pStyle w:val="Index1"/>
        <w:tabs>
          <w:tab w:val="right" w:leader="dot" w:pos="4591"/>
        </w:tabs>
        <w:rPr>
          <w:noProof/>
        </w:rPr>
      </w:pPr>
      <w:r>
        <w:rPr>
          <w:noProof/>
        </w:rPr>
        <w:t>Table variables, 53, 275</w:t>
      </w:r>
    </w:p>
    <w:p w14:paraId="58B3D438" w14:textId="77777777" w:rsidR="00A87DE6" w:rsidRDefault="00A87DE6">
      <w:pPr>
        <w:pStyle w:val="Index1"/>
        <w:tabs>
          <w:tab w:val="right" w:leader="dot" w:pos="4591"/>
        </w:tabs>
        <w:rPr>
          <w:noProof/>
        </w:rPr>
      </w:pPr>
      <w:r>
        <w:rPr>
          <w:noProof/>
        </w:rPr>
        <w:t>Tablet, 117</w:t>
      </w:r>
    </w:p>
    <w:p w14:paraId="05E140D7" w14:textId="77777777" w:rsidR="00A87DE6" w:rsidRDefault="00A87DE6">
      <w:pPr>
        <w:pStyle w:val="Index1"/>
        <w:tabs>
          <w:tab w:val="right" w:leader="dot" w:pos="4591"/>
        </w:tabs>
        <w:rPr>
          <w:noProof/>
        </w:rPr>
      </w:pPr>
      <w:r>
        <w:rPr>
          <w:noProof/>
        </w:rPr>
        <w:t>TEMPORARY-PAGE, 215</w:t>
      </w:r>
    </w:p>
    <w:p w14:paraId="2D811913" w14:textId="77777777" w:rsidR="00A87DE6" w:rsidRDefault="00A87DE6">
      <w:pPr>
        <w:pStyle w:val="Index1"/>
        <w:tabs>
          <w:tab w:val="right" w:leader="dot" w:pos="4591"/>
        </w:tabs>
        <w:rPr>
          <w:noProof/>
        </w:rPr>
      </w:pPr>
      <w:r>
        <w:rPr>
          <w:noProof/>
        </w:rPr>
        <w:t>TERMSESS, 154</w:t>
      </w:r>
    </w:p>
    <w:p w14:paraId="4CABC4BE" w14:textId="77777777" w:rsidR="00A87DE6" w:rsidRDefault="00A87DE6">
      <w:pPr>
        <w:pStyle w:val="Index1"/>
        <w:tabs>
          <w:tab w:val="right" w:leader="dot" w:pos="4591"/>
        </w:tabs>
        <w:rPr>
          <w:noProof/>
        </w:rPr>
      </w:pPr>
      <w:r>
        <w:rPr>
          <w:noProof/>
        </w:rPr>
        <w:t>TO, 211</w:t>
      </w:r>
    </w:p>
    <w:p w14:paraId="74A79ADE" w14:textId="77777777" w:rsidR="00A87DE6" w:rsidRDefault="00A87DE6">
      <w:pPr>
        <w:pStyle w:val="Index1"/>
        <w:tabs>
          <w:tab w:val="right" w:leader="dot" w:pos="4591"/>
        </w:tabs>
        <w:rPr>
          <w:noProof/>
        </w:rPr>
      </w:pPr>
      <w:r>
        <w:rPr>
          <w:noProof/>
        </w:rPr>
        <w:t>TO-APPLICATION, 154</w:t>
      </w:r>
    </w:p>
    <w:p w14:paraId="5CED1B6D" w14:textId="77777777" w:rsidR="00A87DE6" w:rsidRDefault="00A87DE6">
      <w:pPr>
        <w:pStyle w:val="Index1"/>
        <w:tabs>
          <w:tab w:val="right" w:leader="dot" w:pos="4591"/>
        </w:tabs>
        <w:rPr>
          <w:noProof/>
        </w:rPr>
      </w:pPr>
      <w:r>
        <w:rPr>
          <w:noProof/>
        </w:rPr>
        <w:t>TO-LINE, 211</w:t>
      </w:r>
    </w:p>
    <w:p w14:paraId="0F420A47" w14:textId="77777777" w:rsidR="00A87DE6" w:rsidRDefault="00A87DE6">
      <w:pPr>
        <w:pStyle w:val="Index1"/>
        <w:tabs>
          <w:tab w:val="right" w:leader="dot" w:pos="4591"/>
        </w:tabs>
        <w:rPr>
          <w:noProof/>
        </w:rPr>
      </w:pPr>
      <w:r>
        <w:rPr>
          <w:noProof/>
        </w:rPr>
        <w:t>TO-TERMINAL, 157</w:t>
      </w:r>
    </w:p>
    <w:p w14:paraId="73910BEC" w14:textId="77777777" w:rsidR="00A87DE6" w:rsidRDefault="00A87DE6">
      <w:pPr>
        <w:pStyle w:val="Index1"/>
        <w:tabs>
          <w:tab w:val="right" w:leader="dot" w:pos="4591"/>
        </w:tabs>
        <w:rPr>
          <w:noProof/>
        </w:rPr>
      </w:pPr>
      <w:r>
        <w:rPr>
          <w:noProof/>
        </w:rPr>
        <w:t>TOVAR$, 217</w:t>
      </w:r>
    </w:p>
    <w:p w14:paraId="1E835D8A" w14:textId="77777777" w:rsidR="00A87DE6" w:rsidRDefault="00A87DE6">
      <w:pPr>
        <w:pStyle w:val="Index2"/>
        <w:tabs>
          <w:tab w:val="right" w:leader="dot" w:pos="4591"/>
        </w:tabs>
        <w:rPr>
          <w:noProof/>
        </w:rPr>
      </w:pPr>
      <w:r>
        <w:rPr>
          <w:noProof/>
        </w:rPr>
        <w:t>FROM-FIELD, 217</w:t>
      </w:r>
    </w:p>
    <w:p w14:paraId="30A833E7" w14:textId="77777777" w:rsidR="00A87DE6" w:rsidRDefault="00A87DE6">
      <w:pPr>
        <w:pStyle w:val="Index2"/>
        <w:tabs>
          <w:tab w:val="right" w:leader="dot" w:pos="4591"/>
        </w:tabs>
        <w:rPr>
          <w:noProof/>
        </w:rPr>
      </w:pPr>
      <w:r>
        <w:rPr>
          <w:noProof/>
        </w:rPr>
        <w:t>FROM-INPUT, 218</w:t>
      </w:r>
    </w:p>
    <w:p w14:paraId="3FDBE44F" w14:textId="77777777" w:rsidR="00A87DE6" w:rsidRDefault="00A87DE6">
      <w:pPr>
        <w:pStyle w:val="Index2"/>
        <w:tabs>
          <w:tab w:val="right" w:leader="dot" w:pos="4591"/>
        </w:tabs>
        <w:rPr>
          <w:noProof/>
        </w:rPr>
      </w:pPr>
      <w:r>
        <w:rPr>
          <w:noProof/>
        </w:rPr>
        <w:t>FROM-VARIABLE, 218</w:t>
      </w:r>
    </w:p>
    <w:p w14:paraId="71D277CC" w14:textId="77777777" w:rsidR="00A87DE6" w:rsidRDefault="00A87DE6">
      <w:pPr>
        <w:pStyle w:val="Index1"/>
        <w:tabs>
          <w:tab w:val="right" w:leader="dot" w:pos="4591"/>
        </w:tabs>
        <w:rPr>
          <w:noProof/>
        </w:rPr>
      </w:pPr>
      <w:r>
        <w:rPr>
          <w:noProof/>
        </w:rPr>
        <w:t>Trace</w:t>
      </w:r>
    </w:p>
    <w:p w14:paraId="324AC9CB" w14:textId="77777777" w:rsidR="00A87DE6" w:rsidRDefault="00A87DE6">
      <w:pPr>
        <w:pStyle w:val="Index2"/>
        <w:tabs>
          <w:tab w:val="right" w:leader="dot" w:pos="4591"/>
        </w:tabs>
        <w:rPr>
          <w:noProof/>
        </w:rPr>
      </w:pPr>
      <w:r>
        <w:rPr>
          <w:noProof/>
        </w:rPr>
        <w:t>VIRSV, 220</w:t>
      </w:r>
    </w:p>
    <w:p w14:paraId="7A2C2DCF" w14:textId="77777777" w:rsidR="00A87DE6" w:rsidRDefault="00A87DE6">
      <w:pPr>
        <w:pStyle w:val="Index1"/>
        <w:tabs>
          <w:tab w:val="right" w:leader="dot" w:pos="4591"/>
        </w:tabs>
        <w:rPr>
          <w:noProof/>
        </w:rPr>
      </w:pPr>
      <w:r>
        <w:rPr>
          <w:noProof/>
        </w:rPr>
        <w:t>Transaction</w:t>
      </w:r>
    </w:p>
    <w:p w14:paraId="0BE65FD4" w14:textId="77777777" w:rsidR="00A87DE6" w:rsidRDefault="00A87DE6">
      <w:pPr>
        <w:pStyle w:val="Index2"/>
        <w:tabs>
          <w:tab w:val="right" w:leader="dot" w:pos="4591"/>
        </w:tabs>
        <w:rPr>
          <w:noProof/>
        </w:rPr>
      </w:pPr>
      <w:r>
        <w:rPr>
          <w:noProof/>
        </w:rPr>
        <w:t>Passe-Partout, 21</w:t>
      </w:r>
    </w:p>
    <w:p w14:paraId="1FF704C9" w14:textId="77777777" w:rsidR="00A87DE6" w:rsidRDefault="00A87DE6">
      <w:pPr>
        <w:pStyle w:val="Index2"/>
        <w:tabs>
          <w:tab w:val="right" w:leader="dot" w:pos="4591"/>
        </w:tabs>
        <w:rPr>
          <w:noProof/>
        </w:rPr>
      </w:pPr>
      <w:r>
        <w:rPr>
          <w:noProof/>
        </w:rPr>
        <w:t>Universal HTTP, 21</w:t>
      </w:r>
    </w:p>
    <w:p w14:paraId="627F5268" w14:textId="77777777" w:rsidR="00A87DE6" w:rsidRDefault="00A87DE6">
      <w:pPr>
        <w:pStyle w:val="Index1"/>
        <w:tabs>
          <w:tab w:val="right" w:leader="dot" w:pos="4591"/>
        </w:tabs>
        <w:rPr>
          <w:noProof/>
        </w:rPr>
      </w:pPr>
      <w:r>
        <w:rPr>
          <w:noProof/>
        </w:rPr>
        <w:t>TRANSACTION, 215</w:t>
      </w:r>
    </w:p>
    <w:p w14:paraId="4989533F" w14:textId="77777777" w:rsidR="00A87DE6" w:rsidRDefault="00A87DE6">
      <w:pPr>
        <w:pStyle w:val="Index1"/>
        <w:tabs>
          <w:tab w:val="right" w:leader="dot" w:pos="4591"/>
        </w:tabs>
        <w:rPr>
          <w:noProof/>
        </w:rPr>
      </w:pPr>
      <w:r>
        <w:rPr>
          <w:noProof/>
        </w:rPr>
        <w:t>TRIMMED-VALUE-OF, 54</w:t>
      </w:r>
    </w:p>
    <w:p w14:paraId="344B6E35" w14:textId="77777777" w:rsidR="00A87DE6" w:rsidRDefault="00A87DE6">
      <w:pPr>
        <w:pStyle w:val="Index1"/>
        <w:tabs>
          <w:tab w:val="right" w:leader="dot" w:pos="4591"/>
        </w:tabs>
        <w:rPr>
          <w:noProof/>
        </w:rPr>
      </w:pPr>
      <w:r>
        <w:rPr>
          <w:noProof/>
        </w:rPr>
        <w:t>TSO</w:t>
      </w:r>
    </w:p>
    <w:p w14:paraId="4CCFA452" w14:textId="77777777" w:rsidR="00A87DE6" w:rsidRDefault="00A87DE6">
      <w:pPr>
        <w:pStyle w:val="Index2"/>
        <w:tabs>
          <w:tab w:val="right" w:leader="dot" w:pos="4591"/>
        </w:tabs>
        <w:rPr>
          <w:noProof/>
        </w:rPr>
      </w:pPr>
      <w:r>
        <w:rPr>
          <w:noProof/>
        </w:rPr>
        <w:t>File transfer, 125</w:t>
      </w:r>
    </w:p>
    <w:p w14:paraId="54DFB90D" w14:textId="77777777" w:rsidR="00A87DE6" w:rsidRDefault="00A87DE6">
      <w:pPr>
        <w:pStyle w:val="Index1"/>
        <w:tabs>
          <w:tab w:val="right" w:leader="dot" w:pos="4591"/>
        </w:tabs>
        <w:rPr>
          <w:noProof/>
        </w:rPr>
      </w:pPr>
      <w:r>
        <w:rPr>
          <w:noProof/>
        </w:rPr>
        <w:t>Universal Transaction, 21</w:t>
      </w:r>
    </w:p>
    <w:p w14:paraId="25CB0AB4" w14:textId="77777777" w:rsidR="00A87DE6" w:rsidRDefault="00A87DE6">
      <w:pPr>
        <w:pStyle w:val="Index1"/>
        <w:tabs>
          <w:tab w:val="right" w:leader="dot" w:pos="4591"/>
        </w:tabs>
        <w:rPr>
          <w:noProof/>
        </w:rPr>
      </w:pPr>
      <w:r>
        <w:rPr>
          <w:noProof/>
        </w:rPr>
        <w:t>UNSET-LOCAL-OPTIONS, 52</w:t>
      </w:r>
    </w:p>
    <w:p w14:paraId="79667334" w14:textId="77777777" w:rsidR="00A87DE6" w:rsidRDefault="00A87DE6">
      <w:pPr>
        <w:pStyle w:val="Index1"/>
        <w:tabs>
          <w:tab w:val="right" w:leader="dot" w:pos="4591"/>
        </w:tabs>
        <w:rPr>
          <w:noProof/>
        </w:rPr>
      </w:pPr>
      <w:r>
        <w:rPr>
          <w:noProof/>
        </w:rPr>
        <w:t>Upload</w:t>
      </w:r>
    </w:p>
    <w:p w14:paraId="6A5E8D98" w14:textId="77777777" w:rsidR="00A87DE6" w:rsidRDefault="00A87DE6">
      <w:pPr>
        <w:pStyle w:val="Index2"/>
        <w:tabs>
          <w:tab w:val="right" w:leader="dot" w:pos="4591"/>
        </w:tabs>
        <w:rPr>
          <w:noProof/>
        </w:rPr>
      </w:pPr>
      <w:r>
        <w:rPr>
          <w:noProof/>
        </w:rPr>
        <w:t>Batch cURL, 102</w:t>
      </w:r>
    </w:p>
    <w:p w14:paraId="486AFC3A" w14:textId="77777777" w:rsidR="00A87DE6" w:rsidRDefault="00A87DE6">
      <w:pPr>
        <w:pStyle w:val="Index1"/>
        <w:tabs>
          <w:tab w:val="right" w:leader="dot" w:pos="4591"/>
        </w:tabs>
        <w:rPr>
          <w:noProof/>
        </w:rPr>
      </w:pPr>
      <w:r>
        <w:rPr>
          <w:noProof/>
        </w:rPr>
        <w:t>Uploading HTML pages, 85</w:t>
      </w:r>
    </w:p>
    <w:p w14:paraId="4B5B0826" w14:textId="77777777" w:rsidR="00A87DE6" w:rsidRDefault="00A87DE6">
      <w:pPr>
        <w:pStyle w:val="Index1"/>
        <w:tabs>
          <w:tab w:val="right" w:leader="dot" w:pos="4591"/>
        </w:tabs>
        <w:rPr>
          <w:noProof/>
        </w:rPr>
      </w:pPr>
      <w:r>
        <w:rPr>
          <w:noProof/>
        </w:rPr>
        <w:t>URL</w:t>
      </w:r>
    </w:p>
    <w:p w14:paraId="7E5473CA" w14:textId="77777777" w:rsidR="00A87DE6" w:rsidRDefault="00A87DE6">
      <w:pPr>
        <w:pStyle w:val="Index2"/>
        <w:tabs>
          <w:tab w:val="right" w:leader="dot" w:pos="4591"/>
        </w:tabs>
        <w:rPr>
          <w:noProof/>
        </w:rPr>
      </w:pPr>
      <w:r>
        <w:rPr>
          <w:noProof/>
        </w:rPr>
        <w:t>Query parameters, 17, 162, 163, 213</w:t>
      </w:r>
    </w:p>
    <w:p w14:paraId="08EB125C" w14:textId="77777777" w:rsidR="00A87DE6" w:rsidRDefault="00A87DE6">
      <w:pPr>
        <w:pStyle w:val="Index1"/>
        <w:tabs>
          <w:tab w:val="right" w:leader="dot" w:pos="4591"/>
        </w:tabs>
        <w:rPr>
          <w:noProof/>
        </w:rPr>
      </w:pPr>
      <w:r>
        <w:rPr>
          <w:noProof/>
        </w:rPr>
        <w:t>URL-ENCODING, 216</w:t>
      </w:r>
    </w:p>
    <w:p w14:paraId="3D2BFE35" w14:textId="77777777" w:rsidR="00A87DE6" w:rsidRDefault="00A87DE6">
      <w:pPr>
        <w:pStyle w:val="Index1"/>
        <w:tabs>
          <w:tab w:val="right" w:leader="dot" w:pos="4591"/>
        </w:tabs>
        <w:rPr>
          <w:noProof/>
        </w:rPr>
      </w:pPr>
      <w:r>
        <w:rPr>
          <w:noProof/>
        </w:rPr>
        <w:t>UseCookieSession, 19</w:t>
      </w:r>
    </w:p>
    <w:p w14:paraId="5BC4063A" w14:textId="77777777" w:rsidR="00A87DE6" w:rsidRDefault="00A87DE6">
      <w:pPr>
        <w:pStyle w:val="Index1"/>
        <w:tabs>
          <w:tab w:val="right" w:leader="dot" w:pos="4591"/>
        </w:tabs>
        <w:rPr>
          <w:noProof/>
        </w:rPr>
      </w:pPr>
      <w:r>
        <w:rPr>
          <w:noProof/>
        </w:rPr>
        <w:t>USER-SECURITY-PROFILE, 169</w:t>
      </w:r>
    </w:p>
    <w:p w14:paraId="0A2FCA25" w14:textId="77777777" w:rsidR="00A87DE6" w:rsidRDefault="00A87DE6">
      <w:pPr>
        <w:pStyle w:val="Index1"/>
        <w:tabs>
          <w:tab w:val="right" w:leader="dot" w:pos="4591"/>
        </w:tabs>
        <w:rPr>
          <w:noProof/>
        </w:rPr>
      </w:pPr>
      <w:r>
        <w:rPr>
          <w:noProof/>
        </w:rPr>
        <w:t>USER-SIGNON-CODE, 65</w:t>
      </w:r>
    </w:p>
    <w:p w14:paraId="666AB692" w14:textId="77777777" w:rsidR="00A87DE6" w:rsidRDefault="00A87DE6">
      <w:pPr>
        <w:pStyle w:val="Index1"/>
        <w:tabs>
          <w:tab w:val="right" w:leader="dot" w:pos="4591"/>
        </w:tabs>
        <w:rPr>
          <w:noProof/>
        </w:rPr>
      </w:pPr>
      <w:r>
        <w:rPr>
          <w:noProof/>
        </w:rPr>
        <w:t>ValidateVirtelSession, 18</w:t>
      </w:r>
    </w:p>
    <w:p w14:paraId="26EAE3AB" w14:textId="77777777" w:rsidR="00A87DE6" w:rsidRDefault="00A87DE6">
      <w:pPr>
        <w:pStyle w:val="Index1"/>
        <w:tabs>
          <w:tab w:val="right" w:leader="dot" w:pos="4591"/>
        </w:tabs>
        <w:rPr>
          <w:noProof/>
        </w:rPr>
      </w:pPr>
      <w:r>
        <w:rPr>
          <w:noProof/>
        </w:rPr>
        <w:t>VALID-PFKEYS, 48</w:t>
      </w:r>
    </w:p>
    <w:p w14:paraId="1C2CEECA" w14:textId="77777777" w:rsidR="00A87DE6" w:rsidRDefault="00A87DE6">
      <w:pPr>
        <w:pStyle w:val="Index1"/>
        <w:tabs>
          <w:tab w:val="right" w:leader="dot" w:pos="4591"/>
        </w:tabs>
        <w:rPr>
          <w:noProof/>
        </w:rPr>
      </w:pPr>
      <w:r>
        <w:rPr>
          <w:noProof/>
        </w:rPr>
        <w:t>VALUE-OF, 168, 174</w:t>
      </w:r>
    </w:p>
    <w:p w14:paraId="02D182CB" w14:textId="77777777" w:rsidR="00A87DE6" w:rsidRDefault="00A87DE6">
      <w:pPr>
        <w:pStyle w:val="Index1"/>
        <w:tabs>
          <w:tab w:val="right" w:leader="dot" w:pos="4591"/>
        </w:tabs>
        <w:rPr>
          <w:noProof/>
        </w:rPr>
      </w:pPr>
      <w:r>
        <w:rPr>
          <w:noProof/>
        </w:rPr>
        <w:t>VALUE-TO-SCREEN, 172</w:t>
      </w:r>
    </w:p>
    <w:p w14:paraId="3A935D32" w14:textId="77777777" w:rsidR="00A87DE6" w:rsidRDefault="00A87DE6">
      <w:pPr>
        <w:pStyle w:val="Index1"/>
        <w:tabs>
          <w:tab w:val="right" w:leader="dot" w:pos="4591"/>
        </w:tabs>
        <w:rPr>
          <w:noProof/>
        </w:rPr>
      </w:pPr>
      <w:r>
        <w:rPr>
          <w:noProof/>
        </w:rPr>
        <w:t>VALUE-TO-VARIABLE, 172</w:t>
      </w:r>
    </w:p>
    <w:p w14:paraId="426B0A87" w14:textId="77777777" w:rsidR="00A87DE6" w:rsidRDefault="00A87DE6">
      <w:pPr>
        <w:pStyle w:val="Index1"/>
        <w:tabs>
          <w:tab w:val="right" w:leader="dot" w:pos="4591"/>
        </w:tabs>
        <w:rPr>
          <w:noProof/>
        </w:rPr>
      </w:pPr>
      <w:r>
        <w:rPr>
          <w:noProof/>
        </w:rPr>
        <w:t>Variable</w:t>
      </w:r>
    </w:p>
    <w:p w14:paraId="1F7FB2D7" w14:textId="77777777" w:rsidR="00A87DE6" w:rsidRDefault="00A87DE6">
      <w:pPr>
        <w:pStyle w:val="Index2"/>
        <w:tabs>
          <w:tab w:val="right" w:leader="dot" w:pos="4591"/>
        </w:tabs>
        <w:rPr>
          <w:noProof/>
        </w:rPr>
      </w:pPr>
      <w:r>
        <w:rPr>
          <w:noProof/>
        </w:rPr>
        <w:t>Table, 53, 182, 275</w:t>
      </w:r>
    </w:p>
    <w:p w14:paraId="00FC94C3" w14:textId="77777777" w:rsidR="00A87DE6" w:rsidRDefault="00A87DE6">
      <w:pPr>
        <w:pStyle w:val="Index1"/>
        <w:tabs>
          <w:tab w:val="right" w:leader="dot" w:pos="4591"/>
        </w:tabs>
        <w:rPr>
          <w:noProof/>
        </w:rPr>
      </w:pPr>
      <w:r>
        <w:rPr>
          <w:noProof/>
        </w:rPr>
        <w:t>Variables</w:t>
      </w:r>
    </w:p>
    <w:p w14:paraId="74E3A838" w14:textId="77777777" w:rsidR="00A87DE6" w:rsidRDefault="00A87DE6">
      <w:pPr>
        <w:pStyle w:val="Index2"/>
        <w:tabs>
          <w:tab w:val="right" w:leader="dot" w:pos="4591"/>
        </w:tabs>
        <w:rPr>
          <w:noProof/>
        </w:rPr>
      </w:pPr>
      <w:r>
        <w:rPr>
          <w:noProof/>
        </w:rPr>
        <w:t>$ERRMSG$, 300</w:t>
      </w:r>
    </w:p>
    <w:p w14:paraId="5CB97311" w14:textId="77777777" w:rsidR="00A87DE6" w:rsidRDefault="00A87DE6">
      <w:pPr>
        <w:pStyle w:val="Index1"/>
        <w:tabs>
          <w:tab w:val="right" w:leader="dot" w:pos="4591"/>
        </w:tabs>
        <w:rPr>
          <w:noProof/>
        </w:rPr>
      </w:pPr>
      <w:r>
        <w:rPr>
          <w:noProof/>
        </w:rPr>
        <w:t>VARIABLE-TO, 212</w:t>
      </w:r>
    </w:p>
    <w:p w14:paraId="518028D1" w14:textId="77777777" w:rsidR="00A87DE6" w:rsidRDefault="00A87DE6">
      <w:pPr>
        <w:pStyle w:val="Index1"/>
        <w:tabs>
          <w:tab w:val="right" w:leader="dot" w:pos="4591"/>
        </w:tabs>
        <w:rPr>
          <w:noProof/>
        </w:rPr>
      </w:pPr>
      <w:r>
        <w:rPr>
          <w:noProof/>
        </w:rPr>
        <w:t>VARIABLE-TO-LINE, 212</w:t>
      </w:r>
    </w:p>
    <w:p w14:paraId="3CAACB5E" w14:textId="77777777" w:rsidR="00A87DE6" w:rsidRDefault="00A87DE6">
      <w:pPr>
        <w:pStyle w:val="Index1"/>
        <w:tabs>
          <w:tab w:val="right" w:leader="dot" w:pos="4591"/>
        </w:tabs>
        <w:rPr>
          <w:noProof/>
        </w:rPr>
      </w:pPr>
      <w:r>
        <w:rPr>
          <w:noProof/>
        </w:rPr>
        <w:t>VARIABLE-TO-SCREEN, 173</w:t>
      </w:r>
    </w:p>
    <w:p w14:paraId="7F48AF22" w14:textId="77777777" w:rsidR="00A87DE6" w:rsidRDefault="00A87DE6">
      <w:pPr>
        <w:pStyle w:val="Index1"/>
        <w:tabs>
          <w:tab w:val="right" w:leader="dot" w:pos="4591"/>
        </w:tabs>
        <w:rPr>
          <w:noProof/>
        </w:rPr>
      </w:pPr>
      <w:r>
        <w:rPr>
          <w:noProof/>
        </w:rPr>
        <w:t>VARIABLE-TO-SYSTEM, 174</w:t>
      </w:r>
    </w:p>
    <w:p w14:paraId="2273B153" w14:textId="77777777" w:rsidR="00A87DE6" w:rsidRDefault="00A87DE6">
      <w:pPr>
        <w:pStyle w:val="Index1"/>
        <w:tabs>
          <w:tab w:val="right" w:leader="dot" w:pos="4591"/>
        </w:tabs>
        <w:rPr>
          <w:noProof/>
        </w:rPr>
      </w:pPr>
      <w:r>
        <w:rPr>
          <w:noProof/>
        </w:rPr>
        <w:t>VerifyVirtelSession, 18</w:t>
      </w:r>
    </w:p>
    <w:p w14:paraId="4B668E4D" w14:textId="77777777" w:rsidR="00A87DE6" w:rsidRDefault="00A87DE6">
      <w:pPr>
        <w:pStyle w:val="Index2"/>
        <w:tabs>
          <w:tab w:val="right" w:leader="dot" w:pos="4591"/>
        </w:tabs>
        <w:rPr>
          <w:noProof/>
        </w:rPr>
      </w:pPr>
      <w:r>
        <w:rPr>
          <w:noProof/>
        </w:rPr>
        <w:t>Example, 230</w:t>
      </w:r>
    </w:p>
    <w:p w14:paraId="386DEEF3" w14:textId="77777777" w:rsidR="00A87DE6" w:rsidRDefault="00A87DE6">
      <w:pPr>
        <w:pStyle w:val="Index1"/>
        <w:tabs>
          <w:tab w:val="right" w:leader="dot" w:pos="4591"/>
        </w:tabs>
        <w:rPr>
          <w:noProof/>
        </w:rPr>
      </w:pPr>
      <w:r>
        <w:rPr>
          <w:noProof/>
        </w:rPr>
        <w:t>VIRSV, 219</w:t>
      </w:r>
    </w:p>
    <w:p w14:paraId="6C74A4FC" w14:textId="77777777" w:rsidR="00A87DE6" w:rsidRDefault="00A87DE6">
      <w:pPr>
        <w:pStyle w:val="Index2"/>
        <w:tabs>
          <w:tab w:val="right" w:leader="dot" w:pos="4591"/>
        </w:tabs>
        <w:rPr>
          <w:noProof/>
        </w:rPr>
      </w:pPr>
      <w:r>
        <w:rPr>
          <w:noProof/>
        </w:rPr>
        <w:t>Example, 232</w:t>
      </w:r>
    </w:p>
    <w:p w14:paraId="51EA470A" w14:textId="77777777" w:rsidR="00A87DE6" w:rsidRDefault="00A87DE6">
      <w:pPr>
        <w:pStyle w:val="Index1"/>
        <w:tabs>
          <w:tab w:val="right" w:leader="dot" w:pos="4591"/>
        </w:tabs>
        <w:rPr>
          <w:noProof/>
        </w:rPr>
      </w:pPr>
      <w:r>
        <w:rPr>
          <w:noProof/>
        </w:rPr>
        <w:t>VIRSV$, 219</w:t>
      </w:r>
    </w:p>
    <w:p w14:paraId="23B42F43" w14:textId="77777777" w:rsidR="00A87DE6" w:rsidRDefault="00A87DE6">
      <w:pPr>
        <w:pStyle w:val="Index1"/>
        <w:tabs>
          <w:tab w:val="right" w:leader="dot" w:pos="4591"/>
        </w:tabs>
        <w:rPr>
          <w:noProof/>
        </w:rPr>
      </w:pPr>
      <w:r>
        <w:rPr>
          <w:noProof/>
        </w:rPr>
        <w:t>VIRSVFIO, 163, 190</w:t>
      </w:r>
    </w:p>
    <w:p w14:paraId="5285F501" w14:textId="77777777" w:rsidR="00A87DE6" w:rsidRDefault="00A87DE6">
      <w:pPr>
        <w:pStyle w:val="Index1"/>
        <w:tabs>
          <w:tab w:val="right" w:leader="dot" w:pos="4591"/>
        </w:tabs>
        <w:rPr>
          <w:noProof/>
        </w:rPr>
      </w:pPr>
      <w:r>
        <w:rPr>
          <w:noProof/>
        </w:rPr>
        <w:t>VIRTEL Suggest, 227</w:t>
      </w:r>
    </w:p>
    <w:p w14:paraId="78151521" w14:textId="77777777" w:rsidR="00A87DE6" w:rsidRDefault="00A87DE6">
      <w:pPr>
        <w:pStyle w:val="Index1"/>
        <w:tabs>
          <w:tab w:val="right" w:leader="dot" w:pos="4591"/>
        </w:tabs>
        <w:rPr>
          <w:noProof/>
        </w:rPr>
      </w:pPr>
      <w:r>
        <w:rPr>
          <w:noProof/>
        </w:rPr>
        <w:t>VIRTEL Web Access, 9</w:t>
      </w:r>
    </w:p>
    <w:p w14:paraId="5BD89729" w14:textId="77777777" w:rsidR="00A87DE6" w:rsidRDefault="00A87DE6">
      <w:pPr>
        <w:pStyle w:val="Index1"/>
        <w:tabs>
          <w:tab w:val="right" w:leader="dot" w:pos="4591"/>
        </w:tabs>
        <w:rPr>
          <w:noProof/>
        </w:rPr>
      </w:pPr>
      <w:r>
        <w:rPr>
          <w:noProof/>
        </w:rPr>
        <w:t>VIRTEL Web Integration, 10</w:t>
      </w:r>
    </w:p>
    <w:p w14:paraId="1F2BE99F" w14:textId="77777777" w:rsidR="00A87DE6" w:rsidRDefault="00A87DE6">
      <w:pPr>
        <w:pStyle w:val="Index1"/>
        <w:tabs>
          <w:tab w:val="right" w:leader="dot" w:pos="4591"/>
        </w:tabs>
        <w:rPr>
          <w:noProof/>
        </w:rPr>
      </w:pPr>
      <w:r>
        <w:rPr>
          <w:noProof/>
        </w:rPr>
        <w:t>VIRTEL Web Modernisation, 10</w:t>
      </w:r>
    </w:p>
    <w:p w14:paraId="72AE378D" w14:textId="77777777" w:rsidR="00A87DE6" w:rsidRDefault="00A87DE6">
      <w:pPr>
        <w:pStyle w:val="Index1"/>
        <w:tabs>
          <w:tab w:val="right" w:leader="dot" w:pos="4591"/>
        </w:tabs>
        <w:rPr>
          <w:noProof/>
        </w:rPr>
      </w:pPr>
      <w:r>
        <w:rPr>
          <w:noProof/>
        </w:rPr>
        <w:t>VirtelSession, 17</w:t>
      </w:r>
    </w:p>
    <w:p w14:paraId="2095FE4E" w14:textId="77777777" w:rsidR="00A87DE6" w:rsidRDefault="00A87DE6">
      <w:pPr>
        <w:pStyle w:val="Index1"/>
        <w:tabs>
          <w:tab w:val="right" w:leader="dot" w:pos="4591"/>
        </w:tabs>
        <w:rPr>
          <w:noProof/>
        </w:rPr>
      </w:pPr>
      <w:r>
        <w:rPr>
          <w:noProof/>
        </w:rPr>
        <w:t>Virtual hosting, 312</w:t>
      </w:r>
    </w:p>
    <w:p w14:paraId="3549C756" w14:textId="77777777" w:rsidR="00A87DE6" w:rsidRDefault="00A87DE6">
      <w:pPr>
        <w:pStyle w:val="Index1"/>
        <w:tabs>
          <w:tab w:val="right" w:leader="dot" w:pos="4591"/>
        </w:tabs>
        <w:rPr>
          <w:noProof/>
        </w:rPr>
      </w:pPr>
      <w:r w:rsidRPr="00BF55C0">
        <w:rPr>
          <w:bCs/>
          <w:iCs/>
          <w:noProof/>
        </w:rPr>
        <w:t>VSVTRACE</w:t>
      </w:r>
      <w:r>
        <w:rPr>
          <w:noProof/>
        </w:rPr>
        <w:t>, 220</w:t>
      </w:r>
    </w:p>
    <w:p w14:paraId="6A70EF47" w14:textId="77777777" w:rsidR="00A87DE6" w:rsidRDefault="00A87DE6">
      <w:pPr>
        <w:pStyle w:val="Index1"/>
        <w:tabs>
          <w:tab w:val="right" w:leader="dot" w:pos="4591"/>
        </w:tabs>
        <w:rPr>
          <w:noProof/>
        </w:rPr>
      </w:pPr>
      <w:r>
        <w:rPr>
          <w:noProof/>
        </w:rPr>
        <w:t>VWA, 9</w:t>
      </w:r>
    </w:p>
    <w:p w14:paraId="09986A1C" w14:textId="77777777" w:rsidR="00A87DE6" w:rsidRDefault="00A87DE6">
      <w:pPr>
        <w:pStyle w:val="Index1"/>
        <w:tabs>
          <w:tab w:val="right" w:leader="dot" w:pos="4591"/>
        </w:tabs>
        <w:rPr>
          <w:noProof/>
        </w:rPr>
      </w:pPr>
      <w:r>
        <w:rPr>
          <w:noProof/>
        </w:rPr>
        <w:t>VWI, 10</w:t>
      </w:r>
    </w:p>
    <w:p w14:paraId="372B7C8E" w14:textId="77777777" w:rsidR="00A87DE6" w:rsidRDefault="00A87DE6">
      <w:pPr>
        <w:pStyle w:val="Index1"/>
        <w:tabs>
          <w:tab w:val="right" w:leader="dot" w:pos="4591"/>
        </w:tabs>
        <w:rPr>
          <w:noProof/>
        </w:rPr>
      </w:pPr>
      <w:r>
        <w:rPr>
          <w:noProof/>
        </w:rPr>
        <w:t>VWM, 10</w:t>
      </w:r>
    </w:p>
    <w:p w14:paraId="1A5618E6" w14:textId="77777777" w:rsidR="00A87DE6" w:rsidRDefault="00A87DE6">
      <w:pPr>
        <w:pStyle w:val="Index1"/>
        <w:tabs>
          <w:tab w:val="right" w:leader="dot" w:pos="4591"/>
        </w:tabs>
        <w:rPr>
          <w:noProof/>
        </w:rPr>
      </w:pPr>
      <w:r>
        <w:rPr>
          <w:noProof/>
        </w:rPr>
        <w:t>W2H, 9</w:t>
      </w:r>
    </w:p>
    <w:p w14:paraId="7405E3B4" w14:textId="77777777" w:rsidR="00A87DE6" w:rsidRDefault="00A87DE6">
      <w:pPr>
        <w:pStyle w:val="Index1"/>
        <w:tabs>
          <w:tab w:val="right" w:leader="dot" w:pos="4591"/>
        </w:tabs>
        <w:rPr>
          <w:noProof/>
        </w:rPr>
      </w:pPr>
      <w:r>
        <w:rPr>
          <w:noProof/>
        </w:rPr>
        <w:t>Web Access, 9</w:t>
      </w:r>
    </w:p>
    <w:p w14:paraId="20FD5A6B" w14:textId="77777777" w:rsidR="00A87DE6" w:rsidRDefault="00A87DE6">
      <w:pPr>
        <w:pStyle w:val="Index2"/>
        <w:tabs>
          <w:tab w:val="right" w:leader="dot" w:pos="4591"/>
        </w:tabs>
        <w:rPr>
          <w:noProof/>
        </w:rPr>
      </w:pPr>
      <w:r>
        <w:rPr>
          <w:noProof/>
        </w:rPr>
        <w:t>Settings, 105</w:t>
      </w:r>
    </w:p>
    <w:p w14:paraId="32826F3F" w14:textId="77777777" w:rsidR="00A87DE6" w:rsidRDefault="00A87DE6">
      <w:pPr>
        <w:pStyle w:val="Index3"/>
        <w:tabs>
          <w:tab w:val="right" w:leader="dot" w:pos="4591"/>
        </w:tabs>
        <w:rPr>
          <w:noProof/>
        </w:rPr>
      </w:pPr>
      <w:r>
        <w:rPr>
          <w:noProof/>
        </w:rPr>
        <w:t>Hiding, 115</w:t>
      </w:r>
    </w:p>
    <w:p w14:paraId="50F29C74" w14:textId="77777777" w:rsidR="00A87DE6" w:rsidRDefault="00A87DE6">
      <w:pPr>
        <w:pStyle w:val="Index3"/>
        <w:tabs>
          <w:tab w:val="right" w:leader="dot" w:pos="4591"/>
        </w:tabs>
        <w:rPr>
          <w:noProof/>
        </w:rPr>
      </w:pPr>
      <w:r>
        <w:rPr>
          <w:noProof/>
        </w:rPr>
        <w:t>Modifying, 113</w:t>
      </w:r>
    </w:p>
    <w:p w14:paraId="0668DC72" w14:textId="77777777" w:rsidR="00A87DE6" w:rsidRDefault="00A87DE6">
      <w:pPr>
        <w:pStyle w:val="Index1"/>
        <w:tabs>
          <w:tab w:val="right" w:leader="dot" w:pos="4591"/>
        </w:tabs>
        <w:rPr>
          <w:noProof/>
        </w:rPr>
      </w:pPr>
      <w:r>
        <w:rPr>
          <w:noProof/>
        </w:rPr>
        <w:t>Web Integration, 10</w:t>
      </w:r>
    </w:p>
    <w:p w14:paraId="7FDDADC5" w14:textId="77777777" w:rsidR="00A87DE6" w:rsidRDefault="00A87DE6">
      <w:pPr>
        <w:pStyle w:val="Index1"/>
        <w:tabs>
          <w:tab w:val="right" w:leader="dot" w:pos="4591"/>
        </w:tabs>
        <w:rPr>
          <w:noProof/>
        </w:rPr>
      </w:pPr>
      <w:r>
        <w:rPr>
          <w:noProof/>
        </w:rPr>
        <w:t>Web Modernisation, 10</w:t>
      </w:r>
    </w:p>
    <w:p w14:paraId="76604CC8" w14:textId="77777777" w:rsidR="00A87DE6" w:rsidRDefault="00A87DE6">
      <w:pPr>
        <w:pStyle w:val="Index1"/>
        <w:tabs>
          <w:tab w:val="right" w:leader="dot" w:pos="4591"/>
        </w:tabs>
        <w:rPr>
          <w:noProof/>
        </w:rPr>
      </w:pPr>
      <w:r>
        <w:rPr>
          <w:noProof/>
        </w:rPr>
        <w:t>WEB2HOST, 9</w:t>
      </w:r>
    </w:p>
    <w:p w14:paraId="676E9C59" w14:textId="77777777" w:rsidR="00A87DE6" w:rsidRDefault="00A87DE6">
      <w:pPr>
        <w:pStyle w:val="Index1"/>
        <w:tabs>
          <w:tab w:val="right" w:leader="dot" w:pos="4591"/>
        </w:tabs>
        <w:rPr>
          <w:noProof/>
        </w:rPr>
      </w:pPr>
      <w:r>
        <w:rPr>
          <w:noProof/>
        </w:rPr>
        <w:t>Web-to-Host, 9</w:t>
      </w:r>
    </w:p>
    <w:p w14:paraId="197100BD" w14:textId="77777777" w:rsidR="00A87DE6" w:rsidRDefault="00A87DE6">
      <w:pPr>
        <w:pStyle w:val="Index2"/>
        <w:tabs>
          <w:tab w:val="right" w:leader="dot" w:pos="4591"/>
        </w:tabs>
        <w:rPr>
          <w:noProof/>
        </w:rPr>
      </w:pPr>
      <w:r>
        <w:rPr>
          <w:noProof/>
        </w:rPr>
        <w:t>Pages</w:t>
      </w:r>
    </w:p>
    <w:p w14:paraId="1F36168C" w14:textId="77777777" w:rsidR="00A87DE6" w:rsidRDefault="00A87DE6">
      <w:pPr>
        <w:pStyle w:val="Index3"/>
        <w:tabs>
          <w:tab w:val="right" w:leader="dot" w:pos="4591"/>
        </w:tabs>
        <w:rPr>
          <w:noProof/>
        </w:rPr>
      </w:pPr>
      <w:r>
        <w:rPr>
          <w:noProof/>
        </w:rPr>
        <w:t>Conditional generation, 61</w:t>
      </w:r>
    </w:p>
    <w:p w14:paraId="790BC210" w14:textId="77777777" w:rsidR="00A87DE6" w:rsidRDefault="00A87DE6">
      <w:pPr>
        <w:pStyle w:val="Index2"/>
        <w:tabs>
          <w:tab w:val="right" w:leader="dot" w:pos="4591"/>
        </w:tabs>
        <w:rPr>
          <w:noProof/>
        </w:rPr>
      </w:pPr>
      <w:r>
        <w:rPr>
          <w:noProof/>
        </w:rPr>
        <w:t>Pages HTML</w:t>
      </w:r>
    </w:p>
    <w:p w14:paraId="5320CB69" w14:textId="77777777" w:rsidR="00A87DE6" w:rsidRDefault="00A87DE6">
      <w:pPr>
        <w:pStyle w:val="Index3"/>
        <w:tabs>
          <w:tab w:val="right" w:leader="dot" w:pos="4591"/>
        </w:tabs>
        <w:rPr>
          <w:noProof/>
        </w:rPr>
      </w:pPr>
      <w:r>
        <w:rPr>
          <w:noProof/>
        </w:rPr>
        <w:t>Creation, 27</w:t>
      </w:r>
    </w:p>
    <w:p w14:paraId="2C284EB1" w14:textId="77777777" w:rsidR="00A87DE6" w:rsidRDefault="00A87DE6">
      <w:pPr>
        <w:pStyle w:val="Index3"/>
        <w:tabs>
          <w:tab w:val="right" w:leader="dot" w:pos="4591"/>
        </w:tabs>
        <w:rPr>
          <w:noProof/>
        </w:rPr>
      </w:pPr>
      <w:r>
        <w:rPr>
          <w:noProof/>
        </w:rPr>
        <w:t>Function keys, 47</w:t>
      </w:r>
    </w:p>
    <w:p w14:paraId="215FA416" w14:textId="77777777" w:rsidR="00A87DE6" w:rsidRDefault="00A87DE6">
      <w:pPr>
        <w:pStyle w:val="Index3"/>
        <w:tabs>
          <w:tab w:val="right" w:leader="dot" w:pos="4591"/>
        </w:tabs>
        <w:rPr>
          <w:noProof/>
        </w:rPr>
      </w:pPr>
      <w:r>
        <w:rPr>
          <w:noProof/>
        </w:rPr>
        <w:t>Tags - ADD-TO-FIELDS, 42</w:t>
      </w:r>
    </w:p>
    <w:p w14:paraId="6D2693EA" w14:textId="77777777" w:rsidR="00A87DE6" w:rsidRDefault="00A87DE6">
      <w:pPr>
        <w:pStyle w:val="Index3"/>
        <w:tabs>
          <w:tab w:val="right" w:leader="dot" w:pos="4591"/>
        </w:tabs>
        <w:rPr>
          <w:noProof/>
        </w:rPr>
      </w:pPr>
      <w:r>
        <w:rPr>
          <w:noProof/>
        </w:rPr>
        <w:t>Tags - ADVANCE-TO-NEXT-VALUE-OF, 55</w:t>
      </w:r>
    </w:p>
    <w:p w14:paraId="7C05737C" w14:textId="77777777" w:rsidR="00A87DE6" w:rsidRDefault="00A87DE6">
      <w:pPr>
        <w:pStyle w:val="Index3"/>
        <w:tabs>
          <w:tab w:val="right" w:leader="dot" w:pos="4591"/>
        </w:tabs>
        <w:rPr>
          <w:noProof/>
        </w:rPr>
      </w:pPr>
      <w:r>
        <w:rPr>
          <w:noProof/>
        </w:rPr>
        <w:t>Tags – AFTER-NOT-LAST-VALUE-OF, 61</w:t>
      </w:r>
    </w:p>
    <w:p w14:paraId="782C696F" w14:textId="77777777" w:rsidR="00A87DE6" w:rsidRDefault="00A87DE6">
      <w:pPr>
        <w:pStyle w:val="Index3"/>
        <w:tabs>
          <w:tab w:val="right" w:leader="dot" w:pos="4591"/>
        </w:tabs>
        <w:rPr>
          <w:noProof/>
        </w:rPr>
      </w:pPr>
      <w:r>
        <w:rPr>
          <w:noProof/>
        </w:rPr>
        <w:t>Tags - AJAX-SESSION-CODE, 28</w:t>
      </w:r>
    </w:p>
    <w:p w14:paraId="5AD5BE3C" w14:textId="77777777" w:rsidR="00A87DE6" w:rsidRDefault="00A87DE6">
      <w:pPr>
        <w:pStyle w:val="Index3"/>
        <w:tabs>
          <w:tab w:val="right" w:leader="dot" w:pos="4591"/>
        </w:tabs>
        <w:rPr>
          <w:noProof/>
        </w:rPr>
      </w:pPr>
      <w:r>
        <w:rPr>
          <w:noProof/>
        </w:rPr>
        <w:t>Tags - COPY-FROM, 33</w:t>
      </w:r>
    </w:p>
    <w:p w14:paraId="54EFE7D3" w14:textId="77777777" w:rsidR="00A87DE6" w:rsidRDefault="00A87DE6">
      <w:pPr>
        <w:pStyle w:val="Index3"/>
        <w:tabs>
          <w:tab w:val="right" w:leader="dot" w:pos="4591"/>
        </w:tabs>
        <w:rPr>
          <w:noProof/>
        </w:rPr>
      </w:pPr>
      <w:r>
        <w:rPr>
          <w:noProof/>
        </w:rPr>
        <w:t>Tags – COUNTRY-CODE, 69</w:t>
      </w:r>
    </w:p>
    <w:p w14:paraId="129D764D" w14:textId="77777777" w:rsidR="00A87DE6" w:rsidRDefault="00A87DE6">
      <w:pPr>
        <w:pStyle w:val="Index3"/>
        <w:tabs>
          <w:tab w:val="right" w:leader="dot" w:pos="4591"/>
        </w:tabs>
        <w:rPr>
          <w:noProof/>
        </w:rPr>
      </w:pPr>
      <w:r>
        <w:rPr>
          <w:noProof/>
        </w:rPr>
        <w:t>Tags - CREATE-VARIABLE-FROM, 34, 35</w:t>
      </w:r>
    </w:p>
    <w:p w14:paraId="3DD029FC" w14:textId="77777777" w:rsidR="00A87DE6" w:rsidRDefault="00A87DE6">
      <w:pPr>
        <w:pStyle w:val="Index3"/>
        <w:tabs>
          <w:tab w:val="right" w:leader="dot" w:pos="4591"/>
        </w:tabs>
        <w:rPr>
          <w:noProof/>
        </w:rPr>
      </w:pPr>
      <w:r>
        <w:rPr>
          <w:noProof/>
        </w:rPr>
        <w:t>Tags – CREATE-VARIABLE-IF, 63, 64</w:t>
      </w:r>
    </w:p>
    <w:p w14:paraId="75E7835B" w14:textId="77777777" w:rsidR="00A87DE6" w:rsidRDefault="00A87DE6">
      <w:pPr>
        <w:pStyle w:val="Index3"/>
        <w:tabs>
          <w:tab w:val="right" w:leader="dot" w:pos="4591"/>
        </w:tabs>
        <w:rPr>
          <w:noProof/>
        </w:rPr>
      </w:pPr>
      <w:r>
        <w:rPr>
          <w:noProof/>
        </w:rPr>
        <w:t>Tags - CURRENT-VALUE-OF, 53</w:t>
      </w:r>
    </w:p>
    <w:p w14:paraId="4DA73FF4" w14:textId="77777777" w:rsidR="00A87DE6" w:rsidRDefault="00A87DE6">
      <w:pPr>
        <w:pStyle w:val="Index3"/>
        <w:tabs>
          <w:tab w:val="right" w:leader="dot" w:pos="4591"/>
        </w:tabs>
        <w:rPr>
          <w:noProof/>
        </w:rPr>
      </w:pPr>
      <w:r>
        <w:rPr>
          <w:noProof/>
        </w:rPr>
        <w:t>Tags – DECLARE-FIELD-AS, 64, 67</w:t>
      </w:r>
    </w:p>
    <w:p w14:paraId="244D6443" w14:textId="77777777" w:rsidR="00A87DE6" w:rsidRDefault="00A87DE6">
      <w:pPr>
        <w:pStyle w:val="Index3"/>
        <w:tabs>
          <w:tab w:val="right" w:leader="dot" w:pos="4591"/>
        </w:tabs>
        <w:rPr>
          <w:noProof/>
        </w:rPr>
      </w:pPr>
      <w:r>
        <w:rPr>
          <w:noProof/>
        </w:rPr>
        <w:t>Tags – DEFAULT-FIELD-WITH-CURSOR, 45</w:t>
      </w:r>
    </w:p>
    <w:p w14:paraId="480C120A" w14:textId="77777777" w:rsidR="00A87DE6" w:rsidRDefault="00A87DE6">
      <w:pPr>
        <w:pStyle w:val="Index3"/>
        <w:tabs>
          <w:tab w:val="right" w:leader="dot" w:pos="4591"/>
        </w:tabs>
        <w:rPr>
          <w:noProof/>
        </w:rPr>
      </w:pPr>
      <w:r>
        <w:rPr>
          <w:noProof/>
        </w:rPr>
        <w:t>Tags - DEFINE-AUTOMATIC-COUNTER, 55</w:t>
      </w:r>
    </w:p>
    <w:p w14:paraId="121CF036" w14:textId="77777777" w:rsidR="00A87DE6" w:rsidRDefault="00A87DE6">
      <w:pPr>
        <w:pStyle w:val="Index3"/>
        <w:tabs>
          <w:tab w:val="right" w:leader="dot" w:pos="4591"/>
        </w:tabs>
        <w:rPr>
          <w:noProof/>
        </w:rPr>
      </w:pPr>
      <w:r>
        <w:rPr>
          <w:noProof/>
        </w:rPr>
        <w:t>Tags – DEFINE-CURSOR-POSITION-FIELD, 44</w:t>
      </w:r>
    </w:p>
    <w:p w14:paraId="7B3814A4" w14:textId="77777777" w:rsidR="00A87DE6" w:rsidRDefault="00A87DE6">
      <w:pPr>
        <w:pStyle w:val="Index3"/>
        <w:tabs>
          <w:tab w:val="right" w:leader="dot" w:pos="4591"/>
        </w:tabs>
        <w:rPr>
          <w:noProof/>
        </w:rPr>
      </w:pPr>
      <w:r>
        <w:rPr>
          <w:noProof/>
        </w:rPr>
        <w:t>Tags - DEFINE-DFHMDF-COLUMN, 37</w:t>
      </w:r>
    </w:p>
    <w:p w14:paraId="317CCD4B" w14:textId="77777777" w:rsidR="00A87DE6" w:rsidRDefault="00A87DE6">
      <w:pPr>
        <w:pStyle w:val="Index3"/>
        <w:tabs>
          <w:tab w:val="right" w:leader="dot" w:pos="4591"/>
        </w:tabs>
        <w:rPr>
          <w:noProof/>
        </w:rPr>
      </w:pPr>
      <w:r>
        <w:rPr>
          <w:noProof/>
        </w:rPr>
        <w:t>Tags - DEFINE-DFHMDF-NAME, 36</w:t>
      </w:r>
    </w:p>
    <w:p w14:paraId="1BDC7783" w14:textId="77777777" w:rsidR="00A87DE6" w:rsidRDefault="00A87DE6">
      <w:pPr>
        <w:pStyle w:val="Index3"/>
        <w:tabs>
          <w:tab w:val="right" w:leader="dot" w:pos="4591"/>
        </w:tabs>
        <w:rPr>
          <w:noProof/>
        </w:rPr>
      </w:pPr>
      <w:r>
        <w:rPr>
          <w:noProof/>
        </w:rPr>
        <w:t>Tags - DEFINE-HTML-FIELD, 35</w:t>
      </w:r>
    </w:p>
    <w:p w14:paraId="73E19814" w14:textId="77777777" w:rsidR="00A87DE6" w:rsidRDefault="00A87DE6">
      <w:pPr>
        <w:pStyle w:val="Index3"/>
        <w:tabs>
          <w:tab w:val="right" w:leader="dot" w:pos="4591"/>
        </w:tabs>
        <w:rPr>
          <w:noProof/>
        </w:rPr>
      </w:pPr>
      <w:r>
        <w:rPr>
          <w:noProof/>
        </w:rPr>
        <w:t>Tags - DEFINE-HTML-FIELD-NAME, 35</w:t>
      </w:r>
    </w:p>
    <w:p w14:paraId="30944003" w14:textId="77777777" w:rsidR="00A87DE6" w:rsidRDefault="00A87DE6">
      <w:pPr>
        <w:pStyle w:val="Index3"/>
        <w:tabs>
          <w:tab w:val="right" w:leader="dot" w:pos="4591"/>
        </w:tabs>
        <w:rPr>
          <w:noProof/>
        </w:rPr>
      </w:pPr>
      <w:r>
        <w:rPr>
          <w:noProof/>
        </w:rPr>
        <w:t>Tags – DEFINE-HTML-FOCUS-FIELD, 44</w:t>
      </w:r>
    </w:p>
    <w:p w14:paraId="42687999" w14:textId="77777777" w:rsidR="00A87DE6" w:rsidRDefault="00A87DE6">
      <w:pPr>
        <w:pStyle w:val="Index3"/>
        <w:tabs>
          <w:tab w:val="right" w:leader="dot" w:pos="4591"/>
        </w:tabs>
        <w:rPr>
          <w:noProof/>
        </w:rPr>
      </w:pPr>
      <w:r>
        <w:rPr>
          <w:noProof/>
        </w:rPr>
        <w:t>Tags – DEFINE-HTML-PFKEY, 47</w:t>
      </w:r>
    </w:p>
    <w:p w14:paraId="3D0DB980" w14:textId="77777777" w:rsidR="00A87DE6" w:rsidRDefault="00A87DE6">
      <w:pPr>
        <w:pStyle w:val="Index3"/>
        <w:tabs>
          <w:tab w:val="right" w:leader="dot" w:pos="4591"/>
        </w:tabs>
        <w:rPr>
          <w:noProof/>
        </w:rPr>
      </w:pPr>
      <w:r>
        <w:rPr>
          <w:noProof/>
        </w:rPr>
        <w:t>Tags - DEFINE-SUB-VARIABLE, 56</w:t>
      </w:r>
    </w:p>
    <w:p w14:paraId="529231F3" w14:textId="77777777" w:rsidR="00A87DE6" w:rsidRDefault="00A87DE6">
      <w:pPr>
        <w:pStyle w:val="Index3"/>
        <w:tabs>
          <w:tab w:val="right" w:leader="dot" w:pos="4591"/>
        </w:tabs>
        <w:rPr>
          <w:noProof/>
        </w:rPr>
      </w:pPr>
      <w:r>
        <w:rPr>
          <w:noProof/>
        </w:rPr>
        <w:t>Tags - DELETE-ALL-VARIABLES, 56</w:t>
      </w:r>
    </w:p>
    <w:p w14:paraId="4D9317EF" w14:textId="77777777" w:rsidR="00A87DE6" w:rsidRDefault="00A87DE6">
      <w:pPr>
        <w:pStyle w:val="Index3"/>
        <w:tabs>
          <w:tab w:val="right" w:leader="dot" w:pos="4591"/>
        </w:tabs>
        <w:rPr>
          <w:noProof/>
        </w:rPr>
      </w:pPr>
      <w:r>
        <w:rPr>
          <w:noProof/>
        </w:rPr>
        <w:t>Tags - DO-COUNT-UP-WITH, 55</w:t>
      </w:r>
    </w:p>
    <w:p w14:paraId="1F0A11CE" w14:textId="77777777" w:rsidR="00A87DE6" w:rsidRDefault="00A87DE6">
      <w:pPr>
        <w:pStyle w:val="Index3"/>
        <w:tabs>
          <w:tab w:val="right" w:leader="dot" w:pos="4591"/>
        </w:tabs>
        <w:rPr>
          <w:noProof/>
        </w:rPr>
      </w:pPr>
      <w:r>
        <w:rPr>
          <w:noProof/>
        </w:rPr>
        <w:t>Tags – ENCRYPTION-PARAMETERS, 66</w:t>
      </w:r>
    </w:p>
    <w:p w14:paraId="6059C77A" w14:textId="77777777" w:rsidR="00A87DE6" w:rsidRDefault="00A87DE6">
      <w:pPr>
        <w:pStyle w:val="Index3"/>
        <w:tabs>
          <w:tab w:val="right" w:leader="dot" w:pos="4591"/>
        </w:tabs>
        <w:rPr>
          <w:noProof/>
        </w:rPr>
      </w:pPr>
      <w:r>
        <w:rPr>
          <w:noProof/>
        </w:rPr>
        <w:t>Tags - END-DO-COUNT, 55</w:t>
      </w:r>
    </w:p>
    <w:p w14:paraId="6F4683A3" w14:textId="77777777" w:rsidR="00A87DE6" w:rsidRDefault="00A87DE6">
      <w:pPr>
        <w:pStyle w:val="Index3"/>
        <w:tabs>
          <w:tab w:val="right" w:leader="dot" w:pos="4591"/>
        </w:tabs>
        <w:rPr>
          <w:noProof/>
        </w:rPr>
      </w:pPr>
      <w:r>
        <w:rPr>
          <w:noProof/>
        </w:rPr>
        <w:t>Tags - END-FOR, 55</w:t>
      </w:r>
    </w:p>
    <w:p w14:paraId="7F34E8C4" w14:textId="77777777" w:rsidR="00A87DE6" w:rsidRDefault="00A87DE6">
      <w:pPr>
        <w:pStyle w:val="Index3"/>
        <w:tabs>
          <w:tab w:val="right" w:leader="dot" w:pos="4591"/>
        </w:tabs>
        <w:rPr>
          <w:noProof/>
        </w:rPr>
      </w:pPr>
      <w:r>
        <w:rPr>
          <w:noProof/>
        </w:rPr>
        <w:t>Tags - FIELD-WITH-CURSOR, 45</w:t>
      </w:r>
    </w:p>
    <w:p w14:paraId="2BD29E6A" w14:textId="77777777" w:rsidR="00A87DE6" w:rsidRDefault="00A87DE6">
      <w:pPr>
        <w:pStyle w:val="Index3"/>
        <w:tabs>
          <w:tab w:val="right" w:leader="dot" w:pos="4591"/>
        </w:tabs>
        <w:rPr>
          <w:noProof/>
        </w:rPr>
      </w:pPr>
      <w:r>
        <w:rPr>
          <w:noProof/>
        </w:rPr>
        <w:t>Tags - FOR-EACH-VALUE-IN, 53</w:t>
      </w:r>
    </w:p>
    <w:p w14:paraId="4A14220C" w14:textId="77777777" w:rsidR="00A87DE6" w:rsidRDefault="00A87DE6">
      <w:pPr>
        <w:pStyle w:val="Index3"/>
        <w:tabs>
          <w:tab w:val="right" w:leader="dot" w:pos="4591"/>
        </w:tabs>
        <w:rPr>
          <w:noProof/>
        </w:rPr>
      </w:pPr>
      <w:r>
        <w:rPr>
          <w:noProof/>
        </w:rPr>
        <w:t>Tags - GENERATE-HTML, 32</w:t>
      </w:r>
    </w:p>
    <w:p w14:paraId="016B0286" w14:textId="77777777" w:rsidR="00A87DE6" w:rsidRDefault="00A87DE6">
      <w:pPr>
        <w:pStyle w:val="Index3"/>
        <w:tabs>
          <w:tab w:val="right" w:leader="dot" w:pos="4591"/>
        </w:tabs>
        <w:rPr>
          <w:noProof/>
        </w:rPr>
      </w:pPr>
      <w:r>
        <w:rPr>
          <w:noProof/>
        </w:rPr>
        <w:t>Tags - GENERATE-VARIABLES, 38</w:t>
      </w:r>
    </w:p>
    <w:p w14:paraId="014C9232" w14:textId="77777777" w:rsidR="00A87DE6" w:rsidRDefault="00A87DE6">
      <w:pPr>
        <w:pStyle w:val="Index3"/>
        <w:tabs>
          <w:tab w:val="right" w:leader="dot" w:pos="4591"/>
        </w:tabs>
        <w:rPr>
          <w:noProof/>
        </w:rPr>
      </w:pPr>
      <w:r>
        <w:rPr>
          <w:noProof/>
        </w:rPr>
        <w:t>Tags - GENERATE-VIR3270, 39</w:t>
      </w:r>
    </w:p>
    <w:p w14:paraId="71912E87" w14:textId="77777777" w:rsidR="00A87DE6" w:rsidRDefault="00A87DE6">
      <w:pPr>
        <w:pStyle w:val="Index3"/>
        <w:tabs>
          <w:tab w:val="right" w:leader="dot" w:pos="4591"/>
        </w:tabs>
        <w:rPr>
          <w:noProof/>
        </w:rPr>
      </w:pPr>
      <w:r>
        <w:rPr>
          <w:noProof/>
        </w:rPr>
        <w:t>Tags – IF-PRINT-IS-READY, 78</w:t>
      </w:r>
    </w:p>
    <w:p w14:paraId="69B2D661" w14:textId="77777777" w:rsidR="00A87DE6" w:rsidRDefault="00A87DE6">
      <w:pPr>
        <w:pStyle w:val="Index3"/>
        <w:tabs>
          <w:tab w:val="right" w:leader="dot" w:pos="4591"/>
        </w:tabs>
        <w:rPr>
          <w:noProof/>
        </w:rPr>
      </w:pPr>
      <w:r>
        <w:rPr>
          <w:noProof/>
        </w:rPr>
        <w:t>Tags – IF-SECURITY-TOKEN-IS-READY, 77</w:t>
      </w:r>
    </w:p>
    <w:p w14:paraId="0CD736F6" w14:textId="77777777" w:rsidR="00A87DE6" w:rsidRDefault="00A87DE6">
      <w:pPr>
        <w:pStyle w:val="Index3"/>
        <w:tabs>
          <w:tab w:val="right" w:leader="dot" w:pos="4591"/>
        </w:tabs>
        <w:rPr>
          <w:noProof/>
        </w:rPr>
      </w:pPr>
      <w:r>
        <w:rPr>
          <w:noProof/>
        </w:rPr>
        <w:t>Tags – IF-USER-IS-ALLOWED-TO, 61</w:t>
      </w:r>
    </w:p>
    <w:p w14:paraId="3764282D" w14:textId="77777777" w:rsidR="00A87DE6" w:rsidRDefault="00A87DE6">
      <w:pPr>
        <w:pStyle w:val="Index3"/>
        <w:tabs>
          <w:tab w:val="right" w:leader="dot" w:pos="4591"/>
        </w:tabs>
        <w:rPr>
          <w:noProof/>
        </w:rPr>
      </w:pPr>
      <w:r>
        <w:rPr>
          <w:noProof/>
        </w:rPr>
        <w:t>Tags - INVALID-PFKEYS, 48</w:t>
      </w:r>
    </w:p>
    <w:p w14:paraId="186611A7" w14:textId="77777777" w:rsidR="00A87DE6" w:rsidRDefault="00A87DE6">
      <w:pPr>
        <w:pStyle w:val="Index3"/>
        <w:tabs>
          <w:tab w:val="right" w:leader="dot" w:pos="4591"/>
        </w:tabs>
        <w:rPr>
          <w:noProof/>
        </w:rPr>
      </w:pPr>
      <w:r>
        <w:rPr>
          <w:noProof/>
        </w:rPr>
        <w:t>Tags – IP-ADDRESS-OF-LINE, 58</w:t>
      </w:r>
    </w:p>
    <w:p w14:paraId="1EBFFC33" w14:textId="77777777" w:rsidR="00A87DE6" w:rsidRDefault="00A87DE6">
      <w:pPr>
        <w:pStyle w:val="Index3"/>
        <w:tabs>
          <w:tab w:val="right" w:leader="dot" w:pos="4591"/>
        </w:tabs>
        <w:rPr>
          <w:noProof/>
        </w:rPr>
      </w:pPr>
      <w:r>
        <w:rPr>
          <w:noProof/>
        </w:rPr>
        <w:t>Tags – IP-PORT-OF-LINE, 58</w:t>
      </w:r>
    </w:p>
    <w:p w14:paraId="463B03C6" w14:textId="77777777" w:rsidR="00A87DE6" w:rsidRDefault="00A87DE6">
      <w:pPr>
        <w:pStyle w:val="Index3"/>
        <w:tabs>
          <w:tab w:val="right" w:leader="dot" w:pos="4591"/>
        </w:tabs>
        <w:rPr>
          <w:noProof/>
        </w:rPr>
      </w:pPr>
      <w:r>
        <w:rPr>
          <w:noProof/>
        </w:rPr>
        <w:t>Tags – NAME-OF, 59</w:t>
      </w:r>
    </w:p>
    <w:p w14:paraId="610C9533" w14:textId="77777777" w:rsidR="00A87DE6" w:rsidRDefault="00A87DE6">
      <w:pPr>
        <w:pStyle w:val="Index3"/>
        <w:tabs>
          <w:tab w:val="right" w:leader="dot" w:pos="4591"/>
        </w:tabs>
        <w:rPr>
          <w:noProof/>
        </w:rPr>
      </w:pPr>
      <w:r>
        <w:rPr>
          <w:noProof/>
        </w:rPr>
        <w:t>Tags – NO-BLANKS-VALUE-OF, 54</w:t>
      </w:r>
    </w:p>
    <w:p w14:paraId="3AC4B04D" w14:textId="77777777" w:rsidR="00A87DE6" w:rsidRDefault="00A87DE6">
      <w:pPr>
        <w:pStyle w:val="Index3"/>
        <w:tabs>
          <w:tab w:val="right" w:leader="dot" w:pos="4591"/>
        </w:tabs>
        <w:rPr>
          <w:noProof/>
        </w:rPr>
      </w:pPr>
      <w:r>
        <w:rPr>
          <w:noProof/>
        </w:rPr>
        <w:t>Tags – NUMBER-OF, 60</w:t>
      </w:r>
    </w:p>
    <w:p w14:paraId="26AC4D98" w14:textId="77777777" w:rsidR="00A87DE6" w:rsidRDefault="00A87DE6">
      <w:pPr>
        <w:pStyle w:val="Index3"/>
        <w:tabs>
          <w:tab w:val="right" w:leader="dot" w:pos="4591"/>
        </w:tabs>
        <w:rPr>
          <w:noProof/>
        </w:rPr>
      </w:pPr>
      <w:r>
        <w:rPr>
          <w:noProof/>
        </w:rPr>
        <w:t>Tags - ON-ATTRIBUTE, 40</w:t>
      </w:r>
    </w:p>
    <w:p w14:paraId="3B298EF8" w14:textId="77777777" w:rsidR="00A87DE6" w:rsidRDefault="00A87DE6">
      <w:pPr>
        <w:pStyle w:val="Index3"/>
        <w:tabs>
          <w:tab w:val="right" w:leader="dot" w:pos="4591"/>
        </w:tabs>
        <w:rPr>
          <w:noProof/>
        </w:rPr>
      </w:pPr>
      <w:r>
        <w:rPr>
          <w:noProof/>
        </w:rPr>
        <w:t>Tags - ON-CHARACTER-ATTRIBUTE, 41</w:t>
      </w:r>
    </w:p>
    <w:p w14:paraId="445E9643" w14:textId="77777777" w:rsidR="00A87DE6" w:rsidRDefault="00A87DE6">
      <w:pPr>
        <w:pStyle w:val="Index3"/>
        <w:tabs>
          <w:tab w:val="right" w:leader="dot" w:pos="4591"/>
        </w:tabs>
        <w:rPr>
          <w:noProof/>
        </w:rPr>
      </w:pPr>
      <w:r>
        <w:rPr>
          <w:noProof/>
        </w:rPr>
        <w:t>Tags - ON-END-OF-ATTRIBUTE, 41</w:t>
      </w:r>
    </w:p>
    <w:p w14:paraId="7BB75DD4" w14:textId="77777777" w:rsidR="00A87DE6" w:rsidRDefault="00A87DE6">
      <w:pPr>
        <w:pStyle w:val="Index3"/>
        <w:tabs>
          <w:tab w:val="right" w:leader="dot" w:pos="4591"/>
        </w:tabs>
        <w:rPr>
          <w:noProof/>
        </w:rPr>
      </w:pPr>
      <w:r>
        <w:rPr>
          <w:noProof/>
        </w:rPr>
        <w:t>Tags - ON-END-OF-CHARACTER-ATTRIBUTE, 42</w:t>
      </w:r>
    </w:p>
    <w:p w14:paraId="449797E2" w14:textId="77777777" w:rsidR="00A87DE6" w:rsidRDefault="00A87DE6">
      <w:pPr>
        <w:pStyle w:val="Index3"/>
        <w:tabs>
          <w:tab w:val="right" w:leader="dot" w:pos="4591"/>
        </w:tabs>
        <w:rPr>
          <w:noProof/>
        </w:rPr>
      </w:pPr>
      <w:r>
        <w:rPr>
          <w:noProof/>
        </w:rPr>
        <w:t>Tags – PDF-LINES-PER-PAGE, 79</w:t>
      </w:r>
    </w:p>
    <w:p w14:paraId="06AA9B56" w14:textId="77777777" w:rsidR="00A87DE6" w:rsidRDefault="00A87DE6">
      <w:pPr>
        <w:pStyle w:val="Index3"/>
        <w:tabs>
          <w:tab w:val="right" w:leader="dot" w:pos="4591"/>
        </w:tabs>
        <w:rPr>
          <w:noProof/>
        </w:rPr>
      </w:pPr>
      <w:r>
        <w:rPr>
          <w:noProof/>
        </w:rPr>
        <w:t>Tags – PDF-NEW-DOCOPT, 79</w:t>
      </w:r>
    </w:p>
    <w:p w14:paraId="5A15EABD" w14:textId="77777777" w:rsidR="00A87DE6" w:rsidRDefault="00A87DE6">
      <w:pPr>
        <w:pStyle w:val="Index3"/>
        <w:tabs>
          <w:tab w:val="right" w:leader="dot" w:pos="4591"/>
        </w:tabs>
        <w:rPr>
          <w:noProof/>
        </w:rPr>
      </w:pPr>
      <w:r>
        <w:rPr>
          <w:noProof/>
        </w:rPr>
        <w:t>Tags – PDF-NEW-INPUT, 79</w:t>
      </w:r>
    </w:p>
    <w:p w14:paraId="15DB2CDB" w14:textId="77777777" w:rsidR="00A87DE6" w:rsidRDefault="00A87DE6">
      <w:pPr>
        <w:pStyle w:val="Index3"/>
        <w:tabs>
          <w:tab w:val="right" w:leader="dot" w:pos="4591"/>
        </w:tabs>
        <w:rPr>
          <w:noProof/>
        </w:rPr>
      </w:pPr>
      <w:r>
        <w:rPr>
          <w:noProof/>
        </w:rPr>
        <w:t>Tags – PDF-NEW-LAYOUT, 79</w:t>
      </w:r>
    </w:p>
    <w:p w14:paraId="14547905" w14:textId="77777777" w:rsidR="00A87DE6" w:rsidRDefault="00A87DE6">
      <w:pPr>
        <w:pStyle w:val="Index3"/>
        <w:tabs>
          <w:tab w:val="right" w:leader="dot" w:pos="4591"/>
        </w:tabs>
        <w:rPr>
          <w:noProof/>
        </w:rPr>
      </w:pPr>
      <w:r>
        <w:rPr>
          <w:noProof/>
        </w:rPr>
        <w:t>Tags – PDF-OUTLINE, 79</w:t>
      </w:r>
    </w:p>
    <w:p w14:paraId="07B375C8" w14:textId="77777777" w:rsidR="00A87DE6" w:rsidRDefault="00A87DE6">
      <w:pPr>
        <w:pStyle w:val="Index3"/>
        <w:tabs>
          <w:tab w:val="right" w:leader="dot" w:pos="4591"/>
        </w:tabs>
        <w:rPr>
          <w:noProof/>
        </w:rPr>
      </w:pPr>
      <w:r>
        <w:rPr>
          <w:noProof/>
        </w:rPr>
        <w:t>Tags – PDF-PAGE-BREAK, 80</w:t>
      </w:r>
    </w:p>
    <w:p w14:paraId="0ABA3FA5" w14:textId="77777777" w:rsidR="00A87DE6" w:rsidRDefault="00A87DE6">
      <w:pPr>
        <w:pStyle w:val="Index3"/>
        <w:tabs>
          <w:tab w:val="right" w:leader="dot" w:pos="4591"/>
        </w:tabs>
        <w:rPr>
          <w:noProof/>
        </w:rPr>
      </w:pPr>
      <w:r>
        <w:rPr>
          <w:noProof/>
        </w:rPr>
        <w:t>Tags – PDF-USE-DOCOPT, 80</w:t>
      </w:r>
    </w:p>
    <w:p w14:paraId="26284315" w14:textId="77777777" w:rsidR="00A87DE6" w:rsidRDefault="00A87DE6">
      <w:pPr>
        <w:pStyle w:val="Index3"/>
        <w:tabs>
          <w:tab w:val="right" w:leader="dot" w:pos="4591"/>
        </w:tabs>
        <w:rPr>
          <w:noProof/>
        </w:rPr>
      </w:pPr>
      <w:r>
        <w:rPr>
          <w:noProof/>
        </w:rPr>
        <w:t>Tags – PDF-USE-LAYOUT, 80</w:t>
      </w:r>
    </w:p>
    <w:p w14:paraId="71A2418F" w14:textId="77777777" w:rsidR="00A87DE6" w:rsidRDefault="00A87DE6">
      <w:pPr>
        <w:pStyle w:val="Index3"/>
        <w:tabs>
          <w:tab w:val="right" w:leader="dot" w:pos="4591"/>
        </w:tabs>
        <w:rPr>
          <w:noProof/>
        </w:rPr>
      </w:pPr>
      <w:r>
        <w:rPr>
          <w:noProof/>
        </w:rPr>
        <w:t>Tags – PDF-VARIABLE, 80</w:t>
      </w:r>
    </w:p>
    <w:p w14:paraId="78BA0F58" w14:textId="77777777" w:rsidR="00A87DE6" w:rsidRDefault="00A87DE6">
      <w:pPr>
        <w:pStyle w:val="Index3"/>
        <w:tabs>
          <w:tab w:val="right" w:leader="dot" w:pos="4591"/>
        </w:tabs>
        <w:rPr>
          <w:noProof/>
        </w:rPr>
      </w:pPr>
      <w:r>
        <w:rPr>
          <w:noProof/>
        </w:rPr>
        <w:t>Tags – POSITION-OF-THE-CURSOR, 46</w:t>
      </w:r>
    </w:p>
    <w:p w14:paraId="14EBA1AD" w14:textId="77777777" w:rsidR="00A87DE6" w:rsidRDefault="00A87DE6">
      <w:pPr>
        <w:pStyle w:val="Index3"/>
        <w:tabs>
          <w:tab w:val="right" w:leader="dot" w:pos="4591"/>
        </w:tabs>
        <w:rPr>
          <w:noProof/>
        </w:rPr>
      </w:pPr>
      <w:r>
        <w:rPr>
          <w:noProof/>
        </w:rPr>
        <w:t>Tags – PRINT, 78</w:t>
      </w:r>
    </w:p>
    <w:p w14:paraId="2EA62352" w14:textId="77777777" w:rsidR="00A87DE6" w:rsidRDefault="00A87DE6">
      <w:pPr>
        <w:pStyle w:val="Index3"/>
        <w:tabs>
          <w:tab w:val="right" w:leader="dot" w:pos="4591"/>
        </w:tabs>
        <w:rPr>
          <w:noProof/>
        </w:rPr>
      </w:pPr>
      <w:r>
        <w:rPr>
          <w:noProof/>
        </w:rPr>
        <w:t>Tags – PUBLIC-KEY, 67</w:t>
      </w:r>
    </w:p>
    <w:p w14:paraId="36A5C07B" w14:textId="77777777" w:rsidR="00A87DE6" w:rsidRDefault="00A87DE6">
      <w:pPr>
        <w:pStyle w:val="Index3"/>
        <w:tabs>
          <w:tab w:val="right" w:leader="dot" w:pos="4591"/>
        </w:tabs>
        <w:rPr>
          <w:noProof/>
        </w:rPr>
      </w:pPr>
      <w:r>
        <w:rPr>
          <w:noProof/>
        </w:rPr>
        <w:t>Tags – SECURITY-TOKEN, 77</w:t>
      </w:r>
    </w:p>
    <w:p w14:paraId="0FD5F14C" w14:textId="77777777" w:rsidR="00A87DE6" w:rsidRDefault="00A87DE6">
      <w:pPr>
        <w:pStyle w:val="Index3"/>
        <w:tabs>
          <w:tab w:val="right" w:leader="dot" w:pos="4591"/>
        </w:tabs>
        <w:rPr>
          <w:noProof/>
        </w:rPr>
      </w:pPr>
      <w:r>
        <w:rPr>
          <w:noProof/>
        </w:rPr>
        <w:t>Tags - SESSION-CODE, 28</w:t>
      </w:r>
    </w:p>
    <w:p w14:paraId="1D96B672" w14:textId="77777777" w:rsidR="00A87DE6" w:rsidRDefault="00A87DE6">
      <w:pPr>
        <w:pStyle w:val="Index3"/>
        <w:tabs>
          <w:tab w:val="right" w:leader="dot" w:pos="4591"/>
        </w:tabs>
        <w:rPr>
          <w:noProof/>
        </w:rPr>
      </w:pPr>
      <w:r>
        <w:rPr>
          <w:noProof/>
        </w:rPr>
        <w:t>Tags – SET-CONTENT-TYPE, 74</w:t>
      </w:r>
    </w:p>
    <w:p w14:paraId="39E1F1FB" w14:textId="77777777" w:rsidR="00A87DE6" w:rsidRDefault="00A87DE6">
      <w:pPr>
        <w:pStyle w:val="Index3"/>
        <w:tabs>
          <w:tab w:val="right" w:leader="dot" w:pos="4591"/>
        </w:tabs>
        <w:rPr>
          <w:noProof/>
        </w:rPr>
      </w:pPr>
      <w:r>
        <w:rPr>
          <w:noProof/>
        </w:rPr>
        <w:t>Tags – SET-COUNTRY-CODE, 69</w:t>
      </w:r>
    </w:p>
    <w:p w14:paraId="2C0CF75C" w14:textId="77777777" w:rsidR="00A87DE6" w:rsidRDefault="00A87DE6">
      <w:pPr>
        <w:pStyle w:val="Index3"/>
        <w:tabs>
          <w:tab w:val="right" w:leader="dot" w:pos="4591"/>
        </w:tabs>
        <w:rPr>
          <w:noProof/>
        </w:rPr>
      </w:pPr>
      <w:r>
        <w:rPr>
          <w:noProof/>
        </w:rPr>
        <w:t>Tags – SET-HEADER, 75</w:t>
      </w:r>
    </w:p>
    <w:p w14:paraId="087A61B6" w14:textId="77777777" w:rsidR="00A87DE6" w:rsidRDefault="00A87DE6">
      <w:pPr>
        <w:pStyle w:val="Index3"/>
        <w:tabs>
          <w:tab w:val="right" w:leader="dot" w:pos="4591"/>
        </w:tabs>
        <w:rPr>
          <w:noProof/>
        </w:rPr>
      </w:pPr>
      <w:r>
        <w:rPr>
          <w:noProof/>
        </w:rPr>
        <w:t>Tags – SET-HTTP-RETURN-CODE, 72</w:t>
      </w:r>
    </w:p>
    <w:p w14:paraId="5A033C10" w14:textId="77777777" w:rsidR="00A87DE6" w:rsidRDefault="00A87DE6">
      <w:pPr>
        <w:pStyle w:val="Index3"/>
        <w:tabs>
          <w:tab w:val="right" w:leader="dot" w:pos="4591"/>
        </w:tabs>
        <w:rPr>
          <w:noProof/>
        </w:rPr>
      </w:pPr>
      <w:r>
        <w:rPr>
          <w:noProof/>
        </w:rPr>
        <w:t>Tags - SET-INITIAL-TIMEOUT, 28</w:t>
      </w:r>
    </w:p>
    <w:p w14:paraId="49240D73" w14:textId="77777777" w:rsidR="00A87DE6" w:rsidRDefault="00A87DE6">
      <w:pPr>
        <w:pStyle w:val="Index3"/>
        <w:tabs>
          <w:tab w:val="right" w:leader="dot" w:pos="4591"/>
        </w:tabs>
        <w:rPr>
          <w:noProof/>
        </w:rPr>
      </w:pPr>
      <w:r>
        <w:rPr>
          <w:noProof/>
        </w:rPr>
        <w:t>Tags - SET-LOCAL-OPTIONS, 51, 67</w:t>
      </w:r>
    </w:p>
    <w:p w14:paraId="0724D43D" w14:textId="77777777" w:rsidR="00A87DE6" w:rsidRDefault="00A87DE6">
      <w:pPr>
        <w:pStyle w:val="Index3"/>
        <w:tabs>
          <w:tab w:val="right" w:leader="dot" w:pos="4591"/>
        </w:tabs>
        <w:rPr>
          <w:noProof/>
        </w:rPr>
      </w:pPr>
      <w:r>
        <w:rPr>
          <w:noProof/>
        </w:rPr>
        <w:t>Tags – SET-MAX-AGE, 73</w:t>
      </w:r>
    </w:p>
    <w:p w14:paraId="2AEEEB5F" w14:textId="77777777" w:rsidR="00A87DE6" w:rsidRDefault="00A87DE6">
      <w:pPr>
        <w:pStyle w:val="Index3"/>
        <w:tabs>
          <w:tab w:val="right" w:leader="dot" w:pos="4591"/>
        </w:tabs>
        <w:rPr>
          <w:noProof/>
        </w:rPr>
      </w:pPr>
      <w:r>
        <w:rPr>
          <w:noProof/>
        </w:rPr>
        <w:t>Tags – SET-OUTPUT-ENCODING-UTF-8, 70</w:t>
      </w:r>
    </w:p>
    <w:p w14:paraId="2AC872BB" w14:textId="77777777" w:rsidR="00A87DE6" w:rsidRDefault="00A87DE6">
      <w:pPr>
        <w:pStyle w:val="Index3"/>
        <w:tabs>
          <w:tab w:val="right" w:leader="dot" w:pos="4591"/>
        </w:tabs>
        <w:rPr>
          <w:noProof/>
        </w:rPr>
      </w:pPr>
      <w:r>
        <w:rPr>
          <w:noProof/>
        </w:rPr>
        <w:t>Tags – SET-PAGE-CACHEABLE, 73</w:t>
      </w:r>
    </w:p>
    <w:p w14:paraId="66E633E4" w14:textId="77777777" w:rsidR="00A87DE6" w:rsidRDefault="00A87DE6">
      <w:pPr>
        <w:pStyle w:val="Index3"/>
        <w:tabs>
          <w:tab w:val="right" w:leader="dot" w:pos="4591"/>
        </w:tabs>
        <w:rPr>
          <w:noProof/>
        </w:rPr>
      </w:pPr>
      <w:r>
        <w:rPr>
          <w:noProof/>
        </w:rPr>
        <w:t>Tags – SET-PAGE-NOT-CACHEABLE, 73</w:t>
      </w:r>
    </w:p>
    <w:p w14:paraId="2861A85E" w14:textId="77777777" w:rsidR="00A87DE6" w:rsidRDefault="00A87DE6">
      <w:pPr>
        <w:pStyle w:val="Index3"/>
        <w:tabs>
          <w:tab w:val="right" w:leader="dot" w:pos="4591"/>
        </w:tabs>
        <w:rPr>
          <w:noProof/>
        </w:rPr>
      </w:pPr>
      <w:r>
        <w:rPr>
          <w:noProof/>
        </w:rPr>
        <w:t>Tags – TRIMMED-VALUE-OF, 54</w:t>
      </w:r>
    </w:p>
    <w:p w14:paraId="4584DF43" w14:textId="77777777" w:rsidR="00A87DE6" w:rsidRDefault="00A87DE6">
      <w:pPr>
        <w:pStyle w:val="Index3"/>
        <w:tabs>
          <w:tab w:val="right" w:leader="dot" w:pos="4591"/>
        </w:tabs>
        <w:rPr>
          <w:noProof/>
        </w:rPr>
      </w:pPr>
      <w:r>
        <w:rPr>
          <w:noProof/>
        </w:rPr>
        <w:t>Tags - UNSET-LOCAL-OPTIONS, 52</w:t>
      </w:r>
    </w:p>
    <w:p w14:paraId="1575E143" w14:textId="77777777" w:rsidR="00A87DE6" w:rsidRDefault="00A87DE6">
      <w:pPr>
        <w:pStyle w:val="Index3"/>
        <w:tabs>
          <w:tab w:val="right" w:leader="dot" w:pos="4591"/>
        </w:tabs>
        <w:rPr>
          <w:noProof/>
        </w:rPr>
      </w:pPr>
      <w:r>
        <w:rPr>
          <w:noProof/>
        </w:rPr>
        <w:t>Tags – USER-SIGNON-CODE, 65</w:t>
      </w:r>
    </w:p>
    <w:p w14:paraId="664F8B99" w14:textId="77777777" w:rsidR="00A87DE6" w:rsidRDefault="00A87DE6">
      <w:pPr>
        <w:pStyle w:val="Index3"/>
        <w:tabs>
          <w:tab w:val="right" w:leader="dot" w:pos="4591"/>
        </w:tabs>
        <w:rPr>
          <w:noProof/>
        </w:rPr>
      </w:pPr>
      <w:r>
        <w:rPr>
          <w:noProof/>
        </w:rPr>
        <w:t>Tags - VALID-PFKEYS, 48</w:t>
      </w:r>
    </w:p>
    <w:p w14:paraId="14AB58A2" w14:textId="77777777" w:rsidR="00A87DE6" w:rsidRDefault="00A87DE6">
      <w:pPr>
        <w:pStyle w:val="Index3"/>
        <w:tabs>
          <w:tab w:val="right" w:leader="dot" w:pos="4591"/>
        </w:tabs>
        <w:rPr>
          <w:noProof/>
        </w:rPr>
      </w:pPr>
      <w:r>
        <w:rPr>
          <w:noProof/>
        </w:rPr>
        <w:t>Tags – WHEN-EXISTS, 61</w:t>
      </w:r>
    </w:p>
    <w:p w14:paraId="0C73EF7C" w14:textId="77777777" w:rsidR="00A87DE6" w:rsidRDefault="00A87DE6">
      <w:pPr>
        <w:pStyle w:val="Index3"/>
        <w:tabs>
          <w:tab w:val="right" w:leader="dot" w:pos="4591"/>
        </w:tabs>
        <w:rPr>
          <w:noProof/>
        </w:rPr>
      </w:pPr>
      <w:r>
        <w:rPr>
          <w:noProof/>
        </w:rPr>
        <w:t>Tags – WHEN-NEXT-EVENT, 62</w:t>
      </w:r>
    </w:p>
    <w:p w14:paraId="56B7171A" w14:textId="77777777" w:rsidR="00A87DE6" w:rsidRDefault="00A87DE6">
      <w:pPr>
        <w:pStyle w:val="Index3"/>
        <w:tabs>
          <w:tab w:val="right" w:leader="dot" w:pos="4591"/>
        </w:tabs>
        <w:rPr>
          <w:noProof/>
        </w:rPr>
      </w:pPr>
      <w:r>
        <w:rPr>
          <w:noProof/>
        </w:rPr>
        <w:t>Tags – WHEN-NOT-BLANK, 62</w:t>
      </w:r>
    </w:p>
    <w:p w14:paraId="48FE1CFB" w14:textId="77777777" w:rsidR="00A87DE6" w:rsidRDefault="00A87DE6">
      <w:pPr>
        <w:pStyle w:val="Index3"/>
        <w:tabs>
          <w:tab w:val="right" w:leader="dot" w:pos="4591"/>
        </w:tabs>
        <w:rPr>
          <w:noProof/>
        </w:rPr>
      </w:pPr>
      <w:r>
        <w:rPr>
          <w:noProof/>
        </w:rPr>
        <w:t>Tags – WHEN-NOT-EXISTS, 62</w:t>
      </w:r>
    </w:p>
    <w:p w14:paraId="57AAAF89" w14:textId="77777777" w:rsidR="00A87DE6" w:rsidRDefault="00A87DE6">
      <w:pPr>
        <w:pStyle w:val="Index3"/>
        <w:tabs>
          <w:tab w:val="right" w:leader="dot" w:pos="4591"/>
        </w:tabs>
        <w:rPr>
          <w:noProof/>
        </w:rPr>
      </w:pPr>
      <w:r>
        <w:rPr>
          <w:noProof/>
        </w:rPr>
        <w:t>Tags – WHILE-EVENT, 62</w:t>
      </w:r>
    </w:p>
    <w:p w14:paraId="4A1CF941" w14:textId="77777777" w:rsidR="00A87DE6" w:rsidRDefault="00A87DE6">
      <w:pPr>
        <w:pStyle w:val="Index2"/>
        <w:tabs>
          <w:tab w:val="right" w:leader="dot" w:pos="4591"/>
        </w:tabs>
        <w:rPr>
          <w:noProof/>
        </w:rPr>
      </w:pPr>
      <w:r>
        <w:rPr>
          <w:noProof/>
        </w:rPr>
        <w:t>Pages XML</w:t>
      </w:r>
    </w:p>
    <w:p w14:paraId="54930E53" w14:textId="77777777" w:rsidR="00A87DE6" w:rsidRDefault="00A87DE6">
      <w:pPr>
        <w:pStyle w:val="Index3"/>
        <w:tabs>
          <w:tab w:val="right" w:leader="dot" w:pos="4591"/>
        </w:tabs>
        <w:rPr>
          <w:noProof/>
        </w:rPr>
      </w:pPr>
      <w:r>
        <w:rPr>
          <w:noProof/>
        </w:rPr>
        <w:t>Creation, 27</w:t>
      </w:r>
    </w:p>
    <w:p w14:paraId="28996C95" w14:textId="77777777" w:rsidR="00A87DE6" w:rsidRDefault="00A87DE6">
      <w:pPr>
        <w:pStyle w:val="Index2"/>
        <w:tabs>
          <w:tab w:val="right" w:leader="dot" w:pos="4591"/>
        </w:tabs>
        <w:rPr>
          <w:noProof/>
        </w:rPr>
      </w:pPr>
      <w:r>
        <w:rPr>
          <w:noProof/>
        </w:rPr>
        <w:t>Security, 297</w:t>
      </w:r>
    </w:p>
    <w:p w14:paraId="20E74F39" w14:textId="77777777" w:rsidR="00A87DE6" w:rsidRDefault="00A87DE6">
      <w:pPr>
        <w:pStyle w:val="Index1"/>
        <w:tabs>
          <w:tab w:val="right" w:leader="dot" w:pos="4591"/>
        </w:tabs>
        <w:rPr>
          <w:noProof/>
        </w:rPr>
      </w:pPr>
      <w:r>
        <w:rPr>
          <w:noProof/>
        </w:rPr>
        <w:t>WHEN-EXISTS, 61</w:t>
      </w:r>
    </w:p>
    <w:p w14:paraId="64D6EEEF" w14:textId="77777777" w:rsidR="00A87DE6" w:rsidRDefault="00A87DE6">
      <w:pPr>
        <w:pStyle w:val="Index1"/>
        <w:tabs>
          <w:tab w:val="right" w:leader="dot" w:pos="4591"/>
        </w:tabs>
        <w:rPr>
          <w:noProof/>
        </w:rPr>
      </w:pPr>
      <w:r>
        <w:rPr>
          <w:noProof/>
        </w:rPr>
        <w:t>WHEN-NEXT-EVENT, 62</w:t>
      </w:r>
    </w:p>
    <w:p w14:paraId="24992DA1" w14:textId="77777777" w:rsidR="00A87DE6" w:rsidRDefault="00A87DE6">
      <w:pPr>
        <w:pStyle w:val="Index1"/>
        <w:tabs>
          <w:tab w:val="right" w:leader="dot" w:pos="4591"/>
        </w:tabs>
        <w:rPr>
          <w:noProof/>
        </w:rPr>
      </w:pPr>
      <w:r>
        <w:rPr>
          <w:noProof/>
        </w:rPr>
        <w:t>WHEN-NOT-BLANK, 62</w:t>
      </w:r>
    </w:p>
    <w:p w14:paraId="2378350F" w14:textId="77777777" w:rsidR="00A87DE6" w:rsidRDefault="00A87DE6">
      <w:pPr>
        <w:pStyle w:val="Index1"/>
        <w:tabs>
          <w:tab w:val="right" w:leader="dot" w:pos="4591"/>
        </w:tabs>
        <w:rPr>
          <w:noProof/>
        </w:rPr>
      </w:pPr>
      <w:r>
        <w:rPr>
          <w:noProof/>
        </w:rPr>
        <w:t>WHEN-NOT-EXISTS, 62</w:t>
      </w:r>
    </w:p>
    <w:p w14:paraId="5598436F" w14:textId="77777777" w:rsidR="00A87DE6" w:rsidRDefault="00A87DE6">
      <w:pPr>
        <w:pStyle w:val="Index1"/>
        <w:tabs>
          <w:tab w:val="right" w:leader="dot" w:pos="4591"/>
        </w:tabs>
        <w:rPr>
          <w:noProof/>
        </w:rPr>
      </w:pPr>
      <w:r>
        <w:rPr>
          <w:noProof/>
        </w:rPr>
        <w:t>WHILE-EVENT, 62</w:t>
      </w:r>
    </w:p>
    <w:p w14:paraId="4D5FE200" w14:textId="77777777" w:rsidR="00A87DE6" w:rsidRDefault="00A87DE6">
      <w:pPr>
        <w:pStyle w:val="Index1"/>
        <w:tabs>
          <w:tab w:val="right" w:leader="dot" w:pos="4591"/>
        </w:tabs>
        <w:rPr>
          <w:noProof/>
        </w:rPr>
      </w:pPr>
      <w:r>
        <w:rPr>
          <w:noProof/>
        </w:rPr>
        <w:t>XML</w:t>
      </w:r>
    </w:p>
    <w:p w14:paraId="726DEA52" w14:textId="77777777" w:rsidR="00A87DE6" w:rsidRDefault="00A87DE6">
      <w:pPr>
        <w:pStyle w:val="Index2"/>
        <w:tabs>
          <w:tab w:val="right" w:leader="dot" w:pos="4591"/>
        </w:tabs>
        <w:rPr>
          <w:noProof/>
        </w:rPr>
      </w:pPr>
      <w:r>
        <w:rPr>
          <w:noProof/>
        </w:rPr>
        <w:t>Commarea-to-XML conversion, 217</w:t>
      </w:r>
    </w:p>
    <w:p w14:paraId="7DC34133" w14:textId="77777777" w:rsidR="00A87DE6" w:rsidRDefault="00A87DE6">
      <w:pPr>
        <w:pStyle w:val="Index2"/>
        <w:tabs>
          <w:tab w:val="right" w:leader="dot" w:pos="4591"/>
        </w:tabs>
        <w:rPr>
          <w:noProof/>
        </w:rPr>
      </w:pPr>
      <w:r>
        <w:rPr>
          <w:noProof/>
        </w:rPr>
        <w:t>Example</w:t>
      </w:r>
    </w:p>
    <w:p w14:paraId="46A933A5" w14:textId="77777777" w:rsidR="00A87DE6" w:rsidRDefault="00A87DE6">
      <w:pPr>
        <w:pStyle w:val="Index3"/>
        <w:tabs>
          <w:tab w:val="right" w:leader="dot" w:pos="4591"/>
        </w:tabs>
        <w:rPr>
          <w:noProof/>
        </w:rPr>
      </w:pPr>
      <w:r>
        <w:rPr>
          <w:noProof/>
        </w:rPr>
        <w:t>Input, 237</w:t>
      </w:r>
    </w:p>
    <w:p w14:paraId="642F0CFE" w14:textId="77777777" w:rsidR="00A87DE6" w:rsidRDefault="00A87DE6">
      <w:pPr>
        <w:pStyle w:val="Index3"/>
        <w:tabs>
          <w:tab w:val="right" w:leader="dot" w:pos="4591"/>
        </w:tabs>
        <w:rPr>
          <w:noProof/>
        </w:rPr>
      </w:pPr>
      <w:r>
        <w:rPr>
          <w:noProof/>
        </w:rPr>
        <w:t>Output, 243</w:t>
      </w:r>
    </w:p>
    <w:p w14:paraId="7C12541F" w14:textId="77777777" w:rsidR="00A87DE6" w:rsidRDefault="00A87DE6">
      <w:pPr>
        <w:pStyle w:val="Index2"/>
        <w:tabs>
          <w:tab w:val="right" w:leader="dot" w:pos="4591"/>
        </w:tabs>
        <w:rPr>
          <w:noProof/>
        </w:rPr>
      </w:pPr>
      <w:r>
        <w:rPr>
          <w:noProof/>
        </w:rPr>
        <w:t>Input, 188</w:t>
      </w:r>
    </w:p>
    <w:p w14:paraId="66322005" w14:textId="77777777" w:rsidR="00A87DE6" w:rsidRDefault="00A87DE6">
      <w:pPr>
        <w:pStyle w:val="Index2"/>
        <w:tabs>
          <w:tab w:val="right" w:leader="dot" w:pos="4591"/>
        </w:tabs>
        <w:rPr>
          <w:noProof/>
        </w:rPr>
      </w:pPr>
      <w:r>
        <w:rPr>
          <w:noProof/>
        </w:rPr>
        <w:t>Pages</w:t>
      </w:r>
    </w:p>
    <w:p w14:paraId="2C035C46" w14:textId="77777777" w:rsidR="00A87DE6" w:rsidRDefault="00A87DE6">
      <w:pPr>
        <w:pStyle w:val="Index3"/>
        <w:tabs>
          <w:tab w:val="right" w:leader="dot" w:pos="4591"/>
        </w:tabs>
        <w:rPr>
          <w:noProof/>
        </w:rPr>
      </w:pPr>
      <w:r>
        <w:rPr>
          <w:noProof/>
        </w:rPr>
        <w:t>Creation, 27</w:t>
      </w:r>
    </w:p>
    <w:p w14:paraId="17F7B7F5" w14:textId="77777777" w:rsidR="00A87DE6" w:rsidRDefault="00A87DE6">
      <w:pPr>
        <w:pStyle w:val="Index3"/>
        <w:tabs>
          <w:tab w:val="right" w:leader="dot" w:pos="4591"/>
        </w:tabs>
        <w:rPr>
          <w:noProof/>
        </w:rPr>
      </w:pPr>
      <w:r>
        <w:rPr>
          <w:noProof/>
        </w:rPr>
        <w:t>Tags VIRTEL, 27</w:t>
      </w:r>
    </w:p>
    <w:p w14:paraId="1558F345" w14:textId="77777777" w:rsidR="00A87DE6" w:rsidRDefault="00A87DE6">
      <w:pPr>
        <w:pStyle w:val="Index2"/>
        <w:tabs>
          <w:tab w:val="right" w:leader="dot" w:pos="4591"/>
        </w:tabs>
        <w:rPr>
          <w:noProof/>
        </w:rPr>
      </w:pPr>
      <w:r>
        <w:rPr>
          <w:noProof/>
        </w:rPr>
        <w:t>Parser/Generator, 245</w:t>
      </w:r>
    </w:p>
    <w:p w14:paraId="10795990" w14:textId="77777777" w:rsidR="00A87DE6" w:rsidRDefault="00A87DE6">
      <w:pPr>
        <w:pStyle w:val="Index2"/>
        <w:tabs>
          <w:tab w:val="right" w:leader="dot" w:pos="4591"/>
        </w:tabs>
        <w:rPr>
          <w:noProof/>
        </w:rPr>
      </w:pPr>
      <w:r>
        <w:rPr>
          <w:noProof/>
        </w:rPr>
        <w:t>XML-to-commarea conversion, 188, 237</w:t>
      </w:r>
    </w:p>
    <w:p w14:paraId="1A6DA555" w14:textId="77777777" w:rsidR="00A87DE6" w:rsidRDefault="00A87DE6">
      <w:pPr>
        <w:rPr>
          <w:noProof/>
          <w:lang w:val="en-US"/>
        </w:rPr>
        <w:sectPr w:rsidR="00A87DE6" w:rsidSect="00A87DE6">
          <w:type w:val="continuous"/>
          <w:pgSz w:w="11907" w:h="16840" w:code="9"/>
          <w:pgMar w:top="567" w:right="851" w:bottom="567" w:left="567" w:header="720" w:footer="720" w:gutter="567"/>
          <w:cols w:num="2" w:space="720"/>
        </w:sectPr>
      </w:pPr>
    </w:p>
    <w:p w14:paraId="7B6C744F" w14:textId="77777777" w:rsidR="00774472" w:rsidRPr="0045652F" w:rsidRDefault="00774472">
      <w:pPr>
        <w:rPr>
          <w:lang w:val="en-US"/>
        </w:rPr>
      </w:pPr>
      <w:r w:rsidRPr="0045652F">
        <w:rPr>
          <w:lang w:val="en-US"/>
        </w:rPr>
        <w:fldChar w:fldCharType="end"/>
      </w:r>
    </w:p>
    <w:sectPr w:rsidR="00774472" w:rsidRPr="0045652F" w:rsidSect="00A87DE6">
      <w:type w:val="continuous"/>
      <w:pgSz w:w="11907" w:h="16840" w:code="9"/>
      <w:pgMar w:top="567" w:right="851" w:bottom="567" w:left="567" w:header="720" w:footer="720" w:gutter="567"/>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9" w:author="BOWLER - 4.42 updt3845" w:initials="RB">
    <w:p w14:paraId="2748D2BD" w14:textId="77777777" w:rsidR="00402A3C" w:rsidRPr="00B5689F" w:rsidRDefault="00402A3C">
      <w:pPr>
        <w:pStyle w:val="CommentText"/>
        <w:rPr>
          <w:lang w:val="en-GB"/>
        </w:rPr>
      </w:pPr>
      <w:r>
        <w:fldChar w:fldCharType="begin"/>
      </w:r>
      <w:r w:rsidRPr="00B5689F">
        <w:rPr>
          <w:lang w:val="en-GB"/>
        </w:rPr>
        <w:instrText>PAGE \# "'Page: '#'</w:instrText>
      </w:r>
      <w:r w:rsidRPr="00B5689F">
        <w:rPr>
          <w:lang w:val="en-GB"/>
        </w:rPr>
        <w:br/>
        <w:instrText>'"</w:instrText>
      </w:r>
      <w:r w:rsidRPr="00B5689F">
        <w:rPr>
          <w:rStyle w:val="CommentReference"/>
          <w:lang w:val="en-GB"/>
        </w:rPr>
        <w:instrText xml:space="preserve">  </w:instrText>
      </w:r>
      <w:r>
        <w:fldChar w:fldCharType="end"/>
      </w:r>
      <w:r>
        <w:rPr>
          <w:rStyle w:val="CommentReference"/>
        </w:rPr>
        <w:annotationRef/>
      </w:r>
      <w:r w:rsidRPr="00B5689F">
        <w:rPr>
          <w:lang w:val="en-GB"/>
        </w:rPr>
        <w:t>Text hidden because Correspondent Credit field is not currently implemented (Virtel 4.42)</w:t>
      </w:r>
    </w:p>
  </w:comment>
  <w:comment w:id="478" w:author="BOWLER - 4.40 updt3627" w:initials="RB">
    <w:p w14:paraId="2FC95D8D" w14:textId="77777777" w:rsidR="00402A3C" w:rsidRPr="00B5689F" w:rsidRDefault="00402A3C">
      <w:pPr>
        <w:pStyle w:val="CommentText"/>
        <w:rPr>
          <w:lang w:val="en-GB"/>
        </w:rPr>
      </w:pPr>
      <w:r>
        <w:fldChar w:fldCharType="begin"/>
      </w:r>
      <w:r w:rsidRPr="00B5689F">
        <w:rPr>
          <w:lang w:val="en-GB"/>
        </w:rPr>
        <w:instrText>PAGE \# "'Page: '#'</w:instrText>
      </w:r>
      <w:r w:rsidRPr="00B5689F">
        <w:rPr>
          <w:lang w:val="en-GB"/>
        </w:rPr>
        <w:br/>
        <w:instrText>'"</w:instrText>
      </w:r>
      <w:r w:rsidRPr="00B5689F">
        <w:rPr>
          <w:rStyle w:val="CommentReference"/>
          <w:lang w:val="en-GB"/>
        </w:rPr>
        <w:instrText xml:space="preserve">  </w:instrText>
      </w:r>
      <w:r>
        <w:fldChar w:fldCharType="end"/>
      </w:r>
      <w:r>
        <w:rPr>
          <w:rStyle w:val="CommentReference"/>
        </w:rPr>
        <w:annotationRef/>
      </w:r>
      <w:r w:rsidRPr="00B5689F">
        <w:rPr>
          <w:lang w:val="en-GB"/>
        </w:rPr>
        <w:t>Fromuser and password are hidden because security for outbound HTTP requests is not yet implemented (Virtel 4.40)</w:t>
      </w:r>
    </w:p>
  </w:comment>
  <w:comment w:id="479" w:author="BOWLER - 4.40 updt3627" w:initials="RB">
    <w:p w14:paraId="5B16A93C" w14:textId="77777777" w:rsidR="00402A3C" w:rsidRPr="00B5689F" w:rsidRDefault="00402A3C">
      <w:pPr>
        <w:pStyle w:val="CommentText"/>
        <w:rPr>
          <w:lang w:val="en-GB"/>
        </w:rPr>
      </w:pPr>
      <w:r>
        <w:fldChar w:fldCharType="begin"/>
      </w:r>
      <w:r w:rsidRPr="00B5689F">
        <w:rPr>
          <w:lang w:val="en-GB"/>
        </w:rPr>
        <w:instrText>PAGE \# "'Page: '#'</w:instrText>
      </w:r>
      <w:r w:rsidRPr="00B5689F">
        <w:rPr>
          <w:lang w:val="en-GB"/>
        </w:rPr>
        <w:br/>
        <w:instrText>'"</w:instrText>
      </w:r>
      <w:r w:rsidRPr="00B5689F">
        <w:rPr>
          <w:rStyle w:val="CommentReference"/>
          <w:lang w:val="en-GB"/>
        </w:rPr>
        <w:instrText xml:space="preserve">  </w:instrText>
      </w:r>
      <w:r>
        <w:fldChar w:fldCharType="end"/>
      </w:r>
      <w:r>
        <w:rPr>
          <w:rStyle w:val="CommentReference"/>
        </w:rPr>
        <w:annotationRef/>
      </w:r>
      <w:r w:rsidRPr="00B5689F">
        <w:rPr>
          <w:lang w:val="en-GB"/>
        </w:rPr>
        <w:t>Fromuser and password are hidden because security for outbound HTTP requests is not yet implemented (Virtel 4.40)</w:t>
      </w:r>
    </w:p>
  </w:comment>
  <w:comment w:id="674" w:author="BOWLER - 4.28" w:initials="RB">
    <w:p w14:paraId="0F6759C9" w14:textId="77777777" w:rsidR="00402A3C" w:rsidRPr="00B5689F" w:rsidRDefault="00402A3C">
      <w:pPr>
        <w:pStyle w:val="CommentText"/>
        <w:rPr>
          <w:lang w:val="en-GB"/>
        </w:rPr>
      </w:pPr>
      <w:r>
        <w:fldChar w:fldCharType="begin"/>
      </w:r>
      <w:r w:rsidRPr="00B5689F">
        <w:rPr>
          <w:lang w:val="en-GB"/>
        </w:rPr>
        <w:instrText>PAGE \# "'Page: '#'</w:instrText>
      </w:r>
      <w:r w:rsidRPr="00B5689F">
        <w:rPr>
          <w:lang w:val="en-GB"/>
        </w:rPr>
        <w:br/>
        <w:instrText>'"</w:instrText>
      </w:r>
      <w:r w:rsidRPr="00B5689F">
        <w:rPr>
          <w:rStyle w:val="CommentReference"/>
          <w:lang w:val="en-GB"/>
        </w:rPr>
        <w:instrText xml:space="preserve">  </w:instrText>
      </w:r>
      <w:r>
        <w:fldChar w:fldCharType="end"/>
      </w:r>
      <w:r>
        <w:rPr>
          <w:rStyle w:val="CommentReference"/>
        </w:rPr>
        <w:annotationRef/>
      </w:r>
      <w:r w:rsidRPr="00B5689F">
        <w:rPr>
          <w:lang w:val="en-GB"/>
        </w:rPr>
        <w:t>Text hidden because these functions are not currently operational (Virtel 4.28)</w:t>
      </w:r>
    </w:p>
  </w:comment>
  <w:comment w:id="682" w:author="BOWLER - 4.28" w:initials="RB">
    <w:p w14:paraId="0AEC3895" w14:textId="77777777" w:rsidR="00402A3C" w:rsidRPr="00B5689F" w:rsidRDefault="00402A3C">
      <w:pPr>
        <w:pStyle w:val="CommentText"/>
        <w:rPr>
          <w:lang w:val="en-GB"/>
        </w:rPr>
      </w:pPr>
      <w:r>
        <w:fldChar w:fldCharType="begin"/>
      </w:r>
      <w:r w:rsidRPr="00B5689F">
        <w:rPr>
          <w:lang w:val="en-GB"/>
        </w:rPr>
        <w:instrText>PAGE \# "'Page: '#'</w:instrText>
      </w:r>
      <w:r w:rsidRPr="00B5689F">
        <w:rPr>
          <w:lang w:val="en-GB"/>
        </w:rPr>
        <w:br/>
        <w:instrText>'"</w:instrText>
      </w:r>
      <w:r w:rsidRPr="00B5689F">
        <w:rPr>
          <w:rStyle w:val="CommentReference"/>
          <w:lang w:val="en-GB"/>
        </w:rPr>
        <w:instrText xml:space="preserve">  </w:instrText>
      </w:r>
      <w:r>
        <w:fldChar w:fldCharType="end"/>
      </w:r>
      <w:r>
        <w:rPr>
          <w:rStyle w:val="CommentReference"/>
        </w:rPr>
        <w:annotationRef/>
      </w:r>
      <w:r w:rsidRPr="00B5689F">
        <w:rPr>
          <w:lang w:val="en-GB"/>
        </w:rPr>
        <w:t>Text hidden because these functions are not currently operational (Virtel 4.28)</w:t>
      </w:r>
    </w:p>
  </w:comment>
  <w:comment w:id="683" w:author="BOWLER - 4.28" w:initials="RB">
    <w:p w14:paraId="23436753" w14:textId="77777777" w:rsidR="00402A3C" w:rsidRPr="00B5689F" w:rsidRDefault="00402A3C">
      <w:pPr>
        <w:pStyle w:val="CommentText"/>
        <w:rPr>
          <w:lang w:val="en-GB"/>
        </w:rPr>
      </w:pPr>
      <w:r>
        <w:fldChar w:fldCharType="begin"/>
      </w:r>
      <w:r w:rsidRPr="00B5689F">
        <w:rPr>
          <w:lang w:val="en-GB"/>
        </w:rPr>
        <w:instrText>PAGE \# "'Page: '#'</w:instrText>
      </w:r>
      <w:r w:rsidRPr="00B5689F">
        <w:rPr>
          <w:lang w:val="en-GB"/>
        </w:rPr>
        <w:br/>
        <w:instrText>'"</w:instrText>
      </w:r>
      <w:r w:rsidRPr="00B5689F">
        <w:rPr>
          <w:rStyle w:val="CommentReference"/>
          <w:lang w:val="en-GB"/>
        </w:rPr>
        <w:instrText xml:space="preserve">  </w:instrText>
      </w:r>
      <w:r>
        <w:fldChar w:fldCharType="end"/>
      </w:r>
      <w:r>
        <w:rPr>
          <w:rStyle w:val="CommentReference"/>
        </w:rPr>
        <w:annotationRef/>
      </w:r>
      <w:r w:rsidRPr="00B5689F">
        <w:rPr>
          <w:lang w:val="en-GB"/>
        </w:rPr>
        <w:t>Text hidden because these functions are not currently operational (Virtel 4.28)</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48D2BD" w15:done="0"/>
  <w15:commentEx w15:paraId="2FC95D8D" w15:done="0"/>
  <w15:commentEx w15:paraId="5B16A93C" w15:done="0"/>
  <w15:commentEx w15:paraId="0F6759C9" w15:done="0"/>
  <w15:commentEx w15:paraId="0AEC3895" w15:done="0"/>
  <w15:commentEx w15:paraId="2343675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8EFDFA" w14:textId="77777777" w:rsidR="000D6F9A" w:rsidRDefault="000D6F9A">
      <w:pPr>
        <w:spacing w:line="240" w:lineRule="auto"/>
      </w:pPr>
      <w:r>
        <w:separator/>
      </w:r>
    </w:p>
  </w:endnote>
  <w:endnote w:type="continuationSeparator" w:id="0">
    <w:p w14:paraId="0ED74E0F" w14:textId="77777777" w:rsidR="000D6F9A" w:rsidRDefault="000D6F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embedRegular r:id="rId1" w:fontKey="{12D1ABE4-F854-4CA2-A53A-CE5B2892AEB4}"/>
    <w:embedBold r:id="rId2" w:fontKey="{C346534C-CA33-4869-A9D7-18CCADC131BF}"/>
    <w:embedItalic r:id="rId3" w:fontKey="{3CC8086B-1B79-44DB-BFA5-F99B672DEB31}"/>
    <w:embedBoldItalic r:id="rId4" w:fontKey="{4EE8FA0F-DBD4-429A-8024-77C2CB9E4401}"/>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embedRegular r:id="rId5" w:fontKey="{1C2509F6-E15A-4982-B4DA-3C235A039EEF}"/>
  </w:font>
  <w:font w:name="LinePrinter">
    <w:panose1 w:val="00000000000000000000"/>
    <w:charset w:val="00"/>
    <w:family w:val="modern"/>
    <w:notTrueType/>
    <w:pitch w:val="fixed"/>
    <w:sig w:usb0="00000003" w:usb1="00000000" w:usb2="00000000" w:usb3="00000000" w:csb0="00000001" w:csb1="00000000"/>
  </w:font>
  <w:font w:name="Avant garde">
    <w:altName w:val="Century Gothic"/>
    <w:panose1 w:val="00000000000000000000"/>
    <w:charset w:val="FF"/>
    <w:family w:val="auto"/>
    <w:notTrueType/>
    <w:pitch w:val="default"/>
    <w:sig w:usb0="00000003" w:usb1="00000000" w:usb2="00000000" w:usb3="00000000" w:csb0="00000000" w:csb1="00000000"/>
  </w:font>
  <w:font w:name="KEGHH H+ Helvetica Neue">
    <w:altName w:val="Helvetica Neue"/>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Bold">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54A9A" w14:textId="77777777" w:rsidR="00402A3C" w:rsidRDefault="00402A3C">
    <w:pPr>
      <w:pStyle w:val="Footer"/>
      <w:pBdr>
        <w:top w:val="single" w:sz="6" w:space="1" w:color="auto"/>
      </w:pBdr>
      <w:tabs>
        <w:tab w:val="clear" w:pos="9072"/>
      </w:tabs>
      <w:spacing w:before="120"/>
      <w:ind w:left="0"/>
      <w:jc w:val="center"/>
      <w:rPr>
        <w:b/>
      </w:rPr>
    </w:pPr>
    <w:r>
      <w:rPr>
        <w:b/>
      </w:rPr>
      <w:t>Page</w:t>
    </w:r>
    <w:r>
      <w:rPr>
        <w:b/>
        <w:bCs/>
      </w:rPr>
      <w:t xml:space="preserve"> </w:t>
    </w:r>
    <w:r>
      <w:rPr>
        <w:rStyle w:val="PageNumber"/>
        <w:b/>
        <w:bCs/>
      </w:rPr>
      <w:fldChar w:fldCharType="begin"/>
    </w:r>
    <w:r>
      <w:rPr>
        <w:rStyle w:val="PageNumber"/>
        <w:b/>
        <w:bCs/>
      </w:rPr>
      <w:instrText xml:space="preserve"> PAGE </w:instrText>
    </w:r>
    <w:r>
      <w:rPr>
        <w:rStyle w:val="PageNumber"/>
        <w:b/>
        <w:bCs/>
      </w:rPr>
      <w:fldChar w:fldCharType="separate"/>
    </w:r>
    <w:r w:rsidR="000D520E">
      <w:rPr>
        <w:rStyle w:val="PageNumber"/>
        <w:b/>
        <w:bCs/>
        <w:noProof/>
      </w:rPr>
      <w:t>ii</w:t>
    </w:r>
    <w:r>
      <w:rPr>
        <w:rStyle w:val="PageNumber"/>
        <w:b/>
        <w:bCs/>
      </w:rPr>
      <w:fldChar w:fldCharType="end"/>
    </w:r>
  </w:p>
  <w:p w14:paraId="291BF387" w14:textId="77777777" w:rsidR="00402A3C" w:rsidRDefault="00402A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C648A" w14:textId="77777777" w:rsidR="00402A3C" w:rsidRDefault="00402A3C">
    <w:pPr>
      <w:pStyle w:val="Header"/>
    </w:pPr>
  </w:p>
  <w:p w14:paraId="31E9C33F" w14:textId="77777777" w:rsidR="00402A3C" w:rsidRDefault="00402A3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B9877" w14:textId="36363B9D" w:rsidR="00402A3C" w:rsidRDefault="000D520E">
    <w:pPr>
      <w:pStyle w:val="Footer"/>
    </w:pPr>
    <w:r>
      <w:rPr>
        <w:noProof/>
        <w:lang w:val="en-GB" w:eastAsia="zh-CN" w:bidi="he-IL"/>
      </w:rPr>
      <mc:AlternateContent>
        <mc:Choice Requires="wpg">
          <w:drawing>
            <wp:anchor distT="0" distB="0" distL="114300" distR="114300" simplePos="0" relativeHeight="251655680" behindDoc="0" locked="0" layoutInCell="1" allowOverlap="1" wp14:anchorId="0E4FD82F" wp14:editId="7D7615FB">
              <wp:simplePos x="0" y="0"/>
              <wp:positionH relativeFrom="column">
                <wp:posOffset>180340</wp:posOffset>
              </wp:positionH>
              <wp:positionV relativeFrom="paragraph">
                <wp:posOffset>-297180</wp:posOffset>
              </wp:positionV>
              <wp:extent cx="5829300" cy="553720"/>
              <wp:effectExtent l="0" t="0" r="0" b="0"/>
              <wp:wrapNone/>
              <wp:docPr id="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553720"/>
                        <a:chOff x="1872" y="12096"/>
                        <a:chExt cx="8635" cy="819"/>
                      </a:xfrm>
                    </wpg:grpSpPr>
                    <wps:wsp>
                      <wps:cNvPr id="8" name="Rectangle 2"/>
                      <wps:cNvSpPr>
                        <a:spLocks noChangeArrowheads="1"/>
                      </wps:cNvSpPr>
                      <wps:spPr bwMode="auto">
                        <a:xfrm>
                          <a:off x="1872" y="12096"/>
                          <a:ext cx="8628" cy="8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 name="Picture 3" descr="bottom-full-detail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872" y="12118"/>
                          <a:ext cx="8635" cy="7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9053B8" id="Group 1" o:spid="_x0000_s1026" style="position:absolute;margin-left:14.2pt;margin-top:-23.4pt;width:459pt;height:43.6pt;z-index:251655680" coordorigin="1872,12096" coordsize="8635,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">
              <v:rect id="Rectangle 2" o:spid="_x0000_s1027" style="position:absolute;left:1872;top:12096;width:8628;height: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0d7MAA&#10;AADaAAAADwAAAGRycy9kb3ducmV2LnhtbERPz2vCMBS+D/wfwhO8zcS5Fa2mRQbCYO4wHXh9NM+2&#10;2LzUJrbdf28Ogx0/vt/bfLSN6KnztWMNi7kCQVw4U3Op4ee0f16B8AHZYOOYNPyShzybPG0xNW7g&#10;b+qPoRQxhH2KGqoQ2lRKX1Rk0c9dSxy5i+sshgi7UpoOhxhuG/miVCIt1hwbKmzpvaLierxbDZi8&#10;mtvXZXk4fd4TXJej2r+dldaz6bjbgAg0hn/xn/vDaIhb45V4A2T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10d7MAAAADaAAAADwAAAAAAAAAAAAAAAACYAgAAZHJzL2Rvd25y&#10;ZXYueG1sUEsFBgAAAAAEAAQA9QAAAIUDAAAAAA==&#1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bottom-full-details" style="position:absolute;left:1872;top:12118;width:8635;height: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xOuTDAAAA2gAAAA8AAABkcnMvZG93bnJldi54bWxEj09rAjEUxO8Fv0N4greaVaHV1SiiCK2H&#10;gv/A43Pz3KxuXpZNquu3N4WCx2FmfsNMZo0txY1qXzhW0OsmIIgzpwvOFex3q/chCB+QNZaOScGD&#10;PMymrbcJptrdeUO3bchFhLBPUYEJoUql9Jkhi77rKuLonV1tMURZ51LXeI9wW8p+knxIiwXHBYMV&#10;LQxl1+2vVfBpzDVbyu/LocyP/jQ/rn/kYK1Up93MxyACNeEV/m9/aQUj+LsSb4C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LE65MMAAADaAAAADwAAAAAAAAAAAAAAAACf&#10;AgAAZHJzL2Rvd25yZXYueG1sUEsFBgAAAAAEAAQA9wAAAI8DAAAAAA==&#10;">
                <v:imagedata r:id="rId2" o:title="bottom-full-details"/>
              </v:shap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41AD1" w14:textId="77777777" w:rsidR="00402A3C" w:rsidRDefault="00402A3C">
    <w:pPr>
      <w:pStyle w:val="Footer"/>
      <w:pBdr>
        <w:top w:val="single" w:sz="6" w:space="1" w:color="auto"/>
      </w:pBdr>
      <w:tabs>
        <w:tab w:val="clear" w:pos="9072"/>
      </w:tabs>
      <w:spacing w:before="120"/>
      <w:ind w:left="0"/>
      <w:jc w:val="center"/>
      <w:rPr>
        <w:b/>
      </w:rPr>
    </w:pPr>
    <w:r>
      <w:rPr>
        <w:b/>
      </w:rPr>
      <w:t>Page</w:t>
    </w:r>
    <w:r>
      <w:rPr>
        <w:b/>
        <w:bCs/>
      </w:rPr>
      <w:t xml:space="preserve"> </w:t>
    </w:r>
    <w:r>
      <w:rPr>
        <w:rStyle w:val="PageNumber"/>
        <w:b/>
        <w:bCs/>
      </w:rPr>
      <w:fldChar w:fldCharType="begin"/>
    </w:r>
    <w:r>
      <w:rPr>
        <w:rStyle w:val="PageNumber"/>
        <w:b/>
        <w:bCs/>
      </w:rPr>
      <w:instrText xml:space="preserve"> PAGE </w:instrText>
    </w:r>
    <w:r>
      <w:rPr>
        <w:rStyle w:val="PageNumber"/>
        <w:b/>
        <w:bCs/>
      </w:rPr>
      <w:fldChar w:fldCharType="separate"/>
    </w:r>
    <w:r w:rsidR="000D520E">
      <w:rPr>
        <w:rStyle w:val="PageNumber"/>
        <w:b/>
        <w:bCs/>
        <w:noProof/>
      </w:rPr>
      <w:t>16</w:t>
    </w:r>
    <w:r>
      <w:rPr>
        <w:rStyle w:val="PageNumber"/>
        <w:b/>
        <w:bCs/>
      </w:rPr>
      <w:fldChar w:fldCharType="end"/>
    </w:r>
  </w:p>
  <w:p w14:paraId="3AC5A063" w14:textId="77777777" w:rsidR="00402A3C" w:rsidRDefault="00402A3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399EF" w14:textId="77777777" w:rsidR="00402A3C" w:rsidRDefault="00402A3C">
    <w:pPr>
      <w:pStyle w:val="Footer"/>
      <w:pBdr>
        <w:top w:val="single" w:sz="6" w:space="1" w:color="auto"/>
      </w:pBdr>
      <w:tabs>
        <w:tab w:val="clear" w:pos="9072"/>
      </w:tabs>
      <w:spacing w:before="120"/>
      <w:ind w:left="0"/>
      <w:jc w:val="center"/>
      <w:rPr>
        <w:b/>
      </w:rPr>
    </w:pPr>
    <w:r>
      <w:rPr>
        <w:b/>
      </w:rPr>
      <w:t>Page</w:t>
    </w:r>
    <w:r>
      <w:rPr>
        <w:b/>
        <w:bCs/>
      </w:rPr>
      <w:t xml:space="preserve"> </w:t>
    </w:r>
    <w:r>
      <w:rPr>
        <w:rStyle w:val="PageNumber"/>
        <w:b/>
        <w:bCs/>
      </w:rPr>
      <w:fldChar w:fldCharType="begin"/>
    </w:r>
    <w:r>
      <w:rPr>
        <w:rStyle w:val="PageNumber"/>
        <w:b/>
        <w:bCs/>
      </w:rPr>
      <w:instrText xml:space="preserve"> PAGE </w:instrText>
    </w:r>
    <w:r>
      <w:rPr>
        <w:rStyle w:val="PageNumber"/>
        <w:b/>
        <w:bCs/>
      </w:rPr>
      <w:fldChar w:fldCharType="separate"/>
    </w:r>
    <w:r w:rsidR="000D520E">
      <w:rPr>
        <w:rStyle w:val="PageNumber"/>
        <w:b/>
        <w:bCs/>
        <w:noProof/>
      </w:rPr>
      <w:t>17</w:t>
    </w:r>
    <w:r>
      <w:rPr>
        <w:rStyle w:val="PageNumber"/>
        <w:b/>
        <w:bCs/>
      </w:rPr>
      <w:fldChar w:fldCharType="end"/>
    </w:r>
  </w:p>
  <w:p w14:paraId="0B456787" w14:textId="77777777" w:rsidR="00402A3C" w:rsidRDefault="00402A3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69A76" w14:textId="77777777" w:rsidR="00402A3C" w:rsidRDefault="00402A3C">
    <w:pPr>
      <w:pStyle w:val="Footer"/>
    </w:pPr>
    <w:r>
      <w:tab/>
    </w: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72F2B" w14:textId="77777777" w:rsidR="00402A3C" w:rsidRDefault="00402A3C">
    <w:pPr>
      <w:pStyle w:val="Footer"/>
    </w:pPr>
    <w:r>
      <w:t>Paramétrage &amp; Installation, Exits, Messages</w:t>
    </w:r>
    <w:r>
      <w:tab/>
      <w:t xml:space="preserve">Table des matières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D100C1" w14:textId="77777777" w:rsidR="000D6F9A" w:rsidRDefault="000D6F9A">
      <w:pPr>
        <w:spacing w:line="240" w:lineRule="auto"/>
      </w:pPr>
      <w:r>
        <w:separator/>
      </w:r>
    </w:p>
  </w:footnote>
  <w:footnote w:type="continuationSeparator" w:id="0">
    <w:p w14:paraId="27F9F036" w14:textId="77777777" w:rsidR="000D6F9A" w:rsidRDefault="000D6F9A">
      <w:pPr>
        <w:spacing w:line="240" w:lineRule="auto"/>
      </w:pPr>
      <w:r>
        <w:continuationSeparator/>
      </w:r>
    </w:p>
  </w:footnote>
  <w:footnote w:id="1">
    <w:p w14:paraId="131A7E0B" w14:textId="77777777" w:rsidR="00402A3C" w:rsidRPr="00B5689F" w:rsidRDefault="00402A3C">
      <w:pPr>
        <w:pStyle w:val="FootnoteText"/>
        <w:rPr>
          <w:lang w:val="en-GB"/>
        </w:rPr>
      </w:pPr>
      <w:r>
        <w:rPr>
          <w:rStyle w:val="FootnoteReference"/>
        </w:rPr>
        <w:footnoteRef/>
      </w:r>
      <w:r w:rsidRPr="00B5689F">
        <w:rPr>
          <w:lang w:val="en-GB"/>
        </w:rPr>
        <w:t xml:space="preserve"> FLECS is a multi-criteria application generator from Syspertec Communication.</w:t>
      </w:r>
    </w:p>
  </w:footnote>
  <w:footnote w:id="2">
    <w:p w14:paraId="7A621F52" w14:textId="77777777" w:rsidR="00402A3C" w:rsidRPr="00B5689F" w:rsidRDefault="00402A3C">
      <w:pPr>
        <w:pStyle w:val="FootnoteText"/>
        <w:rPr>
          <w:lang w:val="en-GB"/>
        </w:rPr>
      </w:pPr>
      <w:r>
        <w:rPr>
          <w:rStyle w:val="FootnoteReference"/>
        </w:rPr>
        <w:footnoteRef/>
      </w:r>
      <w:r>
        <w:rPr>
          <w:lang w:val="en-US"/>
        </w:rPr>
        <w:t xml:space="preserve">  HOST4WEB commands are available from VIRTEL 4.28 onwards.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F9B08" w14:textId="7E435651" w:rsidR="00402A3C" w:rsidRDefault="000D520E">
    <w:pPr>
      <w:pStyle w:val="Header"/>
      <w:ind w:left="240"/>
    </w:pPr>
    <w:r>
      <w:rPr>
        <w:noProof/>
        <w:lang w:val="en-GB" w:eastAsia="zh-CN" w:bidi="he-IL"/>
      </w:rPr>
      <mc:AlternateContent>
        <mc:Choice Requires="wpg">
          <w:drawing>
            <wp:anchor distT="0" distB="0" distL="114300" distR="114300" simplePos="0" relativeHeight="251657728" behindDoc="0" locked="0" layoutInCell="1" allowOverlap="1" wp14:anchorId="7073B3F2" wp14:editId="298213EE">
              <wp:simplePos x="0" y="0"/>
              <wp:positionH relativeFrom="column">
                <wp:posOffset>5225415</wp:posOffset>
              </wp:positionH>
              <wp:positionV relativeFrom="paragraph">
                <wp:posOffset>2540</wp:posOffset>
              </wp:positionV>
              <wp:extent cx="1280160" cy="27432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0160" cy="274320"/>
                        <a:chOff x="3312" y="6192"/>
                        <a:chExt cx="2016" cy="432"/>
                      </a:xfrm>
                    </wpg:grpSpPr>
                    <wps:wsp>
                      <wps:cNvPr id="14" name="Rectangle 14"/>
                      <wps:cNvSpPr>
                        <a:spLocks noChangeArrowheads="1"/>
                      </wps:cNvSpPr>
                      <wps:spPr bwMode="auto">
                        <a:xfrm>
                          <a:off x="3312" y="6192"/>
                          <a:ext cx="201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 name="Picture 15" descr="VIRTE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2" y="6192"/>
                          <a:ext cx="2016"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274B19" id="Group 13" o:spid="_x0000_s1026" style="position:absolute;margin-left:411.45pt;margin-top:.2pt;width:100.8pt;height:21.6pt;z-index:251657728" coordorigin="3312,6192" coordsize="201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">
              <v:rect id="Rectangle 14" o:spid="_x0000_s1027" style="position:absolute;left:3312;top:6192;width:201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dJcAA&#10;AADbAAAADwAAAGRycy9kb3ducmV2LnhtbERPS4vCMBC+L/gfwgje1sTHFq1GEUEQ3D2sCl6HZmyL&#10;zaQ2Ueu/3wjC3ubje8582dpK3KnxpWMNg74CQZw5U3Ku4XjYfE5A+IBssHJMGp7kYbnofMwxNe7B&#10;v3Tfh1zEEPYpaihCqFMpfVaQRd93NXHkzq6xGCJscmkafMRwW8mhUom0WHJsKLCmdUHZZX+zGjAZ&#10;m+vPefR92N0SnOat2nydlNa9bruagQjUhn/x2701cf4YXr/E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tOdJcAAAADbAAAADwAAAAAAAAAAAAAAAACYAgAAZHJzL2Rvd25y&#10;ZXYueG1sUEsFBgAAAAAEAAQA9QAAAIUDAAAAAA==&#1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alt="VIRTEL_Logo" style="position:absolute;left:3312;top:6192;width:2016;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Ff93CAAAA2wAAAA8AAABkcnMvZG93bnJldi54bWxET91KwzAUvhf2DuEMdufSTSxSlw0Z1Aki&#10;6LYHODTHtNichCRrO5/eCIJ35+P7PZvdZHsxUIidYwWrZQGCuHG6Y6PgfKpvH0DEhKyxd0wKrhRh&#10;t53dbLDSbuQPGo7JiBzCsUIFbUq+kjI2LVmMS+eJM/fpgsWUYTBSBxxzuO3luihKabHj3NCip31L&#10;zdfxYhXcrZ9fa/NWfpvy8F5f6oMfw+CVWsynp0cQiab0L/5zv+g8/x5+f8kHyO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hX/dwgAAANsAAAAPAAAAAAAAAAAAAAAAAJ8C&#10;AABkcnMvZG93bnJldi54bWxQSwUGAAAAAAQABAD3AAAAjgMAAAAA&#10;">
                <v:imagedata r:id="rId2" o:title="VIRTEL_Logo"/>
              </v:shape>
            </v:group>
          </w:pict>
        </mc:Fallback>
      </mc:AlternateContent>
    </w:r>
  </w:p>
  <w:p w14:paraId="610B47BD" w14:textId="77777777" w:rsidR="00402A3C" w:rsidRDefault="00402A3C">
    <w:pPr>
      <w:pStyle w:val="Header"/>
      <w:ind w:left="240"/>
      <w:rPr>
        <w:b/>
        <w:bCs/>
      </w:rPr>
    </w:pPr>
    <w:r>
      <w:rPr>
        <w:b/>
        <w:bCs/>
      </w:rPr>
      <w:t>VIRTEL Web Access Guide</w:t>
    </w:r>
  </w:p>
  <w:p w14:paraId="08CC0298" w14:textId="77777777" w:rsidR="00402A3C" w:rsidRDefault="00402A3C">
    <w:pPr>
      <w:pStyle w:val="Header"/>
      <w:pBdr>
        <w:bottom w:val="single" w:sz="4" w:space="1" w:color="auto"/>
      </w:pBdr>
      <w:ind w:left="240"/>
    </w:pPr>
  </w:p>
  <w:p w14:paraId="158C2809" w14:textId="77777777" w:rsidR="00402A3C" w:rsidRDefault="00402A3C">
    <w:pPr>
      <w:pStyle w:val="Header"/>
      <w:ind w:left="240"/>
    </w:pPr>
  </w:p>
  <w:p w14:paraId="3CE89831" w14:textId="77777777" w:rsidR="00402A3C" w:rsidRDefault="00402A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A60CF" w14:textId="042B4DBB" w:rsidR="00402A3C" w:rsidRDefault="000D520E">
    <w:pPr>
      <w:pStyle w:val="Header"/>
    </w:pPr>
    <w:r>
      <w:rPr>
        <w:noProof/>
        <w:lang w:val="en-GB" w:eastAsia="zh-CN" w:bidi="he-IL"/>
      </w:rPr>
      <mc:AlternateContent>
        <mc:Choice Requires="wpg">
          <w:drawing>
            <wp:anchor distT="0" distB="0" distL="114300" distR="114300" simplePos="0" relativeHeight="251656704" behindDoc="0" locked="0" layoutInCell="1" allowOverlap="1" wp14:anchorId="21CB462C" wp14:editId="0CF0925A">
              <wp:simplePos x="0" y="0"/>
              <wp:positionH relativeFrom="column">
                <wp:posOffset>5143500</wp:posOffset>
              </wp:positionH>
              <wp:positionV relativeFrom="paragraph">
                <wp:posOffset>-66040</wp:posOffset>
              </wp:positionV>
              <wp:extent cx="1280160" cy="274320"/>
              <wp:effectExtent l="0" t="0" r="0" b="0"/>
              <wp:wrapNone/>
              <wp:docPr id="1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0160" cy="274320"/>
                        <a:chOff x="3312" y="6192"/>
                        <a:chExt cx="2016" cy="432"/>
                      </a:xfrm>
                    </wpg:grpSpPr>
                    <wps:wsp>
                      <wps:cNvPr id="11" name="Rectangle 5"/>
                      <wps:cNvSpPr>
                        <a:spLocks noChangeArrowheads="1"/>
                      </wps:cNvSpPr>
                      <wps:spPr bwMode="auto">
                        <a:xfrm>
                          <a:off x="3312" y="6192"/>
                          <a:ext cx="201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 name="Picture 6" descr="VIRTE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2" y="6192"/>
                          <a:ext cx="2016"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1A6496F" id="Group 4" o:spid="_x0000_s1026" style="position:absolute;margin-left:405pt;margin-top:-5.2pt;width:100.8pt;height:21.6pt;z-index:251656704" coordorigin="3312,6192" coordsize="201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">
              <v:rect id="Rectangle 5" o:spid="_x0000_s1027" style="position:absolute;left:3312;top:6192;width:201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Q+vcIA&#10;AADbAAAADwAAAGRycy9kb3ducmV2LnhtbERPS2vCQBC+F/wPywje6q61DTZ1FSkEhNpDVeh1yI5J&#10;aHY2ZjcP/71bKPQ2H99z1tvR1qKn1leONSzmCgRx7kzFhYbzKXtcgfAB2WDtmDTcyMN2M3lYY2rc&#10;wF/UH0MhYgj7FDWUITSplD4vyaKfu4Y4chfXWgwRtoU0LQ4x3NbySalEWqw4NpTY0HtJ+c+xsxow&#10;eTbXz8vycProEnwtRpW9fCutZ9Nx9wYi0Bj+xX/uvYnzF/D7Szx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D69wgAAANsAAAAPAAAAAAAAAAAAAAAAAJgCAABkcnMvZG93&#10;bnJldi54bWxQSwUGAAAAAAQABAD1AAAAhwMAAAAA&#1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VIRTEL_Logo" style="position:absolute;left:3312;top:6192;width:2016;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s56nBAAAA2wAAAA8AAABkcnMvZG93bnJldi54bWxET91KwzAUvhf2DuEI3rnUCkW6ZWMMugki&#10;6LYHODTHtNichCRrq09vBMG78/H9nvV2toMYKcTesYKHZQGCuHW6Z6Pgcm7un0DEhKxxcEwKvijC&#10;drO4WWOt3cTvNJ6SETmEY40KupR8LWVsO7IYl84TZ+7DBYspw2CkDjjlcDvIsigqabHn3NChp31H&#10;7efpahU8loeXxrxW36Y6vjXX5uinMHql7m7n3QpEojn9i//czzrPL+H3l3yA3P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Zs56nBAAAA2wAAAA8AAAAAAAAAAAAAAAAAnwIA&#10;AGRycy9kb3ducmV2LnhtbFBLBQYAAAAABAAEAPcAAACNAwAAAAA=&#10;">
                <v:imagedata r:id="rId2" o:title="VIRTEL_Logo"/>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F5416" w14:textId="46598518" w:rsidR="00402A3C" w:rsidRDefault="000D520E">
    <w:pPr>
      <w:pStyle w:val="Header"/>
      <w:ind w:left="240"/>
    </w:pPr>
    <w:r>
      <w:rPr>
        <w:noProof/>
        <w:lang w:val="en-GB" w:eastAsia="zh-CN" w:bidi="he-IL"/>
      </w:rPr>
      <mc:AlternateContent>
        <mc:Choice Requires="wpg">
          <w:drawing>
            <wp:anchor distT="0" distB="0" distL="114300" distR="114300" simplePos="0" relativeHeight="251659776" behindDoc="0" locked="0" layoutInCell="1" allowOverlap="1" wp14:anchorId="28254084" wp14:editId="4D941E41">
              <wp:simplePos x="0" y="0"/>
              <wp:positionH relativeFrom="column">
                <wp:posOffset>5225415</wp:posOffset>
              </wp:positionH>
              <wp:positionV relativeFrom="paragraph">
                <wp:posOffset>2540</wp:posOffset>
              </wp:positionV>
              <wp:extent cx="1280160" cy="274320"/>
              <wp:effectExtent l="0" t="0" r="0" b="0"/>
              <wp:wrapNone/>
              <wp:docPr id="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0160" cy="274320"/>
                        <a:chOff x="3312" y="6192"/>
                        <a:chExt cx="2016" cy="432"/>
                      </a:xfrm>
                    </wpg:grpSpPr>
                    <wps:wsp>
                      <wps:cNvPr id="5" name="Rectangle 20"/>
                      <wps:cNvSpPr>
                        <a:spLocks noChangeArrowheads="1"/>
                      </wps:cNvSpPr>
                      <wps:spPr bwMode="auto">
                        <a:xfrm>
                          <a:off x="3312" y="6192"/>
                          <a:ext cx="201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1" descr="VIRTE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2" y="6192"/>
                          <a:ext cx="2016"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59657B1" id="Group 19" o:spid="_x0000_s1026" style="position:absolute;margin-left:411.45pt;margin-top:.2pt;width:100.8pt;height:21.6pt;z-index:251659776" coordorigin="3312,6192" coordsize="201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">
              <v:rect id="Rectangle 20" o:spid="_x0000_s1027" style="position:absolute;left:3312;top:6192;width:201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ycsMA&#10;AADaAAAADwAAAGRycy9kb3ducmV2LnhtbESPQWvCQBSE7wX/w/IEb3XXaoJNXUMRBKHtoSr0+sg+&#10;k9Ds25jdmPTfu4VCj8PMfMNs8tE24kadrx1rWMwVCOLCmZpLDefT/nENwgdkg41j0vBDHvLt5GGD&#10;mXEDf9LtGEoRIewz1FCF0GZS+qIii37uWuLoXVxnMUTZldJ0OES4beSTUqm0WHNcqLClXUXF97G3&#10;GjBdmevHZfl+eutTfC5HtU++lNaz6fj6AiLQGP7Df+2D0ZDA75V4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yycsMAAADaAAAADwAAAAAAAAAAAAAAAACYAgAAZHJzL2Rv&#10;d25yZXYueG1sUEsFBgAAAAAEAAQA9QAAAIgDAAAAAA==&#1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VIRTEL_Logo" style="position:absolute;left:3312;top:6192;width:2016;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3WkTDAAAA2gAAAA8AAABkcnMvZG93bnJldi54bWxEj1FLwzAUhd8F/0O4gm8udUKRumyMQZ0g&#10;wtz8AZfmLi1rbkKStdVfbwaDPR7OOd/hLFaT7cVAIXaOFTzPChDEjdMdGwU/h/rpFURMyBp7x6Tg&#10;lyKslvd3C6y0G/mbhn0yIkM4VqigTclXUsamJYtx5jxx9o4uWExZBiN1wDHDbS/nRVFKix3nhRY9&#10;bVpqTvuzVfAyf/+szVf5Z8rtrj7XWz+GwSv1+DCt30AkmtItfG1/aAUlXK7kGy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HdaRMMAAADaAAAADwAAAAAAAAAAAAAAAACf&#10;AgAAZHJzL2Rvd25yZXYueG1sUEsFBgAAAAAEAAQA9wAAAI8DAAAAAA==&#10;">
                <v:imagedata r:id="rId2" o:title="VIRTEL_Logo"/>
              </v:shape>
            </v:group>
          </w:pict>
        </mc:Fallback>
      </mc:AlternateContent>
    </w:r>
  </w:p>
  <w:p w14:paraId="2719B84B" w14:textId="77777777" w:rsidR="00402A3C" w:rsidRDefault="00402A3C">
    <w:pPr>
      <w:pStyle w:val="Header"/>
      <w:ind w:left="240"/>
      <w:rPr>
        <w:b/>
        <w:bCs/>
      </w:rPr>
    </w:pPr>
    <w:r>
      <w:rPr>
        <w:b/>
        <w:bCs/>
      </w:rPr>
      <w:t>VIRTEL Web Access Guide</w:t>
    </w:r>
  </w:p>
  <w:p w14:paraId="20BFE918" w14:textId="77777777" w:rsidR="00402A3C" w:rsidRDefault="00402A3C">
    <w:pPr>
      <w:pStyle w:val="Header"/>
      <w:pBdr>
        <w:bottom w:val="single" w:sz="4" w:space="1" w:color="auto"/>
      </w:pBdr>
      <w:ind w:left="240"/>
    </w:pPr>
  </w:p>
  <w:p w14:paraId="7D5DFB02" w14:textId="77777777" w:rsidR="00402A3C" w:rsidRDefault="00402A3C">
    <w:pPr>
      <w:pStyle w:val="Header"/>
      <w:ind w:left="240"/>
    </w:pPr>
  </w:p>
  <w:p w14:paraId="19736BE6" w14:textId="77777777" w:rsidR="00402A3C" w:rsidRDefault="00402A3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7EC04" w14:textId="623A76BA" w:rsidR="00402A3C" w:rsidRDefault="000D520E">
    <w:pPr>
      <w:pStyle w:val="Header"/>
      <w:ind w:left="240"/>
    </w:pPr>
    <w:r>
      <w:rPr>
        <w:noProof/>
        <w:lang w:val="en-GB" w:eastAsia="zh-CN" w:bidi="he-IL"/>
      </w:rPr>
      <mc:AlternateContent>
        <mc:Choice Requires="wpg">
          <w:drawing>
            <wp:anchor distT="0" distB="0" distL="114300" distR="114300" simplePos="0" relativeHeight="251658752" behindDoc="0" locked="0" layoutInCell="1" allowOverlap="1" wp14:anchorId="3828DFB2" wp14:editId="5AE01961">
              <wp:simplePos x="0" y="0"/>
              <wp:positionH relativeFrom="column">
                <wp:posOffset>5225415</wp:posOffset>
              </wp:positionH>
              <wp:positionV relativeFrom="paragraph">
                <wp:posOffset>2540</wp:posOffset>
              </wp:positionV>
              <wp:extent cx="1280160" cy="274320"/>
              <wp:effectExtent l="0" t="0" r="0" b="0"/>
              <wp:wrapNone/>
              <wp:docPr id="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0160" cy="274320"/>
                        <a:chOff x="3312" y="6192"/>
                        <a:chExt cx="2016" cy="432"/>
                      </a:xfrm>
                    </wpg:grpSpPr>
                    <wps:wsp>
                      <wps:cNvPr id="2" name="Rectangle 17"/>
                      <wps:cNvSpPr>
                        <a:spLocks noChangeArrowheads="1"/>
                      </wps:cNvSpPr>
                      <wps:spPr bwMode="auto">
                        <a:xfrm>
                          <a:off x="3312" y="6192"/>
                          <a:ext cx="201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 name="Picture 18" descr="VIRTE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2" y="6192"/>
                          <a:ext cx="2016"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F25872A" id="Group 16" o:spid="_x0000_s1026" style="position:absolute;margin-left:411.45pt;margin-top:.2pt;width:100.8pt;height:21.6pt;z-index:251658752" coordorigin="3312,6192" coordsize="201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">
              <v:rect id="Rectangle 17" o:spid="_x0000_s1027" style="position:absolute;left:3312;top:6192;width:201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qBsIA&#10;AADaAAAADwAAAGRycy9kb3ducmV2LnhtbESPT4vCMBTE7wt+h/AEb2viny1ajbIsCILuYVXw+mie&#10;bbF5qU3U+u2NIOxxmJnfMPNlaytxo8aXjjUM+goEceZMybmGw371OQHhA7LByjFpeJCH5aLzMcfU&#10;uDv/0W0XchEh7FPUUIRQp1L6rCCLvu9q4uidXGMxRNnk0jR4j3BbyaFSibRYclwosKafgrLz7mo1&#10;YDI2l9/TaLvfXBOc5q1afR2V1r1u+z0DEagN/+F3e200DOF1Jd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tSoGwgAAANoAAAAPAAAAAAAAAAAAAAAAAJgCAABkcnMvZG93&#10;bnJldi54bWxQSwUGAAAAAAQABAD1AAAAhwMAAAAA&#1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VIRTEL_Logo" style="position:absolute;left:3312;top:6192;width:2016;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A+dzCAAAA2gAAAA8AAABkcnMvZG93bnJldi54bWxEj1FLwzAUhd8H/odwBd+21All1GVDhDpB&#10;Bq7zB1yaa1psbkKStdVfvwiCj4dzvnM42/1sBzFSiL1jBferAgRx63TPRsHHuV5uQMSErHFwTAq+&#10;KcJ+d7PYYqXdxCcam2RELuFYoYIuJV9JGduOLMaV88TZ+3TBYsoyGKkDTrncDnJdFKW02HNe6NDT&#10;c0ftV3OxCh7WL2+1OZY/pjy815f64KcweqXubuenRxCJ5vQf/qNfdebg90q+AXJ3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APncwgAAANoAAAAPAAAAAAAAAAAAAAAAAJ8C&#10;AABkcnMvZG93bnJldi54bWxQSwUGAAAAAAQABAD3AAAAjgMAAAAA&#10;">
                <v:imagedata r:id="rId2" o:title="VIRTEL_Logo"/>
              </v:shape>
            </v:group>
          </w:pict>
        </mc:Fallback>
      </mc:AlternateContent>
    </w:r>
  </w:p>
  <w:p w14:paraId="07E5F5C0" w14:textId="77777777" w:rsidR="00402A3C" w:rsidRDefault="00402A3C">
    <w:pPr>
      <w:pStyle w:val="Header"/>
      <w:ind w:left="240"/>
      <w:rPr>
        <w:b/>
        <w:bCs/>
      </w:rPr>
    </w:pPr>
    <w:r>
      <w:rPr>
        <w:b/>
        <w:bCs/>
      </w:rPr>
      <w:t>VIRTEL Web Access Guide</w:t>
    </w:r>
  </w:p>
  <w:p w14:paraId="1C11853F" w14:textId="77777777" w:rsidR="00402A3C" w:rsidRDefault="00402A3C">
    <w:pPr>
      <w:pStyle w:val="Header"/>
      <w:pBdr>
        <w:bottom w:val="single" w:sz="4" w:space="1" w:color="auto"/>
      </w:pBdr>
      <w:ind w:left="240"/>
    </w:pPr>
  </w:p>
  <w:p w14:paraId="673178B9" w14:textId="77777777" w:rsidR="00402A3C" w:rsidRDefault="00402A3C">
    <w:pPr>
      <w:pStyle w:val="Header"/>
      <w:ind w:left="240"/>
    </w:pPr>
  </w:p>
  <w:p w14:paraId="6FF140A9" w14:textId="77777777" w:rsidR="00402A3C" w:rsidRDefault="00402A3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0F90E" w14:textId="77777777" w:rsidR="00402A3C" w:rsidRDefault="00402A3C">
    <w:pPr>
      <w:pStyle w:val="Header"/>
    </w:pPr>
    <w:r>
      <w:t>La Communication Active</w:t>
    </w:r>
    <w:r>
      <w:tab/>
      <w:t>VIRTEL 3.4</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D3E33" w14:textId="77777777" w:rsidR="00402A3C" w:rsidRDefault="00402A3C">
    <w:pPr>
      <w:pStyle w:val="Header"/>
    </w:pPr>
    <w:r>
      <w:t>La Communication Active</w:t>
    </w:r>
    <w:r>
      <w:tab/>
      <w:t>VIRTEL 3.4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7846BB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D2C93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09AB7A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FE64B8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A0A42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3B81D2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3"/>
    <w:multiLevelType w:val="singleLevel"/>
    <w:tmpl w:val="DDD6DBDC"/>
    <w:lvl w:ilvl="0">
      <w:start w:val="1"/>
      <w:numFmt w:val="bullet"/>
      <w:pStyle w:val="ListBullet2"/>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EBFA7AD2"/>
    <w:lvl w:ilvl="0">
      <w:start w:val="1"/>
      <w:numFmt w:val="decimal"/>
      <w:pStyle w:val="ListNumber"/>
      <w:lvlText w:val="%1."/>
      <w:lvlJc w:val="left"/>
      <w:pPr>
        <w:tabs>
          <w:tab w:val="num" w:pos="360"/>
        </w:tabs>
        <w:ind w:left="360" w:hanging="360"/>
      </w:pPr>
    </w:lvl>
  </w:abstractNum>
  <w:abstractNum w:abstractNumId="8" w15:restartNumberingAfterBreak="0">
    <w:nsid w:val="FFFFFFFE"/>
    <w:multiLevelType w:val="singleLevel"/>
    <w:tmpl w:val="ECD42CFE"/>
    <w:lvl w:ilvl="0">
      <w:numFmt w:val="decimal"/>
      <w:pStyle w:val="TOC9"/>
      <w:lvlText w:val="*"/>
      <w:lvlJc w:val="left"/>
    </w:lvl>
  </w:abstractNum>
  <w:abstractNum w:abstractNumId="9" w15:restartNumberingAfterBreak="0">
    <w:nsid w:val="04027377"/>
    <w:multiLevelType w:val="multilevel"/>
    <w:tmpl w:val="4470FF42"/>
    <w:lvl w:ilvl="0">
      <w:start w:val="1"/>
      <w:numFmt w:val="bullet"/>
      <w:pStyle w:val="Cheminsuivre"/>
      <w:lvlText w:val=""/>
      <w:lvlJc w:val="left"/>
      <w:pPr>
        <w:tabs>
          <w:tab w:val="num" w:pos="1211"/>
        </w:tabs>
        <w:ind w:left="1211" w:hanging="360"/>
      </w:pPr>
      <w:rPr>
        <w:rFonts w:ascii="Wingdings" w:hAnsi="Wingdings" w:hint="default"/>
        <w:sz w:val="20"/>
      </w:rPr>
    </w:lvl>
    <w:lvl w:ilvl="1">
      <w:start w:val="1"/>
      <w:numFmt w:val="bullet"/>
      <w:lvlText w:val=""/>
      <w:lvlJc w:val="left"/>
      <w:pPr>
        <w:tabs>
          <w:tab w:val="num" w:pos="1440"/>
        </w:tabs>
        <w:ind w:left="1440" w:hanging="360"/>
      </w:pPr>
      <w:rPr>
        <w:rFonts w:ascii="Wingdings 2" w:hAnsi="Wingdings 2" w:hint="default"/>
        <w:color w:val="FF0000"/>
        <w:sz w:val="32"/>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BDA63D7"/>
    <w:multiLevelType w:val="singleLevel"/>
    <w:tmpl w:val="14042F08"/>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16DD606F"/>
    <w:multiLevelType w:val="multilevel"/>
    <w:tmpl w:val="A9524FC0"/>
    <w:lvl w:ilvl="0">
      <w:start w:val="1"/>
      <w:numFmt w:val="bullet"/>
      <w:pStyle w:val="exemple"/>
      <w:lvlText w:val=""/>
      <w:lvlJc w:val="left"/>
      <w:pPr>
        <w:tabs>
          <w:tab w:val="num" w:pos="1211"/>
        </w:tabs>
        <w:ind w:left="1211" w:hanging="360"/>
      </w:pPr>
      <w:rPr>
        <w:rFonts w:ascii="Wingdings" w:hAnsi="Wingdings" w:hint="default"/>
      </w:rPr>
    </w:lvl>
    <w:lvl w:ilvl="1" w:tentative="1">
      <w:start w:val="1"/>
      <w:numFmt w:val="bullet"/>
      <w:lvlText w:val="o"/>
      <w:lvlJc w:val="left"/>
      <w:pPr>
        <w:tabs>
          <w:tab w:val="num" w:pos="1931"/>
        </w:tabs>
        <w:ind w:left="1931" w:hanging="360"/>
      </w:pPr>
      <w:rPr>
        <w:rFonts w:ascii="Courier New" w:hAnsi="Courier New" w:hint="default"/>
      </w:rPr>
    </w:lvl>
    <w:lvl w:ilvl="2" w:tentative="1">
      <w:start w:val="1"/>
      <w:numFmt w:val="bullet"/>
      <w:lvlText w:val=""/>
      <w:lvlJc w:val="left"/>
      <w:pPr>
        <w:tabs>
          <w:tab w:val="num" w:pos="2651"/>
        </w:tabs>
        <w:ind w:left="2651" w:hanging="360"/>
      </w:pPr>
      <w:rPr>
        <w:rFonts w:ascii="Wingdings" w:hAnsi="Wingdings" w:hint="default"/>
      </w:rPr>
    </w:lvl>
    <w:lvl w:ilvl="3" w:tentative="1">
      <w:start w:val="1"/>
      <w:numFmt w:val="bullet"/>
      <w:lvlText w:val=""/>
      <w:lvlJc w:val="left"/>
      <w:pPr>
        <w:tabs>
          <w:tab w:val="num" w:pos="3371"/>
        </w:tabs>
        <w:ind w:left="3371" w:hanging="360"/>
      </w:pPr>
      <w:rPr>
        <w:rFonts w:ascii="Symbol" w:hAnsi="Symbol" w:hint="default"/>
      </w:rPr>
    </w:lvl>
    <w:lvl w:ilvl="4" w:tentative="1">
      <w:start w:val="1"/>
      <w:numFmt w:val="bullet"/>
      <w:lvlText w:val="o"/>
      <w:lvlJc w:val="left"/>
      <w:pPr>
        <w:tabs>
          <w:tab w:val="num" w:pos="4091"/>
        </w:tabs>
        <w:ind w:left="4091" w:hanging="360"/>
      </w:pPr>
      <w:rPr>
        <w:rFonts w:ascii="Courier New" w:hAnsi="Courier New" w:hint="default"/>
      </w:rPr>
    </w:lvl>
    <w:lvl w:ilvl="5" w:tentative="1">
      <w:start w:val="1"/>
      <w:numFmt w:val="bullet"/>
      <w:lvlText w:val=""/>
      <w:lvlJc w:val="left"/>
      <w:pPr>
        <w:tabs>
          <w:tab w:val="num" w:pos="4811"/>
        </w:tabs>
        <w:ind w:left="4811" w:hanging="360"/>
      </w:pPr>
      <w:rPr>
        <w:rFonts w:ascii="Wingdings" w:hAnsi="Wingdings" w:hint="default"/>
      </w:rPr>
    </w:lvl>
    <w:lvl w:ilvl="6" w:tentative="1">
      <w:start w:val="1"/>
      <w:numFmt w:val="bullet"/>
      <w:lvlText w:val=""/>
      <w:lvlJc w:val="left"/>
      <w:pPr>
        <w:tabs>
          <w:tab w:val="num" w:pos="5531"/>
        </w:tabs>
        <w:ind w:left="5531" w:hanging="360"/>
      </w:pPr>
      <w:rPr>
        <w:rFonts w:ascii="Symbol" w:hAnsi="Symbol" w:hint="default"/>
      </w:rPr>
    </w:lvl>
    <w:lvl w:ilvl="7" w:tentative="1">
      <w:start w:val="1"/>
      <w:numFmt w:val="bullet"/>
      <w:lvlText w:val="o"/>
      <w:lvlJc w:val="left"/>
      <w:pPr>
        <w:tabs>
          <w:tab w:val="num" w:pos="6251"/>
        </w:tabs>
        <w:ind w:left="6251" w:hanging="360"/>
      </w:pPr>
      <w:rPr>
        <w:rFonts w:ascii="Courier New" w:hAnsi="Courier New" w:hint="default"/>
      </w:rPr>
    </w:lvl>
    <w:lvl w:ilvl="8" w:tentative="1">
      <w:start w:val="1"/>
      <w:numFmt w:val="bullet"/>
      <w:lvlText w:val=""/>
      <w:lvlJc w:val="left"/>
      <w:pPr>
        <w:tabs>
          <w:tab w:val="num" w:pos="6971"/>
        </w:tabs>
        <w:ind w:left="6971" w:hanging="360"/>
      </w:pPr>
      <w:rPr>
        <w:rFonts w:ascii="Wingdings" w:hAnsi="Wingdings" w:hint="default"/>
      </w:rPr>
    </w:lvl>
  </w:abstractNum>
  <w:abstractNum w:abstractNumId="12" w15:restartNumberingAfterBreak="0">
    <w:nsid w:val="2D555E67"/>
    <w:multiLevelType w:val="hybridMultilevel"/>
    <w:tmpl w:val="CDAA90D8"/>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3" w15:restartNumberingAfterBreak="0">
    <w:nsid w:val="3ED36ECC"/>
    <w:multiLevelType w:val="hybridMultilevel"/>
    <w:tmpl w:val="21E81CE8"/>
    <w:lvl w:ilvl="0" w:tplc="F496A054">
      <w:start w:val="1"/>
      <w:numFmt w:val="bullet"/>
      <w:lvlText w:val=""/>
      <w:lvlJc w:val="left"/>
      <w:pPr>
        <w:tabs>
          <w:tab w:val="num" w:pos="2088"/>
        </w:tabs>
        <w:ind w:left="2088"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7A766822">
      <w:start w:val="1"/>
      <w:numFmt w:val="bullet"/>
      <w:lvlText w:val=""/>
      <w:lvlJc w:val="left"/>
      <w:pPr>
        <w:tabs>
          <w:tab w:val="num" w:pos="2160"/>
        </w:tabs>
        <w:ind w:left="2160" w:hanging="432"/>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4D60514"/>
    <w:multiLevelType w:val="hybridMultilevel"/>
    <w:tmpl w:val="29307DDA"/>
    <w:lvl w:ilvl="0" w:tplc="0BB47DA2">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5" w15:restartNumberingAfterBreak="0">
    <w:nsid w:val="47177AB9"/>
    <w:multiLevelType w:val="multilevel"/>
    <w:tmpl w:val="EB62CC52"/>
    <w:lvl w:ilvl="0">
      <w:start w:val="1"/>
      <w:numFmt w:val="bullet"/>
      <w:pStyle w:val="dfinition"/>
      <w:lvlText w:val=""/>
      <w:lvlJc w:val="left"/>
      <w:pPr>
        <w:tabs>
          <w:tab w:val="num" w:pos="1494"/>
        </w:tabs>
        <w:ind w:left="1494" w:hanging="360"/>
      </w:pPr>
      <w:rPr>
        <w:rFonts w:ascii="Wingdings" w:hAnsi="Wingdings" w:hint="default"/>
        <w:sz w:val="16"/>
      </w:rPr>
    </w:lvl>
    <w:lvl w:ilvl="1">
      <w:start w:val="1"/>
      <w:numFmt w:val="bullet"/>
      <w:lvlText w:val="o"/>
      <w:lvlJc w:val="left"/>
      <w:pPr>
        <w:tabs>
          <w:tab w:val="num" w:pos="2214"/>
        </w:tabs>
        <w:ind w:left="2214" w:hanging="360"/>
      </w:pPr>
      <w:rPr>
        <w:rFonts w:ascii="Courier New" w:hAnsi="Courier New" w:hint="default"/>
      </w:rPr>
    </w:lvl>
    <w:lvl w:ilvl="2" w:tentative="1">
      <w:start w:val="1"/>
      <w:numFmt w:val="bullet"/>
      <w:lvlText w:val=""/>
      <w:lvlJc w:val="left"/>
      <w:pPr>
        <w:tabs>
          <w:tab w:val="num" w:pos="2934"/>
        </w:tabs>
        <w:ind w:left="2934" w:hanging="360"/>
      </w:pPr>
      <w:rPr>
        <w:rFonts w:ascii="Wingdings" w:hAnsi="Wingdings" w:hint="default"/>
      </w:rPr>
    </w:lvl>
    <w:lvl w:ilvl="3" w:tentative="1">
      <w:start w:val="1"/>
      <w:numFmt w:val="bullet"/>
      <w:lvlText w:val=""/>
      <w:lvlJc w:val="left"/>
      <w:pPr>
        <w:tabs>
          <w:tab w:val="num" w:pos="3654"/>
        </w:tabs>
        <w:ind w:left="3654" w:hanging="360"/>
      </w:pPr>
      <w:rPr>
        <w:rFonts w:ascii="Symbol" w:hAnsi="Symbol" w:hint="default"/>
      </w:rPr>
    </w:lvl>
    <w:lvl w:ilvl="4" w:tentative="1">
      <w:start w:val="1"/>
      <w:numFmt w:val="bullet"/>
      <w:lvlText w:val="o"/>
      <w:lvlJc w:val="left"/>
      <w:pPr>
        <w:tabs>
          <w:tab w:val="num" w:pos="4374"/>
        </w:tabs>
        <w:ind w:left="4374" w:hanging="360"/>
      </w:pPr>
      <w:rPr>
        <w:rFonts w:ascii="Courier New" w:hAnsi="Courier New" w:hint="default"/>
      </w:rPr>
    </w:lvl>
    <w:lvl w:ilvl="5" w:tentative="1">
      <w:start w:val="1"/>
      <w:numFmt w:val="bullet"/>
      <w:lvlText w:val=""/>
      <w:lvlJc w:val="left"/>
      <w:pPr>
        <w:tabs>
          <w:tab w:val="num" w:pos="5094"/>
        </w:tabs>
        <w:ind w:left="5094" w:hanging="360"/>
      </w:pPr>
      <w:rPr>
        <w:rFonts w:ascii="Wingdings" w:hAnsi="Wingdings" w:hint="default"/>
      </w:rPr>
    </w:lvl>
    <w:lvl w:ilvl="6" w:tentative="1">
      <w:start w:val="1"/>
      <w:numFmt w:val="bullet"/>
      <w:lvlText w:val=""/>
      <w:lvlJc w:val="left"/>
      <w:pPr>
        <w:tabs>
          <w:tab w:val="num" w:pos="5814"/>
        </w:tabs>
        <w:ind w:left="5814" w:hanging="360"/>
      </w:pPr>
      <w:rPr>
        <w:rFonts w:ascii="Symbol" w:hAnsi="Symbol" w:hint="default"/>
      </w:rPr>
    </w:lvl>
    <w:lvl w:ilvl="7" w:tentative="1">
      <w:start w:val="1"/>
      <w:numFmt w:val="bullet"/>
      <w:lvlText w:val="o"/>
      <w:lvlJc w:val="left"/>
      <w:pPr>
        <w:tabs>
          <w:tab w:val="num" w:pos="6534"/>
        </w:tabs>
        <w:ind w:left="6534" w:hanging="360"/>
      </w:pPr>
      <w:rPr>
        <w:rFonts w:ascii="Courier New" w:hAnsi="Courier New" w:hint="default"/>
      </w:rPr>
    </w:lvl>
    <w:lvl w:ilvl="8" w:tentative="1">
      <w:start w:val="1"/>
      <w:numFmt w:val="bullet"/>
      <w:lvlText w:val=""/>
      <w:lvlJc w:val="left"/>
      <w:pPr>
        <w:tabs>
          <w:tab w:val="num" w:pos="7254"/>
        </w:tabs>
        <w:ind w:left="7254" w:hanging="360"/>
      </w:pPr>
      <w:rPr>
        <w:rFonts w:ascii="Wingdings" w:hAnsi="Wingdings" w:hint="default"/>
      </w:rPr>
    </w:lvl>
  </w:abstractNum>
  <w:abstractNum w:abstractNumId="16" w15:restartNumberingAfterBreak="0">
    <w:nsid w:val="51CF3070"/>
    <w:multiLevelType w:val="hybridMultilevel"/>
    <w:tmpl w:val="3650F7BE"/>
    <w:lvl w:ilvl="0">
      <w:start w:val="1"/>
      <w:numFmt w:val="bullet"/>
      <w:pStyle w:val="ListBullet3"/>
      <w:lvlText w:val="o"/>
      <w:lvlJc w:val="left"/>
      <w:pPr>
        <w:tabs>
          <w:tab w:val="num" w:pos="2421"/>
        </w:tabs>
        <w:ind w:left="2421" w:hanging="360"/>
      </w:pPr>
      <w:rPr>
        <w:rFonts w:ascii="Courier New" w:hAnsi="Courier New" w:hint="default"/>
      </w:rPr>
    </w:lvl>
    <w:lvl w:ilvl="1" w:tentative="1">
      <w:start w:val="1"/>
      <w:numFmt w:val="bullet"/>
      <w:lvlText w:val="o"/>
      <w:lvlJc w:val="left"/>
      <w:pPr>
        <w:tabs>
          <w:tab w:val="num" w:pos="3141"/>
        </w:tabs>
        <w:ind w:left="3141" w:hanging="360"/>
      </w:pPr>
      <w:rPr>
        <w:rFonts w:ascii="Courier New" w:hAnsi="Courier New" w:hint="default"/>
      </w:rPr>
    </w:lvl>
    <w:lvl w:ilvl="2" w:tentative="1">
      <w:start w:val="1"/>
      <w:numFmt w:val="bullet"/>
      <w:lvlText w:val=""/>
      <w:lvlJc w:val="left"/>
      <w:pPr>
        <w:tabs>
          <w:tab w:val="num" w:pos="3861"/>
        </w:tabs>
        <w:ind w:left="3861" w:hanging="360"/>
      </w:pPr>
      <w:rPr>
        <w:rFonts w:ascii="Wingdings" w:hAnsi="Wingdings" w:hint="default"/>
      </w:rPr>
    </w:lvl>
    <w:lvl w:ilvl="3" w:tentative="1">
      <w:start w:val="1"/>
      <w:numFmt w:val="bullet"/>
      <w:lvlText w:val=""/>
      <w:lvlJc w:val="left"/>
      <w:pPr>
        <w:tabs>
          <w:tab w:val="num" w:pos="4581"/>
        </w:tabs>
        <w:ind w:left="4581" w:hanging="360"/>
      </w:pPr>
      <w:rPr>
        <w:rFonts w:ascii="Symbol" w:hAnsi="Symbol" w:hint="default"/>
      </w:rPr>
    </w:lvl>
    <w:lvl w:ilvl="4" w:tentative="1">
      <w:start w:val="1"/>
      <w:numFmt w:val="bullet"/>
      <w:lvlText w:val="o"/>
      <w:lvlJc w:val="left"/>
      <w:pPr>
        <w:tabs>
          <w:tab w:val="num" w:pos="5301"/>
        </w:tabs>
        <w:ind w:left="5301" w:hanging="360"/>
      </w:pPr>
      <w:rPr>
        <w:rFonts w:ascii="Courier New" w:hAnsi="Courier New" w:hint="default"/>
      </w:rPr>
    </w:lvl>
    <w:lvl w:ilvl="5" w:tentative="1">
      <w:start w:val="1"/>
      <w:numFmt w:val="bullet"/>
      <w:lvlText w:val=""/>
      <w:lvlJc w:val="left"/>
      <w:pPr>
        <w:tabs>
          <w:tab w:val="num" w:pos="6021"/>
        </w:tabs>
        <w:ind w:left="6021" w:hanging="360"/>
      </w:pPr>
      <w:rPr>
        <w:rFonts w:ascii="Wingdings" w:hAnsi="Wingdings" w:hint="default"/>
      </w:rPr>
    </w:lvl>
    <w:lvl w:ilvl="6" w:tentative="1">
      <w:start w:val="1"/>
      <w:numFmt w:val="bullet"/>
      <w:lvlText w:val=""/>
      <w:lvlJc w:val="left"/>
      <w:pPr>
        <w:tabs>
          <w:tab w:val="num" w:pos="6741"/>
        </w:tabs>
        <w:ind w:left="6741" w:hanging="360"/>
      </w:pPr>
      <w:rPr>
        <w:rFonts w:ascii="Symbol" w:hAnsi="Symbol" w:hint="default"/>
      </w:rPr>
    </w:lvl>
    <w:lvl w:ilvl="7" w:tentative="1">
      <w:start w:val="1"/>
      <w:numFmt w:val="bullet"/>
      <w:lvlText w:val="o"/>
      <w:lvlJc w:val="left"/>
      <w:pPr>
        <w:tabs>
          <w:tab w:val="num" w:pos="7461"/>
        </w:tabs>
        <w:ind w:left="7461" w:hanging="360"/>
      </w:pPr>
      <w:rPr>
        <w:rFonts w:ascii="Courier New" w:hAnsi="Courier New" w:hint="default"/>
      </w:rPr>
    </w:lvl>
    <w:lvl w:ilvl="8" w:tentative="1">
      <w:start w:val="1"/>
      <w:numFmt w:val="bullet"/>
      <w:lvlText w:val=""/>
      <w:lvlJc w:val="left"/>
      <w:pPr>
        <w:tabs>
          <w:tab w:val="num" w:pos="8181"/>
        </w:tabs>
        <w:ind w:left="8181" w:hanging="360"/>
      </w:pPr>
      <w:rPr>
        <w:rFonts w:ascii="Wingdings" w:hAnsi="Wingdings" w:hint="default"/>
      </w:rPr>
    </w:lvl>
  </w:abstractNum>
  <w:abstractNum w:abstractNumId="17" w15:restartNumberingAfterBreak="0">
    <w:nsid w:val="612C336B"/>
    <w:multiLevelType w:val="multilevel"/>
    <w:tmpl w:val="6CD0CCB6"/>
    <w:lvl w:ilvl="0">
      <w:start w:val="1"/>
      <w:numFmt w:val="decimal"/>
      <w:pStyle w:val="Heading1"/>
      <w:lvlText w:val="%1"/>
      <w:lvlJc w:val="left"/>
      <w:pPr>
        <w:tabs>
          <w:tab w:val="num" w:pos="2280"/>
        </w:tabs>
        <w:ind w:left="2280" w:hanging="426"/>
      </w:pPr>
      <w:rPr>
        <w:rFonts w:hint="default"/>
      </w:rPr>
    </w:lvl>
    <w:lvl w:ilvl="1">
      <w:start w:val="1"/>
      <w:numFmt w:val="decimal"/>
      <w:pStyle w:val="Heading2"/>
      <w:lvlText w:val="%1.%2"/>
      <w:lvlJc w:val="left"/>
      <w:pPr>
        <w:tabs>
          <w:tab w:val="num" w:pos="2424"/>
        </w:tabs>
        <w:ind w:left="2424" w:hanging="723"/>
      </w:pPr>
      <w:rPr>
        <w:rFonts w:hint="default"/>
      </w:rPr>
    </w:lvl>
    <w:lvl w:ilvl="2">
      <w:start w:val="1"/>
      <w:numFmt w:val="decimal"/>
      <w:pStyle w:val="Heading3"/>
      <w:lvlText w:val="%1.%2.%3"/>
      <w:lvlJc w:val="left"/>
      <w:pPr>
        <w:tabs>
          <w:tab w:val="num" w:pos="2781"/>
        </w:tabs>
        <w:ind w:left="2126" w:hanging="425"/>
      </w:pPr>
      <w:rPr>
        <w:rFonts w:hint="default"/>
      </w:rPr>
    </w:lvl>
    <w:lvl w:ilvl="3">
      <w:start w:val="1"/>
      <w:numFmt w:val="decimal"/>
      <w:lvlText w:val="%1.%2.%3.%4"/>
      <w:lvlJc w:val="left"/>
      <w:pPr>
        <w:tabs>
          <w:tab w:val="num" w:pos="3288"/>
        </w:tabs>
        <w:ind w:left="2712" w:hanging="864"/>
      </w:pPr>
      <w:rPr>
        <w:rFonts w:hint="default"/>
      </w:rPr>
    </w:lvl>
    <w:lvl w:ilvl="4">
      <w:start w:val="1"/>
      <w:numFmt w:val="decimal"/>
      <w:lvlText w:val="%1.%2.%3.%4.%5"/>
      <w:lvlJc w:val="left"/>
      <w:pPr>
        <w:tabs>
          <w:tab w:val="num" w:pos="2856"/>
        </w:tabs>
        <w:ind w:left="2856" w:hanging="1008"/>
      </w:pPr>
      <w:rPr>
        <w:rFonts w:hint="default"/>
      </w:rPr>
    </w:lvl>
    <w:lvl w:ilvl="5">
      <w:start w:val="1"/>
      <w:numFmt w:val="decimal"/>
      <w:lvlText w:val="%1.%2.%3.%4.%5.%6"/>
      <w:lvlJc w:val="left"/>
      <w:pPr>
        <w:tabs>
          <w:tab w:val="num" w:pos="3000"/>
        </w:tabs>
        <w:ind w:left="3000" w:hanging="1152"/>
      </w:pPr>
      <w:rPr>
        <w:rFonts w:hint="default"/>
      </w:rPr>
    </w:lvl>
    <w:lvl w:ilvl="6">
      <w:start w:val="1"/>
      <w:numFmt w:val="decimal"/>
      <w:lvlText w:val="%1.%2.%3.%4.%5.%6.%7"/>
      <w:lvlJc w:val="left"/>
      <w:pPr>
        <w:tabs>
          <w:tab w:val="num" w:pos="3144"/>
        </w:tabs>
        <w:ind w:left="3144" w:hanging="1296"/>
      </w:pPr>
      <w:rPr>
        <w:rFonts w:hint="default"/>
      </w:rPr>
    </w:lvl>
    <w:lvl w:ilvl="7">
      <w:start w:val="1"/>
      <w:numFmt w:val="decimal"/>
      <w:lvlText w:val="%1.%2.%3.%4.%5.%6.%7.%8"/>
      <w:lvlJc w:val="left"/>
      <w:pPr>
        <w:tabs>
          <w:tab w:val="num" w:pos="3288"/>
        </w:tabs>
        <w:ind w:left="3288" w:hanging="1440"/>
      </w:pPr>
      <w:rPr>
        <w:rFonts w:hint="default"/>
      </w:rPr>
    </w:lvl>
    <w:lvl w:ilvl="8">
      <w:start w:val="1"/>
      <w:numFmt w:val="decimal"/>
      <w:lvlText w:val="%1.%2.%3.%4.%5.%6.%7.%8.%9"/>
      <w:lvlJc w:val="left"/>
      <w:pPr>
        <w:tabs>
          <w:tab w:val="num" w:pos="3432"/>
        </w:tabs>
        <w:ind w:left="3432" w:hanging="1584"/>
      </w:pPr>
      <w:rPr>
        <w:rFonts w:hint="default"/>
      </w:rPr>
    </w:lvl>
  </w:abstractNum>
  <w:abstractNum w:abstractNumId="18" w15:restartNumberingAfterBreak="0">
    <w:nsid w:val="699F38B9"/>
    <w:multiLevelType w:val="multilevel"/>
    <w:tmpl w:val="1EEED852"/>
    <w:lvl w:ilvl="0">
      <w:start w:val="1"/>
      <w:numFmt w:val="decimal"/>
      <w:lvlRestart w:val="0"/>
      <w:pStyle w:val="num"/>
      <w:lvlText w:val="%1."/>
      <w:lvlJc w:val="left"/>
      <w:pPr>
        <w:tabs>
          <w:tab w:val="num" w:pos="0"/>
        </w:tabs>
        <w:ind w:left="1134" w:hanging="284"/>
      </w:pPr>
      <w:rPr>
        <w:rFonts w:hint="default"/>
        <w:b/>
        <w:i w:val="0"/>
      </w:rPr>
    </w:lvl>
    <w:lvl w:ilvl="1">
      <w:start w:val="1"/>
      <w:numFmt w:val="decimal"/>
      <w:lvlRestart w:val="0"/>
      <w:lvlText w:val="%2."/>
      <w:lvlJc w:val="left"/>
      <w:pPr>
        <w:tabs>
          <w:tab w:val="num" w:pos="230"/>
        </w:tabs>
        <w:ind w:left="1364" w:hanging="284"/>
      </w:pPr>
      <w:rPr>
        <w:rFonts w:hint="default"/>
        <w:b/>
        <w:i w:val="0"/>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 w15:restartNumberingAfterBreak="0">
    <w:nsid w:val="6B6A17EB"/>
    <w:multiLevelType w:val="hybridMultilevel"/>
    <w:tmpl w:val="ABA8BB8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0" w15:restartNumberingAfterBreak="0">
    <w:nsid w:val="6F1E229B"/>
    <w:multiLevelType w:val="multilevel"/>
    <w:tmpl w:val="825474CC"/>
    <w:lvl w:ilvl="0">
      <w:start w:val="1"/>
      <w:numFmt w:val="bullet"/>
      <w:pStyle w:val="pucecarr"/>
      <w:lvlText w:val=""/>
      <w:lvlJc w:val="left"/>
      <w:pPr>
        <w:tabs>
          <w:tab w:val="num" w:pos="1211"/>
        </w:tabs>
        <w:ind w:left="1211" w:hanging="360"/>
      </w:pPr>
      <w:rPr>
        <w:rFonts w:ascii="Wingdings" w:hAnsi="Wingdings" w:hint="default"/>
        <w:sz w:val="16"/>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0C454FF"/>
    <w:multiLevelType w:val="hybridMultilevel"/>
    <w:tmpl w:val="9C5E6736"/>
    <w:lvl w:ilvl="0" w:tplc="DA9872C0">
      <w:start w:val="2"/>
      <w:numFmt w:val="bullet"/>
      <w:lvlText w:val="-"/>
      <w:lvlJc w:val="left"/>
      <w:pPr>
        <w:tabs>
          <w:tab w:val="num" w:pos="2061"/>
        </w:tabs>
        <w:ind w:left="2061" w:hanging="360"/>
      </w:pPr>
      <w:rPr>
        <w:rFonts w:ascii="Verdana" w:eastAsia="Times New Roman" w:hAnsi="Verdana" w:cs="Times New Roman" w:hint="default"/>
      </w:rPr>
    </w:lvl>
    <w:lvl w:ilvl="1" w:tplc="040C0003" w:tentative="1">
      <w:start w:val="1"/>
      <w:numFmt w:val="bullet"/>
      <w:lvlText w:val="o"/>
      <w:lvlJc w:val="left"/>
      <w:pPr>
        <w:tabs>
          <w:tab w:val="num" w:pos="2781"/>
        </w:tabs>
        <w:ind w:left="2781" w:hanging="360"/>
      </w:pPr>
      <w:rPr>
        <w:rFonts w:ascii="Courier New" w:hAnsi="Courier New" w:cs="Courier New" w:hint="default"/>
      </w:rPr>
    </w:lvl>
    <w:lvl w:ilvl="2" w:tplc="040C0005" w:tentative="1">
      <w:start w:val="1"/>
      <w:numFmt w:val="bullet"/>
      <w:lvlText w:val=""/>
      <w:lvlJc w:val="left"/>
      <w:pPr>
        <w:tabs>
          <w:tab w:val="num" w:pos="3501"/>
        </w:tabs>
        <w:ind w:left="3501" w:hanging="360"/>
      </w:pPr>
      <w:rPr>
        <w:rFonts w:ascii="Wingdings" w:hAnsi="Wingdings" w:hint="default"/>
      </w:rPr>
    </w:lvl>
    <w:lvl w:ilvl="3" w:tplc="040C0001" w:tentative="1">
      <w:start w:val="1"/>
      <w:numFmt w:val="bullet"/>
      <w:lvlText w:val=""/>
      <w:lvlJc w:val="left"/>
      <w:pPr>
        <w:tabs>
          <w:tab w:val="num" w:pos="4221"/>
        </w:tabs>
        <w:ind w:left="4221" w:hanging="360"/>
      </w:pPr>
      <w:rPr>
        <w:rFonts w:ascii="Symbol" w:hAnsi="Symbol" w:hint="default"/>
      </w:rPr>
    </w:lvl>
    <w:lvl w:ilvl="4" w:tplc="040C0003" w:tentative="1">
      <w:start w:val="1"/>
      <w:numFmt w:val="bullet"/>
      <w:lvlText w:val="o"/>
      <w:lvlJc w:val="left"/>
      <w:pPr>
        <w:tabs>
          <w:tab w:val="num" w:pos="4941"/>
        </w:tabs>
        <w:ind w:left="4941" w:hanging="360"/>
      </w:pPr>
      <w:rPr>
        <w:rFonts w:ascii="Courier New" w:hAnsi="Courier New" w:cs="Courier New" w:hint="default"/>
      </w:rPr>
    </w:lvl>
    <w:lvl w:ilvl="5" w:tplc="040C0005" w:tentative="1">
      <w:start w:val="1"/>
      <w:numFmt w:val="bullet"/>
      <w:lvlText w:val=""/>
      <w:lvlJc w:val="left"/>
      <w:pPr>
        <w:tabs>
          <w:tab w:val="num" w:pos="5661"/>
        </w:tabs>
        <w:ind w:left="5661" w:hanging="360"/>
      </w:pPr>
      <w:rPr>
        <w:rFonts w:ascii="Wingdings" w:hAnsi="Wingdings" w:hint="default"/>
      </w:rPr>
    </w:lvl>
    <w:lvl w:ilvl="6" w:tplc="040C0001" w:tentative="1">
      <w:start w:val="1"/>
      <w:numFmt w:val="bullet"/>
      <w:lvlText w:val=""/>
      <w:lvlJc w:val="left"/>
      <w:pPr>
        <w:tabs>
          <w:tab w:val="num" w:pos="6381"/>
        </w:tabs>
        <w:ind w:left="6381" w:hanging="360"/>
      </w:pPr>
      <w:rPr>
        <w:rFonts w:ascii="Symbol" w:hAnsi="Symbol" w:hint="default"/>
      </w:rPr>
    </w:lvl>
    <w:lvl w:ilvl="7" w:tplc="040C0003" w:tentative="1">
      <w:start w:val="1"/>
      <w:numFmt w:val="bullet"/>
      <w:lvlText w:val="o"/>
      <w:lvlJc w:val="left"/>
      <w:pPr>
        <w:tabs>
          <w:tab w:val="num" w:pos="7101"/>
        </w:tabs>
        <w:ind w:left="7101" w:hanging="360"/>
      </w:pPr>
      <w:rPr>
        <w:rFonts w:ascii="Courier New" w:hAnsi="Courier New" w:cs="Courier New" w:hint="default"/>
      </w:rPr>
    </w:lvl>
    <w:lvl w:ilvl="8" w:tplc="040C0005" w:tentative="1">
      <w:start w:val="1"/>
      <w:numFmt w:val="bullet"/>
      <w:lvlText w:val=""/>
      <w:lvlJc w:val="left"/>
      <w:pPr>
        <w:tabs>
          <w:tab w:val="num" w:pos="7821"/>
        </w:tabs>
        <w:ind w:left="7821" w:hanging="360"/>
      </w:pPr>
      <w:rPr>
        <w:rFonts w:ascii="Wingdings" w:hAnsi="Wingdings" w:hint="default"/>
      </w:rPr>
    </w:lvl>
  </w:abstractNum>
  <w:abstractNum w:abstractNumId="22" w15:restartNumberingAfterBreak="0">
    <w:nsid w:val="785078AE"/>
    <w:multiLevelType w:val="singleLevel"/>
    <w:tmpl w:val="11D8087A"/>
    <w:lvl w:ilvl="0">
      <w:start w:val="1"/>
      <w:numFmt w:val="decimal"/>
      <w:lvlText w:val="%1)"/>
      <w:lvlJc w:val="left"/>
      <w:pPr>
        <w:tabs>
          <w:tab w:val="num" w:pos="2061"/>
        </w:tabs>
        <w:ind w:left="2061" w:hanging="360"/>
      </w:pPr>
      <w:rPr>
        <w:rFonts w:hint="default"/>
      </w:rPr>
    </w:lvl>
  </w:abstractNum>
  <w:abstractNum w:abstractNumId="23" w15:restartNumberingAfterBreak="0">
    <w:nsid w:val="79A16BC2"/>
    <w:multiLevelType w:val="singleLevel"/>
    <w:tmpl w:val="39CA4E6C"/>
    <w:lvl w:ilvl="0">
      <w:start w:val="1"/>
      <w:numFmt w:val="none"/>
      <w:pStyle w:val="numss"/>
      <w:lvlText w:val=""/>
      <w:legacy w:legacy="1" w:legacySpace="0" w:legacyIndent="283"/>
      <w:lvlJc w:val="left"/>
      <w:pPr>
        <w:ind w:left="1134" w:hanging="283"/>
      </w:pPr>
      <w:rPr>
        <w:rFonts w:ascii="Symbol" w:hAnsi="Symbol" w:hint="default"/>
      </w:rPr>
    </w:lvl>
  </w:abstractNum>
  <w:abstractNum w:abstractNumId="24" w15:restartNumberingAfterBreak="0">
    <w:nsid w:val="7A415BEA"/>
    <w:multiLevelType w:val="hybridMultilevel"/>
    <w:tmpl w:val="CF3A846A"/>
    <w:lvl w:ilvl="0" w:tplc="D868A77E">
      <w:start w:val="1"/>
      <w:numFmt w:val="bullet"/>
      <w:pStyle w:val="ListBullet"/>
      <w:lvlText w:val="•"/>
      <w:lvlJc w:val="left"/>
      <w:pPr>
        <w:tabs>
          <w:tab w:val="num" w:pos="2061"/>
        </w:tabs>
        <w:ind w:left="1984" w:hanging="283"/>
      </w:pPr>
      <w:rPr>
        <w:rFonts w:ascii="Verdana" w:hAnsi="Verdana"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17"/>
  </w:num>
  <w:num w:numId="3">
    <w:abstractNumId w:val="13"/>
  </w:num>
  <w:num w:numId="4">
    <w:abstractNumId w:val="9"/>
  </w:num>
  <w:num w:numId="5">
    <w:abstractNumId w:val="23"/>
  </w:num>
  <w:num w:numId="6">
    <w:abstractNumId w:val="15"/>
  </w:num>
  <w:num w:numId="7">
    <w:abstractNumId w:val="10"/>
  </w:num>
  <w:num w:numId="8">
    <w:abstractNumId w:val="11"/>
  </w:num>
  <w:num w:numId="9">
    <w:abstractNumId w:val="17"/>
  </w:num>
  <w:num w:numId="10">
    <w:abstractNumId w:val="17"/>
  </w:num>
  <w:num w:numId="11">
    <w:abstractNumId w:val="17"/>
  </w:num>
  <w:num w:numId="12">
    <w:abstractNumId w:val="6"/>
  </w:num>
  <w:num w:numId="13">
    <w:abstractNumId w:val="16"/>
  </w:num>
  <w:num w:numId="14">
    <w:abstractNumId w:val="5"/>
  </w:num>
  <w:num w:numId="15">
    <w:abstractNumId w:val="4"/>
  </w:num>
  <w:num w:numId="16">
    <w:abstractNumId w:val="7"/>
  </w:num>
  <w:num w:numId="17">
    <w:abstractNumId w:val="3"/>
  </w:num>
  <w:num w:numId="18">
    <w:abstractNumId w:val="2"/>
  </w:num>
  <w:num w:numId="19">
    <w:abstractNumId w:val="1"/>
  </w:num>
  <w:num w:numId="20">
    <w:abstractNumId w:val="0"/>
  </w:num>
  <w:num w:numId="21">
    <w:abstractNumId w:val="18"/>
  </w:num>
  <w:num w:numId="22">
    <w:abstractNumId w:val="20"/>
  </w:num>
  <w:num w:numId="23">
    <w:abstractNumId w:val="24"/>
  </w:num>
  <w:num w:numId="24">
    <w:abstractNumId w:val="21"/>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8"/>
    <w:lvlOverride w:ilvl="0">
      <w:lvl w:ilvl="0">
        <w:start w:val="1"/>
        <w:numFmt w:val="bullet"/>
        <w:pStyle w:val="TOC9"/>
        <w:lvlText w:val="•"/>
        <w:lvlJc w:val="left"/>
        <w:pPr>
          <w:tabs>
            <w:tab w:val="num" w:pos="2061"/>
          </w:tabs>
          <w:ind w:left="1984" w:hanging="283"/>
        </w:pPr>
        <w:rPr>
          <w:rFonts w:ascii="Verdana" w:hAnsi="Verdana" w:hint="default"/>
        </w:rPr>
      </w:lvl>
    </w:lvlOverride>
  </w:num>
  <w:num w:numId="32">
    <w:abstractNumId w:val="19"/>
  </w:num>
  <w:num w:numId="33">
    <w:abstractNumId w:val="14"/>
  </w:num>
  <w:num w:numId="34">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activeWritingStyle w:appName="MSWord" w:lang="en-GB" w:vendorID="64" w:dllVersion="131077" w:nlCheck="1" w:checkStyle="1"/>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ctiveWritingStyle w:appName="MSWord" w:lang="fr-FR" w:vendorID="9" w:dllVersion="512" w:checkStyle="1"/>
  <w:activeWritingStyle w:appName="MSWord" w:lang="en-GB" w:vendorID="8" w:dllVersion="513" w:checkStyle="1"/>
  <w:attachedTemplate r:id="rId1"/>
  <w:linkStyles/>
  <w:doNotTrackFormatting/>
  <w:defaultTabStop w:val="708"/>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89F"/>
    <w:rsid w:val="00006AB2"/>
    <w:rsid w:val="000107EC"/>
    <w:rsid w:val="000113DC"/>
    <w:rsid w:val="00012674"/>
    <w:rsid w:val="000155EE"/>
    <w:rsid w:val="000175E1"/>
    <w:rsid w:val="000230C9"/>
    <w:rsid w:val="00023956"/>
    <w:rsid w:val="00034C1F"/>
    <w:rsid w:val="0003591D"/>
    <w:rsid w:val="00037286"/>
    <w:rsid w:val="00055032"/>
    <w:rsid w:val="000553C0"/>
    <w:rsid w:val="00062AF4"/>
    <w:rsid w:val="00062D3E"/>
    <w:rsid w:val="00063359"/>
    <w:rsid w:val="00073547"/>
    <w:rsid w:val="00074875"/>
    <w:rsid w:val="0007663A"/>
    <w:rsid w:val="00085412"/>
    <w:rsid w:val="00085616"/>
    <w:rsid w:val="0008738C"/>
    <w:rsid w:val="00095EF2"/>
    <w:rsid w:val="000B0333"/>
    <w:rsid w:val="000B286B"/>
    <w:rsid w:val="000B6039"/>
    <w:rsid w:val="000B686E"/>
    <w:rsid w:val="000C0AC4"/>
    <w:rsid w:val="000C3A8B"/>
    <w:rsid w:val="000C5F30"/>
    <w:rsid w:val="000D4E35"/>
    <w:rsid w:val="000D520E"/>
    <w:rsid w:val="000D6F9A"/>
    <w:rsid w:val="000E71EC"/>
    <w:rsid w:val="000E7B95"/>
    <w:rsid w:val="000F391B"/>
    <w:rsid w:val="000F561F"/>
    <w:rsid w:val="001062C7"/>
    <w:rsid w:val="001177EB"/>
    <w:rsid w:val="00117FBB"/>
    <w:rsid w:val="0012107A"/>
    <w:rsid w:val="00121FD8"/>
    <w:rsid w:val="00126BA0"/>
    <w:rsid w:val="0013172C"/>
    <w:rsid w:val="00131AD2"/>
    <w:rsid w:val="00140847"/>
    <w:rsid w:val="0014375F"/>
    <w:rsid w:val="001477C0"/>
    <w:rsid w:val="001556C0"/>
    <w:rsid w:val="0015750F"/>
    <w:rsid w:val="00175ADA"/>
    <w:rsid w:val="00180EDE"/>
    <w:rsid w:val="0018166F"/>
    <w:rsid w:val="0018659F"/>
    <w:rsid w:val="001875F4"/>
    <w:rsid w:val="00196440"/>
    <w:rsid w:val="001A0914"/>
    <w:rsid w:val="001A6668"/>
    <w:rsid w:val="001B08B1"/>
    <w:rsid w:val="001B3489"/>
    <w:rsid w:val="001B7D08"/>
    <w:rsid w:val="001C0DA9"/>
    <w:rsid w:val="001C6F25"/>
    <w:rsid w:val="001D2ADE"/>
    <w:rsid w:val="001D3826"/>
    <w:rsid w:val="001E163B"/>
    <w:rsid w:val="001E33F9"/>
    <w:rsid w:val="001F3556"/>
    <w:rsid w:val="002019B7"/>
    <w:rsid w:val="00202389"/>
    <w:rsid w:val="00204417"/>
    <w:rsid w:val="002073A2"/>
    <w:rsid w:val="00211085"/>
    <w:rsid w:val="00212D4C"/>
    <w:rsid w:val="00220543"/>
    <w:rsid w:val="00220615"/>
    <w:rsid w:val="00222596"/>
    <w:rsid w:val="00224CD7"/>
    <w:rsid w:val="002406A5"/>
    <w:rsid w:val="00245A60"/>
    <w:rsid w:val="00247690"/>
    <w:rsid w:val="00252CEE"/>
    <w:rsid w:val="00257CF1"/>
    <w:rsid w:val="00260C74"/>
    <w:rsid w:val="002658A8"/>
    <w:rsid w:val="0026648E"/>
    <w:rsid w:val="002770AF"/>
    <w:rsid w:val="00286E46"/>
    <w:rsid w:val="002879CE"/>
    <w:rsid w:val="0029165F"/>
    <w:rsid w:val="002960E6"/>
    <w:rsid w:val="00296948"/>
    <w:rsid w:val="002A01E3"/>
    <w:rsid w:val="002B1062"/>
    <w:rsid w:val="002B4870"/>
    <w:rsid w:val="002B60DF"/>
    <w:rsid w:val="002B7A8F"/>
    <w:rsid w:val="002C081E"/>
    <w:rsid w:val="002E0FFB"/>
    <w:rsid w:val="002F1A40"/>
    <w:rsid w:val="002F4706"/>
    <w:rsid w:val="003079A9"/>
    <w:rsid w:val="00310397"/>
    <w:rsid w:val="00316C56"/>
    <w:rsid w:val="00331209"/>
    <w:rsid w:val="00335795"/>
    <w:rsid w:val="003431C2"/>
    <w:rsid w:val="00351458"/>
    <w:rsid w:val="003523C9"/>
    <w:rsid w:val="003540F0"/>
    <w:rsid w:val="00365925"/>
    <w:rsid w:val="003757A8"/>
    <w:rsid w:val="003803F0"/>
    <w:rsid w:val="00391728"/>
    <w:rsid w:val="00394146"/>
    <w:rsid w:val="00394D11"/>
    <w:rsid w:val="003A02BA"/>
    <w:rsid w:val="003A05E0"/>
    <w:rsid w:val="003C5BB9"/>
    <w:rsid w:val="003C5C65"/>
    <w:rsid w:val="003D39DF"/>
    <w:rsid w:val="003D79B5"/>
    <w:rsid w:val="003D7F90"/>
    <w:rsid w:val="003E38FF"/>
    <w:rsid w:val="003E7D2F"/>
    <w:rsid w:val="003F00DA"/>
    <w:rsid w:val="003F69C6"/>
    <w:rsid w:val="00400BBD"/>
    <w:rsid w:val="00402441"/>
    <w:rsid w:val="00402A3C"/>
    <w:rsid w:val="00407DD0"/>
    <w:rsid w:val="004139D4"/>
    <w:rsid w:val="0043307E"/>
    <w:rsid w:val="00452574"/>
    <w:rsid w:val="00454D41"/>
    <w:rsid w:val="004554C1"/>
    <w:rsid w:val="0045652F"/>
    <w:rsid w:val="00460395"/>
    <w:rsid w:val="004617D1"/>
    <w:rsid w:val="004647A9"/>
    <w:rsid w:val="00465C82"/>
    <w:rsid w:val="0047537D"/>
    <w:rsid w:val="00485108"/>
    <w:rsid w:val="004A27D2"/>
    <w:rsid w:val="004A2FD8"/>
    <w:rsid w:val="004A4EE6"/>
    <w:rsid w:val="004A590B"/>
    <w:rsid w:val="004A71FF"/>
    <w:rsid w:val="004A7A3F"/>
    <w:rsid w:val="004B1D1F"/>
    <w:rsid w:val="004B4768"/>
    <w:rsid w:val="004B4D12"/>
    <w:rsid w:val="004C24A9"/>
    <w:rsid w:val="004C2AF3"/>
    <w:rsid w:val="004C4826"/>
    <w:rsid w:val="004C5F4E"/>
    <w:rsid w:val="004C61B5"/>
    <w:rsid w:val="004D575A"/>
    <w:rsid w:val="004E0E22"/>
    <w:rsid w:val="004E31A0"/>
    <w:rsid w:val="004E3263"/>
    <w:rsid w:val="004E3FB8"/>
    <w:rsid w:val="004E59AE"/>
    <w:rsid w:val="004E6158"/>
    <w:rsid w:val="004F261C"/>
    <w:rsid w:val="00516EAB"/>
    <w:rsid w:val="005171C6"/>
    <w:rsid w:val="00520712"/>
    <w:rsid w:val="00524C64"/>
    <w:rsid w:val="00526A27"/>
    <w:rsid w:val="0053396D"/>
    <w:rsid w:val="00535436"/>
    <w:rsid w:val="00537CB1"/>
    <w:rsid w:val="005511CB"/>
    <w:rsid w:val="00561877"/>
    <w:rsid w:val="00562354"/>
    <w:rsid w:val="0056253E"/>
    <w:rsid w:val="00562B8D"/>
    <w:rsid w:val="0056622A"/>
    <w:rsid w:val="00572881"/>
    <w:rsid w:val="0057645A"/>
    <w:rsid w:val="005865E4"/>
    <w:rsid w:val="005879F2"/>
    <w:rsid w:val="005929E3"/>
    <w:rsid w:val="00595E14"/>
    <w:rsid w:val="00596AEC"/>
    <w:rsid w:val="005A6631"/>
    <w:rsid w:val="005B2419"/>
    <w:rsid w:val="005B6CBB"/>
    <w:rsid w:val="005E1686"/>
    <w:rsid w:val="005E76DF"/>
    <w:rsid w:val="005F1437"/>
    <w:rsid w:val="005F25F5"/>
    <w:rsid w:val="005F368C"/>
    <w:rsid w:val="00604F38"/>
    <w:rsid w:val="00605656"/>
    <w:rsid w:val="006058BF"/>
    <w:rsid w:val="00607E9E"/>
    <w:rsid w:val="006145F2"/>
    <w:rsid w:val="00614DB8"/>
    <w:rsid w:val="0062660B"/>
    <w:rsid w:val="00630FE6"/>
    <w:rsid w:val="006339BB"/>
    <w:rsid w:val="00642E7A"/>
    <w:rsid w:val="00645AC3"/>
    <w:rsid w:val="00652ADF"/>
    <w:rsid w:val="00653FEE"/>
    <w:rsid w:val="0065627F"/>
    <w:rsid w:val="0066256C"/>
    <w:rsid w:val="0066400E"/>
    <w:rsid w:val="006729CF"/>
    <w:rsid w:val="00674FCB"/>
    <w:rsid w:val="0068247A"/>
    <w:rsid w:val="00687F74"/>
    <w:rsid w:val="006911E6"/>
    <w:rsid w:val="00694FCC"/>
    <w:rsid w:val="006A3DA9"/>
    <w:rsid w:val="006A51E6"/>
    <w:rsid w:val="006A6173"/>
    <w:rsid w:val="006B1F80"/>
    <w:rsid w:val="006B54C3"/>
    <w:rsid w:val="006C1070"/>
    <w:rsid w:val="006C5054"/>
    <w:rsid w:val="006C75F9"/>
    <w:rsid w:val="006D2740"/>
    <w:rsid w:val="006E4297"/>
    <w:rsid w:val="00700EC7"/>
    <w:rsid w:val="00701EAF"/>
    <w:rsid w:val="00716300"/>
    <w:rsid w:val="007216AD"/>
    <w:rsid w:val="00722E51"/>
    <w:rsid w:val="00726F45"/>
    <w:rsid w:val="00727C27"/>
    <w:rsid w:val="00731B66"/>
    <w:rsid w:val="007330B3"/>
    <w:rsid w:val="00737A99"/>
    <w:rsid w:val="007434C4"/>
    <w:rsid w:val="00746D2A"/>
    <w:rsid w:val="0075051D"/>
    <w:rsid w:val="007646D1"/>
    <w:rsid w:val="007659BE"/>
    <w:rsid w:val="00765B82"/>
    <w:rsid w:val="0077124F"/>
    <w:rsid w:val="0077317D"/>
    <w:rsid w:val="00774472"/>
    <w:rsid w:val="007872D4"/>
    <w:rsid w:val="00797811"/>
    <w:rsid w:val="007A67D1"/>
    <w:rsid w:val="007B0749"/>
    <w:rsid w:val="007C120F"/>
    <w:rsid w:val="007C31D0"/>
    <w:rsid w:val="007C387F"/>
    <w:rsid w:val="007C49A8"/>
    <w:rsid w:val="007D08E1"/>
    <w:rsid w:val="007D0E07"/>
    <w:rsid w:val="007D472F"/>
    <w:rsid w:val="007E76BB"/>
    <w:rsid w:val="007F00AB"/>
    <w:rsid w:val="007F3353"/>
    <w:rsid w:val="007F4697"/>
    <w:rsid w:val="007F5EF7"/>
    <w:rsid w:val="008006FF"/>
    <w:rsid w:val="00801206"/>
    <w:rsid w:val="00805487"/>
    <w:rsid w:val="008131FD"/>
    <w:rsid w:val="00816D0B"/>
    <w:rsid w:val="008207BE"/>
    <w:rsid w:val="00822C0E"/>
    <w:rsid w:val="00823D67"/>
    <w:rsid w:val="00831EE9"/>
    <w:rsid w:val="008366AB"/>
    <w:rsid w:val="00850693"/>
    <w:rsid w:val="00850C67"/>
    <w:rsid w:val="008558D0"/>
    <w:rsid w:val="008564FF"/>
    <w:rsid w:val="008572A2"/>
    <w:rsid w:val="0086102C"/>
    <w:rsid w:val="008639A5"/>
    <w:rsid w:val="00865B0D"/>
    <w:rsid w:val="008778C0"/>
    <w:rsid w:val="00880D7D"/>
    <w:rsid w:val="0088170C"/>
    <w:rsid w:val="008843FB"/>
    <w:rsid w:val="00893742"/>
    <w:rsid w:val="008A05B6"/>
    <w:rsid w:val="008A74DF"/>
    <w:rsid w:val="008B0E26"/>
    <w:rsid w:val="008B0FE0"/>
    <w:rsid w:val="008B167C"/>
    <w:rsid w:val="008B20F5"/>
    <w:rsid w:val="008B777C"/>
    <w:rsid w:val="008B7EF4"/>
    <w:rsid w:val="008C2D0F"/>
    <w:rsid w:val="008C2F1C"/>
    <w:rsid w:val="008C5103"/>
    <w:rsid w:val="008C787B"/>
    <w:rsid w:val="008D5B7F"/>
    <w:rsid w:val="008E184E"/>
    <w:rsid w:val="008F1193"/>
    <w:rsid w:val="008F7627"/>
    <w:rsid w:val="00905CF1"/>
    <w:rsid w:val="00923CAD"/>
    <w:rsid w:val="00933247"/>
    <w:rsid w:val="009343DB"/>
    <w:rsid w:val="00942740"/>
    <w:rsid w:val="00943158"/>
    <w:rsid w:val="00943A9B"/>
    <w:rsid w:val="00946C69"/>
    <w:rsid w:val="0094792B"/>
    <w:rsid w:val="009543E7"/>
    <w:rsid w:val="00956429"/>
    <w:rsid w:val="009565E3"/>
    <w:rsid w:val="00965763"/>
    <w:rsid w:val="009706D5"/>
    <w:rsid w:val="00983974"/>
    <w:rsid w:val="009909FF"/>
    <w:rsid w:val="00991A68"/>
    <w:rsid w:val="0099288E"/>
    <w:rsid w:val="009A0140"/>
    <w:rsid w:val="009A0926"/>
    <w:rsid w:val="009A6807"/>
    <w:rsid w:val="009D5292"/>
    <w:rsid w:val="009E47E3"/>
    <w:rsid w:val="00A01234"/>
    <w:rsid w:val="00A06ED6"/>
    <w:rsid w:val="00A11977"/>
    <w:rsid w:val="00A139B4"/>
    <w:rsid w:val="00A1442E"/>
    <w:rsid w:val="00A1775E"/>
    <w:rsid w:val="00A26246"/>
    <w:rsid w:val="00A2762D"/>
    <w:rsid w:val="00A27ED2"/>
    <w:rsid w:val="00A33AB7"/>
    <w:rsid w:val="00A363E2"/>
    <w:rsid w:val="00A41A05"/>
    <w:rsid w:val="00A41A84"/>
    <w:rsid w:val="00A44119"/>
    <w:rsid w:val="00A52871"/>
    <w:rsid w:val="00A55E05"/>
    <w:rsid w:val="00A75F98"/>
    <w:rsid w:val="00A805A2"/>
    <w:rsid w:val="00A809BF"/>
    <w:rsid w:val="00A815A8"/>
    <w:rsid w:val="00A8238C"/>
    <w:rsid w:val="00A87DE6"/>
    <w:rsid w:val="00A926D0"/>
    <w:rsid w:val="00A93D2A"/>
    <w:rsid w:val="00A965E1"/>
    <w:rsid w:val="00AB21C8"/>
    <w:rsid w:val="00AB3EC8"/>
    <w:rsid w:val="00AD0095"/>
    <w:rsid w:val="00AD12F0"/>
    <w:rsid w:val="00AD462C"/>
    <w:rsid w:val="00AD6252"/>
    <w:rsid w:val="00AE3276"/>
    <w:rsid w:val="00AE523D"/>
    <w:rsid w:val="00AF57DA"/>
    <w:rsid w:val="00AF5DC5"/>
    <w:rsid w:val="00B000C9"/>
    <w:rsid w:val="00B04BD0"/>
    <w:rsid w:val="00B24029"/>
    <w:rsid w:val="00B432C8"/>
    <w:rsid w:val="00B44157"/>
    <w:rsid w:val="00B45C6B"/>
    <w:rsid w:val="00B504D7"/>
    <w:rsid w:val="00B53103"/>
    <w:rsid w:val="00B55570"/>
    <w:rsid w:val="00B5689F"/>
    <w:rsid w:val="00B6274F"/>
    <w:rsid w:val="00B6522C"/>
    <w:rsid w:val="00B65997"/>
    <w:rsid w:val="00B65E69"/>
    <w:rsid w:val="00B864C6"/>
    <w:rsid w:val="00B91F0C"/>
    <w:rsid w:val="00B93505"/>
    <w:rsid w:val="00B9370F"/>
    <w:rsid w:val="00B94EF4"/>
    <w:rsid w:val="00BA0059"/>
    <w:rsid w:val="00BA5071"/>
    <w:rsid w:val="00BB30F2"/>
    <w:rsid w:val="00BB4BC3"/>
    <w:rsid w:val="00BB5AFD"/>
    <w:rsid w:val="00BB6880"/>
    <w:rsid w:val="00BC6752"/>
    <w:rsid w:val="00BD0054"/>
    <w:rsid w:val="00BD742F"/>
    <w:rsid w:val="00BF0A5C"/>
    <w:rsid w:val="00BF4685"/>
    <w:rsid w:val="00BF7877"/>
    <w:rsid w:val="00C0334E"/>
    <w:rsid w:val="00C06CD2"/>
    <w:rsid w:val="00C06FE4"/>
    <w:rsid w:val="00C1093B"/>
    <w:rsid w:val="00C11D6D"/>
    <w:rsid w:val="00C131EB"/>
    <w:rsid w:val="00C1535C"/>
    <w:rsid w:val="00C15C3F"/>
    <w:rsid w:val="00C314B3"/>
    <w:rsid w:val="00C40080"/>
    <w:rsid w:val="00C455F5"/>
    <w:rsid w:val="00C50CB1"/>
    <w:rsid w:val="00C522A9"/>
    <w:rsid w:val="00C530E3"/>
    <w:rsid w:val="00C54F00"/>
    <w:rsid w:val="00C71565"/>
    <w:rsid w:val="00C81F6D"/>
    <w:rsid w:val="00C86865"/>
    <w:rsid w:val="00C8712A"/>
    <w:rsid w:val="00C87BB9"/>
    <w:rsid w:val="00C9720E"/>
    <w:rsid w:val="00CB010D"/>
    <w:rsid w:val="00CB446A"/>
    <w:rsid w:val="00CC046A"/>
    <w:rsid w:val="00CC0FCB"/>
    <w:rsid w:val="00CC2F43"/>
    <w:rsid w:val="00CD5A13"/>
    <w:rsid w:val="00CE5F17"/>
    <w:rsid w:val="00CF2E5C"/>
    <w:rsid w:val="00D00603"/>
    <w:rsid w:val="00D00E0A"/>
    <w:rsid w:val="00D029B1"/>
    <w:rsid w:val="00D075F3"/>
    <w:rsid w:val="00D11A4D"/>
    <w:rsid w:val="00D2005E"/>
    <w:rsid w:val="00D20B29"/>
    <w:rsid w:val="00D235CC"/>
    <w:rsid w:val="00D45B72"/>
    <w:rsid w:val="00D62769"/>
    <w:rsid w:val="00D719DF"/>
    <w:rsid w:val="00D758DF"/>
    <w:rsid w:val="00D75B27"/>
    <w:rsid w:val="00D772C1"/>
    <w:rsid w:val="00D80D54"/>
    <w:rsid w:val="00D8226E"/>
    <w:rsid w:val="00D85BA4"/>
    <w:rsid w:val="00D867FA"/>
    <w:rsid w:val="00D90CD0"/>
    <w:rsid w:val="00D91E76"/>
    <w:rsid w:val="00D92522"/>
    <w:rsid w:val="00D945AE"/>
    <w:rsid w:val="00D9728A"/>
    <w:rsid w:val="00DA00EB"/>
    <w:rsid w:val="00DA123D"/>
    <w:rsid w:val="00DA1AE4"/>
    <w:rsid w:val="00DA697E"/>
    <w:rsid w:val="00DA7212"/>
    <w:rsid w:val="00DC0A47"/>
    <w:rsid w:val="00DC1461"/>
    <w:rsid w:val="00DC3C49"/>
    <w:rsid w:val="00DC7B3D"/>
    <w:rsid w:val="00DD3849"/>
    <w:rsid w:val="00DD52E9"/>
    <w:rsid w:val="00DE7050"/>
    <w:rsid w:val="00DE7373"/>
    <w:rsid w:val="00E034A5"/>
    <w:rsid w:val="00E04760"/>
    <w:rsid w:val="00E07C67"/>
    <w:rsid w:val="00E20FDB"/>
    <w:rsid w:val="00E30B91"/>
    <w:rsid w:val="00E45118"/>
    <w:rsid w:val="00E5203F"/>
    <w:rsid w:val="00E5363F"/>
    <w:rsid w:val="00E538CE"/>
    <w:rsid w:val="00E56AC7"/>
    <w:rsid w:val="00E608D0"/>
    <w:rsid w:val="00E60F3B"/>
    <w:rsid w:val="00E62099"/>
    <w:rsid w:val="00E63078"/>
    <w:rsid w:val="00E64B12"/>
    <w:rsid w:val="00E664BC"/>
    <w:rsid w:val="00E67EC4"/>
    <w:rsid w:val="00E70FCC"/>
    <w:rsid w:val="00E865DC"/>
    <w:rsid w:val="00E92171"/>
    <w:rsid w:val="00E9548C"/>
    <w:rsid w:val="00E973BD"/>
    <w:rsid w:val="00EA212E"/>
    <w:rsid w:val="00EA2F5A"/>
    <w:rsid w:val="00EA4508"/>
    <w:rsid w:val="00EA46F4"/>
    <w:rsid w:val="00EA7094"/>
    <w:rsid w:val="00EB419D"/>
    <w:rsid w:val="00EC0C4A"/>
    <w:rsid w:val="00EC4673"/>
    <w:rsid w:val="00ED18D5"/>
    <w:rsid w:val="00ED39E7"/>
    <w:rsid w:val="00ED4CE2"/>
    <w:rsid w:val="00ED5749"/>
    <w:rsid w:val="00ED6FB1"/>
    <w:rsid w:val="00EE7D78"/>
    <w:rsid w:val="00EF289F"/>
    <w:rsid w:val="00EF457E"/>
    <w:rsid w:val="00F027A3"/>
    <w:rsid w:val="00F05271"/>
    <w:rsid w:val="00F05723"/>
    <w:rsid w:val="00F22FC2"/>
    <w:rsid w:val="00F334E7"/>
    <w:rsid w:val="00F43C63"/>
    <w:rsid w:val="00F52EC4"/>
    <w:rsid w:val="00F6054C"/>
    <w:rsid w:val="00F62E67"/>
    <w:rsid w:val="00F64FEF"/>
    <w:rsid w:val="00F70B76"/>
    <w:rsid w:val="00F7413D"/>
    <w:rsid w:val="00F76836"/>
    <w:rsid w:val="00F830C2"/>
    <w:rsid w:val="00F91233"/>
    <w:rsid w:val="00F93AF8"/>
    <w:rsid w:val="00F94B4F"/>
    <w:rsid w:val="00F94F78"/>
    <w:rsid w:val="00FA15E6"/>
    <w:rsid w:val="00FA279C"/>
    <w:rsid w:val="00FB331C"/>
    <w:rsid w:val="00FB7E95"/>
    <w:rsid w:val="00FC1522"/>
    <w:rsid w:val="00FC7C86"/>
    <w:rsid w:val="00FD0BCE"/>
    <w:rsid w:val="00FD11C7"/>
    <w:rsid w:val="00FD50B8"/>
    <w:rsid w:val="00FD76A5"/>
    <w:rsid w:val="00FF34CB"/>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D0C08E"/>
  <w15:chartTrackingRefBased/>
  <w15:docId w15:val="{676B65CD-58AF-4947-8A98-82200FD0F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zh-CN" w:bidi="he-IL"/>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atLeast"/>
      <w:ind w:left="1701"/>
      <w:jc w:val="both"/>
    </w:pPr>
    <w:rPr>
      <w:rFonts w:ascii="Verdana" w:hAnsi="Verdana"/>
      <w:sz w:val="19"/>
      <w:lang w:val="fr-FR" w:eastAsia="en-US" w:bidi="ar-SA"/>
    </w:rPr>
  </w:style>
  <w:style w:type="paragraph" w:styleId="Heading1">
    <w:name w:val="heading 1"/>
    <w:basedOn w:val="Normal"/>
    <w:next w:val="Normal"/>
    <w:qFormat/>
    <w:pPr>
      <w:keepNext/>
      <w:numPr>
        <w:numId w:val="9"/>
      </w:numPr>
      <w:pBdr>
        <w:bottom w:val="double" w:sz="6" w:space="1" w:color="800000"/>
        <w:between w:val="single" w:sz="12" w:space="8" w:color="800000"/>
      </w:pBdr>
      <w:shd w:val="clear" w:color="FFFF00" w:fill="auto"/>
      <w:overflowPunct w:val="0"/>
      <w:autoSpaceDE w:val="0"/>
      <w:autoSpaceDN w:val="0"/>
      <w:adjustRightInd w:val="0"/>
      <w:spacing w:before="60" w:after="240"/>
      <w:ind w:right="40" w:hanging="579"/>
      <w:textAlignment w:val="baseline"/>
      <w:outlineLvl w:val="0"/>
    </w:pPr>
    <w:rPr>
      <w:b/>
      <w:color w:val="000000"/>
      <w:sz w:val="35"/>
    </w:rPr>
  </w:style>
  <w:style w:type="paragraph" w:styleId="Heading2">
    <w:name w:val="heading 2"/>
    <w:basedOn w:val="Normal"/>
    <w:next w:val="Normal"/>
    <w:qFormat/>
    <w:pPr>
      <w:keepNext/>
      <w:numPr>
        <w:ilvl w:val="1"/>
        <w:numId w:val="10"/>
      </w:numPr>
      <w:pBdr>
        <w:bottom w:val="single" w:sz="6" w:space="0" w:color="800000"/>
      </w:pBdr>
      <w:tabs>
        <w:tab w:val="clear" w:pos="2424"/>
        <w:tab w:val="left" w:pos="2781"/>
      </w:tabs>
      <w:overflowPunct w:val="0"/>
      <w:autoSpaceDE w:val="0"/>
      <w:autoSpaceDN w:val="0"/>
      <w:adjustRightInd w:val="0"/>
      <w:spacing w:before="360" w:after="360"/>
      <w:ind w:left="2781" w:hanging="1080"/>
      <w:jc w:val="left"/>
      <w:textAlignment w:val="baseline"/>
      <w:outlineLvl w:val="1"/>
    </w:pPr>
    <w:rPr>
      <w:b/>
      <w:color w:val="800000"/>
      <w:sz w:val="27"/>
    </w:rPr>
  </w:style>
  <w:style w:type="paragraph" w:styleId="Heading3">
    <w:name w:val="heading 3"/>
    <w:basedOn w:val="Normal"/>
    <w:next w:val="Normal"/>
    <w:qFormat/>
    <w:pPr>
      <w:keepNext/>
      <w:numPr>
        <w:ilvl w:val="2"/>
        <w:numId w:val="11"/>
      </w:numPr>
      <w:tabs>
        <w:tab w:val="left" w:pos="2781"/>
      </w:tabs>
      <w:overflowPunct w:val="0"/>
      <w:autoSpaceDE w:val="0"/>
      <w:autoSpaceDN w:val="0"/>
      <w:adjustRightInd w:val="0"/>
      <w:spacing w:before="240" w:after="120"/>
      <w:ind w:left="2783" w:right="28" w:hanging="1082"/>
      <w:textAlignment w:val="baseline"/>
      <w:outlineLvl w:val="2"/>
    </w:pPr>
    <w:rPr>
      <w:b/>
      <w:color w:val="0000FF"/>
      <w:sz w:val="23"/>
    </w:rPr>
  </w:style>
  <w:style w:type="paragraph" w:styleId="Heading4">
    <w:name w:val="heading 4"/>
    <w:basedOn w:val="Normal"/>
    <w:next w:val="Normal"/>
    <w:link w:val="Heading4Char"/>
    <w:qFormat/>
    <w:pPr>
      <w:keepNext/>
      <w:overflowPunct w:val="0"/>
      <w:autoSpaceDE w:val="0"/>
      <w:autoSpaceDN w:val="0"/>
      <w:adjustRightInd w:val="0"/>
      <w:spacing w:before="240" w:after="60"/>
      <w:textAlignment w:val="baseline"/>
      <w:outlineLvl w:val="3"/>
    </w:pPr>
    <w:rPr>
      <w:b/>
      <w:color w:val="008000"/>
      <w:sz w:val="23"/>
    </w:rPr>
  </w:style>
  <w:style w:type="paragraph" w:styleId="Heading5">
    <w:name w:val="heading 5"/>
    <w:basedOn w:val="Normal"/>
    <w:next w:val="Normal"/>
    <w:link w:val="Heading5Char"/>
    <w:qFormat/>
    <w:pPr>
      <w:keepNext/>
      <w:overflowPunct w:val="0"/>
      <w:autoSpaceDE w:val="0"/>
      <w:autoSpaceDN w:val="0"/>
      <w:adjustRightInd w:val="0"/>
      <w:spacing w:before="240" w:after="60"/>
      <w:ind w:left="1985"/>
      <w:textAlignment w:val="baseline"/>
      <w:outlineLvl w:val="4"/>
    </w:pPr>
    <w:rPr>
      <w:b/>
      <w:color w:val="000000"/>
      <w:sz w:val="21"/>
    </w:rPr>
  </w:style>
  <w:style w:type="paragraph" w:styleId="Heading6">
    <w:name w:val="heading 6"/>
    <w:basedOn w:val="Normal"/>
    <w:next w:val="Normal"/>
    <w:qFormat/>
    <w:pPr>
      <w:keepNext/>
      <w:overflowPunct w:val="0"/>
      <w:autoSpaceDE w:val="0"/>
      <w:autoSpaceDN w:val="0"/>
      <w:adjustRightInd w:val="0"/>
      <w:spacing w:before="240" w:after="60"/>
      <w:ind w:left="2160"/>
      <w:textAlignment w:val="baseline"/>
      <w:outlineLvl w:val="5"/>
    </w:pPr>
    <w:rPr>
      <w:b/>
      <w:i/>
      <w:color w:val="FF0000"/>
    </w:rPr>
  </w:style>
  <w:style w:type="paragraph" w:styleId="Heading7">
    <w:name w:val="heading 7"/>
    <w:basedOn w:val="Normal"/>
    <w:next w:val="Normal"/>
    <w:qFormat/>
    <w:pPr>
      <w:keepNext/>
      <w:spacing w:before="240"/>
      <w:ind w:left="0"/>
      <w:outlineLvl w:val="6"/>
    </w:pPr>
    <w:rPr>
      <w:b/>
      <w:color w:val="800000"/>
    </w:rPr>
  </w:style>
  <w:style w:type="paragraph" w:styleId="Heading8">
    <w:name w:val="heading 8"/>
    <w:basedOn w:val="Normal"/>
    <w:next w:val="Normal"/>
    <w:qFormat/>
    <w:pPr>
      <w:keepNext/>
      <w:spacing w:before="240"/>
      <w:ind w:left="0"/>
      <w:outlineLvl w:val="7"/>
    </w:pPr>
    <w:rPr>
      <w:i/>
    </w:rPr>
  </w:style>
  <w:style w:type="paragraph" w:styleId="Heading9">
    <w:name w:val="heading 9"/>
    <w:basedOn w:val="Normal"/>
    <w:next w:val="Normal"/>
    <w:qFormat/>
    <w:pPr>
      <w:keepNext/>
      <w:spacing w:before="240"/>
      <w:ind w:left="0"/>
      <w:outlineLvl w:val="8"/>
    </w:pPr>
    <w:rPr>
      <w:b/>
      <w:i/>
      <w:sz w:val="18"/>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MTitre">
    <w:name w:val="TMTitre"/>
    <w:basedOn w:val="Normal"/>
    <w:pPr>
      <w:pBdr>
        <w:top w:val="single" w:sz="6" w:space="1" w:color="auto" w:shadow="1"/>
        <w:left w:val="single" w:sz="6" w:space="1" w:color="auto" w:shadow="1"/>
        <w:bottom w:val="single" w:sz="6" w:space="1" w:color="auto" w:shadow="1"/>
        <w:right w:val="single" w:sz="6" w:space="1" w:color="auto" w:shadow="1"/>
      </w:pBdr>
      <w:spacing w:after="240"/>
      <w:jc w:val="center"/>
    </w:pPr>
    <w:rPr>
      <w:rFonts w:ascii="Times New Roman" w:hAnsi="Times New Roman"/>
      <w:b/>
      <w:i/>
      <w:sz w:val="40"/>
    </w:rPr>
  </w:style>
  <w:style w:type="paragraph" w:styleId="Header">
    <w:name w:val="header"/>
    <w:basedOn w:val="Normal"/>
    <w:semiHidden/>
    <w:pPr>
      <w:tabs>
        <w:tab w:val="center" w:pos="4536"/>
        <w:tab w:val="right" w:pos="9072"/>
      </w:tabs>
      <w:jc w:val="left"/>
    </w:pPr>
  </w:style>
  <w:style w:type="paragraph" w:styleId="Footer">
    <w:name w:val="footer"/>
    <w:basedOn w:val="Normal"/>
    <w:semiHidden/>
    <w:pPr>
      <w:tabs>
        <w:tab w:val="center" w:pos="4536"/>
        <w:tab w:val="right" w:pos="9072"/>
      </w:tabs>
    </w:pPr>
  </w:style>
  <w:style w:type="paragraph" w:styleId="Index1">
    <w:name w:val="index 1"/>
    <w:basedOn w:val="Normal"/>
    <w:next w:val="Index2"/>
    <w:uiPriority w:val="99"/>
    <w:semiHidden/>
    <w:pPr>
      <w:tabs>
        <w:tab w:val="right" w:leader="dot" w:pos="4175"/>
      </w:tabs>
      <w:ind w:left="1985" w:hanging="200"/>
      <w:jc w:val="left"/>
    </w:pPr>
  </w:style>
  <w:style w:type="paragraph" w:styleId="Index2">
    <w:name w:val="index 2"/>
    <w:basedOn w:val="Index1"/>
    <w:next w:val="Normal"/>
    <w:uiPriority w:val="99"/>
    <w:semiHidden/>
    <w:pPr>
      <w:ind w:left="2268"/>
    </w:pPr>
  </w:style>
  <w:style w:type="paragraph" w:styleId="Index3">
    <w:name w:val="index 3"/>
    <w:basedOn w:val="Index2"/>
    <w:next w:val="Normal"/>
    <w:uiPriority w:val="99"/>
    <w:semiHidden/>
    <w:pPr>
      <w:ind w:left="2694"/>
    </w:pPr>
  </w:style>
  <w:style w:type="paragraph" w:styleId="Index4">
    <w:name w:val="index 4"/>
    <w:basedOn w:val="Index3"/>
    <w:next w:val="Normal"/>
    <w:semiHidden/>
    <w:pPr>
      <w:ind w:left="3119"/>
    </w:pPr>
  </w:style>
  <w:style w:type="paragraph" w:styleId="Index5">
    <w:name w:val="index 5"/>
    <w:basedOn w:val="Index4"/>
    <w:next w:val="Normal"/>
    <w:semiHidden/>
    <w:pPr>
      <w:ind w:left="1000"/>
    </w:pPr>
  </w:style>
  <w:style w:type="paragraph" w:styleId="Index6">
    <w:name w:val="index 6"/>
    <w:basedOn w:val="Index5"/>
    <w:next w:val="Normal"/>
    <w:semiHidden/>
    <w:pPr>
      <w:ind w:left="1200"/>
    </w:pPr>
  </w:style>
  <w:style w:type="paragraph" w:styleId="IndexHeading">
    <w:name w:val="index heading"/>
    <w:basedOn w:val="Normal"/>
    <w:next w:val="Index1"/>
    <w:semiHidden/>
    <w:pPr>
      <w:spacing w:before="120" w:after="120"/>
      <w:jc w:val="left"/>
    </w:pPr>
    <w:rPr>
      <w:b/>
      <w:i/>
    </w:rPr>
  </w:style>
  <w:style w:type="paragraph" w:styleId="TOC1">
    <w:name w:val="toc 1"/>
    <w:basedOn w:val="Normal"/>
    <w:next w:val="Normal"/>
    <w:uiPriority w:val="39"/>
    <w:pPr>
      <w:tabs>
        <w:tab w:val="left" w:pos="400"/>
        <w:tab w:val="right" w:leader="dot" w:pos="9923"/>
      </w:tabs>
      <w:spacing w:before="120" w:after="120"/>
      <w:ind w:left="0"/>
      <w:jc w:val="left"/>
    </w:pPr>
    <w:rPr>
      <w:b/>
      <w:caps/>
    </w:rPr>
  </w:style>
  <w:style w:type="paragraph" w:styleId="TOC2">
    <w:name w:val="toc 2"/>
    <w:basedOn w:val="Normal"/>
    <w:next w:val="Normal"/>
    <w:uiPriority w:val="39"/>
    <w:pPr>
      <w:tabs>
        <w:tab w:val="left" w:pos="800"/>
        <w:tab w:val="right" w:leader="dot" w:pos="9923"/>
      </w:tabs>
      <w:ind w:left="200"/>
      <w:jc w:val="left"/>
    </w:pPr>
    <w:rPr>
      <w:smallCaps/>
      <w:noProof/>
    </w:rPr>
  </w:style>
  <w:style w:type="paragraph" w:styleId="TOC3">
    <w:name w:val="toc 3"/>
    <w:basedOn w:val="Normal"/>
    <w:next w:val="Normal"/>
    <w:uiPriority w:val="39"/>
    <w:pPr>
      <w:tabs>
        <w:tab w:val="left" w:pos="1200"/>
        <w:tab w:val="right" w:leader="dot" w:pos="9923"/>
      </w:tabs>
      <w:ind w:left="400"/>
      <w:jc w:val="left"/>
    </w:pPr>
    <w:rPr>
      <w:i/>
      <w:noProof/>
    </w:rPr>
  </w:style>
  <w:style w:type="paragraph" w:styleId="TOC4">
    <w:name w:val="toc 4"/>
    <w:basedOn w:val="Normal"/>
    <w:next w:val="Normal"/>
    <w:semiHidden/>
    <w:pPr>
      <w:ind w:left="600"/>
      <w:jc w:val="left"/>
    </w:pPr>
  </w:style>
  <w:style w:type="paragraph" w:styleId="TOC5">
    <w:name w:val="toc 5"/>
    <w:basedOn w:val="Normal"/>
    <w:next w:val="Normal"/>
    <w:semiHidden/>
    <w:pPr>
      <w:ind w:left="800"/>
      <w:jc w:val="left"/>
    </w:pPr>
  </w:style>
  <w:style w:type="paragraph" w:styleId="TOC6">
    <w:name w:val="toc 6"/>
    <w:basedOn w:val="Normal"/>
    <w:next w:val="Normal"/>
    <w:semiHidden/>
    <w:pPr>
      <w:ind w:left="1000"/>
      <w:jc w:val="left"/>
    </w:pPr>
  </w:style>
  <w:style w:type="paragraph" w:styleId="TOC7">
    <w:name w:val="toc 7"/>
    <w:basedOn w:val="Normal"/>
    <w:next w:val="Normal"/>
    <w:semiHidden/>
    <w:pPr>
      <w:ind w:left="1200"/>
      <w:jc w:val="left"/>
    </w:pPr>
  </w:style>
  <w:style w:type="paragraph" w:styleId="TOC8">
    <w:name w:val="toc 8"/>
    <w:basedOn w:val="Normal"/>
    <w:next w:val="Normal"/>
    <w:semiHidden/>
    <w:pPr>
      <w:ind w:left="1400"/>
      <w:jc w:val="left"/>
    </w:pPr>
  </w:style>
  <w:style w:type="paragraph" w:styleId="TOC9">
    <w:name w:val="toc 9"/>
    <w:basedOn w:val="Normal"/>
    <w:next w:val="Normal"/>
    <w:semiHidden/>
    <w:pPr>
      <w:ind w:left="1600"/>
      <w:jc w:val="left"/>
    </w:pPr>
  </w:style>
  <w:style w:type="paragraph" w:customStyle="1" w:styleId="MsgERR">
    <w:name w:val="MsgERR"/>
    <w:basedOn w:val="Normal"/>
    <w:next w:val="Normal"/>
    <w:pPr>
      <w:keepNext/>
      <w:spacing w:before="240" w:after="240"/>
    </w:pPr>
    <w:rPr>
      <w:b/>
      <w:i/>
      <w:lang w:val="en-GB"/>
    </w:rPr>
  </w:style>
  <w:style w:type="character" w:styleId="PageNumber">
    <w:name w:val="page number"/>
    <w:semiHidden/>
    <w:rPr>
      <w:rFonts w:ascii="Arial" w:hAnsi="Arial"/>
    </w:rPr>
  </w:style>
  <w:style w:type="paragraph" w:customStyle="1" w:styleId="Enumration">
    <w:name w:val="Enumération"/>
    <w:basedOn w:val="ListBullet"/>
    <w:next w:val="Normal"/>
    <w:pPr>
      <w:numPr>
        <w:numId w:val="0"/>
      </w:numPr>
      <w:spacing w:before="240" w:after="120"/>
      <w:ind w:left="1985" w:hanging="284"/>
    </w:pPr>
  </w:style>
  <w:style w:type="paragraph" w:styleId="ListBullet">
    <w:name w:val="List Bullet"/>
    <w:basedOn w:val="Normal"/>
    <w:semiHidden/>
    <w:pPr>
      <w:numPr>
        <w:numId w:val="23"/>
      </w:numPr>
    </w:pPr>
  </w:style>
  <w:style w:type="paragraph" w:styleId="Index7">
    <w:name w:val="index 7"/>
    <w:basedOn w:val="Normal"/>
    <w:next w:val="Normal"/>
    <w:semiHidden/>
    <w:pPr>
      <w:tabs>
        <w:tab w:val="right" w:leader="dot" w:pos="4175"/>
      </w:tabs>
      <w:ind w:left="1400" w:hanging="200"/>
      <w:jc w:val="left"/>
    </w:pPr>
  </w:style>
  <w:style w:type="paragraph" w:styleId="Index8">
    <w:name w:val="index 8"/>
    <w:basedOn w:val="Normal"/>
    <w:next w:val="Normal"/>
    <w:semiHidden/>
    <w:pPr>
      <w:tabs>
        <w:tab w:val="right" w:leader="dot" w:pos="4175"/>
      </w:tabs>
      <w:ind w:left="1600" w:hanging="200"/>
      <w:jc w:val="left"/>
    </w:pPr>
  </w:style>
  <w:style w:type="paragraph" w:styleId="Index9">
    <w:name w:val="index 9"/>
    <w:basedOn w:val="Normal"/>
    <w:next w:val="Normal"/>
    <w:semiHidden/>
    <w:pPr>
      <w:tabs>
        <w:tab w:val="right" w:leader="dot" w:pos="4175"/>
      </w:tabs>
      <w:ind w:left="1800" w:hanging="200"/>
      <w:jc w:val="left"/>
    </w:pPr>
  </w:style>
  <w:style w:type="paragraph" w:customStyle="1" w:styleId="Ecran">
    <w:name w:val="Ecran"/>
    <w:basedOn w:val="Normal"/>
    <w:pPr>
      <w:keepNext/>
      <w:keepLines/>
      <w:pBdr>
        <w:top w:val="dashDotStroked" w:sz="24" w:space="1" w:color="auto"/>
        <w:left w:val="dashDotStroked" w:sz="24" w:space="1" w:color="auto"/>
        <w:bottom w:val="dashDotStroked" w:sz="24" w:space="1" w:color="auto"/>
        <w:right w:val="dashDotStroked" w:sz="24" w:space="1" w:color="auto"/>
      </w:pBdr>
      <w:jc w:val="left"/>
    </w:pPr>
    <w:rPr>
      <w:rFonts w:ascii="Courier New" w:hAnsi="Courier New"/>
      <w:i/>
    </w:rPr>
  </w:style>
  <w:style w:type="paragraph" w:styleId="Caption">
    <w:name w:val="caption"/>
    <w:basedOn w:val="Normal"/>
    <w:next w:val="Normal"/>
    <w:qFormat/>
    <w:pPr>
      <w:spacing w:before="120" w:after="120"/>
      <w:jc w:val="left"/>
    </w:pPr>
    <w:rPr>
      <w:i/>
    </w:rPr>
  </w:style>
  <w:style w:type="paragraph" w:customStyle="1" w:styleId="RefrenceChamp">
    <w:name w:val="Reférence Champ"/>
    <w:basedOn w:val="Normal"/>
    <w:pPr>
      <w:spacing w:after="240"/>
      <w:ind w:left="3402" w:hanging="1701"/>
    </w:pPr>
  </w:style>
  <w:style w:type="paragraph" w:customStyle="1" w:styleId="NoteRef">
    <w:name w:val="NoteRef"/>
    <w:basedOn w:val="Normal"/>
    <w:pPr>
      <w:spacing w:after="120"/>
      <w:ind w:left="3403" w:hanging="851"/>
    </w:pPr>
    <w:rPr>
      <w:i/>
    </w:rPr>
  </w:style>
  <w:style w:type="paragraph" w:customStyle="1" w:styleId="Listing">
    <w:name w:val="Listing"/>
    <w:basedOn w:val="Normal"/>
    <w:pPr>
      <w:keepNext/>
      <w:keepLines/>
      <w:pBdr>
        <w:top w:val="single" w:sz="4" w:space="1" w:color="auto"/>
        <w:left w:val="single" w:sz="4" w:space="4" w:color="auto"/>
        <w:bottom w:val="single" w:sz="4" w:space="1" w:color="auto"/>
        <w:right w:val="single" w:sz="4" w:space="4" w:color="auto"/>
      </w:pBdr>
      <w:tabs>
        <w:tab w:val="left" w:pos="1276"/>
      </w:tabs>
      <w:spacing w:line="200" w:lineRule="exact"/>
      <w:ind w:left="1985" w:right="284"/>
      <w:jc w:val="left"/>
    </w:pPr>
    <w:rPr>
      <w:rFonts w:ascii="Courier New" w:hAnsi="Courier New"/>
      <w:sz w:val="17"/>
      <w:szCs w:val="17"/>
      <w:lang w:val="en-GB"/>
    </w:rPr>
  </w:style>
  <w:style w:type="paragraph" w:customStyle="1" w:styleId="Ecran40">
    <w:name w:val="Ecran40"/>
    <w:basedOn w:val="Normal"/>
    <w:autoRedefine/>
    <w:pPr>
      <w:keepNext/>
      <w:keepLines/>
      <w:pBdr>
        <w:top w:val="double" w:sz="6" w:space="0" w:color="auto"/>
        <w:left w:val="double" w:sz="6" w:space="0" w:color="auto"/>
        <w:bottom w:val="double" w:sz="6" w:space="0" w:color="auto"/>
        <w:right w:val="double" w:sz="6" w:space="0" w:color="auto"/>
      </w:pBdr>
      <w:tabs>
        <w:tab w:val="left" w:pos="1276"/>
      </w:tabs>
      <w:ind w:left="1276" w:right="680" w:firstLine="851"/>
    </w:pPr>
    <w:rPr>
      <w:rFonts w:ascii="Courier New" w:hAnsi="Courier New"/>
    </w:rPr>
  </w:style>
  <w:style w:type="paragraph" w:customStyle="1" w:styleId="RefChampPuces">
    <w:name w:val="RefChampPuces"/>
    <w:basedOn w:val="ListBullet"/>
    <w:pPr>
      <w:numPr>
        <w:numId w:val="0"/>
      </w:numPr>
      <w:ind w:left="1984" w:hanging="283"/>
    </w:pPr>
  </w:style>
  <w:style w:type="paragraph" w:customStyle="1" w:styleId="MsgUser">
    <w:name w:val="MsgUser"/>
    <w:basedOn w:val="Normal"/>
    <w:pPr>
      <w:spacing w:before="240" w:after="240"/>
    </w:pPr>
    <w:rPr>
      <w:b/>
      <w:i/>
    </w:rPr>
  </w:style>
  <w:style w:type="paragraph" w:customStyle="1" w:styleId="Jcl">
    <w:name w:val="Jcl"/>
    <w:basedOn w:val="Listing"/>
    <w:pPr>
      <w:tabs>
        <w:tab w:val="clear" w:pos="1276"/>
      </w:tabs>
      <w:ind w:left="567" w:right="567"/>
    </w:pPr>
  </w:style>
  <w:style w:type="paragraph" w:styleId="BodyTextIndent">
    <w:name w:val="Body Text Indent"/>
    <w:basedOn w:val="Normal"/>
    <w:semiHidden/>
    <w:pPr>
      <w:ind w:left="426" w:hanging="426"/>
      <w:jc w:val="left"/>
    </w:pPr>
  </w:style>
  <w:style w:type="paragraph" w:styleId="BodyText">
    <w:name w:val="Body Text"/>
    <w:basedOn w:val="Normal"/>
    <w:semiHidden/>
    <w:rPr>
      <w:rFonts w:ascii="Courier" w:hAnsi="Courier"/>
      <w:sz w:val="24"/>
    </w:rPr>
  </w:style>
  <w:style w:type="paragraph" w:styleId="BodyTextIndent2">
    <w:name w:val="Body Text Indent 2"/>
    <w:basedOn w:val="Normal"/>
    <w:semiHidden/>
    <w:pPr>
      <w:tabs>
        <w:tab w:val="left" w:pos="1560"/>
      </w:tabs>
      <w:ind w:hanging="1701"/>
    </w:pPr>
  </w:style>
  <w:style w:type="paragraph" w:styleId="BodyTextIndent3">
    <w:name w:val="Body Text Indent 3"/>
    <w:basedOn w:val="Normal"/>
    <w:semiHidden/>
    <w:pPr>
      <w:ind w:left="708"/>
    </w:pPr>
    <w:rPr>
      <w:rFonts w:ascii="Times New Roman" w:hAnsi="Times New Roman"/>
      <w:sz w:val="24"/>
    </w:rPr>
  </w:style>
  <w:style w:type="paragraph" w:customStyle="1" w:styleId="Cheminsuivre">
    <w:name w:val="Chemin à suivre"/>
    <w:basedOn w:val="Normal"/>
    <w:next w:val="Normal"/>
    <w:pPr>
      <w:numPr>
        <w:numId w:val="4"/>
      </w:numPr>
      <w:jc w:val="left"/>
    </w:pPr>
    <w:rPr>
      <w:color w:val="000000"/>
    </w:rPr>
  </w:style>
  <w:style w:type="paragraph" w:styleId="BodyText2">
    <w:name w:val="Body Text 2"/>
    <w:basedOn w:val="Normal"/>
    <w:semiHidden/>
    <w:pPr>
      <w:jc w:val="left"/>
    </w:pPr>
    <w:rPr>
      <w:sz w:val="24"/>
      <w:u w:val="single"/>
    </w:rPr>
  </w:style>
  <w:style w:type="paragraph" w:customStyle="1" w:styleId="numss">
    <w:name w:val="numss"/>
    <w:pPr>
      <w:numPr>
        <w:numId w:val="5"/>
      </w:numPr>
      <w:tabs>
        <w:tab w:val="left" w:pos="1134"/>
        <w:tab w:val="num" w:pos="2832"/>
      </w:tabs>
      <w:overflowPunct w:val="0"/>
      <w:autoSpaceDE w:val="0"/>
      <w:autoSpaceDN w:val="0"/>
      <w:adjustRightInd w:val="0"/>
      <w:spacing w:before="100" w:after="100"/>
      <w:ind w:left="2832" w:hanging="360"/>
      <w:textAlignment w:val="baseline"/>
    </w:pPr>
    <w:rPr>
      <w:rFonts w:ascii="Arial" w:hAnsi="Arial"/>
      <w:i/>
      <w:color w:val="000000"/>
      <w:lang w:val="fr-FR" w:eastAsia="en-US" w:bidi="ar-SA"/>
    </w:rPr>
  </w:style>
  <w:style w:type="paragraph" w:customStyle="1" w:styleId="dfinition">
    <w:name w:val="définition"/>
    <w:basedOn w:val="numss"/>
    <w:pPr>
      <w:numPr>
        <w:numId w:val="6"/>
      </w:numPr>
      <w:tabs>
        <w:tab w:val="clear" w:pos="1494"/>
        <w:tab w:val="num" w:pos="999"/>
      </w:tabs>
      <w:ind w:left="999" w:hanging="432"/>
    </w:pPr>
  </w:style>
  <w:style w:type="paragraph" w:customStyle="1" w:styleId="ecran0">
    <w:name w:val="ecran"/>
    <w:basedOn w:val="Normal"/>
    <w:next w:val="Normal"/>
    <w:pPr>
      <w:keepNext/>
      <w:keepLines/>
      <w:spacing w:before="120" w:after="120"/>
    </w:pPr>
  </w:style>
  <w:style w:type="paragraph" w:customStyle="1" w:styleId="exemple">
    <w:name w:val="exemple"/>
    <w:basedOn w:val="numss"/>
    <w:pPr>
      <w:numPr>
        <w:numId w:val="8"/>
      </w:numPr>
      <w:tabs>
        <w:tab w:val="clear" w:pos="1211"/>
        <w:tab w:val="num" w:pos="360"/>
        <w:tab w:val="num" w:pos="999"/>
      </w:tabs>
      <w:ind w:left="999" w:hanging="432"/>
    </w:p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customStyle="1" w:styleId="Nfj">
    <w:name w:val="Nfj"/>
    <w:basedOn w:val="Normal"/>
    <w:pPr>
      <w:keepLines/>
      <w:pBdr>
        <w:top w:val="single" w:sz="12" w:space="1" w:color="000000"/>
        <w:bottom w:val="single" w:sz="12" w:space="1" w:color="000000"/>
      </w:pBdr>
      <w:shd w:val="clear" w:color="FFFF00" w:fill="auto"/>
      <w:spacing w:before="240" w:after="240"/>
    </w:pPr>
    <w:rPr>
      <w:i/>
    </w:rPr>
  </w:style>
  <w:style w:type="paragraph" w:customStyle="1" w:styleId="num">
    <w:name w:val="num"/>
    <w:pPr>
      <w:numPr>
        <w:numId w:val="21"/>
      </w:numPr>
      <w:tabs>
        <w:tab w:val="left" w:pos="1276"/>
      </w:tabs>
      <w:overflowPunct w:val="0"/>
      <w:autoSpaceDE w:val="0"/>
      <w:autoSpaceDN w:val="0"/>
      <w:adjustRightInd w:val="0"/>
      <w:spacing w:before="100" w:after="100" w:line="360" w:lineRule="auto"/>
      <w:textAlignment w:val="baseline"/>
    </w:pPr>
    <w:rPr>
      <w:rFonts w:ascii="Arial" w:hAnsi="Arial"/>
      <w:lang w:val="fr-FR" w:eastAsia="en-US" w:bidi="ar-SA"/>
    </w:rPr>
  </w:style>
  <w:style w:type="paragraph" w:customStyle="1" w:styleId="numssss">
    <w:name w:val="numssss"/>
    <w:basedOn w:val="numss"/>
    <w:pPr>
      <w:tabs>
        <w:tab w:val="left" w:pos="1985"/>
      </w:tabs>
      <w:ind w:left="1985" w:hanging="1134"/>
    </w:pPr>
  </w:style>
  <w:style w:type="paragraph" w:customStyle="1" w:styleId="numssssss">
    <w:name w:val="numssssss"/>
    <w:basedOn w:val="numssss"/>
    <w:pPr>
      <w:tabs>
        <w:tab w:val="clear" w:pos="1985"/>
        <w:tab w:val="left" w:pos="2410"/>
      </w:tabs>
      <w:ind w:left="2410" w:hanging="1559"/>
    </w:pPr>
  </w:style>
  <w:style w:type="paragraph" w:customStyle="1" w:styleId="nutab">
    <w:name w:val="nutab"/>
    <w:basedOn w:val="Normal"/>
    <w:pPr>
      <w:tabs>
        <w:tab w:val="left" w:pos="2552"/>
        <w:tab w:val="left" w:pos="11057"/>
      </w:tabs>
      <w:overflowPunct w:val="0"/>
      <w:autoSpaceDE w:val="0"/>
      <w:autoSpaceDN w:val="0"/>
      <w:adjustRightInd w:val="0"/>
      <w:spacing w:before="60" w:after="20"/>
      <w:ind w:left="2552" w:hanging="2126"/>
      <w:textAlignment w:val="baseline"/>
    </w:pPr>
  </w:style>
  <w:style w:type="paragraph" w:customStyle="1" w:styleId="pucecarr">
    <w:name w:val="pucecarré"/>
    <w:basedOn w:val="Cheminsuivre"/>
    <w:pPr>
      <w:numPr>
        <w:numId w:val="22"/>
      </w:numPr>
      <w:tabs>
        <w:tab w:val="clear" w:pos="1211"/>
        <w:tab w:val="num" w:pos="999"/>
      </w:tabs>
      <w:overflowPunct w:val="0"/>
      <w:autoSpaceDE w:val="0"/>
      <w:autoSpaceDN w:val="0"/>
      <w:adjustRightInd w:val="0"/>
      <w:ind w:left="999" w:hanging="432"/>
      <w:textAlignment w:val="baseline"/>
    </w:pPr>
    <w:rPr>
      <w:noProof/>
      <w:color w:val="auto"/>
    </w:rPr>
  </w:style>
  <w:style w:type="paragraph" w:customStyle="1" w:styleId="NormalChamp">
    <w:name w:val="Normal Champ"/>
    <w:basedOn w:val="RefrenceChamp"/>
    <w:pPr>
      <w:ind w:firstLine="0"/>
    </w:pPr>
  </w:style>
  <w:style w:type="paragraph" w:customStyle="1" w:styleId="attention">
    <w:name w:val="attention"/>
    <w:basedOn w:val="ListBullet"/>
    <w:pPr>
      <w:numPr>
        <w:numId w:val="0"/>
      </w:numPr>
      <w:tabs>
        <w:tab w:val="num" w:pos="1701"/>
      </w:tabs>
      <w:ind w:left="1701" w:hanging="1134"/>
    </w:pPr>
  </w:style>
  <w:style w:type="paragraph" w:customStyle="1" w:styleId="DtailRefChamp">
    <w:name w:val="DétailRefChamp"/>
    <w:basedOn w:val="Normal"/>
    <w:rsid w:val="00526A27"/>
    <w:pPr>
      <w:keepLines/>
      <w:tabs>
        <w:tab w:val="left" w:pos="3420"/>
        <w:tab w:val="left" w:pos="4500"/>
        <w:tab w:val="left" w:pos="6480"/>
      </w:tabs>
      <w:ind w:left="3402"/>
    </w:pPr>
    <w:rPr>
      <w:szCs w:val="19"/>
    </w:rPr>
  </w:style>
  <w:style w:type="paragraph" w:customStyle="1" w:styleId="DetailRefChampText">
    <w:name w:val="DetailRefChampText"/>
    <w:basedOn w:val="Normal"/>
    <w:pPr>
      <w:ind w:left="3402"/>
    </w:pPr>
    <w:rPr>
      <w:i/>
    </w:rPr>
  </w:style>
  <w:style w:type="paragraph" w:customStyle="1" w:styleId="NfjDtailZone">
    <w:name w:val="NfjDétailZone"/>
    <w:basedOn w:val="Nfj"/>
    <w:pPr>
      <w:spacing w:before="0" w:after="360"/>
      <w:ind w:left="3402"/>
    </w:pPr>
    <w:rPr>
      <w:b/>
      <w:szCs w:val="19"/>
    </w:rPr>
  </w:style>
  <w:style w:type="paragraph" w:customStyle="1" w:styleId="ecranencadre">
    <w:name w:val="ecranencadre"/>
    <w:basedOn w:val="Normal"/>
    <w:pPr>
      <w:overflowPunct w:val="0"/>
      <w:autoSpaceDE w:val="0"/>
      <w:autoSpaceDN w:val="0"/>
      <w:adjustRightInd w:val="0"/>
      <w:spacing w:before="100" w:beforeAutospacing="1" w:after="100" w:afterAutospacing="1"/>
      <w:ind w:left="851"/>
      <w:jc w:val="center"/>
      <w:textAlignment w:val="baseline"/>
    </w:pPr>
    <w:rPr>
      <w:i/>
      <w:color w:val="000000"/>
    </w:rPr>
  </w:style>
  <w:style w:type="paragraph" w:customStyle="1" w:styleId="nu">
    <w:name w:val="nu"/>
    <w:basedOn w:val="Normal"/>
    <w:pPr>
      <w:tabs>
        <w:tab w:val="left" w:pos="11057"/>
      </w:tabs>
      <w:overflowPunct w:val="0"/>
      <w:autoSpaceDE w:val="0"/>
      <w:autoSpaceDN w:val="0"/>
      <w:adjustRightInd w:val="0"/>
      <w:spacing w:before="60" w:after="20"/>
      <w:ind w:left="851"/>
      <w:textAlignment w:val="baseline"/>
    </w:pPr>
    <w:rPr>
      <w:b/>
    </w:rPr>
  </w:style>
  <w:style w:type="character" w:customStyle="1" w:styleId="rubrique">
    <w:name w:val="rubrique"/>
    <w:rPr>
      <w:b/>
      <w:color w:val="000000"/>
    </w:rPr>
  </w:style>
  <w:style w:type="paragraph" w:customStyle="1" w:styleId="att">
    <w:name w:val="att"/>
    <w:basedOn w:val="Normal"/>
    <w:pPr>
      <w:shd w:val="clear" w:color="FFFF00" w:fill="auto"/>
      <w:ind w:left="851"/>
      <w:jc w:val="center"/>
    </w:pPr>
    <w:rPr>
      <w:b/>
      <w:i/>
      <w:color w:val="FF0000"/>
      <w:sz w:val="16"/>
    </w:rPr>
  </w:style>
  <w:style w:type="character" w:customStyle="1" w:styleId="bouton">
    <w:name w:val="bouton"/>
    <w:rPr>
      <w:b/>
      <w:bCs/>
      <w:bdr w:val="single" w:sz="12" w:space="0" w:color="auto" w:shadow="1"/>
    </w:rPr>
  </w:style>
  <w:style w:type="character" w:customStyle="1" w:styleId="nomdecran">
    <w:name w:val="nomdecran"/>
    <w:rPr>
      <w:b/>
      <w:bCs/>
      <w:color w:val="FFFFFF"/>
      <w:sz w:val="18"/>
      <w:bdr w:val="none" w:sz="0" w:space="0" w:color="auto"/>
      <w:shd w:val="clear" w:color="auto" w:fill="00CC99"/>
    </w:rPr>
  </w:style>
  <w:style w:type="character" w:customStyle="1" w:styleId="codecran">
    <w:name w:val="codecran"/>
    <w:rPr>
      <w:dstrike w:val="0"/>
      <w:vanish/>
      <w:vertAlign w:val="baseline"/>
    </w:rPr>
  </w:style>
  <w:style w:type="paragraph" w:customStyle="1" w:styleId="ObjLogDes">
    <w:name w:val="Obj/Log/Des"/>
    <w:basedOn w:val="Normal"/>
    <w:next w:val="Normal"/>
    <w:pPr>
      <w:overflowPunct w:val="0"/>
      <w:autoSpaceDE w:val="0"/>
      <w:autoSpaceDN w:val="0"/>
      <w:adjustRightInd w:val="0"/>
      <w:spacing w:before="60" w:after="60"/>
    </w:pPr>
    <w:rPr>
      <w:b/>
      <w:color w:val="0000FF"/>
      <w:sz w:val="16"/>
    </w:rPr>
  </w:style>
  <w:style w:type="paragraph" w:customStyle="1" w:styleId="RefrenceChamp2">
    <w:name w:val="Reférence Champ 2"/>
    <w:basedOn w:val="RefrenceChamp"/>
    <w:pPr>
      <w:ind w:left="1843" w:hanging="1134"/>
    </w:pPr>
  </w:style>
  <w:style w:type="paragraph" w:styleId="ListBullet3">
    <w:name w:val="List Bullet 3"/>
    <w:basedOn w:val="Normal"/>
    <w:semiHidden/>
    <w:pPr>
      <w:numPr>
        <w:numId w:val="13"/>
      </w:numPr>
    </w:pPr>
  </w:style>
  <w:style w:type="paragraph" w:customStyle="1" w:styleId="messages">
    <w:name w:val="messages"/>
    <w:basedOn w:val="Normal"/>
    <w:pPr>
      <w:keepLines/>
      <w:tabs>
        <w:tab w:val="left" w:pos="3119"/>
      </w:tabs>
      <w:spacing w:line="240" w:lineRule="auto"/>
      <w:ind w:left="3240" w:hanging="1539"/>
    </w:pPr>
  </w:style>
  <w:style w:type="paragraph" w:styleId="BlockText">
    <w:name w:val="Block Text"/>
    <w:basedOn w:val="Normal"/>
    <w:semiHidden/>
    <w:pPr>
      <w:spacing w:after="120"/>
      <w:ind w:left="1440" w:right="1440"/>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pPr>
    <w:rPr>
      <w:rFonts w:ascii="Verdana" w:hAnsi="Verdana"/>
      <w:sz w:val="20"/>
    </w:rPr>
  </w:style>
  <w:style w:type="paragraph" w:styleId="BodyTextFirstIndent2">
    <w:name w:val="Body Text First Indent 2"/>
    <w:basedOn w:val="BodyTextIndent"/>
    <w:semiHidden/>
    <w:pPr>
      <w:spacing w:after="120"/>
      <w:ind w:left="283" w:firstLine="210"/>
      <w:jc w:val="both"/>
    </w:pPr>
  </w:style>
  <w:style w:type="paragraph" w:styleId="Closing">
    <w:name w:val="Closing"/>
    <w:basedOn w:val="Normal"/>
    <w:semiHidden/>
    <w:pPr>
      <w:ind w:left="4252"/>
    </w:pPr>
  </w:style>
  <w:style w:type="character" w:styleId="CommentReference">
    <w:name w:val="annotation reference"/>
    <w:semiHidden/>
    <w:rPr>
      <w:sz w:val="16"/>
      <w:szCs w:val="16"/>
    </w:rPr>
  </w:style>
  <w:style w:type="paragraph" w:styleId="CommentText">
    <w:name w:val="annotation text"/>
    <w:basedOn w:val="Normal"/>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customStyle="1" w:styleId="Ecran80">
    <w:name w:val="Ecran80"/>
    <w:basedOn w:val="Normal"/>
    <w:pPr>
      <w:keepNext/>
      <w:keepLines/>
      <w:pBdr>
        <w:top w:val="threeDEmboss" w:sz="24" w:space="3" w:color="auto"/>
        <w:left w:val="threeDEmboss" w:sz="24" w:space="3" w:color="auto"/>
        <w:bottom w:val="threeDEmboss" w:sz="24" w:space="3" w:color="auto"/>
        <w:right w:val="threeDEmboss" w:sz="24" w:space="0" w:color="auto"/>
      </w:pBdr>
      <w:shd w:val="clear" w:color="auto" w:fill="CCFFCC"/>
      <w:spacing w:line="240" w:lineRule="auto"/>
      <w:ind w:right="-54"/>
    </w:pPr>
    <w:rPr>
      <w:rFonts w:ascii="Lucida Console" w:hAnsi="Lucida Console"/>
      <w:noProof/>
      <w:sz w:val="16"/>
    </w:rPr>
  </w:style>
  <w:style w:type="paragraph" w:styleId="E-mailSignature">
    <w:name w:val="E-mail Signature"/>
    <w:basedOn w:val="Normal"/>
    <w:semiHidden/>
  </w:style>
  <w:style w:type="paragraph" w:styleId="EndnoteText">
    <w:name w:val="endnote text"/>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Pr>
      <w:rFonts w:cs="Arial"/>
    </w:rPr>
  </w:style>
  <w:style w:type="paragraph" w:styleId="FootnoteText">
    <w:name w:val="footnote text"/>
    <w:basedOn w:val="Normal"/>
    <w:semiHidden/>
  </w:style>
  <w:style w:type="paragraph" w:styleId="HTMLAddress">
    <w:name w:val="HTML Address"/>
    <w:basedOn w:val="Normal"/>
    <w:link w:val="HTMLAddressChar"/>
    <w:semiHidden/>
    <w:rPr>
      <w:i/>
      <w:iCs/>
    </w:rPr>
  </w:style>
  <w:style w:type="paragraph" w:styleId="HTMLPreformatted">
    <w:name w:val="HTML Preformatted"/>
    <w:basedOn w:val="Normal"/>
    <w:semiHidden/>
    <w:rPr>
      <w:rFonts w:ascii="Courier New" w:hAnsi="Courier New" w:cs="Courier New"/>
    </w:rPr>
  </w:style>
  <w:style w:type="paragraph" w:customStyle="1" w:styleId="JCL0">
    <w:name w:val="JCL"/>
    <w:basedOn w:val="Normal"/>
    <w:pPr>
      <w:ind w:left="284"/>
    </w:pPr>
    <w:rPr>
      <w:rFonts w:ascii="LinePrinter" w:hAnsi="LinePrinter"/>
      <w:sz w:val="18"/>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12"/>
      </w:numPr>
    </w:pPr>
    <w:rPr>
      <w:bCs/>
      <w:lang w:eastAsia="fr-FR"/>
    </w:rPr>
  </w:style>
  <w:style w:type="paragraph" w:styleId="ListBullet4">
    <w:name w:val="List Bullet 4"/>
    <w:basedOn w:val="Normal"/>
    <w:semiHidden/>
    <w:pPr>
      <w:numPr>
        <w:numId w:val="14"/>
      </w:numPr>
    </w:pPr>
    <w:rPr>
      <w:bCs/>
      <w:lang w:eastAsia="fr-FR"/>
    </w:rPr>
  </w:style>
  <w:style w:type="paragraph" w:styleId="ListBullet5">
    <w:name w:val="List Bullet 5"/>
    <w:basedOn w:val="Normal"/>
    <w:semiHidden/>
    <w:pPr>
      <w:numPr>
        <w:numId w:val="15"/>
      </w:numPr>
    </w:pPr>
    <w:rPr>
      <w:bCs/>
      <w:lang w:eastAsia="fr-FR"/>
    </w:r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16"/>
      </w:numPr>
      <w:tabs>
        <w:tab w:val="left" w:pos="2340"/>
      </w:tabs>
      <w:ind w:left="2340" w:hanging="340"/>
    </w:pPr>
    <w:rPr>
      <w:bCs/>
      <w:szCs w:val="19"/>
      <w:lang w:eastAsia="fr-FR"/>
    </w:rPr>
  </w:style>
  <w:style w:type="paragraph" w:styleId="ListNumber2">
    <w:name w:val="List Number 2"/>
    <w:basedOn w:val="Normal"/>
    <w:semiHidden/>
    <w:pPr>
      <w:numPr>
        <w:numId w:val="17"/>
      </w:numPr>
    </w:pPr>
    <w:rPr>
      <w:bCs/>
      <w:lang w:eastAsia="fr-FR"/>
    </w:rPr>
  </w:style>
  <w:style w:type="paragraph" w:styleId="ListNumber3">
    <w:name w:val="List Number 3"/>
    <w:basedOn w:val="Normal"/>
    <w:semiHidden/>
    <w:pPr>
      <w:numPr>
        <w:numId w:val="18"/>
      </w:numPr>
    </w:pPr>
    <w:rPr>
      <w:bCs/>
      <w:lang w:eastAsia="fr-FR"/>
    </w:rPr>
  </w:style>
  <w:style w:type="paragraph" w:styleId="ListNumber4">
    <w:name w:val="List Number 4"/>
    <w:basedOn w:val="Normal"/>
    <w:semiHidden/>
    <w:pPr>
      <w:numPr>
        <w:numId w:val="19"/>
      </w:numPr>
    </w:pPr>
    <w:rPr>
      <w:bCs/>
      <w:lang w:eastAsia="fr-FR"/>
    </w:rPr>
  </w:style>
  <w:style w:type="paragraph" w:styleId="ListNumber5">
    <w:name w:val="List Number 5"/>
    <w:basedOn w:val="Normal"/>
    <w:semiHidden/>
    <w:pPr>
      <w:numPr>
        <w:numId w:val="20"/>
      </w:numPr>
      <w:spacing w:after="120"/>
    </w:pPr>
    <w:rPr>
      <w:bCs/>
      <w:lang w:eastAsia="fr-FR"/>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line="240" w:lineRule="atLeast"/>
      <w:ind w:left="1701"/>
      <w:jc w:val="both"/>
    </w:pPr>
    <w:rPr>
      <w:rFonts w:ascii="Courier New" w:hAnsi="Courier New" w:cs="Courier New"/>
      <w:lang w:val="fr-FR" w:eastAsia="en-US" w:bidi="ar-SA"/>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NewPage">
    <w:name w:val="NewPage"/>
    <w:basedOn w:val="Normal"/>
    <w:next w:val="Normal"/>
    <w:pPr>
      <w:pageBreakBefore/>
      <w:widowControl w:val="0"/>
      <w:spacing w:line="160" w:lineRule="exact"/>
    </w:pPr>
    <w:rPr>
      <w:vanish/>
      <w:color w:val="000000"/>
      <w:sz w:val="16"/>
    </w:rPr>
  </w:style>
  <w:style w:type="paragraph" w:styleId="NormalWeb">
    <w:name w:val="Normal (Web)"/>
    <w:basedOn w:val="Normal"/>
    <w:semiHidden/>
    <w:rPr>
      <w:rFonts w:ascii="Times New Roman" w:hAnsi="Times New Roman"/>
      <w:sz w:val="24"/>
      <w:szCs w:val="24"/>
    </w:rPr>
  </w:style>
  <w:style w:type="paragraph" w:styleId="NormalIndent">
    <w:name w:val="Normal Indent"/>
    <w:basedOn w:val="Normal"/>
    <w:semiHidden/>
    <w:pPr>
      <w:ind w:left="708"/>
    </w:pPr>
    <w:rPr>
      <w:rFonts w:ascii="Avant garde" w:hAnsi="Avant garde"/>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customStyle="1" w:styleId="RefChamp">
    <w:name w:val="RefChamp"/>
    <w:basedOn w:val="Normal"/>
    <w:pPr>
      <w:ind w:left="709" w:hanging="709"/>
    </w:p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spacing w:after="60"/>
      <w:jc w:val="center"/>
      <w:outlineLvl w:val="1"/>
    </w:pPr>
    <w:rPr>
      <w:rFonts w:cs="Arial"/>
      <w:sz w:val="24"/>
      <w:szCs w:val="24"/>
    </w:rPr>
  </w:style>
  <w:style w:type="paragraph" w:customStyle="1" w:styleId="Notice">
    <w:name w:val="Notice"/>
    <w:basedOn w:val="Normal"/>
    <w:pPr>
      <w:spacing w:line="240" w:lineRule="auto"/>
      <w:ind w:left="0"/>
    </w:pPr>
    <w:rPr>
      <w:sz w:val="24"/>
      <w:szCs w:val="24"/>
      <w:lang w:eastAsia="fr-FR"/>
    </w:rPr>
  </w:style>
  <w:style w:type="paragraph" w:customStyle="1" w:styleId="T1-Index">
    <w:name w:val="T1-Index"/>
    <w:basedOn w:val="Heading1"/>
    <w:pPr>
      <w:pBdr>
        <w:top w:val="single" w:sz="6" w:space="1" w:color="auto" w:shadow="1"/>
        <w:left w:val="single" w:sz="6" w:space="1" w:color="auto" w:shadow="1"/>
        <w:bottom w:val="single" w:sz="6" w:space="1" w:color="auto" w:shadow="1"/>
        <w:right w:val="single" w:sz="6" w:space="1" w:color="auto" w:shadow="1"/>
        <w:between w:val="none" w:sz="0" w:space="0" w:color="auto"/>
      </w:pBdr>
      <w:shd w:val="clear" w:color="auto" w:fill="auto"/>
      <w:tabs>
        <w:tab w:val="left" w:pos="2127"/>
        <w:tab w:val="num" w:pos="2982"/>
      </w:tabs>
      <w:overflowPunct/>
      <w:autoSpaceDE/>
      <w:autoSpaceDN/>
      <w:adjustRightInd/>
      <w:spacing w:before="240" w:after="60" w:line="240" w:lineRule="auto"/>
      <w:ind w:left="2982" w:right="0"/>
      <w:jc w:val="center"/>
      <w:textAlignment w:val="auto"/>
      <w:outlineLvl w:val="9"/>
    </w:pPr>
    <w:rPr>
      <w:rFonts w:ascii="Times New Roman" w:hAnsi="Times New Roman" w:cs="Arial"/>
      <w:i/>
      <w:color w:val="auto"/>
      <w:kern w:val="28"/>
      <w:sz w:val="40"/>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uiPriority w:val="99"/>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szCs w:val="24"/>
    </w:rPr>
  </w:style>
  <w:style w:type="paragraph" w:customStyle="1" w:styleId="msgaction">
    <w:name w:val="msgaction"/>
    <w:basedOn w:val="messages"/>
    <w:next w:val="messages"/>
    <w:rPr>
      <w:lang w:val="en-GB"/>
    </w:rPr>
  </w:style>
  <w:style w:type="paragraph" w:customStyle="1" w:styleId="msgmodule">
    <w:name w:val="msgmodule"/>
    <w:basedOn w:val="messages"/>
    <w:next w:val="Normal"/>
    <w:pPr>
      <w:keepNext/>
    </w:pPr>
    <w:rPr>
      <w:lang w:val="en-GB"/>
    </w:rPr>
  </w:style>
  <w:style w:type="paragraph" w:customStyle="1" w:styleId="msgsignif">
    <w:name w:val="msgsignif"/>
    <w:basedOn w:val="messages"/>
    <w:pPr>
      <w:keepNext/>
    </w:pPr>
    <w:rPr>
      <w:lang w:val="en-GB"/>
    </w:rPr>
  </w:style>
  <w:style w:type="character" w:styleId="FootnoteReference">
    <w:name w:val="footnote reference"/>
    <w:semiHidden/>
    <w:rPr>
      <w:vertAlign w:val="superscript"/>
    </w:rPr>
  </w:style>
  <w:style w:type="paragraph" w:customStyle="1" w:styleId="listi">
    <w:name w:val="listi"/>
    <w:basedOn w:val="Normal"/>
    <w:rPr>
      <w:lang w:val="en-US"/>
    </w:rPr>
  </w:style>
  <w:style w:type="paragraph" w:customStyle="1" w:styleId="Default">
    <w:name w:val="Default"/>
    <w:pPr>
      <w:autoSpaceDE w:val="0"/>
      <w:autoSpaceDN w:val="0"/>
      <w:adjustRightInd w:val="0"/>
    </w:pPr>
    <w:rPr>
      <w:rFonts w:ascii="KEGHH H+ Helvetica Neue" w:hAnsi="KEGHH H+ Helvetica Neue"/>
      <w:color w:val="000000"/>
      <w:sz w:val="24"/>
      <w:szCs w:val="24"/>
      <w:lang w:val="en-US" w:eastAsia="en-US" w:bidi="ar-SA"/>
    </w:rPr>
  </w:style>
  <w:style w:type="paragraph" w:customStyle="1" w:styleId="SysperTec-NormalCarCar">
    <w:name w:val="SysperTec - Normal Car Car"/>
    <w:basedOn w:val="Normal"/>
    <w:pPr>
      <w:spacing w:line="240" w:lineRule="auto"/>
      <w:ind w:left="0"/>
    </w:pPr>
    <w:rPr>
      <w:sz w:val="24"/>
      <w:szCs w:val="24"/>
      <w:lang w:eastAsia="fr-FR"/>
    </w:rPr>
  </w:style>
  <w:style w:type="character" w:customStyle="1" w:styleId="Hilite1">
    <w:name w:val="Hilite 1"/>
    <w:rPr>
      <w:color w:val="auto"/>
      <w:bdr w:val="none" w:sz="0" w:space="0" w:color="auto"/>
      <w:shd w:val="clear" w:color="auto" w:fill="FF9900"/>
    </w:rPr>
  </w:style>
  <w:style w:type="character" w:customStyle="1" w:styleId="Hilite2">
    <w:name w:val="Hilite 2"/>
    <w:rPr>
      <w:color w:val="auto"/>
      <w:bdr w:val="none" w:sz="0" w:space="0" w:color="auto"/>
      <w:shd w:val="clear" w:color="auto" w:fill="99CCFF"/>
    </w:rPr>
  </w:style>
  <w:style w:type="character" w:customStyle="1" w:styleId="Hilite3">
    <w:name w:val="Hilite 3"/>
    <w:rPr>
      <w:color w:val="auto"/>
      <w:bdr w:val="none" w:sz="0" w:space="0" w:color="auto"/>
      <w:shd w:val="clear" w:color="auto" w:fill="CCFFCC"/>
    </w:rPr>
  </w:style>
  <w:style w:type="paragraph" w:customStyle="1" w:styleId="Summarysubheading">
    <w:name w:val="Summary subheading"/>
    <w:basedOn w:val="Normal"/>
    <w:next w:val="ListBullet"/>
    <w:pPr>
      <w:spacing w:before="120" w:after="120"/>
    </w:pPr>
    <w:rPr>
      <w:b/>
      <w:i/>
    </w:rPr>
  </w:style>
  <w:style w:type="paragraph" w:customStyle="1" w:styleId="listin">
    <w:name w:val="listin"/>
    <w:basedOn w:val="Normal"/>
    <w:pPr>
      <w:keepNext/>
      <w:keepLines/>
    </w:pPr>
    <w:rPr>
      <w:lang w:val="en-US"/>
    </w:rPr>
  </w:style>
  <w:style w:type="paragraph" w:styleId="BalloonText">
    <w:name w:val="Balloon Text"/>
    <w:basedOn w:val="Normal"/>
    <w:link w:val="BalloonTextChar"/>
    <w:uiPriority w:val="99"/>
    <w:semiHidden/>
    <w:unhideWhenUsed/>
    <w:rsid w:val="00B5689F"/>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5689F"/>
    <w:rPr>
      <w:rFonts w:ascii="Tahoma" w:hAnsi="Tahoma" w:cs="Tahoma"/>
      <w:sz w:val="16"/>
      <w:szCs w:val="16"/>
      <w:lang w:eastAsia="en-US"/>
    </w:rPr>
  </w:style>
  <w:style w:type="paragraph" w:styleId="Revision">
    <w:name w:val="Revision"/>
    <w:hidden/>
    <w:uiPriority w:val="99"/>
    <w:semiHidden/>
    <w:rsid w:val="007216AD"/>
    <w:rPr>
      <w:rFonts w:ascii="Verdana" w:hAnsi="Verdana"/>
      <w:sz w:val="19"/>
      <w:lang w:val="fr-FR" w:eastAsia="en-US" w:bidi="ar-SA"/>
    </w:rPr>
  </w:style>
  <w:style w:type="character" w:customStyle="1" w:styleId="Heading4Char">
    <w:name w:val="Heading 4 Char"/>
    <w:link w:val="Heading4"/>
    <w:rsid w:val="00BA0059"/>
    <w:rPr>
      <w:rFonts w:ascii="Verdana" w:hAnsi="Verdana"/>
      <w:b/>
      <w:color w:val="008000"/>
      <w:sz w:val="23"/>
      <w:lang w:val="fr-FR"/>
    </w:rPr>
  </w:style>
  <w:style w:type="character" w:customStyle="1" w:styleId="Heading5Char">
    <w:name w:val="Heading 5 Char"/>
    <w:link w:val="Heading5"/>
    <w:rsid w:val="00F05723"/>
    <w:rPr>
      <w:rFonts w:ascii="Verdana" w:hAnsi="Verdana"/>
      <w:b/>
      <w:color w:val="000000"/>
      <w:sz w:val="21"/>
      <w:lang w:val="fr-FR"/>
    </w:rPr>
  </w:style>
  <w:style w:type="character" w:customStyle="1" w:styleId="HTMLAddressChar">
    <w:name w:val="HTML Address Char"/>
    <w:link w:val="HTMLAddress"/>
    <w:semiHidden/>
    <w:rsid w:val="00BB30F2"/>
    <w:rPr>
      <w:rFonts w:ascii="Verdana" w:hAnsi="Verdana"/>
      <w:i/>
      <w:iCs/>
      <w:sz w:val="19"/>
      <w:lang w:val="fr-FR"/>
    </w:rPr>
  </w:style>
  <w:style w:type="table" w:styleId="TableGrid">
    <w:name w:val="Table Grid"/>
    <w:basedOn w:val="TableNormal"/>
    <w:uiPriority w:val="59"/>
    <w:rsid w:val="00877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13142">
      <w:bodyDiv w:val="1"/>
      <w:marLeft w:val="0"/>
      <w:marRight w:val="0"/>
      <w:marTop w:val="0"/>
      <w:marBottom w:val="0"/>
      <w:divBdr>
        <w:top w:val="none" w:sz="0" w:space="0" w:color="auto"/>
        <w:left w:val="none" w:sz="0" w:space="0" w:color="auto"/>
        <w:bottom w:val="none" w:sz="0" w:space="0" w:color="auto"/>
        <w:right w:val="none" w:sz="0" w:space="0" w:color="auto"/>
      </w:divBdr>
    </w:div>
    <w:div w:id="1494684758">
      <w:bodyDiv w:val="1"/>
      <w:marLeft w:val="0"/>
      <w:marRight w:val="0"/>
      <w:marTop w:val="0"/>
      <w:marBottom w:val="0"/>
      <w:divBdr>
        <w:top w:val="none" w:sz="0" w:space="0" w:color="auto"/>
        <w:left w:val="none" w:sz="0" w:space="0" w:color="auto"/>
        <w:bottom w:val="none" w:sz="0" w:space="0" w:color="auto"/>
        <w:right w:val="none" w:sz="0" w:space="0" w:color="auto"/>
      </w:divBdr>
    </w:div>
    <w:div w:id="2052067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footer" Target="footer6.xml"/><Relationship Id="rId34" Type="http://schemas.openxmlformats.org/officeDocument/2006/relationships/image" Target="media/image16.png"/><Relationship Id="rId42" Type="http://schemas.openxmlformats.org/officeDocument/2006/relationships/image" Target="media/image22.jpeg"/><Relationship Id="rId47" Type="http://schemas.openxmlformats.org/officeDocument/2006/relationships/hyperlink" Target="http://n.n.n.n:41001" TargetMode="External"/><Relationship Id="rId50" Type="http://schemas.openxmlformats.org/officeDocument/2006/relationships/image" Target="http://192.168.170.14:41001/w2h/printer.png" TargetMode="External"/><Relationship Id="rId55" Type="http://schemas.openxmlformats.org/officeDocument/2006/relationships/image" Target="media/image32.jpe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comments" Target="comments.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www.haxx.se" TargetMode="External"/><Relationship Id="rId45" Type="http://schemas.openxmlformats.org/officeDocument/2006/relationships/image" Target="media/image25.png"/><Relationship Id="rId53" Type="http://schemas.openxmlformats.org/officeDocument/2006/relationships/image" Target="media/image30.jpeg"/><Relationship Id="rId58" Type="http://schemas.openxmlformats.org/officeDocument/2006/relationships/image" Target="media/image35.jpeg"/><Relationship Id="rId66" Type="http://schemas.openxmlformats.org/officeDocument/2006/relationships/image" Target="media/image43.png"/><Relationship Id="rId74" Type="http://schemas.openxmlformats.org/officeDocument/2006/relationships/image" Target="media/image48.png"/><Relationship Id="rId79"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8.jpeg"/><Relationship Id="rId10" Type="http://schemas.openxmlformats.org/officeDocument/2006/relationships/image" Target="media/image3.png"/><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7.jpeg"/><Relationship Id="rId65" Type="http://schemas.openxmlformats.org/officeDocument/2006/relationships/image" Target="media/image42.png"/><Relationship Id="rId73" Type="http://schemas.openxmlformats.org/officeDocument/2006/relationships/image" Target="http://192.168.170.50:41002/w2h/help.png" TargetMode="External"/><Relationship Id="rId78" Type="http://schemas.openxmlformats.org/officeDocument/2006/relationships/hyperlink" Target="http://nodejs.org"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6.jpeg"/><Relationship Id="rId56" Type="http://schemas.openxmlformats.org/officeDocument/2006/relationships/image" Target="media/image33.jpeg"/><Relationship Id="rId64" Type="http://schemas.openxmlformats.org/officeDocument/2006/relationships/image" Target="media/image41.png"/><Relationship Id="rId69" Type="http://schemas.openxmlformats.org/officeDocument/2006/relationships/hyperlink" Target="http://en.wikipedia.org/wiki/Web_colors" TargetMode="External"/><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microsoft.com/office/2011/relationships/commentsExtended" Target="commentsExtended.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www.sitepoint.com/building-web-pages-with-local-storage/" TargetMode="External"/><Relationship Id="rId59" Type="http://schemas.openxmlformats.org/officeDocument/2006/relationships/image" Target="media/image36.jpeg"/><Relationship Id="rId67" Type="http://schemas.openxmlformats.org/officeDocument/2006/relationships/image" Target="media/image44.png"/><Relationship Id="rId20" Type="http://schemas.openxmlformats.org/officeDocument/2006/relationships/header" Target="header5.xml"/><Relationship Id="rId41" Type="http://schemas.openxmlformats.org/officeDocument/2006/relationships/hyperlink" Target="http://www.westmesatech.com" TargetMode="External"/><Relationship Id="rId54" Type="http://schemas.openxmlformats.org/officeDocument/2006/relationships/image" Target="media/image31.jpeg"/><Relationship Id="rId62" Type="http://schemas.openxmlformats.org/officeDocument/2006/relationships/image" Target="media/image39.png"/><Relationship Id="rId70" Type="http://schemas.openxmlformats.org/officeDocument/2006/relationships/hyperlink" Target="http://www.w3schools.com/html/html_colornames.asp" TargetMode="External"/><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image" Target="media/image34.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SOCIETE\mod&#232;lesword2000\Virtel-4_Ne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654D15-91F6-40B3-8C05-99DFA84E5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Virtel-4_New</Template>
  <TotalTime>1</TotalTime>
  <Pages>1</Pages>
  <Words>97397</Words>
  <Characters>555164</Characters>
  <Application>Microsoft Office Word</Application>
  <DocSecurity>0</DocSecurity>
  <Lines>4626</Lines>
  <Paragraphs>1302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VIRTEL Web Access Guide</vt:lpstr>
      <vt:lpstr>VIRTEL Web Access Guide</vt:lpstr>
    </vt:vector>
  </TitlesOfParts>
  <Company/>
  <LinksUpToDate>false</LinksUpToDate>
  <CharactersWithSpaces>651259</CharactersWithSpaces>
  <SharedDoc>false</SharedDoc>
  <HLinks>
    <vt:vector size="1644" baseType="variant">
      <vt:variant>
        <vt:i4>3670136</vt:i4>
      </vt:variant>
      <vt:variant>
        <vt:i4>2340</vt:i4>
      </vt:variant>
      <vt:variant>
        <vt:i4>0</vt:i4>
      </vt:variant>
      <vt:variant>
        <vt:i4>5</vt:i4>
      </vt:variant>
      <vt:variant>
        <vt:lpwstr>http://nodejs.org/</vt:lpwstr>
      </vt:variant>
      <vt:variant>
        <vt:lpwstr/>
      </vt:variant>
      <vt:variant>
        <vt:i4>4390974</vt:i4>
      </vt:variant>
      <vt:variant>
        <vt:i4>2250</vt:i4>
      </vt:variant>
      <vt:variant>
        <vt:i4>0</vt:i4>
      </vt:variant>
      <vt:variant>
        <vt:i4>5</vt:i4>
      </vt:variant>
      <vt:variant>
        <vt:lpwstr>http://www.w3schools.com/html/html_colornames.asp</vt:lpwstr>
      </vt:variant>
      <vt:variant>
        <vt:lpwstr/>
      </vt:variant>
      <vt:variant>
        <vt:i4>7798799</vt:i4>
      </vt:variant>
      <vt:variant>
        <vt:i4>2247</vt:i4>
      </vt:variant>
      <vt:variant>
        <vt:i4>0</vt:i4>
      </vt:variant>
      <vt:variant>
        <vt:i4>5</vt:i4>
      </vt:variant>
      <vt:variant>
        <vt:lpwstr>http://en.wikipedia.org/wiki/Web_colors</vt:lpwstr>
      </vt:variant>
      <vt:variant>
        <vt:lpwstr/>
      </vt:variant>
      <vt:variant>
        <vt:i4>1966108</vt:i4>
      </vt:variant>
      <vt:variant>
        <vt:i4>2025</vt:i4>
      </vt:variant>
      <vt:variant>
        <vt:i4>0</vt:i4>
      </vt:variant>
      <vt:variant>
        <vt:i4>5</vt:i4>
      </vt:variant>
      <vt:variant>
        <vt:lpwstr>http://n.n.n.n:41001/</vt:lpwstr>
      </vt:variant>
      <vt:variant>
        <vt:lpwstr/>
      </vt:variant>
      <vt:variant>
        <vt:i4>7864377</vt:i4>
      </vt:variant>
      <vt:variant>
        <vt:i4>2016</vt:i4>
      </vt:variant>
      <vt:variant>
        <vt:i4>0</vt:i4>
      </vt:variant>
      <vt:variant>
        <vt:i4>5</vt:i4>
      </vt:variant>
      <vt:variant>
        <vt:lpwstr>http://www.sitepoint.com/building-web-pages-with-local-storage/</vt:lpwstr>
      </vt:variant>
      <vt:variant>
        <vt:lpwstr/>
      </vt:variant>
      <vt:variant>
        <vt:i4>4718662</vt:i4>
      </vt:variant>
      <vt:variant>
        <vt:i4>1992</vt:i4>
      </vt:variant>
      <vt:variant>
        <vt:i4>0</vt:i4>
      </vt:variant>
      <vt:variant>
        <vt:i4>5</vt:i4>
      </vt:variant>
      <vt:variant>
        <vt:lpwstr>http://www.westmesatech.com/</vt:lpwstr>
      </vt:variant>
      <vt:variant>
        <vt:lpwstr/>
      </vt:variant>
      <vt:variant>
        <vt:i4>7340090</vt:i4>
      </vt:variant>
      <vt:variant>
        <vt:i4>1986</vt:i4>
      </vt:variant>
      <vt:variant>
        <vt:i4>0</vt:i4>
      </vt:variant>
      <vt:variant>
        <vt:i4>5</vt:i4>
      </vt:variant>
      <vt:variant>
        <vt:lpwstr>http://www.haxx.se/</vt:lpwstr>
      </vt:variant>
      <vt:variant>
        <vt:lpwstr/>
      </vt:variant>
      <vt:variant>
        <vt:i4>1507385</vt:i4>
      </vt:variant>
      <vt:variant>
        <vt:i4>1583</vt:i4>
      </vt:variant>
      <vt:variant>
        <vt:i4>0</vt:i4>
      </vt:variant>
      <vt:variant>
        <vt:i4>5</vt:i4>
      </vt:variant>
      <vt:variant>
        <vt:lpwstr/>
      </vt:variant>
      <vt:variant>
        <vt:lpwstr>_Toc373485166</vt:lpwstr>
      </vt:variant>
      <vt:variant>
        <vt:i4>1507385</vt:i4>
      </vt:variant>
      <vt:variant>
        <vt:i4>1577</vt:i4>
      </vt:variant>
      <vt:variant>
        <vt:i4>0</vt:i4>
      </vt:variant>
      <vt:variant>
        <vt:i4>5</vt:i4>
      </vt:variant>
      <vt:variant>
        <vt:lpwstr/>
      </vt:variant>
      <vt:variant>
        <vt:lpwstr>_Toc373485165</vt:lpwstr>
      </vt:variant>
      <vt:variant>
        <vt:i4>1507385</vt:i4>
      </vt:variant>
      <vt:variant>
        <vt:i4>1571</vt:i4>
      </vt:variant>
      <vt:variant>
        <vt:i4>0</vt:i4>
      </vt:variant>
      <vt:variant>
        <vt:i4>5</vt:i4>
      </vt:variant>
      <vt:variant>
        <vt:lpwstr/>
      </vt:variant>
      <vt:variant>
        <vt:lpwstr>_Toc373485164</vt:lpwstr>
      </vt:variant>
      <vt:variant>
        <vt:i4>1507385</vt:i4>
      </vt:variant>
      <vt:variant>
        <vt:i4>1565</vt:i4>
      </vt:variant>
      <vt:variant>
        <vt:i4>0</vt:i4>
      </vt:variant>
      <vt:variant>
        <vt:i4>5</vt:i4>
      </vt:variant>
      <vt:variant>
        <vt:lpwstr/>
      </vt:variant>
      <vt:variant>
        <vt:lpwstr>_Toc373485163</vt:lpwstr>
      </vt:variant>
      <vt:variant>
        <vt:i4>1507385</vt:i4>
      </vt:variant>
      <vt:variant>
        <vt:i4>1559</vt:i4>
      </vt:variant>
      <vt:variant>
        <vt:i4>0</vt:i4>
      </vt:variant>
      <vt:variant>
        <vt:i4>5</vt:i4>
      </vt:variant>
      <vt:variant>
        <vt:lpwstr/>
      </vt:variant>
      <vt:variant>
        <vt:lpwstr>_Toc373485162</vt:lpwstr>
      </vt:variant>
      <vt:variant>
        <vt:i4>1507385</vt:i4>
      </vt:variant>
      <vt:variant>
        <vt:i4>1553</vt:i4>
      </vt:variant>
      <vt:variant>
        <vt:i4>0</vt:i4>
      </vt:variant>
      <vt:variant>
        <vt:i4>5</vt:i4>
      </vt:variant>
      <vt:variant>
        <vt:lpwstr/>
      </vt:variant>
      <vt:variant>
        <vt:lpwstr>_Toc373485161</vt:lpwstr>
      </vt:variant>
      <vt:variant>
        <vt:i4>1507385</vt:i4>
      </vt:variant>
      <vt:variant>
        <vt:i4>1547</vt:i4>
      </vt:variant>
      <vt:variant>
        <vt:i4>0</vt:i4>
      </vt:variant>
      <vt:variant>
        <vt:i4>5</vt:i4>
      </vt:variant>
      <vt:variant>
        <vt:lpwstr/>
      </vt:variant>
      <vt:variant>
        <vt:lpwstr>_Toc373485160</vt:lpwstr>
      </vt:variant>
      <vt:variant>
        <vt:i4>1310777</vt:i4>
      </vt:variant>
      <vt:variant>
        <vt:i4>1541</vt:i4>
      </vt:variant>
      <vt:variant>
        <vt:i4>0</vt:i4>
      </vt:variant>
      <vt:variant>
        <vt:i4>5</vt:i4>
      </vt:variant>
      <vt:variant>
        <vt:lpwstr/>
      </vt:variant>
      <vt:variant>
        <vt:lpwstr>_Toc373485159</vt:lpwstr>
      </vt:variant>
      <vt:variant>
        <vt:i4>1310777</vt:i4>
      </vt:variant>
      <vt:variant>
        <vt:i4>1535</vt:i4>
      </vt:variant>
      <vt:variant>
        <vt:i4>0</vt:i4>
      </vt:variant>
      <vt:variant>
        <vt:i4>5</vt:i4>
      </vt:variant>
      <vt:variant>
        <vt:lpwstr/>
      </vt:variant>
      <vt:variant>
        <vt:lpwstr>_Toc373485158</vt:lpwstr>
      </vt:variant>
      <vt:variant>
        <vt:i4>1310777</vt:i4>
      </vt:variant>
      <vt:variant>
        <vt:i4>1529</vt:i4>
      </vt:variant>
      <vt:variant>
        <vt:i4>0</vt:i4>
      </vt:variant>
      <vt:variant>
        <vt:i4>5</vt:i4>
      </vt:variant>
      <vt:variant>
        <vt:lpwstr/>
      </vt:variant>
      <vt:variant>
        <vt:lpwstr>_Toc373485157</vt:lpwstr>
      </vt:variant>
      <vt:variant>
        <vt:i4>1310777</vt:i4>
      </vt:variant>
      <vt:variant>
        <vt:i4>1523</vt:i4>
      </vt:variant>
      <vt:variant>
        <vt:i4>0</vt:i4>
      </vt:variant>
      <vt:variant>
        <vt:i4>5</vt:i4>
      </vt:variant>
      <vt:variant>
        <vt:lpwstr/>
      </vt:variant>
      <vt:variant>
        <vt:lpwstr>_Toc373485156</vt:lpwstr>
      </vt:variant>
      <vt:variant>
        <vt:i4>1310777</vt:i4>
      </vt:variant>
      <vt:variant>
        <vt:i4>1517</vt:i4>
      </vt:variant>
      <vt:variant>
        <vt:i4>0</vt:i4>
      </vt:variant>
      <vt:variant>
        <vt:i4>5</vt:i4>
      </vt:variant>
      <vt:variant>
        <vt:lpwstr/>
      </vt:variant>
      <vt:variant>
        <vt:lpwstr>_Toc373485155</vt:lpwstr>
      </vt:variant>
      <vt:variant>
        <vt:i4>1310777</vt:i4>
      </vt:variant>
      <vt:variant>
        <vt:i4>1511</vt:i4>
      </vt:variant>
      <vt:variant>
        <vt:i4>0</vt:i4>
      </vt:variant>
      <vt:variant>
        <vt:i4>5</vt:i4>
      </vt:variant>
      <vt:variant>
        <vt:lpwstr/>
      </vt:variant>
      <vt:variant>
        <vt:lpwstr>_Toc373485154</vt:lpwstr>
      </vt:variant>
      <vt:variant>
        <vt:i4>1310777</vt:i4>
      </vt:variant>
      <vt:variant>
        <vt:i4>1505</vt:i4>
      </vt:variant>
      <vt:variant>
        <vt:i4>0</vt:i4>
      </vt:variant>
      <vt:variant>
        <vt:i4>5</vt:i4>
      </vt:variant>
      <vt:variant>
        <vt:lpwstr/>
      </vt:variant>
      <vt:variant>
        <vt:lpwstr>_Toc373485153</vt:lpwstr>
      </vt:variant>
      <vt:variant>
        <vt:i4>1310777</vt:i4>
      </vt:variant>
      <vt:variant>
        <vt:i4>1499</vt:i4>
      </vt:variant>
      <vt:variant>
        <vt:i4>0</vt:i4>
      </vt:variant>
      <vt:variant>
        <vt:i4>5</vt:i4>
      </vt:variant>
      <vt:variant>
        <vt:lpwstr/>
      </vt:variant>
      <vt:variant>
        <vt:lpwstr>_Toc373485152</vt:lpwstr>
      </vt:variant>
      <vt:variant>
        <vt:i4>1310777</vt:i4>
      </vt:variant>
      <vt:variant>
        <vt:i4>1493</vt:i4>
      </vt:variant>
      <vt:variant>
        <vt:i4>0</vt:i4>
      </vt:variant>
      <vt:variant>
        <vt:i4>5</vt:i4>
      </vt:variant>
      <vt:variant>
        <vt:lpwstr/>
      </vt:variant>
      <vt:variant>
        <vt:lpwstr>_Toc373485151</vt:lpwstr>
      </vt:variant>
      <vt:variant>
        <vt:i4>1310777</vt:i4>
      </vt:variant>
      <vt:variant>
        <vt:i4>1487</vt:i4>
      </vt:variant>
      <vt:variant>
        <vt:i4>0</vt:i4>
      </vt:variant>
      <vt:variant>
        <vt:i4>5</vt:i4>
      </vt:variant>
      <vt:variant>
        <vt:lpwstr/>
      </vt:variant>
      <vt:variant>
        <vt:lpwstr>_Toc373485150</vt:lpwstr>
      </vt:variant>
      <vt:variant>
        <vt:i4>1376313</vt:i4>
      </vt:variant>
      <vt:variant>
        <vt:i4>1481</vt:i4>
      </vt:variant>
      <vt:variant>
        <vt:i4>0</vt:i4>
      </vt:variant>
      <vt:variant>
        <vt:i4>5</vt:i4>
      </vt:variant>
      <vt:variant>
        <vt:lpwstr/>
      </vt:variant>
      <vt:variant>
        <vt:lpwstr>_Toc373485149</vt:lpwstr>
      </vt:variant>
      <vt:variant>
        <vt:i4>1376313</vt:i4>
      </vt:variant>
      <vt:variant>
        <vt:i4>1475</vt:i4>
      </vt:variant>
      <vt:variant>
        <vt:i4>0</vt:i4>
      </vt:variant>
      <vt:variant>
        <vt:i4>5</vt:i4>
      </vt:variant>
      <vt:variant>
        <vt:lpwstr/>
      </vt:variant>
      <vt:variant>
        <vt:lpwstr>_Toc373485148</vt:lpwstr>
      </vt:variant>
      <vt:variant>
        <vt:i4>1376313</vt:i4>
      </vt:variant>
      <vt:variant>
        <vt:i4>1469</vt:i4>
      </vt:variant>
      <vt:variant>
        <vt:i4>0</vt:i4>
      </vt:variant>
      <vt:variant>
        <vt:i4>5</vt:i4>
      </vt:variant>
      <vt:variant>
        <vt:lpwstr/>
      </vt:variant>
      <vt:variant>
        <vt:lpwstr>_Toc373485147</vt:lpwstr>
      </vt:variant>
      <vt:variant>
        <vt:i4>1376313</vt:i4>
      </vt:variant>
      <vt:variant>
        <vt:i4>1463</vt:i4>
      </vt:variant>
      <vt:variant>
        <vt:i4>0</vt:i4>
      </vt:variant>
      <vt:variant>
        <vt:i4>5</vt:i4>
      </vt:variant>
      <vt:variant>
        <vt:lpwstr/>
      </vt:variant>
      <vt:variant>
        <vt:lpwstr>_Toc373485146</vt:lpwstr>
      </vt:variant>
      <vt:variant>
        <vt:i4>1376313</vt:i4>
      </vt:variant>
      <vt:variant>
        <vt:i4>1457</vt:i4>
      </vt:variant>
      <vt:variant>
        <vt:i4>0</vt:i4>
      </vt:variant>
      <vt:variant>
        <vt:i4>5</vt:i4>
      </vt:variant>
      <vt:variant>
        <vt:lpwstr/>
      </vt:variant>
      <vt:variant>
        <vt:lpwstr>_Toc373485145</vt:lpwstr>
      </vt:variant>
      <vt:variant>
        <vt:i4>1376313</vt:i4>
      </vt:variant>
      <vt:variant>
        <vt:i4>1451</vt:i4>
      </vt:variant>
      <vt:variant>
        <vt:i4>0</vt:i4>
      </vt:variant>
      <vt:variant>
        <vt:i4>5</vt:i4>
      </vt:variant>
      <vt:variant>
        <vt:lpwstr/>
      </vt:variant>
      <vt:variant>
        <vt:lpwstr>_Toc373485144</vt:lpwstr>
      </vt:variant>
      <vt:variant>
        <vt:i4>1376313</vt:i4>
      </vt:variant>
      <vt:variant>
        <vt:i4>1445</vt:i4>
      </vt:variant>
      <vt:variant>
        <vt:i4>0</vt:i4>
      </vt:variant>
      <vt:variant>
        <vt:i4>5</vt:i4>
      </vt:variant>
      <vt:variant>
        <vt:lpwstr/>
      </vt:variant>
      <vt:variant>
        <vt:lpwstr>_Toc373485143</vt:lpwstr>
      </vt:variant>
      <vt:variant>
        <vt:i4>1376313</vt:i4>
      </vt:variant>
      <vt:variant>
        <vt:i4>1439</vt:i4>
      </vt:variant>
      <vt:variant>
        <vt:i4>0</vt:i4>
      </vt:variant>
      <vt:variant>
        <vt:i4>5</vt:i4>
      </vt:variant>
      <vt:variant>
        <vt:lpwstr/>
      </vt:variant>
      <vt:variant>
        <vt:lpwstr>_Toc373485142</vt:lpwstr>
      </vt:variant>
      <vt:variant>
        <vt:i4>1376313</vt:i4>
      </vt:variant>
      <vt:variant>
        <vt:i4>1433</vt:i4>
      </vt:variant>
      <vt:variant>
        <vt:i4>0</vt:i4>
      </vt:variant>
      <vt:variant>
        <vt:i4>5</vt:i4>
      </vt:variant>
      <vt:variant>
        <vt:lpwstr/>
      </vt:variant>
      <vt:variant>
        <vt:lpwstr>_Toc373485141</vt:lpwstr>
      </vt:variant>
      <vt:variant>
        <vt:i4>1376313</vt:i4>
      </vt:variant>
      <vt:variant>
        <vt:i4>1427</vt:i4>
      </vt:variant>
      <vt:variant>
        <vt:i4>0</vt:i4>
      </vt:variant>
      <vt:variant>
        <vt:i4>5</vt:i4>
      </vt:variant>
      <vt:variant>
        <vt:lpwstr/>
      </vt:variant>
      <vt:variant>
        <vt:lpwstr>_Toc373485140</vt:lpwstr>
      </vt:variant>
      <vt:variant>
        <vt:i4>1179705</vt:i4>
      </vt:variant>
      <vt:variant>
        <vt:i4>1421</vt:i4>
      </vt:variant>
      <vt:variant>
        <vt:i4>0</vt:i4>
      </vt:variant>
      <vt:variant>
        <vt:i4>5</vt:i4>
      </vt:variant>
      <vt:variant>
        <vt:lpwstr/>
      </vt:variant>
      <vt:variant>
        <vt:lpwstr>_Toc373485139</vt:lpwstr>
      </vt:variant>
      <vt:variant>
        <vt:i4>1179705</vt:i4>
      </vt:variant>
      <vt:variant>
        <vt:i4>1415</vt:i4>
      </vt:variant>
      <vt:variant>
        <vt:i4>0</vt:i4>
      </vt:variant>
      <vt:variant>
        <vt:i4>5</vt:i4>
      </vt:variant>
      <vt:variant>
        <vt:lpwstr/>
      </vt:variant>
      <vt:variant>
        <vt:lpwstr>_Toc373485138</vt:lpwstr>
      </vt:variant>
      <vt:variant>
        <vt:i4>1179705</vt:i4>
      </vt:variant>
      <vt:variant>
        <vt:i4>1409</vt:i4>
      </vt:variant>
      <vt:variant>
        <vt:i4>0</vt:i4>
      </vt:variant>
      <vt:variant>
        <vt:i4>5</vt:i4>
      </vt:variant>
      <vt:variant>
        <vt:lpwstr/>
      </vt:variant>
      <vt:variant>
        <vt:lpwstr>_Toc373485137</vt:lpwstr>
      </vt:variant>
      <vt:variant>
        <vt:i4>1179705</vt:i4>
      </vt:variant>
      <vt:variant>
        <vt:i4>1403</vt:i4>
      </vt:variant>
      <vt:variant>
        <vt:i4>0</vt:i4>
      </vt:variant>
      <vt:variant>
        <vt:i4>5</vt:i4>
      </vt:variant>
      <vt:variant>
        <vt:lpwstr/>
      </vt:variant>
      <vt:variant>
        <vt:lpwstr>_Toc373485136</vt:lpwstr>
      </vt:variant>
      <vt:variant>
        <vt:i4>1179705</vt:i4>
      </vt:variant>
      <vt:variant>
        <vt:i4>1397</vt:i4>
      </vt:variant>
      <vt:variant>
        <vt:i4>0</vt:i4>
      </vt:variant>
      <vt:variant>
        <vt:i4>5</vt:i4>
      </vt:variant>
      <vt:variant>
        <vt:lpwstr/>
      </vt:variant>
      <vt:variant>
        <vt:lpwstr>_Toc373485135</vt:lpwstr>
      </vt:variant>
      <vt:variant>
        <vt:i4>1179705</vt:i4>
      </vt:variant>
      <vt:variant>
        <vt:i4>1391</vt:i4>
      </vt:variant>
      <vt:variant>
        <vt:i4>0</vt:i4>
      </vt:variant>
      <vt:variant>
        <vt:i4>5</vt:i4>
      </vt:variant>
      <vt:variant>
        <vt:lpwstr/>
      </vt:variant>
      <vt:variant>
        <vt:lpwstr>_Toc373485134</vt:lpwstr>
      </vt:variant>
      <vt:variant>
        <vt:i4>1179705</vt:i4>
      </vt:variant>
      <vt:variant>
        <vt:i4>1385</vt:i4>
      </vt:variant>
      <vt:variant>
        <vt:i4>0</vt:i4>
      </vt:variant>
      <vt:variant>
        <vt:i4>5</vt:i4>
      </vt:variant>
      <vt:variant>
        <vt:lpwstr/>
      </vt:variant>
      <vt:variant>
        <vt:lpwstr>_Toc373485133</vt:lpwstr>
      </vt:variant>
      <vt:variant>
        <vt:i4>1179705</vt:i4>
      </vt:variant>
      <vt:variant>
        <vt:i4>1379</vt:i4>
      </vt:variant>
      <vt:variant>
        <vt:i4>0</vt:i4>
      </vt:variant>
      <vt:variant>
        <vt:i4>5</vt:i4>
      </vt:variant>
      <vt:variant>
        <vt:lpwstr/>
      </vt:variant>
      <vt:variant>
        <vt:lpwstr>_Toc373485132</vt:lpwstr>
      </vt:variant>
      <vt:variant>
        <vt:i4>1179705</vt:i4>
      </vt:variant>
      <vt:variant>
        <vt:i4>1373</vt:i4>
      </vt:variant>
      <vt:variant>
        <vt:i4>0</vt:i4>
      </vt:variant>
      <vt:variant>
        <vt:i4>5</vt:i4>
      </vt:variant>
      <vt:variant>
        <vt:lpwstr/>
      </vt:variant>
      <vt:variant>
        <vt:lpwstr>_Toc373485131</vt:lpwstr>
      </vt:variant>
      <vt:variant>
        <vt:i4>1179705</vt:i4>
      </vt:variant>
      <vt:variant>
        <vt:i4>1367</vt:i4>
      </vt:variant>
      <vt:variant>
        <vt:i4>0</vt:i4>
      </vt:variant>
      <vt:variant>
        <vt:i4>5</vt:i4>
      </vt:variant>
      <vt:variant>
        <vt:lpwstr/>
      </vt:variant>
      <vt:variant>
        <vt:lpwstr>_Toc373485130</vt:lpwstr>
      </vt:variant>
      <vt:variant>
        <vt:i4>1245241</vt:i4>
      </vt:variant>
      <vt:variant>
        <vt:i4>1361</vt:i4>
      </vt:variant>
      <vt:variant>
        <vt:i4>0</vt:i4>
      </vt:variant>
      <vt:variant>
        <vt:i4>5</vt:i4>
      </vt:variant>
      <vt:variant>
        <vt:lpwstr/>
      </vt:variant>
      <vt:variant>
        <vt:lpwstr>_Toc373485129</vt:lpwstr>
      </vt:variant>
      <vt:variant>
        <vt:i4>1245241</vt:i4>
      </vt:variant>
      <vt:variant>
        <vt:i4>1355</vt:i4>
      </vt:variant>
      <vt:variant>
        <vt:i4>0</vt:i4>
      </vt:variant>
      <vt:variant>
        <vt:i4>5</vt:i4>
      </vt:variant>
      <vt:variant>
        <vt:lpwstr/>
      </vt:variant>
      <vt:variant>
        <vt:lpwstr>_Toc373485128</vt:lpwstr>
      </vt:variant>
      <vt:variant>
        <vt:i4>1245241</vt:i4>
      </vt:variant>
      <vt:variant>
        <vt:i4>1349</vt:i4>
      </vt:variant>
      <vt:variant>
        <vt:i4>0</vt:i4>
      </vt:variant>
      <vt:variant>
        <vt:i4>5</vt:i4>
      </vt:variant>
      <vt:variant>
        <vt:lpwstr/>
      </vt:variant>
      <vt:variant>
        <vt:lpwstr>_Toc373485127</vt:lpwstr>
      </vt:variant>
      <vt:variant>
        <vt:i4>1245241</vt:i4>
      </vt:variant>
      <vt:variant>
        <vt:i4>1343</vt:i4>
      </vt:variant>
      <vt:variant>
        <vt:i4>0</vt:i4>
      </vt:variant>
      <vt:variant>
        <vt:i4>5</vt:i4>
      </vt:variant>
      <vt:variant>
        <vt:lpwstr/>
      </vt:variant>
      <vt:variant>
        <vt:lpwstr>_Toc373485126</vt:lpwstr>
      </vt:variant>
      <vt:variant>
        <vt:i4>1245241</vt:i4>
      </vt:variant>
      <vt:variant>
        <vt:i4>1337</vt:i4>
      </vt:variant>
      <vt:variant>
        <vt:i4>0</vt:i4>
      </vt:variant>
      <vt:variant>
        <vt:i4>5</vt:i4>
      </vt:variant>
      <vt:variant>
        <vt:lpwstr/>
      </vt:variant>
      <vt:variant>
        <vt:lpwstr>_Toc373485125</vt:lpwstr>
      </vt:variant>
      <vt:variant>
        <vt:i4>1245241</vt:i4>
      </vt:variant>
      <vt:variant>
        <vt:i4>1331</vt:i4>
      </vt:variant>
      <vt:variant>
        <vt:i4>0</vt:i4>
      </vt:variant>
      <vt:variant>
        <vt:i4>5</vt:i4>
      </vt:variant>
      <vt:variant>
        <vt:lpwstr/>
      </vt:variant>
      <vt:variant>
        <vt:lpwstr>_Toc373485124</vt:lpwstr>
      </vt:variant>
      <vt:variant>
        <vt:i4>1245241</vt:i4>
      </vt:variant>
      <vt:variant>
        <vt:i4>1325</vt:i4>
      </vt:variant>
      <vt:variant>
        <vt:i4>0</vt:i4>
      </vt:variant>
      <vt:variant>
        <vt:i4>5</vt:i4>
      </vt:variant>
      <vt:variant>
        <vt:lpwstr/>
      </vt:variant>
      <vt:variant>
        <vt:lpwstr>_Toc373485123</vt:lpwstr>
      </vt:variant>
      <vt:variant>
        <vt:i4>1245241</vt:i4>
      </vt:variant>
      <vt:variant>
        <vt:i4>1319</vt:i4>
      </vt:variant>
      <vt:variant>
        <vt:i4>0</vt:i4>
      </vt:variant>
      <vt:variant>
        <vt:i4>5</vt:i4>
      </vt:variant>
      <vt:variant>
        <vt:lpwstr/>
      </vt:variant>
      <vt:variant>
        <vt:lpwstr>_Toc373485122</vt:lpwstr>
      </vt:variant>
      <vt:variant>
        <vt:i4>1245241</vt:i4>
      </vt:variant>
      <vt:variant>
        <vt:i4>1313</vt:i4>
      </vt:variant>
      <vt:variant>
        <vt:i4>0</vt:i4>
      </vt:variant>
      <vt:variant>
        <vt:i4>5</vt:i4>
      </vt:variant>
      <vt:variant>
        <vt:lpwstr/>
      </vt:variant>
      <vt:variant>
        <vt:lpwstr>_Toc373485121</vt:lpwstr>
      </vt:variant>
      <vt:variant>
        <vt:i4>1245241</vt:i4>
      </vt:variant>
      <vt:variant>
        <vt:i4>1307</vt:i4>
      </vt:variant>
      <vt:variant>
        <vt:i4>0</vt:i4>
      </vt:variant>
      <vt:variant>
        <vt:i4>5</vt:i4>
      </vt:variant>
      <vt:variant>
        <vt:lpwstr/>
      </vt:variant>
      <vt:variant>
        <vt:lpwstr>_Toc373485120</vt:lpwstr>
      </vt:variant>
      <vt:variant>
        <vt:i4>1048633</vt:i4>
      </vt:variant>
      <vt:variant>
        <vt:i4>1301</vt:i4>
      </vt:variant>
      <vt:variant>
        <vt:i4>0</vt:i4>
      </vt:variant>
      <vt:variant>
        <vt:i4>5</vt:i4>
      </vt:variant>
      <vt:variant>
        <vt:lpwstr/>
      </vt:variant>
      <vt:variant>
        <vt:lpwstr>_Toc373485119</vt:lpwstr>
      </vt:variant>
      <vt:variant>
        <vt:i4>1048633</vt:i4>
      </vt:variant>
      <vt:variant>
        <vt:i4>1295</vt:i4>
      </vt:variant>
      <vt:variant>
        <vt:i4>0</vt:i4>
      </vt:variant>
      <vt:variant>
        <vt:i4>5</vt:i4>
      </vt:variant>
      <vt:variant>
        <vt:lpwstr/>
      </vt:variant>
      <vt:variant>
        <vt:lpwstr>_Toc373485118</vt:lpwstr>
      </vt:variant>
      <vt:variant>
        <vt:i4>1048633</vt:i4>
      </vt:variant>
      <vt:variant>
        <vt:i4>1289</vt:i4>
      </vt:variant>
      <vt:variant>
        <vt:i4>0</vt:i4>
      </vt:variant>
      <vt:variant>
        <vt:i4>5</vt:i4>
      </vt:variant>
      <vt:variant>
        <vt:lpwstr/>
      </vt:variant>
      <vt:variant>
        <vt:lpwstr>_Toc373485117</vt:lpwstr>
      </vt:variant>
      <vt:variant>
        <vt:i4>1048633</vt:i4>
      </vt:variant>
      <vt:variant>
        <vt:i4>1283</vt:i4>
      </vt:variant>
      <vt:variant>
        <vt:i4>0</vt:i4>
      </vt:variant>
      <vt:variant>
        <vt:i4>5</vt:i4>
      </vt:variant>
      <vt:variant>
        <vt:lpwstr/>
      </vt:variant>
      <vt:variant>
        <vt:lpwstr>_Toc373485116</vt:lpwstr>
      </vt:variant>
      <vt:variant>
        <vt:i4>1048633</vt:i4>
      </vt:variant>
      <vt:variant>
        <vt:i4>1277</vt:i4>
      </vt:variant>
      <vt:variant>
        <vt:i4>0</vt:i4>
      </vt:variant>
      <vt:variant>
        <vt:i4>5</vt:i4>
      </vt:variant>
      <vt:variant>
        <vt:lpwstr/>
      </vt:variant>
      <vt:variant>
        <vt:lpwstr>_Toc373485115</vt:lpwstr>
      </vt:variant>
      <vt:variant>
        <vt:i4>1048633</vt:i4>
      </vt:variant>
      <vt:variant>
        <vt:i4>1271</vt:i4>
      </vt:variant>
      <vt:variant>
        <vt:i4>0</vt:i4>
      </vt:variant>
      <vt:variant>
        <vt:i4>5</vt:i4>
      </vt:variant>
      <vt:variant>
        <vt:lpwstr/>
      </vt:variant>
      <vt:variant>
        <vt:lpwstr>_Toc373485114</vt:lpwstr>
      </vt:variant>
      <vt:variant>
        <vt:i4>1048633</vt:i4>
      </vt:variant>
      <vt:variant>
        <vt:i4>1265</vt:i4>
      </vt:variant>
      <vt:variant>
        <vt:i4>0</vt:i4>
      </vt:variant>
      <vt:variant>
        <vt:i4>5</vt:i4>
      </vt:variant>
      <vt:variant>
        <vt:lpwstr/>
      </vt:variant>
      <vt:variant>
        <vt:lpwstr>_Toc373485113</vt:lpwstr>
      </vt:variant>
      <vt:variant>
        <vt:i4>1048633</vt:i4>
      </vt:variant>
      <vt:variant>
        <vt:i4>1259</vt:i4>
      </vt:variant>
      <vt:variant>
        <vt:i4>0</vt:i4>
      </vt:variant>
      <vt:variant>
        <vt:i4>5</vt:i4>
      </vt:variant>
      <vt:variant>
        <vt:lpwstr/>
      </vt:variant>
      <vt:variant>
        <vt:lpwstr>_Toc373485112</vt:lpwstr>
      </vt:variant>
      <vt:variant>
        <vt:i4>1048633</vt:i4>
      </vt:variant>
      <vt:variant>
        <vt:i4>1253</vt:i4>
      </vt:variant>
      <vt:variant>
        <vt:i4>0</vt:i4>
      </vt:variant>
      <vt:variant>
        <vt:i4>5</vt:i4>
      </vt:variant>
      <vt:variant>
        <vt:lpwstr/>
      </vt:variant>
      <vt:variant>
        <vt:lpwstr>_Toc373485111</vt:lpwstr>
      </vt:variant>
      <vt:variant>
        <vt:i4>1048633</vt:i4>
      </vt:variant>
      <vt:variant>
        <vt:i4>1247</vt:i4>
      </vt:variant>
      <vt:variant>
        <vt:i4>0</vt:i4>
      </vt:variant>
      <vt:variant>
        <vt:i4>5</vt:i4>
      </vt:variant>
      <vt:variant>
        <vt:lpwstr/>
      </vt:variant>
      <vt:variant>
        <vt:lpwstr>_Toc373485110</vt:lpwstr>
      </vt:variant>
      <vt:variant>
        <vt:i4>1114169</vt:i4>
      </vt:variant>
      <vt:variant>
        <vt:i4>1241</vt:i4>
      </vt:variant>
      <vt:variant>
        <vt:i4>0</vt:i4>
      </vt:variant>
      <vt:variant>
        <vt:i4>5</vt:i4>
      </vt:variant>
      <vt:variant>
        <vt:lpwstr/>
      </vt:variant>
      <vt:variant>
        <vt:lpwstr>_Toc373485109</vt:lpwstr>
      </vt:variant>
      <vt:variant>
        <vt:i4>1114169</vt:i4>
      </vt:variant>
      <vt:variant>
        <vt:i4>1235</vt:i4>
      </vt:variant>
      <vt:variant>
        <vt:i4>0</vt:i4>
      </vt:variant>
      <vt:variant>
        <vt:i4>5</vt:i4>
      </vt:variant>
      <vt:variant>
        <vt:lpwstr/>
      </vt:variant>
      <vt:variant>
        <vt:lpwstr>_Toc373485108</vt:lpwstr>
      </vt:variant>
      <vt:variant>
        <vt:i4>1114169</vt:i4>
      </vt:variant>
      <vt:variant>
        <vt:i4>1229</vt:i4>
      </vt:variant>
      <vt:variant>
        <vt:i4>0</vt:i4>
      </vt:variant>
      <vt:variant>
        <vt:i4>5</vt:i4>
      </vt:variant>
      <vt:variant>
        <vt:lpwstr/>
      </vt:variant>
      <vt:variant>
        <vt:lpwstr>_Toc373485107</vt:lpwstr>
      </vt:variant>
      <vt:variant>
        <vt:i4>1114169</vt:i4>
      </vt:variant>
      <vt:variant>
        <vt:i4>1223</vt:i4>
      </vt:variant>
      <vt:variant>
        <vt:i4>0</vt:i4>
      </vt:variant>
      <vt:variant>
        <vt:i4>5</vt:i4>
      </vt:variant>
      <vt:variant>
        <vt:lpwstr/>
      </vt:variant>
      <vt:variant>
        <vt:lpwstr>_Toc373485106</vt:lpwstr>
      </vt:variant>
      <vt:variant>
        <vt:i4>1114169</vt:i4>
      </vt:variant>
      <vt:variant>
        <vt:i4>1217</vt:i4>
      </vt:variant>
      <vt:variant>
        <vt:i4>0</vt:i4>
      </vt:variant>
      <vt:variant>
        <vt:i4>5</vt:i4>
      </vt:variant>
      <vt:variant>
        <vt:lpwstr/>
      </vt:variant>
      <vt:variant>
        <vt:lpwstr>_Toc373485105</vt:lpwstr>
      </vt:variant>
      <vt:variant>
        <vt:i4>1114169</vt:i4>
      </vt:variant>
      <vt:variant>
        <vt:i4>1211</vt:i4>
      </vt:variant>
      <vt:variant>
        <vt:i4>0</vt:i4>
      </vt:variant>
      <vt:variant>
        <vt:i4>5</vt:i4>
      </vt:variant>
      <vt:variant>
        <vt:lpwstr/>
      </vt:variant>
      <vt:variant>
        <vt:lpwstr>_Toc373485104</vt:lpwstr>
      </vt:variant>
      <vt:variant>
        <vt:i4>1114169</vt:i4>
      </vt:variant>
      <vt:variant>
        <vt:i4>1205</vt:i4>
      </vt:variant>
      <vt:variant>
        <vt:i4>0</vt:i4>
      </vt:variant>
      <vt:variant>
        <vt:i4>5</vt:i4>
      </vt:variant>
      <vt:variant>
        <vt:lpwstr/>
      </vt:variant>
      <vt:variant>
        <vt:lpwstr>_Toc373485103</vt:lpwstr>
      </vt:variant>
      <vt:variant>
        <vt:i4>1114169</vt:i4>
      </vt:variant>
      <vt:variant>
        <vt:i4>1199</vt:i4>
      </vt:variant>
      <vt:variant>
        <vt:i4>0</vt:i4>
      </vt:variant>
      <vt:variant>
        <vt:i4>5</vt:i4>
      </vt:variant>
      <vt:variant>
        <vt:lpwstr/>
      </vt:variant>
      <vt:variant>
        <vt:lpwstr>_Toc373485102</vt:lpwstr>
      </vt:variant>
      <vt:variant>
        <vt:i4>1114169</vt:i4>
      </vt:variant>
      <vt:variant>
        <vt:i4>1193</vt:i4>
      </vt:variant>
      <vt:variant>
        <vt:i4>0</vt:i4>
      </vt:variant>
      <vt:variant>
        <vt:i4>5</vt:i4>
      </vt:variant>
      <vt:variant>
        <vt:lpwstr/>
      </vt:variant>
      <vt:variant>
        <vt:lpwstr>_Toc373485101</vt:lpwstr>
      </vt:variant>
      <vt:variant>
        <vt:i4>1114169</vt:i4>
      </vt:variant>
      <vt:variant>
        <vt:i4>1187</vt:i4>
      </vt:variant>
      <vt:variant>
        <vt:i4>0</vt:i4>
      </vt:variant>
      <vt:variant>
        <vt:i4>5</vt:i4>
      </vt:variant>
      <vt:variant>
        <vt:lpwstr/>
      </vt:variant>
      <vt:variant>
        <vt:lpwstr>_Toc373485100</vt:lpwstr>
      </vt:variant>
      <vt:variant>
        <vt:i4>1572920</vt:i4>
      </vt:variant>
      <vt:variant>
        <vt:i4>1181</vt:i4>
      </vt:variant>
      <vt:variant>
        <vt:i4>0</vt:i4>
      </vt:variant>
      <vt:variant>
        <vt:i4>5</vt:i4>
      </vt:variant>
      <vt:variant>
        <vt:lpwstr/>
      </vt:variant>
      <vt:variant>
        <vt:lpwstr>_Toc373485099</vt:lpwstr>
      </vt:variant>
      <vt:variant>
        <vt:i4>1572920</vt:i4>
      </vt:variant>
      <vt:variant>
        <vt:i4>1175</vt:i4>
      </vt:variant>
      <vt:variant>
        <vt:i4>0</vt:i4>
      </vt:variant>
      <vt:variant>
        <vt:i4>5</vt:i4>
      </vt:variant>
      <vt:variant>
        <vt:lpwstr/>
      </vt:variant>
      <vt:variant>
        <vt:lpwstr>_Toc373485098</vt:lpwstr>
      </vt:variant>
      <vt:variant>
        <vt:i4>1572920</vt:i4>
      </vt:variant>
      <vt:variant>
        <vt:i4>1169</vt:i4>
      </vt:variant>
      <vt:variant>
        <vt:i4>0</vt:i4>
      </vt:variant>
      <vt:variant>
        <vt:i4>5</vt:i4>
      </vt:variant>
      <vt:variant>
        <vt:lpwstr/>
      </vt:variant>
      <vt:variant>
        <vt:lpwstr>_Toc373485097</vt:lpwstr>
      </vt:variant>
      <vt:variant>
        <vt:i4>1572920</vt:i4>
      </vt:variant>
      <vt:variant>
        <vt:i4>1163</vt:i4>
      </vt:variant>
      <vt:variant>
        <vt:i4>0</vt:i4>
      </vt:variant>
      <vt:variant>
        <vt:i4>5</vt:i4>
      </vt:variant>
      <vt:variant>
        <vt:lpwstr/>
      </vt:variant>
      <vt:variant>
        <vt:lpwstr>_Toc373485096</vt:lpwstr>
      </vt:variant>
      <vt:variant>
        <vt:i4>1572920</vt:i4>
      </vt:variant>
      <vt:variant>
        <vt:i4>1157</vt:i4>
      </vt:variant>
      <vt:variant>
        <vt:i4>0</vt:i4>
      </vt:variant>
      <vt:variant>
        <vt:i4>5</vt:i4>
      </vt:variant>
      <vt:variant>
        <vt:lpwstr/>
      </vt:variant>
      <vt:variant>
        <vt:lpwstr>_Toc373485095</vt:lpwstr>
      </vt:variant>
      <vt:variant>
        <vt:i4>1572920</vt:i4>
      </vt:variant>
      <vt:variant>
        <vt:i4>1151</vt:i4>
      </vt:variant>
      <vt:variant>
        <vt:i4>0</vt:i4>
      </vt:variant>
      <vt:variant>
        <vt:i4>5</vt:i4>
      </vt:variant>
      <vt:variant>
        <vt:lpwstr/>
      </vt:variant>
      <vt:variant>
        <vt:lpwstr>_Toc373485094</vt:lpwstr>
      </vt:variant>
      <vt:variant>
        <vt:i4>1572920</vt:i4>
      </vt:variant>
      <vt:variant>
        <vt:i4>1145</vt:i4>
      </vt:variant>
      <vt:variant>
        <vt:i4>0</vt:i4>
      </vt:variant>
      <vt:variant>
        <vt:i4>5</vt:i4>
      </vt:variant>
      <vt:variant>
        <vt:lpwstr/>
      </vt:variant>
      <vt:variant>
        <vt:lpwstr>_Toc373485093</vt:lpwstr>
      </vt:variant>
      <vt:variant>
        <vt:i4>1572920</vt:i4>
      </vt:variant>
      <vt:variant>
        <vt:i4>1139</vt:i4>
      </vt:variant>
      <vt:variant>
        <vt:i4>0</vt:i4>
      </vt:variant>
      <vt:variant>
        <vt:i4>5</vt:i4>
      </vt:variant>
      <vt:variant>
        <vt:lpwstr/>
      </vt:variant>
      <vt:variant>
        <vt:lpwstr>_Toc373485092</vt:lpwstr>
      </vt:variant>
      <vt:variant>
        <vt:i4>1572920</vt:i4>
      </vt:variant>
      <vt:variant>
        <vt:i4>1133</vt:i4>
      </vt:variant>
      <vt:variant>
        <vt:i4>0</vt:i4>
      </vt:variant>
      <vt:variant>
        <vt:i4>5</vt:i4>
      </vt:variant>
      <vt:variant>
        <vt:lpwstr/>
      </vt:variant>
      <vt:variant>
        <vt:lpwstr>_Toc373485091</vt:lpwstr>
      </vt:variant>
      <vt:variant>
        <vt:i4>1572920</vt:i4>
      </vt:variant>
      <vt:variant>
        <vt:i4>1127</vt:i4>
      </vt:variant>
      <vt:variant>
        <vt:i4>0</vt:i4>
      </vt:variant>
      <vt:variant>
        <vt:i4>5</vt:i4>
      </vt:variant>
      <vt:variant>
        <vt:lpwstr/>
      </vt:variant>
      <vt:variant>
        <vt:lpwstr>_Toc373485090</vt:lpwstr>
      </vt:variant>
      <vt:variant>
        <vt:i4>1638456</vt:i4>
      </vt:variant>
      <vt:variant>
        <vt:i4>1121</vt:i4>
      </vt:variant>
      <vt:variant>
        <vt:i4>0</vt:i4>
      </vt:variant>
      <vt:variant>
        <vt:i4>5</vt:i4>
      </vt:variant>
      <vt:variant>
        <vt:lpwstr/>
      </vt:variant>
      <vt:variant>
        <vt:lpwstr>_Toc373485089</vt:lpwstr>
      </vt:variant>
      <vt:variant>
        <vt:i4>1638456</vt:i4>
      </vt:variant>
      <vt:variant>
        <vt:i4>1115</vt:i4>
      </vt:variant>
      <vt:variant>
        <vt:i4>0</vt:i4>
      </vt:variant>
      <vt:variant>
        <vt:i4>5</vt:i4>
      </vt:variant>
      <vt:variant>
        <vt:lpwstr/>
      </vt:variant>
      <vt:variant>
        <vt:lpwstr>_Toc373485088</vt:lpwstr>
      </vt:variant>
      <vt:variant>
        <vt:i4>1638456</vt:i4>
      </vt:variant>
      <vt:variant>
        <vt:i4>1109</vt:i4>
      </vt:variant>
      <vt:variant>
        <vt:i4>0</vt:i4>
      </vt:variant>
      <vt:variant>
        <vt:i4>5</vt:i4>
      </vt:variant>
      <vt:variant>
        <vt:lpwstr/>
      </vt:variant>
      <vt:variant>
        <vt:lpwstr>_Toc373485087</vt:lpwstr>
      </vt:variant>
      <vt:variant>
        <vt:i4>1638456</vt:i4>
      </vt:variant>
      <vt:variant>
        <vt:i4>1103</vt:i4>
      </vt:variant>
      <vt:variant>
        <vt:i4>0</vt:i4>
      </vt:variant>
      <vt:variant>
        <vt:i4>5</vt:i4>
      </vt:variant>
      <vt:variant>
        <vt:lpwstr/>
      </vt:variant>
      <vt:variant>
        <vt:lpwstr>_Toc373485086</vt:lpwstr>
      </vt:variant>
      <vt:variant>
        <vt:i4>1638456</vt:i4>
      </vt:variant>
      <vt:variant>
        <vt:i4>1097</vt:i4>
      </vt:variant>
      <vt:variant>
        <vt:i4>0</vt:i4>
      </vt:variant>
      <vt:variant>
        <vt:i4>5</vt:i4>
      </vt:variant>
      <vt:variant>
        <vt:lpwstr/>
      </vt:variant>
      <vt:variant>
        <vt:lpwstr>_Toc373485085</vt:lpwstr>
      </vt:variant>
      <vt:variant>
        <vt:i4>1638456</vt:i4>
      </vt:variant>
      <vt:variant>
        <vt:i4>1091</vt:i4>
      </vt:variant>
      <vt:variant>
        <vt:i4>0</vt:i4>
      </vt:variant>
      <vt:variant>
        <vt:i4>5</vt:i4>
      </vt:variant>
      <vt:variant>
        <vt:lpwstr/>
      </vt:variant>
      <vt:variant>
        <vt:lpwstr>_Toc373485084</vt:lpwstr>
      </vt:variant>
      <vt:variant>
        <vt:i4>1638456</vt:i4>
      </vt:variant>
      <vt:variant>
        <vt:i4>1085</vt:i4>
      </vt:variant>
      <vt:variant>
        <vt:i4>0</vt:i4>
      </vt:variant>
      <vt:variant>
        <vt:i4>5</vt:i4>
      </vt:variant>
      <vt:variant>
        <vt:lpwstr/>
      </vt:variant>
      <vt:variant>
        <vt:lpwstr>_Toc373485083</vt:lpwstr>
      </vt:variant>
      <vt:variant>
        <vt:i4>1638456</vt:i4>
      </vt:variant>
      <vt:variant>
        <vt:i4>1079</vt:i4>
      </vt:variant>
      <vt:variant>
        <vt:i4>0</vt:i4>
      </vt:variant>
      <vt:variant>
        <vt:i4>5</vt:i4>
      </vt:variant>
      <vt:variant>
        <vt:lpwstr/>
      </vt:variant>
      <vt:variant>
        <vt:lpwstr>_Toc373485082</vt:lpwstr>
      </vt:variant>
      <vt:variant>
        <vt:i4>1638456</vt:i4>
      </vt:variant>
      <vt:variant>
        <vt:i4>1073</vt:i4>
      </vt:variant>
      <vt:variant>
        <vt:i4>0</vt:i4>
      </vt:variant>
      <vt:variant>
        <vt:i4>5</vt:i4>
      </vt:variant>
      <vt:variant>
        <vt:lpwstr/>
      </vt:variant>
      <vt:variant>
        <vt:lpwstr>_Toc373485081</vt:lpwstr>
      </vt:variant>
      <vt:variant>
        <vt:i4>1638456</vt:i4>
      </vt:variant>
      <vt:variant>
        <vt:i4>1067</vt:i4>
      </vt:variant>
      <vt:variant>
        <vt:i4>0</vt:i4>
      </vt:variant>
      <vt:variant>
        <vt:i4>5</vt:i4>
      </vt:variant>
      <vt:variant>
        <vt:lpwstr/>
      </vt:variant>
      <vt:variant>
        <vt:lpwstr>_Toc373485080</vt:lpwstr>
      </vt:variant>
      <vt:variant>
        <vt:i4>1441848</vt:i4>
      </vt:variant>
      <vt:variant>
        <vt:i4>1061</vt:i4>
      </vt:variant>
      <vt:variant>
        <vt:i4>0</vt:i4>
      </vt:variant>
      <vt:variant>
        <vt:i4>5</vt:i4>
      </vt:variant>
      <vt:variant>
        <vt:lpwstr/>
      </vt:variant>
      <vt:variant>
        <vt:lpwstr>_Toc373485079</vt:lpwstr>
      </vt:variant>
      <vt:variant>
        <vt:i4>1441848</vt:i4>
      </vt:variant>
      <vt:variant>
        <vt:i4>1055</vt:i4>
      </vt:variant>
      <vt:variant>
        <vt:i4>0</vt:i4>
      </vt:variant>
      <vt:variant>
        <vt:i4>5</vt:i4>
      </vt:variant>
      <vt:variant>
        <vt:lpwstr/>
      </vt:variant>
      <vt:variant>
        <vt:lpwstr>_Toc373485078</vt:lpwstr>
      </vt:variant>
      <vt:variant>
        <vt:i4>1441848</vt:i4>
      </vt:variant>
      <vt:variant>
        <vt:i4>1049</vt:i4>
      </vt:variant>
      <vt:variant>
        <vt:i4>0</vt:i4>
      </vt:variant>
      <vt:variant>
        <vt:i4>5</vt:i4>
      </vt:variant>
      <vt:variant>
        <vt:lpwstr/>
      </vt:variant>
      <vt:variant>
        <vt:lpwstr>_Toc373485077</vt:lpwstr>
      </vt:variant>
      <vt:variant>
        <vt:i4>1441848</vt:i4>
      </vt:variant>
      <vt:variant>
        <vt:i4>1043</vt:i4>
      </vt:variant>
      <vt:variant>
        <vt:i4>0</vt:i4>
      </vt:variant>
      <vt:variant>
        <vt:i4>5</vt:i4>
      </vt:variant>
      <vt:variant>
        <vt:lpwstr/>
      </vt:variant>
      <vt:variant>
        <vt:lpwstr>_Toc373485076</vt:lpwstr>
      </vt:variant>
      <vt:variant>
        <vt:i4>1441848</vt:i4>
      </vt:variant>
      <vt:variant>
        <vt:i4>1037</vt:i4>
      </vt:variant>
      <vt:variant>
        <vt:i4>0</vt:i4>
      </vt:variant>
      <vt:variant>
        <vt:i4>5</vt:i4>
      </vt:variant>
      <vt:variant>
        <vt:lpwstr/>
      </vt:variant>
      <vt:variant>
        <vt:lpwstr>_Toc373485075</vt:lpwstr>
      </vt:variant>
      <vt:variant>
        <vt:i4>1441848</vt:i4>
      </vt:variant>
      <vt:variant>
        <vt:i4>1031</vt:i4>
      </vt:variant>
      <vt:variant>
        <vt:i4>0</vt:i4>
      </vt:variant>
      <vt:variant>
        <vt:i4>5</vt:i4>
      </vt:variant>
      <vt:variant>
        <vt:lpwstr/>
      </vt:variant>
      <vt:variant>
        <vt:lpwstr>_Toc373485074</vt:lpwstr>
      </vt:variant>
      <vt:variant>
        <vt:i4>1441848</vt:i4>
      </vt:variant>
      <vt:variant>
        <vt:i4>1025</vt:i4>
      </vt:variant>
      <vt:variant>
        <vt:i4>0</vt:i4>
      </vt:variant>
      <vt:variant>
        <vt:i4>5</vt:i4>
      </vt:variant>
      <vt:variant>
        <vt:lpwstr/>
      </vt:variant>
      <vt:variant>
        <vt:lpwstr>_Toc373485073</vt:lpwstr>
      </vt:variant>
      <vt:variant>
        <vt:i4>1441848</vt:i4>
      </vt:variant>
      <vt:variant>
        <vt:i4>1019</vt:i4>
      </vt:variant>
      <vt:variant>
        <vt:i4>0</vt:i4>
      </vt:variant>
      <vt:variant>
        <vt:i4>5</vt:i4>
      </vt:variant>
      <vt:variant>
        <vt:lpwstr/>
      </vt:variant>
      <vt:variant>
        <vt:lpwstr>_Toc373485072</vt:lpwstr>
      </vt:variant>
      <vt:variant>
        <vt:i4>1441848</vt:i4>
      </vt:variant>
      <vt:variant>
        <vt:i4>1013</vt:i4>
      </vt:variant>
      <vt:variant>
        <vt:i4>0</vt:i4>
      </vt:variant>
      <vt:variant>
        <vt:i4>5</vt:i4>
      </vt:variant>
      <vt:variant>
        <vt:lpwstr/>
      </vt:variant>
      <vt:variant>
        <vt:lpwstr>_Toc373485071</vt:lpwstr>
      </vt:variant>
      <vt:variant>
        <vt:i4>1441848</vt:i4>
      </vt:variant>
      <vt:variant>
        <vt:i4>1007</vt:i4>
      </vt:variant>
      <vt:variant>
        <vt:i4>0</vt:i4>
      </vt:variant>
      <vt:variant>
        <vt:i4>5</vt:i4>
      </vt:variant>
      <vt:variant>
        <vt:lpwstr/>
      </vt:variant>
      <vt:variant>
        <vt:lpwstr>_Toc373485070</vt:lpwstr>
      </vt:variant>
      <vt:variant>
        <vt:i4>1507384</vt:i4>
      </vt:variant>
      <vt:variant>
        <vt:i4>1001</vt:i4>
      </vt:variant>
      <vt:variant>
        <vt:i4>0</vt:i4>
      </vt:variant>
      <vt:variant>
        <vt:i4>5</vt:i4>
      </vt:variant>
      <vt:variant>
        <vt:lpwstr/>
      </vt:variant>
      <vt:variant>
        <vt:lpwstr>_Toc373485069</vt:lpwstr>
      </vt:variant>
      <vt:variant>
        <vt:i4>1507384</vt:i4>
      </vt:variant>
      <vt:variant>
        <vt:i4>995</vt:i4>
      </vt:variant>
      <vt:variant>
        <vt:i4>0</vt:i4>
      </vt:variant>
      <vt:variant>
        <vt:i4>5</vt:i4>
      </vt:variant>
      <vt:variant>
        <vt:lpwstr/>
      </vt:variant>
      <vt:variant>
        <vt:lpwstr>_Toc373485068</vt:lpwstr>
      </vt:variant>
      <vt:variant>
        <vt:i4>1507384</vt:i4>
      </vt:variant>
      <vt:variant>
        <vt:i4>989</vt:i4>
      </vt:variant>
      <vt:variant>
        <vt:i4>0</vt:i4>
      </vt:variant>
      <vt:variant>
        <vt:i4>5</vt:i4>
      </vt:variant>
      <vt:variant>
        <vt:lpwstr/>
      </vt:variant>
      <vt:variant>
        <vt:lpwstr>_Toc373485067</vt:lpwstr>
      </vt:variant>
      <vt:variant>
        <vt:i4>1507384</vt:i4>
      </vt:variant>
      <vt:variant>
        <vt:i4>983</vt:i4>
      </vt:variant>
      <vt:variant>
        <vt:i4>0</vt:i4>
      </vt:variant>
      <vt:variant>
        <vt:i4>5</vt:i4>
      </vt:variant>
      <vt:variant>
        <vt:lpwstr/>
      </vt:variant>
      <vt:variant>
        <vt:lpwstr>_Toc373485066</vt:lpwstr>
      </vt:variant>
      <vt:variant>
        <vt:i4>1507384</vt:i4>
      </vt:variant>
      <vt:variant>
        <vt:i4>977</vt:i4>
      </vt:variant>
      <vt:variant>
        <vt:i4>0</vt:i4>
      </vt:variant>
      <vt:variant>
        <vt:i4>5</vt:i4>
      </vt:variant>
      <vt:variant>
        <vt:lpwstr/>
      </vt:variant>
      <vt:variant>
        <vt:lpwstr>_Toc373485065</vt:lpwstr>
      </vt:variant>
      <vt:variant>
        <vt:i4>1507384</vt:i4>
      </vt:variant>
      <vt:variant>
        <vt:i4>971</vt:i4>
      </vt:variant>
      <vt:variant>
        <vt:i4>0</vt:i4>
      </vt:variant>
      <vt:variant>
        <vt:i4>5</vt:i4>
      </vt:variant>
      <vt:variant>
        <vt:lpwstr/>
      </vt:variant>
      <vt:variant>
        <vt:lpwstr>_Toc373485064</vt:lpwstr>
      </vt:variant>
      <vt:variant>
        <vt:i4>1507384</vt:i4>
      </vt:variant>
      <vt:variant>
        <vt:i4>965</vt:i4>
      </vt:variant>
      <vt:variant>
        <vt:i4>0</vt:i4>
      </vt:variant>
      <vt:variant>
        <vt:i4>5</vt:i4>
      </vt:variant>
      <vt:variant>
        <vt:lpwstr/>
      </vt:variant>
      <vt:variant>
        <vt:lpwstr>_Toc373485063</vt:lpwstr>
      </vt:variant>
      <vt:variant>
        <vt:i4>1507384</vt:i4>
      </vt:variant>
      <vt:variant>
        <vt:i4>959</vt:i4>
      </vt:variant>
      <vt:variant>
        <vt:i4>0</vt:i4>
      </vt:variant>
      <vt:variant>
        <vt:i4>5</vt:i4>
      </vt:variant>
      <vt:variant>
        <vt:lpwstr/>
      </vt:variant>
      <vt:variant>
        <vt:lpwstr>_Toc373485062</vt:lpwstr>
      </vt:variant>
      <vt:variant>
        <vt:i4>1507384</vt:i4>
      </vt:variant>
      <vt:variant>
        <vt:i4>953</vt:i4>
      </vt:variant>
      <vt:variant>
        <vt:i4>0</vt:i4>
      </vt:variant>
      <vt:variant>
        <vt:i4>5</vt:i4>
      </vt:variant>
      <vt:variant>
        <vt:lpwstr/>
      </vt:variant>
      <vt:variant>
        <vt:lpwstr>_Toc373485061</vt:lpwstr>
      </vt:variant>
      <vt:variant>
        <vt:i4>1507384</vt:i4>
      </vt:variant>
      <vt:variant>
        <vt:i4>947</vt:i4>
      </vt:variant>
      <vt:variant>
        <vt:i4>0</vt:i4>
      </vt:variant>
      <vt:variant>
        <vt:i4>5</vt:i4>
      </vt:variant>
      <vt:variant>
        <vt:lpwstr/>
      </vt:variant>
      <vt:variant>
        <vt:lpwstr>_Toc373485060</vt:lpwstr>
      </vt:variant>
      <vt:variant>
        <vt:i4>1310776</vt:i4>
      </vt:variant>
      <vt:variant>
        <vt:i4>941</vt:i4>
      </vt:variant>
      <vt:variant>
        <vt:i4>0</vt:i4>
      </vt:variant>
      <vt:variant>
        <vt:i4>5</vt:i4>
      </vt:variant>
      <vt:variant>
        <vt:lpwstr/>
      </vt:variant>
      <vt:variant>
        <vt:lpwstr>_Toc373485059</vt:lpwstr>
      </vt:variant>
      <vt:variant>
        <vt:i4>1310776</vt:i4>
      </vt:variant>
      <vt:variant>
        <vt:i4>935</vt:i4>
      </vt:variant>
      <vt:variant>
        <vt:i4>0</vt:i4>
      </vt:variant>
      <vt:variant>
        <vt:i4>5</vt:i4>
      </vt:variant>
      <vt:variant>
        <vt:lpwstr/>
      </vt:variant>
      <vt:variant>
        <vt:lpwstr>_Toc373485058</vt:lpwstr>
      </vt:variant>
      <vt:variant>
        <vt:i4>1310776</vt:i4>
      </vt:variant>
      <vt:variant>
        <vt:i4>929</vt:i4>
      </vt:variant>
      <vt:variant>
        <vt:i4>0</vt:i4>
      </vt:variant>
      <vt:variant>
        <vt:i4>5</vt:i4>
      </vt:variant>
      <vt:variant>
        <vt:lpwstr/>
      </vt:variant>
      <vt:variant>
        <vt:lpwstr>_Toc373485057</vt:lpwstr>
      </vt:variant>
      <vt:variant>
        <vt:i4>1310776</vt:i4>
      </vt:variant>
      <vt:variant>
        <vt:i4>923</vt:i4>
      </vt:variant>
      <vt:variant>
        <vt:i4>0</vt:i4>
      </vt:variant>
      <vt:variant>
        <vt:i4>5</vt:i4>
      </vt:variant>
      <vt:variant>
        <vt:lpwstr/>
      </vt:variant>
      <vt:variant>
        <vt:lpwstr>_Toc373485056</vt:lpwstr>
      </vt:variant>
      <vt:variant>
        <vt:i4>1310776</vt:i4>
      </vt:variant>
      <vt:variant>
        <vt:i4>917</vt:i4>
      </vt:variant>
      <vt:variant>
        <vt:i4>0</vt:i4>
      </vt:variant>
      <vt:variant>
        <vt:i4>5</vt:i4>
      </vt:variant>
      <vt:variant>
        <vt:lpwstr/>
      </vt:variant>
      <vt:variant>
        <vt:lpwstr>_Toc373485055</vt:lpwstr>
      </vt:variant>
      <vt:variant>
        <vt:i4>1310776</vt:i4>
      </vt:variant>
      <vt:variant>
        <vt:i4>911</vt:i4>
      </vt:variant>
      <vt:variant>
        <vt:i4>0</vt:i4>
      </vt:variant>
      <vt:variant>
        <vt:i4>5</vt:i4>
      </vt:variant>
      <vt:variant>
        <vt:lpwstr/>
      </vt:variant>
      <vt:variant>
        <vt:lpwstr>_Toc373485054</vt:lpwstr>
      </vt:variant>
      <vt:variant>
        <vt:i4>1310776</vt:i4>
      </vt:variant>
      <vt:variant>
        <vt:i4>905</vt:i4>
      </vt:variant>
      <vt:variant>
        <vt:i4>0</vt:i4>
      </vt:variant>
      <vt:variant>
        <vt:i4>5</vt:i4>
      </vt:variant>
      <vt:variant>
        <vt:lpwstr/>
      </vt:variant>
      <vt:variant>
        <vt:lpwstr>_Toc373485053</vt:lpwstr>
      </vt:variant>
      <vt:variant>
        <vt:i4>1310776</vt:i4>
      </vt:variant>
      <vt:variant>
        <vt:i4>899</vt:i4>
      </vt:variant>
      <vt:variant>
        <vt:i4>0</vt:i4>
      </vt:variant>
      <vt:variant>
        <vt:i4>5</vt:i4>
      </vt:variant>
      <vt:variant>
        <vt:lpwstr/>
      </vt:variant>
      <vt:variant>
        <vt:lpwstr>_Toc373485052</vt:lpwstr>
      </vt:variant>
      <vt:variant>
        <vt:i4>1310776</vt:i4>
      </vt:variant>
      <vt:variant>
        <vt:i4>893</vt:i4>
      </vt:variant>
      <vt:variant>
        <vt:i4>0</vt:i4>
      </vt:variant>
      <vt:variant>
        <vt:i4>5</vt:i4>
      </vt:variant>
      <vt:variant>
        <vt:lpwstr/>
      </vt:variant>
      <vt:variant>
        <vt:lpwstr>_Toc373485051</vt:lpwstr>
      </vt:variant>
      <vt:variant>
        <vt:i4>1310776</vt:i4>
      </vt:variant>
      <vt:variant>
        <vt:i4>887</vt:i4>
      </vt:variant>
      <vt:variant>
        <vt:i4>0</vt:i4>
      </vt:variant>
      <vt:variant>
        <vt:i4>5</vt:i4>
      </vt:variant>
      <vt:variant>
        <vt:lpwstr/>
      </vt:variant>
      <vt:variant>
        <vt:lpwstr>_Toc373485050</vt:lpwstr>
      </vt:variant>
      <vt:variant>
        <vt:i4>1376312</vt:i4>
      </vt:variant>
      <vt:variant>
        <vt:i4>881</vt:i4>
      </vt:variant>
      <vt:variant>
        <vt:i4>0</vt:i4>
      </vt:variant>
      <vt:variant>
        <vt:i4>5</vt:i4>
      </vt:variant>
      <vt:variant>
        <vt:lpwstr/>
      </vt:variant>
      <vt:variant>
        <vt:lpwstr>_Toc373485049</vt:lpwstr>
      </vt:variant>
      <vt:variant>
        <vt:i4>1376312</vt:i4>
      </vt:variant>
      <vt:variant>
        <vt:i4>875</vt:i4>
      </vt:variant>
      <vt:variant>
        <vt:i4>0</vt:i4>
      </vt:variant>
      <vt:variant>
        <vt:i4>5</vt:i4>
      </vt:variant>
      <vt:variant>
        <vt:lpwstr/>
      </vt:variant>
      <vt:variant>
        <vt:lpwstr>_Toc373485048</vt:lpwstr>
      </vt:variant>
      <vt:variant>
        <vt:i4>1376312</vt:i4>
      </vt:variant>
      <vt:variant>
        <vt:i4>869</vt:i4>
      </vt:variant>
      <vt:variant>
        <vt:i4>0</vt:i4>
      </vt:variant>
      <vt:variant>
        <vt:i4>5</vt:i4>
      </vt:variant>
      <vt:variant>
        <vt:lpwstr/>
      </vt:variant>
      <vt:variant>
        <vt:lpwstr>_Toc373485047</vt:lpwstr>
      </vt:variant>
      <vt:variant>
        <vt:i4>1376312</vt:i4>
      </vt:variant>
      <vt:variant>
        <vt:i4>863</vt:i4>
      </vt:variant>
      <vt:variant>
        <vt:i4>0</vt:i4>
      </vt:variant>
      <vt:variant>
        <vt:i4>5</vt:i4>
      </vt:variant>
      <vt:variant>
        <vt:lpwstr/>
      </vt:variant>
      <vt:variant>
        <vt:lpwstr>_Toc373485046</vt:lpwstr>
      </vt:variant>
      <vt:variant>
        <vt:i4>1376312</vt:i4>
      </vt:variant>
      <vt:variant>
        <vt:i4>857</vt:i4>
      </vt:variant>
      <vt:variant>
        <vt:i4>0</vt:i4>
      </vt:variant>
      <vt:variant>
        <vt:i4>5</vt:i4>
      </vt:variant>
      <vt:variant>
        <vt:lpwstr/>
      </vt:variant>
      <vt:variant>
        <vt:lpwstr>_Toc373485045</vt:lpwstr>
      </vt:variant>
      <vt:variant>
        <vt:i4>1376312</vt:i4>
      </vt:variant>
      <vt:variant>
        <vt:i4>851</vt:i4>
      </vt:variant>
      <vt:variant>
        <vt:i4>0</vt:i4>
      </vt:variant>
      <vt:variant>
        <vt:i4>5</vt:i4>
      </vt:variant>
      <vt:variant>
        <vt:lpwstr/>
      </vt:variant>
      <vt:variant>
        <vt:lpwstr>_Toc373485044</vt:lpwstr>
      </vt:variant>
      <vt:variant>
        <vt:i4>1376312</vt:i4>
      </vt:variant>
      <vt:variant>
        <vt:i4>845</vt:i4>
      </vt:variant>
      <vt:variant>
        <vt:i4>0</vt:i4>
      </vt:variant>
      <vt:variant>
        <vt:i4>5</vt:i4>
      </vt:variant>
      <vt:variant>
        <vt:lpwstr/>
      </vt:variant>
      <vt:variant>
        <vt:lpwstr>_Toc373485043</vt:lpwstr>
      </vt:variant>
      <vt:variant>
        <vt:i4>1376312</vt:i4>
      </vt:variant>
      <vt:variant>
        <vt:i4>839</vt:i4>
      </vt:variant>
      <vt:variant>
        <vt:i4>0</vt:i4>
      </vt:variant>
      <vt:variant>
        <vt:i4>5</vt:i4>
      </vt:variant>
      <vt:variant>
        <vt:lpwstr/>
      </vt:variant>
      <vt:variant>
        <vt:lpwstr>_Toc373485042</vt:lpwstr>
      </vt:variant>
      <vt:variant>
        <vt:i4>1376312</vt:i4>
      </vt:variant>
      <vt:variant>
        <vt:i4>833</vt:i4>
      </vt:variant>
      <vt:variant>
        <vt:i4>0</vt:i4>
      </vt:variant>
      <vt:variant>
        <vt:i4>5</vt:i4>
      </vt:variant>
      <vt:variant>
        <vt:lpwstr/>
      </vt:variant>
      <vt:variant>
        <vt:lpwstr>_Toc373485041</vt:lpwstr>
      </vt:variant>
      <vt:variant>
        <vt:i4>1376312</vt:i4>
      </vt:variant>
      <vt:variant>
        <vt:i4>827</vt:i4>
      </vt:variant>
      <vt:variant>
        <vt:i4>0</vt:i4>
      </vt:variant>
      <vt:variant>
        <vt:i4>5</vt:i4>
      </vt:variant>
      <vt:variant>
        <vt:lpwstr/>
      </vt:variant>
      <vt:variant>
        <vt:lpwstr>_Toc373485040</vt:lpwstr>
      </vt:variant>
      <vt:variant>
        <vt:i4>1179704</vt:i4>
      </vt:variant>
      <vt:variant>
        <vt:i4>821</vt:i4>
      </vt:variant>
      <vt:variant>
        <vt:i4>0</vt:i4>
      </vt:variant>
      <vt:variant>
        <vt:i4>5</vt:i4>
      </vt:variant>
      <vt:variant>
        <vt:lpwstr/>
      </vt:variant>
      <vt:variant>
        <vt:lpwstr>_Toc373485039</vt:lpwstr>
      </vt:variant>
      <vt:variant>
        <vt:i4>1179704</vt:i4>
      </vt:variant>
      <vt:variant>
        <vt:i4>815</vt:i4>
      </vt:variant>
      <vt:variant>
        <vt:i4>0</vt:i4>
      </vt:variant>
      <vt:variant>
        <vt:i4>5</vt:i4>
      </vt:variant>
      <vt:variant>
        <vt:lpwstr/>
      </vt:variant>
      <vt:variant>
        <vt:lpwstr>_Toc373485038</vt:lpwstr>
      </vt:variant>
      <vt:variant>
        <vt:i4>1179704</vt:i4>
      </vt:variant>
      <vt:variant>
        <vt:i4>809</vt:i4>
      </vt:variant>
      <vt:variant>
        <vt:i4>0</vt:i4>
      </vt:variant>
      <vt:variant>
        <vt:i4>5</vt:i4>
      </vt:variant>
      <vt:variant>
        <vt:lpwstr/>
      </vt:variant>
      <vt:variant>
        <vt:lpwstr>_Toc373485037</vt:lpwstr>
      </vt:variant>
      <vt:variant>
        <vt:i4>1179704</vt:i4>
      </vt:variant>
      <vt:variant>
        <vt:i4>803</vt:i4>
      </vt:variant>
      <vt:variant>
        <vt:i4>0</vt:i4>
      </vt:variant>
      <vt:variant>
        <vt:i4>5</vt:i4>
      </vt:variant>
      <vt:variant>
        <vt:lpwstr/>
      </vt:variant>
      <vt:variant>
        <vt:lpwstr>_Toc373485036</vt:lpwstr>
      </vt:variant>
      <vt:variant>
        <vt:i4>1179704</vt:i4>
      </vt:variant>
      <vt:variant>
        <vt:i4>797</vt:i4>
      </vt:variant>
      <vt:variant>
        <vt:i4>0</vt:i4>
      </vt:variant>
      <vt:variant>
        <vt:i4>5</vt:i4>
      </vt:variant>
      <vt:variant>
        <vt:lpwstr/>
      </vt:variant>
      <vt:variant>
        <vt:lpwstr>_Toc373485035</vt:lpwstr>
      </vt:variant>
      <vt:variant>
        <vt:i4>1179704</vt:i4>
      </vt:variant>
      <vt:variant>
        <vt:i4>791</vt:i4>
      </vt:variant>
      <vt:variant>
        <vt:i4>0</vt:i4>
      </vt:variant>
      <vt:variant>
        <vt:i4>5</vt:i4>
      </vt:variant>
      <vt:variant>
        <vt:lpwstr/>
      </vt:variant>
      <vt:variant>
        <vt:lpwstr>_Toc373485034</vt:lpwstr>
      </vt:variant>
      <vt:variant>
        <vt:i4>1179704</vt:i4>
      </vt:variant>
      <vt:variant>
        <vt:i4>785</vt:i4>
      </vt:variant>
      <vt:variant>
        <vt:i4>0</vt:i4>
      </vt:variant>
      <vt:variant>
        <vt:i4>5</vt:i4>
      </vt:variant>
      <vt:variant>
        <vt:lpwstr/>
      </vt:variant>
      <vt:variant>
        <vt:lpwstr>_Toc373485033</vt:lpwstr>
      </vt:variant>
      <vt:variant>
        <vt:i4>1179704</vt:i4>
      </vt:variant>
      <vt:variant>
        <vt:i4>779</vt:i4>
      </vt:variant>
      <vt:variant>
        <vt:i4>0</vt:i4>
      </vt:variant>
      <vt:variant>
        <vt:i4>5</vt:i4>
      </vt:variant>
      <vt:variant>
        <vt:lpwstr/>
      </vt:variant>
      <vt:variant>
        <vt:lpwstr>_Toc373485032</vt:lpwstr>
      </vt:variant>
      <vt:variant>
        <vt:i4>1179704</vt:i4>
      </vt:variant>
      <vt:variant>
        <vt:i4>773</vt:i4>
      </vt:variant>
      <vt:variant>
        <vt:i4>0</vt:i4>
      </vt:variant>
      <vt:variant>
        <vt:i4>5</vt:i4>
      </vt:variant>
      <vt:variant>
        <vt:lpwstr/>
      </vt:variant>
      <vt:variant>
        <vt:lpwstr>_Toc373485031</vt:lpwstr>
      </vt:variant>
      <vt:variant>
        <vt:i4>1179704</vt:i4>
      </vt:variant>
      <vt:variant>
        <vt:i4>767</vt:i4>
      </vt:variant>
      <vt:variant>
        <vt:i4>0</vt:i4>
      </vt:variant>
      <vt:variant>
        <vt:i4>5</vt:i4>
      </vt:variant>
      <vt:variant>
        <vt:lpwstr/>
      </vt:variant>
      <vt:variant>
        <vt:lpwstr>_Toc373485030</vt:lpwstr>
      </vt:variant>
      <vt:variant>
        <vt:i4>1245240</vt:i4>
      </vt:variant>
      <vt:variant>
        <vt:i4>761</vt:i4>
      </vt:variant>
      <vt:variant>
        <vt:i4>0</vt:i4>
      </vt:variant>
      <vt:variant>
        <vt:i4>5</vt:i4>
      </vt:variant>
      <vt:variant>
        <vt:lpwstr/>
      </vt:variant>
      <vt:variant>
        <vt:lpwstr>_Toc373485029</vt:lpwstr>
      </vt:variant>
      <vt:variant>
        <vt:i4>1245240</vt:i4>
      </vt:variant>
      <vt:variant>
        <vt:i4>755</vt:i4>
      </vt:variant>
      <vt:variant>
        <vt:i4>0</vt:i4>
      </vt:variant>
      <vt:variant>
        <vt:i4>5</vt:i4>
      </vt:variant>
      <vt:variant>
        <vt:lpwstr/>
      </vt:variant>
      <vt:variant>
        <vt:lpwstr>_Toc373485028</vt:lpwstr>
      </vt:variant>
      <vt:variant>
        <vt:i4>1245240</vt:i4>
      </vt:variant>
      <vt:variant>
        <vt:i4>749</vt:i4>
      </vt:variant>
      <vt:variant>
        <vt:i4>0</vt:i4>
      </vt:variant>
      <vt:variant>
        <vt:i4>5</vt:i4>
      </vt:variant>
      <vt:variant>
        <vt:lpwstr/>
      </vt:variant>
      <vt:variant>
        <vt:lpwstr>_Toc373485027</vt:lpwstr>
      </vt:variant>
      <vt:variant>
        <vt:i4>1245240</vt:i4>
      </vt:variant>
      <vt:variant>
        <vt:i4>743</vt:i4>
      </vt:variant>
      <vt:variant>
        <vt:i4>0</vt:i4>
      </vt:variant>
      <vt:variant>
        <vt:i4>5</vt:i4>
      </vt:variant>
      <vt:variant>
        <vt:lpwstr/>
      </vt:variant>
      <vt:variant>
        <vt:lpwstr>_Toc373485026</vt:lpwstr>
      </vt:variant>
      <vt:variant>
        <vt:i4>1245240</vt:i4>
      </vt:variant>
      <vt:variant>
        <vt:i4>737</vt:i4>
      </vt:variant>
      <vt:variant>
        <vt:i4>0</vt:i4>
      </vt:variant>
      <vt:variant>
        <vt:i4>5</vt:i4>
      </vt:variant>
      <vt:variant>
        <vt:lpwstr/>
      </vt:variant>
      <vt:variant>
        <vt:lpwstr>_Toc373485025</vt:lpwstr>
      </vt:variant>
      <vt:variant>
        <vt:i4>1245240</vt:i4>
      </vt:variant>
      <vt:variant>
        <vt:i4>731</vt:i4>
      </vt:variant>
      <vt:variant>
        <vt:i4>0</vt:i4>
      </vt:variant>
      <vt:variant>
        <vt:i4>5</vt:i4>
      </vt:variant>
      <vt:variant>
        <vt:lpwstr/>
      </vt:variant>
      <vt:variant>
        <vt:lpwstr>_Toc373485024</vt:lpwstr>
      </vt:variant>
      <vt:variant>
        <vt:i4>1245240</vt:i4>
      </vt:variant>
      <vt:variant>
        <vt:i4>725</vt:i4>
      </vt:variant>
      <vt:variant>
        <vt:i4>0</vt:i4>
      </vt:variant>
      <vt:variant>
        <vt:i4>5</vt:i4>
      </vt:variant>
      <vt:variant>
        <vt:lpwstr/>
      </vt:variant>
      <vt:variant>
        <vt:lpwstr>_Toc373485023</vt:lpwstr>
      </vt:variant>
      <vt:variant>
        <vt:i4>1245240</vt:i4>
      </vt:variant>
      <vt:variant>
        <vt:i4>719</vt:i4>
      </vt:variant>
      <vt:variant>
        <vt:i4>0</vt:i4>
      </vt:variant>
      <vt:variant>
        <vt:i4>5</vt:i4>
      </vt:variant>
      <vt:variant>
        <vt:lpwstr/>
      </vt:variant>
      <vt:variant>
        <vt:lpwstr>_Toc373485022</vt:lpwstr>
      </vt:variant>
      <vt:variant>
        <vt:i4>1245240</vt:i4>
      </vt:variant>
      <vt:variant>
        <vt:i4>713</vt:i4>
      </vt:variant>
      <vt:variant>
        <vt:i4>0</vt:i4>
      </vt:variant>
      <vt:variant>
        <vt:i4>5</vt:i4>
      </vt:variant>
      <vt:variant>
        <vt:lpwstr/>
      </vt:variant>
      <vt:variant>
        <vt:lpwstr>_Toc373485021</vt:lpwstr>
      </vt:variant>
      <vt:variant>
        <vt:i4>1245240</vt:i4>
      </vt:variant>
      <vt:variant>
        <vt:i4>707</vt:i4>
      </vt:variant>
      <vt:variant>
        <vt:i4>0</vt:i4>
      </vt:variant>
      <vt:variant>
        <vt:i4>5</vt:i4>
      </vt:variant>
      <vt:variant>
        <vt:lpwstr/>
      </vt:variant>
      <vt:variant>
        <vt:lpwstr>_Toc373485020</vt:lpwstr>
      </vt:variant>
      <vt:variant>
        <vt:i4>1048632</vt:i4>
      </vt:variant>
      <vt:variant>
        <vt:i4>701</vt:i4>
      </vt:variant>
      <vt:variant>
        <vt:i4>0</vt:i4>
      </vt:variant>
      <vt:variant>
        <vt:i4>5</vt:i4>
      </vt:variant>
      <vt:variant>
        <vt:lpwstr/>
      </vt:variant>
      <vt:variant>
        <vt:lpwstr>_Toc373485019</vt:lpwstr>
      </vt:variant>
      <vt:variant>
        <vt:i4>1048632</vt:i4>
      </vt:variant>
      <vt:variant>
        <vt:i4>695</vt:i4>
      </vt:variant>
      <vt:variant>
        <vt:i4>0</vt:i4>
      </vt:variant>
      <vt:variant>
        <vt:i4>5</vt:i4>
      </vt:variant>
      <vt:variant>
        <vt:lpwstr/>
      </vt:variant>
      <vt:variant>
        <vt:lpwstr>_Toc373485018</vt:lpwstr>
      </vt:variant>
      <vt:variant>
        <vt:i4>1048632</vt:i4>
      </vt:variant>
      <vt:variant>
        <vt:i4>689</vt:i4>
      </vt:variant>
      <vt:variant>
        <vt:i4>0</vt:i4>
      </vt:variant>
      <vt:variant>
        <vt:i4>5</vt:i4>
      </vt:variant>
      <vt:variant>
        <vt:lpwstr/>
      </vt:variant>
      <vt:variant>
        <vt:lpwstr>_Toc373485017</vt:lpwstr>
      </vt:variant>
      <vt:variant>
        <vt:i4>1048632</vt:i4>
      </vt:variant>
      <vt:variant>
        <vt:i4>683</vt:i4>
      </vt:variant>
      <vt:variant>
        <vt:i4>0</vt:i4>
      </vt:variant>
      <vt:variant>
        <vt:i4>5</vt:i4>
      </vt:variant>
      <vt:variant>
        <vt:lpwstr/>
      </vt:variant>
      <vt:variant>
        <vt:lpwstr>_Toc373485016</vt:lpwstr>
      </vt:variant>
      <vt:variant>
        <vt:i4>1048632</vt:i4>
      </vt:variant>
      <vt:variant>
        <vt:i4>677</vt:i4>
      </vt:variant>
      <vt:variant>
        <vt:i4>0</vt:i4>
      </vt:variant>
      <vt:variant>
        <vt:i4>5</vt:i4>
      </vt:variant>
      <vt:variant>
        <vt:lpwstr/>
      </vt:variant>
      <vt:variant>
        <vt:lpwstr>_Toc373485015</vt:lpwstr>
      </vt:variant>
      <vt:variant>
        <vt:i4>1048632</vt:i4>
      </vt:variant>
      <vt:variant>
        <vt:i4>671</vt:i4>
      </vt:variant>
      <vt:variant>
        <vt:i4>0</vt:i4>
      </vt:variant>
      <vt:variant>
        <vt:i4>5</vt:i4>
      </vt:variant>
      <vt:variant>
        <vt:lpwstr/>
      </vt:variant>
      <vt:variant>
        <vt:lpwstr>_Toc373485014</vt:lpwstr>
      </vt:variant>
      <vt:variant>
        <vt:i4>1048632</vt:i4>
      </vt:variant>
      <vt:variant>
        <vt:i4>665</vt:i4>
      </vt:variant>
      <vt:variant>
        <vt:i4>0</vt:i4>
      </vt:variant>
      <vt:variant>
        <vt:i4>5</vt:i4>
      </vt:variant>
      <vt:variant>
        <vt:lpwstr/>
      </vt:variant>
      <vt:variant>
        <vt:lpwstr>_Toc373485013</vt:lpwstr>
      </vt:variant>
      <vt:variant>
        <vt:i4>1048632</vt:i4>
      </vt:variant>
      <vt:variant>
        <vt:i4>659</vt:i4>
      </vt:variant>
      <vt:variant>
        <vt:i4>0</vt:i4>
      </vt:variant>
      <vt:variant>
        <vt:i4>5</vt:i4>
      </vt:variant>
      <vt:variant>
        <vt:lpwstr/>
      </vt:variant>
      <vt:variant>
        <vt:lpwstr>_Toc373485012</vt:lpwstr>
      </vt:variant>
      <vt:variant>
        <vt:i4>1048632</vt:i4>
      </vt:variant>
      <vt:variant>
        <vt:i4>653</vt:i4>
      </vt:variant>
      <vt:variant>
        <vt:i4>0</vt:i4>
      </vt:variant>
      <vt:variant>
        <vt:i4>5</vt:i4>
      </vt:variant>
      <vt:variant>
        <vt:lpwstr/>
      </vt:variant>
      <vt:variant>
        <vt:lpwstr>_Toc373485011</vt:lpwstr>
      </vt:variant>
      <vt:variant>
        <vt:i4>1048632</vt:i4>
      </vt:variant>
      <vt:variant>
        <vt:i4>647</vt:i4>
      </vt:variant>
      <vt:variant>
        <vt:i4>0</vt:i4>
      </vt:variant>
      <vt:variant>
        <vt:i4>5</vt:i4>
      </vt:variant>
      <vt:variant>
        <vt:lpwstr/>
      </vt:variant>
      <vt:variant>
        <vt:lpwstr>_Toc373485010</vt:lpwstr>
      </vt:variant>
      <vt:variant>
        <vt:i4>1114168</vt:i4>
      </vt:variant>
      <vt:variant>
        <vt:i4>641</vt:i4>
      </vt:variant>
      <vt:variant>
        <vt:i4>0</vt:i4>
      </vt:variant>
      <vt:variant>
        <vt:i4>5</vt:i4>
      </vt:variant>
      <vt:variant>
        <vt:lpwstr/>
      </vt:variant>
      <vt:variant>
        <vt:lpwstr>_Toc373485009</vt:lpwstr>
      </vt:variant>
      <vt:variant>
        <vt:i4>1114168</vt:i4>
      </vt:variant>
      <vt:variant>
        <vt:i4>635</vt:i4>
      </vt:variant>
      <vt:variant>
        <vt:i4>0</vt:i4>
      </vt:variant>
      <vt:variant>
        <vt:i4>5</vt:i4>
      </vt:variant>
      <vt:variant>
        <vt:lpwstr/>
      </vt:variant>
      <vt:variant>
        <vt:lpwstr>_Toc373485008</vt:lpwstr>
      </vt:variant>
      <vt:variant>
        <vt:i4>1114168</vt:i4>
      </vt:variant>
      <vt:variant>
        <vt:i4>629</vt:i4>
      </vt:variant>
      <vt:variant>
        <vt:i4>0</vt:i4>
      </vt:variant>
      <vt:variant>
        <vt:i4>5</vt:i4>
      </vt:variant>
      <vt:variant>
        <vt:lpwstr/>
      </vt:variant>
      <vt:variant>
        <vt:lpwstr>_Toc373485007</vt:lpwstr>
      </vt:variant>
      <vt:variant>
        <vt:i4>1114168</vt:i4>
      </vt:variant>
      <vt:variant>
        <vt:i4>623</vt:i4>
      </vt:variant>
      <vt:variant>
        <vt:i4>0</vt:i4>
      </vt:variant>
      <vt:variant>
        <vt:i4>5</vt:i4>
      </vt:variant>
      <vt:variant>
        <vt:lpwstr/>
      </vt:variant>
      <vt:variant>
        <vt:lpwstr>_Toc373485006</vt:lpwstr>
      </vt:variant>
      <vt:variant>
        <vt:i4>1114168</vt:i4>
      </vt:variant>
      <vt:variant>
        <vt:i4>617</vt:i4>
      </vt:variant>
      <vt:variant>
        <vt:i4>0</vt:i4>
      </vt:variant>
      <vt:variant>
        <vt:i4>5</vt:i4>
      </vt:variant>
      <vt:variant>
        <vt:lpwstr/>
      </vt:variant>
      <vt:variant>
        <vt:lpwstr>_Toc373485005</vt:lpwstr>
      </vt:variant>
      <vt:variant>
        <vt:i4>1114168</vt:i4>
      </vt:variant>
      <vt:variant>
        <vt:i4>611</vt:i4>
      </vt:variant>
      <vt:variant>
        <vt:i4>0</vt:i4>
      </vt:variant>
      <vt:variant>
        <vt:i4>5</vt:i4>
      </vt:variant>
      <vt:variant>
        <vt:lpwstr/>
      </vt:variant>
      <vt:variant>
        <vt:lpwstr>_Toc373485004</vt:lpwstr>
      </vt:variant>
      <vt:variant>
        <vt:i4>1114168</vt:i4>
      </vt:variant>
      <vt:variant>
        <vt:i4>605</vt:i4>
      </vt:variant>
      <vt:variant>
        <vt:i4>0</vt:i4>
      </vt:variant>
      <vt:variant>
        <vt:i4>5</vt:i4>
      </vt:variant>
      <vt:variant>
        <vt:lpwstr/>
      </vt:variant>
      <vt:variant>
        <vt:lpwstr>_Toc373485003</vt:lpwstr>
      </vt:variant>
      <vt:variant>
        <vt:i4>1114168</vt:i4>
      </vt:variant>
      <vt:variant>
        <vt:i4>599</vt:i4>
      </vt:variant>
      <vt:variant>
        <vt:i4>0</vt:i4>
      </vt:variant>
      <vt:variant>
        <vt:i4>5</vt:i4>
      </vt:variant>
      <vt:variant>
        <vt:lpwstr/>
      </vt:variant>
      <vt:variant>
        <vt:lpwstr>_Toc373485002</vt:lpwstr>
      </vt:variant>
      <vt:variant>
        <vt:i4>1114168</vt:i4>
      </vt:variant>
      <vt:variant>
        <vt:i4>593</vt:i4>
      </vt:variant>
      <vt:variant>
        <vt:i4>0</vt:i4>
      </vt:variant>
      <vt:variant>
        <vt:i4>5</vt:i4>
      </vt:variant>
      <vt:variant>
        <vt:lpwstr/>
      </vt:variant>
      <vt:variant>
        <vt:lpwstr>_Toc373485001</vt:lpwstr>
      </vt:variant>
      <vt:variant>
        <vt:i4>1114168</vt:i4>
      </vt:variant>
      <vt:variant>
        <vt:i4>587</vt:i4>
      </vt:variant>
      <vt:variant>
        <vt:i4>0</vt:i4>
      </vt:variant>
      <vt:variant>
        <vt:i4>5</vt:i4>
      </vt:variant>
      <vt:variant>
        <vt:lpwstr/>
      </vt:variant>
      <vt:variant>
        <vt:lpwstr>_Toc373485000</vt:lpwstr>
      </vt:variant>
      <vt:variant>
        <vt:i4>1638449</vt:i4>
      </vt:variant>
      <vt:variant>
        <vt:i4>581</vt:i4>
      </vt:variant>
      <vt:variant>
        <vt:i4>0</vt:i4>
      </vt:variant>
      <vt:variant>
        <vt:i4>5</vt:i4>
      </vt:variant>
      <vt:variant>
        <vt:lpwstr/>
      </vt:variant>
      <vt:variant>
        <vt:lpwstr>_Toc373484999</vt:lpwstr>
      </vt:variant>
      <vt:variant>
        <vt:i4>1638449</vt:i4>
      </vt:variant>
      <vt:variant>
        <vt:i4>575</vt:i4>
      </vt:variant>
      <vt:variant>
        <vt:i4>0</vt:i4>
      </vt:variant>
      <vt:variant>
        <vt:i4>5</vt:i4>
      </vt:variant>
      <vt:variant>
        <vt:lpwstr/>
      </vt:variant>
      <vt:variant>
        <vt:lpwstr>_Toc373484998</vt:lpwstr>
      </vt:variant>
      <vt:variant>
        <vt:i4>1638449</vt:i4>
      </vt:variant>
      <vt:variant>
        <vt:i4>569</vt:i4>
      </vt:variant>
      <vt:variant>
        <vt:i4>0</vt:i4>
      </vt:variant>
      <vt:variant>
        <vt:i4>5</vt:i4>
      </vt:variant>
      <vt:variant>
        <vt:lpwstr/>
      </vt:variant>
      <vt:variant>
        <vt:lpwstr>_Toc373484997</vt:lpwstr>
      </vt:variant>
      <vt:variant>
        <vt:i4>1638449</vt:i4>
      </vt:variant>
      <vt:variant>
        <vt:i4>563</vt:i4>
      </vt:variant>
      <vt:variant>
        <vt:i4>0</vt:i4>
      </vt:variant>
      <vt:variant>
        <vt:i4>5</vt:i4>
      </vt:variant>
      <vt:variant>
        <vt:lpwstr/>
      </vt:variant>
      <vt:variant>
        <vt:lpwstr>_Toc373484996</vt:lpwstr>
      </vt:variant>
      <vt:variant>
        <vt:i4>1638449</vt:i4>
      </vt:variant>
      <vt:variant>
        <vt:i4>557</vt:i4>
      </vt:variant>
      <vt:variant>
        <vt:i4>0</vt:i4>
      </vt:variant>
      <vt:variant>
        <vt:i4>5</vt:i4>
      </vt:variant>
      <vt:variant>
        <vt:lpwstr/>
      </vt:variant>
      <vt:variant>
        <vt:lpwstr>_Toc373484995</vt:lpwstr>
      </vt:variant>
      <vt:variant>
        <vt:i4>1638449</vt:i4>
      </vt:variant>
      <vt:variant>
        <vt:i4>551</vt:i4>
      </vt:variant>
      <vt:variant>
        <vt:i4>0</vt:i4>
      </vt:variant>
      <vt:variant>
        <vt:i4>5</vt:i4>
      </vt:variant>
      <vt:variant>
        <vt:lpwstr/>
      </vt:variant>
      <vt:variant>
        <vt:lpwstr>_Toc373484994</vt:lpwstr>
      </vt:variant>
      <vt:variant>
        <vt:i4>1638449</vt:i4>
      </vt:variant>
      <vt:variant>
        <vt:i4>545</vt:i4>
      </vt:variant>
      <vt:variant>
        <vt:i4>0</vt:i4>
      </vt:variant>
      <vt:variant>
        <vt:i4>5</vt:i4>
      </vt:variant>
      <vt:variant>
        <vt:lpwstr/>
      </vt:variant>
      <vt:variant>
        <vt:lpwstr>_Toc373484993</vt:lpwstr>
      </vt:variant>
      <vt:variant>
        <vt:i4>1638449</vt:i4>
      </vt:variant>
      <vt:variant>
        <vt:i4>539</vt:i4>
      </vt:variant>
      <vt:variant>
        <vt:i4>0</vt:i4>
      </vt:variant>
      <vt:variant>
        <vt:i4>5</vt:i4>
      </vt:variant>
      <vt:variant>
        <vt:lpwstr/>
      </vt:variant>
      <vt:variant>
        <vt:lpwstr>_Toc373484992</vt:lpwstr>
      </vt:variant>
      <vt:variant>
        <vt:i4>1638449</vt:i4>
      </vt:variant>
      <vt:variant>
        <vt:i4>533</vt:i4>
      </vt:variant>
      <vt:variant>
        <vt:i4>0</vt:i4>
      </vt:variant>
      <vt:variant>
        <vt:i4>5</vt:i4>
      </vt:variant>
      <vt:variant>
        <vt:lpwstr/>
      </vt:variant>
      <vt:variant>
        <vt:lpwstr>_Toc373484991</vt:lpwstr>
      </vt:variant>
      <vt:variant>
        <vt:i4>1638449</vt:i4>
      </vt:variant>
      <vt:variant>
        <vt:i4>527</vt:i4>
      </vt:variant>
      <vt:variant>
        <vt:i4>0</vt:i4>
      </vt:variant>
      <vt:variant>
        <vt:i4>5</vt:i4>
      </vt:variant>
      <vt:variant>
        <vt:lpwstr/>
      </vt:variant>
      <vt:variant>
        <vt:lpwstr>_Toc373484990</vt:lpwstr>
      </vt:variant>
      <vt:variant>
        <vt:i4>1572913</vt:i4>
      </vt:variant>
      <vt:variant>
        <vt:i4>521</vt:i4>
      </vt:variant>
      <vt:variant>
        <vt:i4>0</vt:i4>
      </vt:variant>
      <vt:variant>
        <vt:i4>5</vt:i4>
      </vt:variant>
      <vt:variant>
        <vt:lpwstr/>
      </vt:variant>
      <vt:variant>
        <vt:lpwstr>_Toc373484989</vt:lpwstr>
      </vt:variant>
      <vt:variant>
        <vt:i4>1572913</vt:i4>
      </vt:variant>
      <vt:variant>
        <vt:i4>515</vt:i4>
      </vt:variant>
      <vt:variant>
        <vt:i4>0</vt:i4>
      </vt:variant>
      <vt:variant>
        <vt:i4>5</vt:i4>
      </vt:variant>
      <vt:variant>
        <vt:lpwstr/>
      </vt:variant>
      <vt:variant>
        <vt:lpwstr>_Toc373484988</vt:lpwstr>
      </vt:variant>
      <vt:variant>
        <vt:i4>1572913</vt:i4>
      </vt:variant>
      <vt:variant>
        <vt:i4>509</vt:i4>
      </vt:variant>
      <vt:variant>
        <vt:i4>0</vt:i4>
      </vt:variant>
      <vt:variant>
        <vt:i4>5</vt:i4>
      </vt:variant>
      <vt:variant>
        <vt:lpwstr/>
      </vt:variant>
      <vt:variant>
        <vt:lpwstr>_Toc373484987</vt:lpwstr>
      </vt:variant>
      <vt:variant>
        <vt:i4>1572913</vt:i4>
      </vt:variant>
      <vt:variant>
        <vt:i4>503</vt:i4>
      </vt:variant>
      <vt:variant>
        <vt:i4>0</vt:i4>
      </vt:variant>
      <vt:variant>
        <vt:i4>5</vt:i4>
      </vt:variant>
      <vt:variant>
        <vt:lpwstr/>
      </vt:variant>
      <vt:variant>
        <vt:lpwstr>_Toc373484986</vt:lpwstr>
      </vt:variant>
      <vt:variant>
        <vt:i4>1572913</vt:i4>
      </vt:variant>
      <vt:variant>
        <vt:i4>497</vt:i4>
      </vt:variant>
      <vt:variant>
        <vt:i4>0</vt:i4>
      </vt:variant>
      <vt:variant>
        <vt:i4>5</vt:i4>
      </vt:variant>
      <vt:variant>
        <vt:lpwstr/>
      </vt:variant>
      <vt:variant>
        <vt:lpwstr>_Toc373484985</vt:lpwstr>
      </vt:variant>
      <vt:variant>
        <vt:i4>1572913</vt:i4>
      </vt:variant>
      <vt:variant>
        <vt:i4>491</vt:i4>
      </vt:variant>
      <vt:variant>
        <vt:i4>0</vt:i4>
      </vt:variant>
      <vt:variant>
        <vt:i4>5</vt:i4>
      </vt:variant>
      <vt:variant>
        <vt:lpwstr/>
      </vt:variant>
      <vt:variant>
        <vt:lpwstr>_Toc373484984</vt:lpwstr>
      </vt:variant>
      <vt:variant>
        <vt:i4>1572913</vt:i4>
      </vt:variant>
      <vt:variant>
        <vt:i4>485</vt:i4>
      </vt:variant>
      <vt:variant>
        <vt:i4>0</vt:i4>
      </vt:variant>
      <vt:variant>
        <vt:i4>5</vt:i4>
      </vt:variant>
      <vt:variant>
        <vt:lpwstr/>
      </vt:variant>
      <vt:variant>
        <vt:lpwstr>_Toc373484983</vt:lpwstr>
      </vt:variant>
      <vt:variant>
        <vt:i4>1572913</vt:i4>
      </vt:variant>
      <vt:variant>
        <vt:i4>479</vt:i4>
      </vt:variant>
      <vt:variant>
        <vt:i4>0</vt:i4>
      </vt:variant>
      <vt:variant>
        <vt:i4>5</vt:i4>
      </vt:variant>
      <vt:variant>
        <vt:lpwstr/>
      </vt:variant>
      <vt:variant>
        <vt:lpwstr>_Toc373484982</vt:lpwstr>
      </vt:variant>
      <vt:variant>
        <vt:i4>1572913</vt:i4>
      </vt:variant>
      <vt:variant>
        <vt:i4>473</vt:i4>
      </vt:variant>
      <vt:variant>
        <vt:i4>0</vt:i4>
      </vt:variant>
      <vt:variant>
        <vt:i4>5</vt:i4>
      </vt:variant>
      <vt:variant>
        <vt:lpwstr/>
      </vt:variant>
      <vt:variant>
        <vt:lpwstr>_Toc373484981</vt:lpwstr>
      </vt:variant>
      <vt:variant>
        <vt:i4>1572913</vt:i4>
      </vt:variant>
      <vt:variant>
        <vt:i4>467</vt:i4>
      </vt:variant>
      <vt:variant>
        <vt:i4>0</vt:i4>
      </vt:variant>
      <vt:variant>
        <vt:i4>5</vt:i4>
      </vt:variant>
      <vt:variant>
        <vt:lpwstr/>
      </vt:variant>
      <vt:variant>
        <vt:lpwstr>_Toc373484980</vt:lpwstr>
      </vt:variant>
      <vt:variant>
        <vt:i4>1507377</vt:i4>
      </vt:variant>
      <vt:variant>
        <vt:i4>461</vt:i4>
      </vt:variant>
      <vt:variant>
        <vt:i4>0</vt:i4>
      </vt:variant>
      <vt:variant>
        <vt:i4>5</vt:i4>
      </vt:variant>
      <vt:variant>
        <vt:lpwstr/>
      </vt:variant>
      <vt:variant>
        <vt:lpwstr>_Toc373484979</vt:lpwstr>
      </vt:variant>
      <vt:variant>
        <vt:i4>1507377</vt:i4>
      </vt:variant>
      <vt:variant>
        <vt:i4>455</vt:i4>
      </vt:variant>
      <vt:variant>
        <vt:i4>0</vt:i4>
      </vt:variant>
      <vt:variant>
        <vt:i4>5</vt:i4>
      </vt:variant>
      <vt:variant>
        <vt:lpwstr/>
      </vt:variant>
      <vt:variant>
        <vt:lpwstr>_Toc373484978</vt:lpwstr>
      </vt:variant>
      <vt:variant>
        <vt:i4>1507377</vt:i4>
      </vt:variant>
      <vt:variant>
        <vt:i4>449</vt:i4>
      </vt:variant>
      <vt:variant>
        <vt:i4>0</vt:i4>
      </vt:variant>
      <vt:variant>
        <vt:i4>5</vt:i4>
      </vt:variant>
      <vt:variant>
        <vt:lpwstr/>
      </vt:variant>
      <vt:variant>
        <vt:lpwstr>_Toc373484977</vt:lpwstr>
      </vt:variant>
      <vt:variant>
        <vt:i4>1507377</vt:i4>
      </vt:variant>
      <vt:variant>
        <vt:i4>443</vt:i4>
      </vt:variant>
      <vt:variant>
        <vt:i4>0</vt:i4>
      </vt:variant>
      <vt:variant>
        <vt:i4>5</vt:i4>
      </vt:variant>
      <vt:variant>
        <vt:lpwstr/>
      </vt:variant>
      <vt:variant>
        <vt:lpwstr>_Toc373484976</vt:lpwstr>
      </vt:variant>
      <vt:variant>
        <vt:i4>1507377</vt:i4>
      </vt:variant>
      <vt:variant>
        <vt:i4>437</vt:i4>
      </vt:variant>
      <vt:variant>
        <vt:i4>0</vt:i4>
      </vt:variant>
      <vt:variant>
        <vt:i4>5</vt:i4>
      </vt:variant>
      <vt:variant>
        <vt:lpwstr/>
      </vt:variant>
      <vt:variant>
        <vt:lpwstr>_Toc373484975</vt:lpwstr>
      </vt:variant>
      <vt:variant>
        <vt:i4>1507377</vt:i4>
      </vt:variant>
      <vt:variant>
        <vt:i4>431</vt:i4>
      </vt:variant>
      <vt:variant>
        <vt:i4>0</vt:i4>
      </vt:variant>
      <vt:variant>
        <vt:i4>5</vt:i4>
      </vt:variant>
      <vt:variant>
        <vt:lpwstr/>
      </vt:variant>
      <vt:variant>
        <vt:lpwstr>_Toc373484974</vt:lpwstr>
      </vt:variant>
      <vt:variant>
        <vt:i4>1507377</vt:i4>
      </vt:variant>
      <vt:variant>
        <vt:i4>425</vt:i4>
      </vt:variant>
      <vt:variant>
        <vt:i4>0</vt:i4>
      </vt:variant>
      <vt:variant>
        <vt:i4>5</vt:i4>
      </vt:variant>
      <vt:variant>
        <vt:lpwstr/>
      </vt:variant>
      <vt:variant>
        <vt:lpwstr>_Toc373484973</vt:lpwstr>
      </vt:variant>
      <vt:variant>
        <vt:i4>1507377</vt:i4>
      </vt:variant>
      <vt:variant>
        <vt:i4>419</vt:i4>
      </vt:variant>
      <vt:variant>
        <vt:i4>0</vt:i4>
      </vt:variant>
      <vt:variant>
        <vt:i4>5</vt:i4>
      </vt:variant>
      <vt:variant>
        <vt:lpwstr/>
      </vt:variant>
      <vt:variant>
        <vt:lpwstr>_Toc373484972</vt:lpwstr>
      </vt:variant>
      <vt:variant>
        <vt:i4>1507377</vt:i4>
      </vt:variant>
      <vt:variant>
        <vt:i4>413</vt:i4>
      </vt:variant>
      <vt:variant>
        <vt:i4>0</vt:i4>
      </vt:variant>
      <vt:variant>
        <vt:i4>5</vt:i4>
      </vt:variant>
      <vt:variant>
        <vt:lpwstr/>
      </vt:variant>
      <vt:variant>
        <vt:lpwstr>_Toc373484971</vt:lpwstr>
      </vt:variant>
      <vt:variant>
        <vt:i4>1507377</vt:i4>
      </vt:variant>
      <vt:variant>
        <vt:i4>407</vt:i4>
      </vt:variant>
      <vt:variant>
        <vt:i4>0</vt:i4>
      </vt:variant>
      <vt:variant>
        <vt:i4>5</vt:i4>
      </vt:variant>
      <vt:variant>
        <vt:lpwstr/>
      </vt:variant>
      <vt:variant>
        <vt:lpwstr>_Toc373484970</vt:lpwstr>
      </vt:variant>
      <vt:variant>
        <vt:i4>1441841</vt:i4>
      </vt:variant>
      <vt:variant>
        <vt:i4>401</vt:i4>
      </vt:variant>
      <vt:variant>
        <vt:i4>0</vt:i4>
      </vt:variant>
      <vt:variant>
        <vt:i4>5</vt:i4>
      </vt:variant>
      <vt:variant>
        <vt:lpwstr/>
      </vt:variant>
      <vt:variant>
        <vt:lpwstr>_Toc373484969</vt:lpwstr>
      </vt:variant>
      <vt:variant>
        <vt:i4>1441841</vt:i4>
      </vt:variant>
      <vt:variant>
        <vt:i4>392</vt:i4>
      </vt:variant>
      <vt:variant>
        <vt:i4>0</vt:i4>
      </vt:variant>
      <vt:variant>
        <vt:i4>5</vt:i4>
      </vt:variant>
      <vt:variant>
        <vt:lpwstr/>
      </vt:variant>
      <vt:variant>
        <vt:lpwstr>_Toc373484968</vt:lpwstr>
      </vt:variant>
      <vt:variant>
        <vt:i4>1441841</vt:i4>
      </vt:variant>
      <vt:variant>
        <vt:i4>386</vt:i4>
      </vt:variant>
      <vt:variant>
        <vt:i4>0</vt:i4>
      </vt:variant>
      <vt:variant>
        <vt:i4>5</vt:i4>
      </vt:variant>
      <vt:variant>
        <vt:lpwstr/>
      </vt:variant>
      <vt:variant>
        <vt:lpwstr>_Toc373484967</vt:lpwstr>
      </vt:variant>
      <vt:variant>
        <vt:i4>1441841</vt:i4>
      </vt:variant>
      <vt:variant>
        <vt:i4>380</vt:i4>
      </vt:variant>
      <vt:variant>
        <vt:i4>0</vt:i4>
      </vt:variant>
      <vt:variant>
        <vt:i4>5</vt:i4>
      </vt:variant>
      <vt:variant>
        <vt:lpwstr/>
      </vt:variant>
      <vt:variant>
        <vt:lpwstr>_Toc373484966</vt:lpwstr>
      </vt:variant>
      <vt:variant>
        <vt:i4>1441841</vt:i4>
      </vt:variant>
      <vt:variant>
        <vt:i4>374</vt:i4>
      </vt:variant>
      <vt:variant>
        <vt:i4>0</vt:i4>
      </vt:variant>
      <vt:variant>
        <vt:i4>5</vt:i4>
      </vt:variant>
      <vt:variant>
        <vt:lpwstr/>
      </vt:variant>
      <vt:variant>
        <vt:lpwstr>_Toc373484965</vt:lpwstr>
      </vt:variant>
      <vt:variant>
        <vt:i4>1441841</vt:i4>
      </vt:variant>
      <vt:variant>
        <vt:i4>368</vt:i4>
      </vt:variant>
      <vt:variant>
        <vt:i4>0</vt:i4>
      </vt:variant>
      <vt:variant>
        <vt:i4>5</vt:i4>
      </vt:variant>
      <vt:variant>
        <vt:lpwstr/>
      </vt:variant>
      <vt:variant>
        <vt:lpwstr>_Toc373484964</vt:lpwstr>
      </vt:variant>
      <vt:variant>
        <vt:i4>1441841</vt:i4>
      </vt:variant>
      <vt:variant>
        <vt:i4>362</vt:i4>
      </vt:variant>
      <vt:variant>
        <vt:i4>0</vt:i4>
      </vt:variant>
      <vt:variant>
        <vt:i4>5</vt:i4>
      </vt:variant>
      <vt:variant>
        <vt:lpwstr/>
      </vt:variant>
      <vt:variant>
        <vt:lpwstr>_Toc373484963</vt:lpwstr>
      </vt:variant>
      <vt:variant>
        <vt:i4>1441841</vt:i4>
      </vt:variant>
      <vt:variant>
        <vt:i4>356</vt:i4>
      </vt:variant>
      <vt:variant>
        <vt:i4>0</vt:i4>
      </vt:variant>
      <vt:variant>
        <vt:i4>5</vt:i4>
      </vt:variant>
      <vt:variant>
        <vt:lpwstr/>
      </vt:variant>
      <vt:variant>
        <vt:lpwstr>_Toc373484962</vt:lpwstr>
      </vt:variant>
      <vt:variant>
        <vt:i4>1441841</vt:i4>
      </vt:variant>
      <vt:variant>
        <vt:i4>350</vt:i4>
      </vt:variant>
      <vt:variant>
        <vt:i4>0</vt:i4>
      </vt:variant>
      <vt:variant>
        <vt:i4>5</vt:i4>
      </vt:variant>
      <vt:variant>
        <vt:lpwstr/>
      </vt:variant>
      <vt:variant>
        <vt:lpwstr>_Toc373484961</vt:lpwstr>
      </vt:variant>
      <vt:variant>
        <vt:i4>1441841</vt:i4>
      </vt:variant>
      <vt:variant>
        <vt:i4>344</vt:i4>
      </vt:variant>
      <vt:variant>
        <vt:i4>0</vt:i4>
      </vt:variant>
      <vt:variant>
        <vt:i4>5</vt:i4>
      </vt:variant>
      <vt:variant>
        <vt:lpwstr/>
      </vt:variant>
      <vt:variant>
        <vt:lpwstr>_Toc373484960</vt:lpwstr>
      </vt:variant>
      <vt:variant>
        <vt:i4>1376305</vt:i4>
      </vt:variant>
      <vt:variant>
        <vt:i4>338</vt:i4>
      </vt:variant>
      <vt:variant>
        <vt:i4>0</vt:i4>
      </vt:variant>
      <vt:variant>
        <vt:i4>5</vt:i4>
      </vt:variant>
      <vt:variant>
        <vt:lpwstr/>
      </vt:variant>
      <vt:variant>
        <vt:lpwstr>_Toc373484959</vt:lpwstr>
      </vt:variant>
      <vt:variant>
        <vt:i4>1376305</vt:i4>
      </vt:variant>
      <vt:variant>
        <vt:i4>332</vt:i4>
      </vt:variant>
      <vt:variant>
        <vt:i4>0</vt:i4>
      </vt:variant>
      <vt:variant>
        <vt:i4>5</vt:i4>
      </vt:variant>
      <vt:variant>
        <vt:lpwstr/>
      </vt:variant>
      <vt:variant>
        <vt:lpwstr>_Toc373484958</vt:lpwstr>
      </vt:variant>
      <vt:variant>
        <vt:i4>1376305</vt:i4>
      </vt:variant>
      <vt:variant>
        <vt:i4>326</vt:i4>
      </vt:variant>
      <vt:variant>
        <vt:i4>0</vt:i4>
      </vt:variant>
      <vt:variant>
        <vt:i4>5</vt:i4>
      </vt:variant>
      <vt:variant>
        <vt:lpwstr/>
      </vt:variant>
      <vt:variant>
        <vt:lpwstr>_Toc373484957</vt:lpwstr>
      </vt:variant>
      <vt:variant>
        <vt:i4>1376305</vt:i4>
      </vt:variant>
      <vt:variant>
        <vt:i4>320</vt:i4>
      </vt:variant>
      <vt:variant>
        <vt:i4>0</vt:i4>
      </vt:variant>
      <vt:variant>
        <vt:i4>5</vt:i4>
      </vt:variant>
      <vt:variant>
        <vt:lpwstr/>
      </vt:variant>
      <vt:variant>
        <vt:lpwstr>_Toc373484956</vt:lpwstr>
      </vt:variant>
      <vt:variant>
        <vt:i4>1376305</vt:i4>
      </vt:variant>
      <vt:variant>
        <vt:i4>314</vt:i4>
      </vt:variant>
      <vt:variant>
        <vt:i4>0</vt:i4>
      </vt:variant>
      <vt:variant>
        <vt:i4>5</vt:i4>
      </vt:variant>
      <vt:variant>
        <vt:lpwstr/>
      </vt:variant>
      <vt:variant>
        <vt:lpwstr>_Toc373484955</vt:lpwstr>
      </vt:variant>
      <vt:variant>
        <vt:i4>1376305</vt:i4>
      </vt:variant>
      <vt:variant>
        <vt:i4>308</vt:i4>
      </vt:variant>
      <vt:variant>
        <vt:i4>0</vt:i4>
      </vt:variant>
      <vt:variant>
        <vt:i4>5</vt:i4>
      </vt:variant>
      <vt:variant>
        <vt:lpwstr/>
      </vt:variant>
      <vt:variant>
        <vt:lpwstr>_Toc373484954</vt:lpwstr>
      </vt:variant>
      <vt:variant>
        <vt:i4>1376305</vt:i4>
      </vt:variant>
      <vt:variant>
        <vt:i4>302</vt:i4>
      </vt:variant>
      <vt:variant>
        <vt:i4>0</vt:i4>
      </vt:variant>
      <vt:variant>
        <vt:i4>5</vt:i4>
      </vt:variant>
      <vt:variant>
        <vt:lpwstr/>
      </vt:variant>
      <vt:variant>
        <vt:lpwstr>_Toc373484953</vt:lpwstr>
      </vt:variant>
      <vt:variant>
        <vt:i4>1376305</vt:i4>
      </vt:variant>
      <vt:variant>
        <vt:i4>296</vt:i4>
      </vt:variant>
      <vt:variant>
        <vt:i4>0</vt:i4>
      </vt:variant>
      <vt:variant>
        <vt:i4>5</vt:i4>
      </vt:variant>
      <vt:variant>
        <vt:lpwstr/>
      </vt:variant>
      <vt:variant>
        <vt:lpwstr>_Toc373484952</vt:lpwstr>
      </vt:variant>
      <vt:variant>
        <vt:i4>1376305</vt:i4>
      </vt:variant>
      <vt:variant>
        <vt:i4>290</vt:i4>
      </vt:variant>
      <vt:variant>
        <vt:i4>0</vt:i4>
      </vt:variant>
      <vt:variant>
        <vt:i4>5</vt:i4>
      </vt:variant>
      <vt:variant>
        <vt:lpwstr/>
      </vt:variant>
      <vt:variant>
        <vt:lpwstr>_Toc373484951</vt:lpwstr>
      </vt:variant>
      <vt:variant>
        <vt:i4>1376305</vt:i4>
      </vt:variant>
      <vt:variant>
        <vt:i4>284</vt:i4>
      </vt:variant>
      <vt:variant>
        <vt:i4>0</vt:i4>
      </vt:variant>
      <vt:variant>
        <vt:i4>5</vt:i4>
      </vt:variant>
      <vt:variant>
        <vt:lpwstr/>
      </vt:variant>
      <vt:variant>
        <vt:lpwstr>_Toc373484950</vt:lpwstr>
      </vt:variant>
      <vt:variant>
        <vt:i4>1310769</vt:i4>
      </vt:variant>
      <vt:variant>
        <vt:i4>278</vt:i4>
      </vt:variant>
      <vt:variant>
        <vt:i4>0</vt:i4>
      </vt:variant>
      <vt:variant>
        <vt:i4>5</vt:i4>
      </vt:variant>
      <vt:variant>
        <vt:lpwstr/>
      </vt:variant>
      <vt:variant>
        <vt:lpwstr>_Toc373484949</vt:lpwstr>
      </vt:variant>
      <vt:variant>
        <vt:i4>1310769</vt:i4>
      </vt:variant>
      <vt:variant>
        <vt:i4>272</vt:i4>
      </vt:variant>
      <vt:variant>
        <vt:i4>0</vt:i4>
      </vt:variant>
      <vt:variant>
        <vt:i4>5</vt:i4>
      </vt:variant>
      <vt:variant>
        <vt:lpwstr/>
      </vt:variant>
      <vt:variant>
        <vt:lpwstr>_Toc373484948</vt:lpwstr>
      </vt:variant>
      <vt:variant>
        <vt:i4>1310769</vt:i4>
      </vt:variant>
      <vt:variant>
        <vt:i4>266</vt:i4>
      </vt:variant>
      <vt:variant>
        <vt:i4>0</vt:i4>
      </vt:variant>
      <vt:variant>
        <vt:i4>5</vt:i4>
      </vt:variant>
      <vt:variant>
        <vt:lpwstr/>
      </vt:variant>
      <vt:variant>
        <vt:lpwstr>_Toc373484947</vt:lpwstr>
      </vt:variant>
      <vt:variant>
        <vt:i4>1310769</vt:i4>
      </vt:variant>
      <vt:variant>
        <vt:i4>260</vt:i4>
      </vt:variant>
      <vt:variant>
        <vt:i4>0</vt:i4>
      </vt:variant>
      <vt:variant>
        <vt:i4>5</vt:i4>
      </vt:variant>
      <vt:variant>
        <vt:lpwstr/>
      </vt:variant>
      <vt:variant>
        <vt:lpwstr>_Toc373484946</vt:lpwstr>
      </vt:variant>
      <vt:variant>
        <vt:i4>1310769</vt:i4>
      </vt:variant>
      <vt:variant>
        <vt:i4>254</vt:i4>
      </vt:variant>
      <vt:variant>
        <vt:i4>0</vt:i4>
      </vt:variant>
      <vt:variant>
        <vt:i4>5</vt:i4>
      </vt:variant>
      <vt:variant>
        <vt:lpwstr/>
      </vt:variant>
      <vt:variant>
        <vt:lpwstr>_Toc373484945</vt:lpwstr>
      </vt:variant>
      <vt:variant>
        <vt:i4>1310769</vt:i4>
      </vt:variant>
      <vt:variant>
        <vt:i4>248</vt:i4>
      </vt:variant>
      <vt:variant>
        <vt:i4>0</vt:i4>
      </vt:variant>
      <vt:variant>
        <vt:i4>5</vt:i4>
      </vt:variant>
      <vt:variant>
        <vt:lpwstr/>
      </vt:variant>
      <vt:variant>
        <vt:lpwstr>_Toc373484944</vt:lpwstr>
      </vt:variant>
      <vt:variant>
        <vt:i4>1310769</vt:i4>
      </vt:variant>
      <vt:variant>
        <vt:i4>242</vt:i4>
      </vt:variant>
      <vt:variant>
        <vt:i4>0</vt:i4>
      </vt:variant>
      <vt:variant>
        <vt:i4>5</vt:i4>
      </vt:variant>
      <vt:variant>
        <vt:lpwstr/>
      </vt:variant>
      <vt:variant>
        <vt:lpwstr>_Toc373484943</vt:lpwstr>
      </vt:variant>
      <vt:variant>
        <vt:i4>1310769</vt:i4>
      </vt:variant>
      <vt:variant>
        <vt:i4>236</vt:i4>
      </vt:variant>
      <vt:variant>
        <vt:i4>0</vt:i4>
      </vt:variant>
      <vt:variant>
        <vt:i4>5</vt:i4>
      </vt:variant>
      <vt:variant>
        <vt:lpwstr/>
      </vt:variant>
      <vt:variant>
        <vt:lpwstr>_Toc373484942</vt:lpwstr>
      </vt:variant>
      <vt:variant>
        <vt:i4>1310769</vt:i4>
      </vt:variant>
      <vt:variant>
        <vt:i4>230</vt:i4>
      </vt:variant>
      <vt:variant>
        <vt:i4>0</vt:i4>
      </vt:variant>
      <vt:variant>
        <vt:i4>5</vt:i4>
      </vt:variant>
      <vt:variant>
        <vt:lpwstr/>
      </vt:variant>
      <vt:variant>
        <vt:lpwstr>_Toc373484941</vt:lpwstr>
      </vt:variant>
      <vt:variant>
        <vt:i4>1310769</vt:i4>
      </vt:variant>
      <vt:variant>
        <vt:i4>224</vt:i4>
      </vt:variant>
      <vt:variant>
        <vt:i4>0</vt:i4>
      </vt:variant>
      <vt:variant>
        <vt:i4>5</vt:i4>
      </vt:variant>
      <vt:variant>
        <vt:lpwstr/>
      </vt:variant>
      <vt:variant>
        <vt:lpwstr>_Toc373484940</vt:lpwstr>
      </vt:variant>
      <vt:variant>
        <vt:i4>1245233</vt:i4>
      </vt:variant>
      <vt:variant>
        <vt:i4>218</vt:i4>
      </vt:variant>
      <vt:variant>
        <vt:i4>0</vt:i4>
      </vt:variant>
      <vt:variant>
        <vt:i4>5</vt:i4>
      </vt:variant>
      <vt:variant>
        <vt:lpwstr/>
      </vt:variant>
      <vt:variant>
        <vt:lpwstr>_Toc373484939</vt:lpwstr>
      </vt:variant>
      <vt:variant>
        <vt:i4>1245233</vt:i4>
      </vt:variant>
      <vt:variant>
        <vt:i4>212</vt:i4>
      </vt:variant>
      <vt:variant>
        <vt:i4>0</vt:i4>
      </vt:variant>
      <vt:variant>
        <vt:i4>5</vt:i4>
      </vt:variant>
      <vt:variant>
        <vt:lpwstr/>
      </vt:variant>
      <vt:variant>
        <vt:lpwstr>_Toc373484938</vt:lpwstr>
      </vt:variant>
      <vt:variant>
        <vt:i4>1245233</vt:i4>
      </vt:variant>
      <vt:variant>
        <vt:i4>206</vt:i4>
      </vt:variant>
      <vt:variant>
        <vt:i4>0</vt:i4>
      </vt:variant>
      <vt:variant>
        <vt:i4>5</vt:i4>
      </vt:variant>
      <vt:variant>
        <vt:lpwstr/>
      </vt:variant>
      <vt:variant>
        <vt:lpwstr>_Toc373484937</vt:lpwstr>
      </vt:variant>
      <vt:variant>
        <vt:i4>1245233</vt:i4>
      </vt:variant>
      <vt:variant>
        <vt:i4>200</vt:i4>
      </vt:variant>
      <vt:variant>
        <vt:i4>0</vt:i4>
      </vt:variant>
      <vt:variant>
        <vt:i4>5</vt:i4>
      </vt:variant>
      <vt:variant>
        <vt:lpwstr/>
      </vt:variant>
      <vt:variant>
        <vt:lpwstr>_Toc373484936</vt:lpwstr>
      </vt:variant>
      <vt:variant>
        <vt:i4>1245233</vt:i4>
      </vt:variant>
      <vt:variant>
        <vt:i4>194</vt:i4>
      </vt:variant>
      <vt:variant>
        <vt:i4>0</vt:i4>
      </vt:variant>
      <vt:variant>
        <vt:i4>5</vt:i4>
      </vt:variant>
      <vt:variant>
        <vt:lpwstr/>
      </vt:variant>
      <vt:variant>
        <vt:lpwstr>_Toc373484935</vt:lpwstr>
      </vt:variant>
      <vt:variant>
        <vt:i4>1245233</vt:i4>
      </vt:variant>
      <vt:variant>
        <vt:i4>188</vt:i4>
      </vt:variant>
      <vt:variant>
        <vt:i4>0</vt:i4>
      </vt:variant>
      <vt:variant>
        <vt:i4>5</vt:i4>
      </vt:variant>
      <vt:variant>
        <vt:lpwstr/>
      </vt:variant>
      <vt:variant>
        <vt:lpwstr>_Toc373484934</vt:lpwstr>
      </vt:variant>
      <vt:variant>
        <vt:i4>1245233</vt:i4>
      </vt:variant>
      <vt:variant>
        <vt:i4>182</vt:i4>
      </vt:variant>
      <vt:variant>
        <vt:i4>0</vt:i4>
      </vt:variant>
      <vt:variant>
        <vt:i4>5</vt:i4>
      </vt:variant>
      <vt:variant>
        <vt:lpwstr/>
      </vt:variant>
      <vt:variant>
        <vt:lpwstr>_Toc373484933</vt:lpwstr>
      </vt:variant>
      <vt:variant>
        <vt:i4>1245233</vt:i4>
      </vt:variant>
      <vt:variant>
        <vt:i4>176</vt:i4>
      </vt:variant>
      <vt:variant>
        <vt:i4>0</vt:i4>
      </vt:variant>
      <vt:variant>
        <vt:i4>5</vt:i4>
      </vt:variant>
      <vt:variant>
        <vt:lpwstr/>
      </vt:variant>
      <vt:variant>
        <vt:lpwstr>_Toc373484932</vt:lpwstr>
      </vt:variant>
      <vt:variant>
        <vt:i4>1245233</vt:i4>
      </vt:variant>
      <vt:variant>
        <vt:i4>170</vt:i4>
      </vt:variant>
      <vt:variant>
        <vt:i4>0</vt:i4>
      </vt:variant>
      <vt:variant>
        <vt:i4>5</vt:i4>
      </vt:variant>
      <vt:variant>
        <vt:lpwstr/>
      </vt:variant>
      <vt:variant>
        <vt:lpwstr>_Toc373484931</vt:lpwstr>
      </vt:variant>
      <vt:variant>
        <vt:i4>1245233</vt:i4>
      </vt:variant>
      <vt:variant>
        <vt:i4>164</vt:i4>
      </vt:variant>
      <vt:variant>
        <vt:i4>0</vt:i4>
      </vt:variant>
      <vt:variant>
        <vt:i4>5</vt:i4>
      </vt:variant>
      <vt:variant>
        <vt:lpwstr/>
      </vt:variant>
      <vt:variant>
        <vt:lpwstr>_Toc373484930</vt:lpwstr>
      </vt:variant>
      <vt:variant>
        <vt:i4>1179697</vt:i4>
      </vt:variant>
      <vt:variant>
        <vt:i4>158</vt:i4>
      </vt:variant>
      <vt:variant>
        <vt:i4>0</vt:i4>
      </vt:variant>
      <vt:variant>
        <vt:i4>5</vt:i4>
      </vt:variant>
      <vt:variant>
        <vt:lpwstr/>
      </vt:variant>
      <vt:variant>
        <vt:lpwstr>_Toc373484929</vt:lpwstr>
      </vt:variant>
      <vt:variant>
        <vt:i4>1179697</vt:i4>
      </vt:variant>
      <vt:variant>
        <vt:i4>152</vt:i4>
      </vt:variant>
      <vt:variant>
        <vt:i4>0</vt:i4>
      </vt:variant>
      <vt:variant>
        <vt:i4>5</vt:i4>
      </vt:variant>
      <vt:variant>
        <vt:lpwstr/>
      </vt:variant>
      <vt:variant>
        <vt:lpwstr>_Toc373484928</vt:lpwstr>
      </vt:variant>
      <vt:variant>
        <vt:i4>1179697</vt:i4>
      </vt:variant>
      <vt:variant>
        <vt:i4>146</vt:i4>
      </vt:variant>
      <vt:variant>
        <vt:i4>0</vt:i4>
      </vt:variant>
      <vt:variant>
        <vt:i4>5</vt:i4>
      </vt:variant>
      <vt:variant>
        <vt:lpwstr/>
      </vt:variant>
      <vt:variant>
        <vt:lpwstr>_Toc373484927</vt:lpwstr>
      </vt:variant>
      <vt:variant>
        <vt:i4>1179697</vt:i4>
      </vt:variant>
      <vt:variant>
        <vt:i4>140</vt:i4>
      </vt:variant>
      <vt:variant>
        <vt:i4>0</vt:i4>
      </vt:variant>
      <vt:variant>
        <vt:i4>5</vt:i4>
      </vt:variant>
      <vt:variant>
        <vt:lpwstr/>
      </vt:variant>
      <vt:variant>
        <vt:lpwstr>_Toc373484926</vt:lpwstr>
      </vt:variant>
      <vt:variant>
        <vt:i4>1179697</vt:i4>
      </vt:variant>
      <vt:variant>
        <vt:i4>134</vt:i4>
      </vt:variant>
      <vt:variant>
        <vt:i4>0</vt:i4>
      </vt:variant>
      <vt:variant>
        <vt:i4>5</vt:i4>
      </vt:variant>
      <vt:variant>
        <vt:lpwstr/>
      </vt:variant>
      <vt:variant>
        <vt:lpwstr>_Toc373484925</vt:lpwstr>
      </vt:variant>
      <vt:variant>
        <vt:i4>1179697</vt:i4>
      </vt:variant>
      <vt:variant>
        <vt:i4>128</vt:i4>
      </vt:variant>
      <vt:variant>
        <vt:i4>0</vt:i4>
      </vt:variant>
      <vt:variant>
        <vt:i4>5</vt:i4>
      </vt:variant>
      <vt:variant>
        <vt:lpwstr/>
      </vt:variant>
      <vt:variant>
        <vt:lpwstr>_Toc373484924</vt:lpwstr>
      </vt:variant>
      <vt:variant>
        <vt:i4>1179697</vt:i4>
      </vt:variant>
      <vt:variant>
        <vt:i4>122</vt:i4>
      </vt:variant>
      <vt:variant>
        <vt:i4>0</vt:i4>
      </vt:variant>
      <vt:variant>
        <vt:i4>5</vt:i4>
      </vt:variant>
      <vt:variant>
        <vt:lpwstr/>
      </vt:variant>
      <vt:variant>
        <vt:lpwstr>_Toc373484923</vt:lpwstr>
      </vt:variant>
      <vt:variant>
        <vt:i4>1179697</vt:i4>
      </vt:variant>
      <vt:variant>
        <vt:i4>116</vt:i4>
      </vt:variant>
      <vt:variant>
        <vt:i4>0</vt:i4>
      </vt:variant>
      <vt:variant>
        <vt:i4>5</vt:i4>
      </vt:variant>
      <vt:variant>
        <vt:lpwstr/>
      </vt:variant>
      <vt:variant>
        <vt:lpwstr>_Toc373484922</vt:lpwstr>
      </vt:variant>
      <vt:variant>
        <vt:i4>1179697</vt:i4>
      </vt:variant>
      <vt:variant>
        <vt:i4>110</vt:i4>
      </vt:variant>
      <vt:variant>
        <vt:i4>0</vt:i4>
      </vt:variant>
      <vt:variant>
        <vt:i4>5</vt:i4>
      </vt:variant>
      <vt:variant>
        <vt:lpwstr/>
      </vt:variant>
      <vt:variant>
        <vt:lpwstr>_Toc373484921</vt:lpwstr>
      </vt:variant>
      <vt:variant>
        <vt:i4>1179697</vt:i4>
      </vt:variant>
      <vt:variant>
        <vt:i4>104</vt:i4>
      </vt:variant>
      <vt:variant>
        <vt:i4>0</vt:i4>
      </vt:variant>
      <vt:variant>
        <vt:i4>5</vt:i4>
      </vt:variant>
      <vt:variant>
        <vt:lpwstr/>
      </vt:variant>
      <vt:variant>
        <vt:lpwstr>_Toc373484920</vt:lpwstr>
      </vt:variant>
      <vt:variant>
        <vt:i4>1114161</vt:i4>
      </vt:variant>
      <vt:variant>
        <vt:i4>98</vt:i4>
      </vt:variant>
      <vt:variant>
        <vt:i4>0</vt:i4>
      </vt:variant>
      <vt:variant>
        <vt:i4>5</vt:i4>
      </vt:variant>
      <vt:variant>
        <vt:lpwstr/>
      </vt:variant>
      <vt:variant>
        <vt:lpwstr>_Toc373484919</vt:lpwstr>
      </vt:variant>
      <vt:variant>
        <vt:i4>1114161</vt:i4>
      </vt:variant>
      <vt:variant>
        <vt:i4>92</vt:i4>
      </vt:variant>
      <vt:variant>
        <vt:i4>0</vt:i4>
      </vt:variant>
      <vt:variant>
        <vt:i4>5</vt:i4>
      </vt:variant>
      <vt:variant>
        <vt:lpwstr/>
      </vt:variant>
      <vt:variant>
        <vt:lpwstr>_Toc373484918</vt:lpwstr>
      </vt:variant>
      <vt:variant>
        <vt:i4>1114161</vt:i4>
      </vt:variant>
      <vt:variant>
        <vt:i4>86</vt:i4>
      </vt:variant>
      <vt:variant>
        <vt:i4>0</vt:i4>
      </vt:variant>
      <vt:variant>
        <vt:i4>5</vt:i4>
      </vt:variant>
      <vt:variant>
        <vt:lpwstr/>
      </vt:variant>
      <vt:variant>
        <vt:lpwstr>_Toc373484917</vt:lpwstr>
      </vt:variant>
      <vt:variant>
        <vt:i4>1114161</vt:i4>
      </vt:variant>
      <vt:variant>
        <vt:i4>80</vt:i4>
      </vt:variant>
      <vt:variant>
        <vt:i4>0</vt:i4>
      </vt:variant>
      <vt:variant>
        <vt:i4>5</vt:i4>
      </vt:variant>
      <vt:variant>
        <vt:lpwstr/>
      </vt:variant>
      <vt:variant>
        <vt:lpwstr>_Toc373484916</vt:lpwstr>
      </vt:variant>
      <vt:variant>
        <vt:i4>1114161</vt:i4>
      </vt:variant>
      <vt:variant>
        <vt:i4>74</vt:i4>
      </vt:variant>
      <vt:variant>
        <vt:i4>0</vt:i4>
      </vt:variant>
      <vt:variant>
        <vt:i4>5</vt:i4>
      </vt:variant>
      <vt:variant>
        <vt:lpwstr/>
      </vt:variant>
      <vt:variant>
        <vt:lpwstr>_Toc373484915</vt:lpwstr>
      </vt:variant>
      <vt:variant>
        <vt:i4>1114161</vt:i4>
      </vt:variant>
      <vt:variant>
        <vt:i4>68</vt:i4>
      </vt:variant>
      <vt:variant>
        <vt:i4>0</vt:i4>
      </vt:variant>
      <vt:variant>
        <vt:i4>5</vt:i4>
      </vt:variant>
      <vt:variant>
        <vt:lpwstr/>
      </vt:variant>
      <vt:variant>
        <vt:lpwstr>_Toc373484914</vt:lpwstr>
      </vt:variant>
      <vt:variant>
        <vt:i4>1114161</vt:i4>
      </vt:variant>
      <vt:variant>
        <vt:i4>62</vt:i4>
      </vt:variant>
      <vt:variant>
        <vt:i4>0</vt:i4>
      </vt:variant>
      <vt:variant>
        <vt:i4>5</vt:i4>
      </vt:variant>
      <vt:variant>
        <vt:lpwstr/>
      </vt:variant>
      <vt:variant>
        <vt:lpwstr>_Toc373484913</vt:lpwstr>
      </vt:variant>
      <vt:variant>
        <vt:i4>1114161</vt:i4>
      </vt:variant>
      <vt:variant>
        <vt:i4>56</vt:i4>
      </vt:variant>
      <vt:variant>
        <vt:i4>0</vt:i4>
      </vt:variant>
      <vt:variant>
        <vt:i4>5</vt:i4>
      </vt:variant>
      <vt:variant>
        <vt:lpwstr/>
      </vt:variant>
      <vt:variant>
        <vt:lpwstr>_Toc373484912</vt:lpwstr>
      </vt:variant>
      <vt:variant>
        <vt:i4>1114161</vt:i4>
      </vt:variant>
      <vt:variant>
        <vt:i4>50</vt:i4>
      </vt:variant>
      <vt:variant>
        <vt:i4>0</vt:i4>
      </vt:variant>
      <vt:variant>
        <vt:i4>5</vt:i4>
      </vt:variant>
      <vt:variant>
        <vt:lpwstr/>
      </vt:variant>
      <vt:variant>
        <vt:lpwstr>_Toc373484911</vt:lpwstr>
      </vt:variant>
      <vt:variant>
        <vt:i4>1114161</vt:i4>
      </vt:variant>
      <vt:variant>
        <vt:i4>44</vt:i4>
      </vt:variant>
      <vt:variant>
        <vt:i4>0</vt:i4>
      </vt:variant>
      <vt:variant>
        <vt:i4>5</vt:i4>
      </vt:variant>
      <vt:variant>
        <vt:lpwstr/>
      </vt:variant>
      <vt:variant>
        <vt:lpwstr>_Toc373484910</vt:lpwstr>
      </vt:variant>
      <vt:variant>
        <vt:i4>1048625</vt:i4>
      </vt:variant>
      <vt:variant>
        <vt:i4>38</vt:i4>
      </vt:variant>
      <vt:variant>
        <vt:i4>0</vt:i4>
      </vt:variant>
      <vt:variant>
        <vt:i4>5</vt:i4>
      </vt:variant>
      <vt:variant>
        <vt:lpwstr/>
      </vt:variant>
      <vt:variant>
        <vt:lpwstr>_Toc373484909</vt:lpwstr>
      </vt:variant>
      <vt:variant>
        <vt:i4>1048625</vt:i4>
      </vt:variant>
      <vt:variant>
        <vt:i4>32</vt:i4>
      </vt:variant>
      <vt:variant>
        <vt:i4>0</vt:i4>
      </vt:variant>
      <vt:variant>
        <vt:i4>5</vt:i4>
      </vt:variant>
      <vt:variant>
        <vt:lpwstr/>
      </vt:variant>
      <vt:variant>
        <vt:lpwstr>_Toc373484908</vt:lpwstr>
      </vt:variant>
      <vt:variant>
        <vt:i4>1048625</vt:i4>
      </vt:variant>
      <vt:variant>
        <vt:i4>26</vt:i4>
      </vt:variant>
      <vt:variant>
        <vt:i4>0</vt:i4>
      </vt:variant>
      <vt:variant>
        <vt:i4>5</vt:i4>
      </vt:variant>
      <vt:variant>
        <vt:lpwstr/>
      </vt:variant>
      <vt:variant>
        <vt:lpwstr>_Toc373484907</vt:lpwstr>
      </vt:variant>
      <vt:variant>
        <vt:i4>1048625</vt:i4>
      </vt:variant>
      <vt:variant>
        <vt:i4>20</vt:i4>
      </vt:variant>
      <vt:variant>
        <vt:i4>0</vt:i4>
      </vt:variant>
      <vt:variant>
        <vt:i4>5</vt:i4>
      </vt:variant>
      <vt:variant>
        <vt:lpwstr/>
      </vt:variant>
      <vt:variant>
        <vt:lpwstr>_Toc373484906</vt:lpwstr>
      </vt:variant>
      <vt:variant>
        <vt:i4>1048625</vt:i4>
      </vt:variant>
      <vt:variant>
        <vt:i4>14</vt:i4>
      </vt:variant>
      <vt:variant>
        <vt:i4>0</vt:i4>
      </vt:variant>
      <vt:variant>
        <vt:i4>5</vt:i4>
      </vt:variant>
      <vt:variant>
        <vt:lpwstr/>
      </vt:variant>
      <vt:variant>
        <vt:lpwstr>_Toc373484905</vt:lpwstr>
      </vt:variant>
      <vt:variant>
        <vt:i4>1048625</vt:i4>
      </vt:variant>
      <vt:variant>
        <vt:i4>8</vt:i4>
      </vt:variant>
      <vt:variant>
        <vt:i4>0</vt:i4>
      </vt:variant>
      <vt:variant>
        <vt:i4>5</vt:i4>
      </vt:variant>
      <vt:variant>
        <vt:lpwstr/>
      </vt:variant>
      <vt:variant>
        <vt:lpwstr>_Toc373484904</vt:lpwstr>
      </vt:variant>
      <vt:variant>
        <vt:i4>1048625</vt:i4>
      </vt:variant>
      <vt:variant>
        <vt:i4>2</vt:i4>
      </vt:variant>
      <vt:variant>
        <vt:i4>0</vt:i4>
      </vt:variant>
      <vt:variant>
        <vt:i4>5</vt:i4>
      </vt:variant>
      <vt:variant>
        <vt:lpwstr/>
      </vt:variant>
      <vt:variant>
        <vt:lpwstr>_Toc373484903</vt:lpwstr>
      </vt:variant>
      <vt:variant>
        <vt:i4>2162798</vt:i4>
      </vt:variant>
      <vt:variant>
        <vt:i4>253556</vt:i4>
      </vt:variant>
      <vt:variant>
        <vt:i4>1069</vt:i4>
      </vt:variant>
      <vt:variant>
        <vt:i4>1</vt:i4>
      </vt:variant>
      <vt:variant>
        <vt:lpwstr>http://192.168.170.14:41001/w2h/printer.png</vt:lpwstr>
      </vt:variant>
      <vt:variant>
        <vt:lpwstr/>
      </vt:variant>
      <vt:variant>
        <vt:i4>2162798</vt:i4>
      </vt:variant>
      <vt:variant>
        <vt:i4>268252</vt:i4>
      </vt:variant>
      <vt:variant>
        <vt:i4>1070</vt:i4>
      </vt:variant>
      <vt:variant>
        <vt:i4>1</vt:i4>
      </vt:variant>
      <vt:variant>
        <vt:lpwstr>http://192.168.170.14:41001/w2h/printer.png</vt:lpwstr>
      </vt:variant>
      <vt:variant>
        <vt:lpwstr/>
      </vt:variant>
      <vt:variant>
        <vt:i4>1966146</vt:i4>
      </vt:variant>
      <vt:variant>
        <vt:i4>298410</vt:i4>
      </vt:variant>
      <vt:variant>
        <vt:i4>1071</vt:i4>
      </vt:variant>
      <vt:variant>
        <vt:i4>1</vt:i4>
      </vt:variant>
      <vt:variant>
        <vt:lpwstr>http://192.168.170.50:41002/w2h/help.png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VIRTEL Web Access Guide</dc:title>
  <dc:subject> </dc:subject>
  <dc:creator>Syspertec Communication</dc:creator>
  <cp:keywords> </cp:keywords>
  <cp:lastModifiedBy>Ed Holt</cp:lastModifiedBy>
  <cp:revision>3</cp:revision>
  <cp:lastPrinted>2013-11-29T09:40:00Z</cp:lastPrinted>
  <dcterms:created xsi:type="dcterms:W3CDTF">2017-02-27T16:05:00Z</dcterms:created>
  <dcterms:modified xsi:type="dcterms:W3CDTF">2017-02-27T16:05:00Z</dcterms:modified>
</cp:coreProperties>
</file>